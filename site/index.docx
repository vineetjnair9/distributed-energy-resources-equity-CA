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803B8" w14:textId="2AD0BB59" w:rsidR="003D485F" w:rsidRDefault="00DC78C8" w:rsidP="00880690">
      <w:pPr>
        <w:pStyle w:val="Title"/>
        <w:rPr>
          <w:b/>
          <w:bCs/>
        </w:rPr>
      </w:pPr>
      <w:r>
        <w:t xml:space="preserve"> </w:t>
      </w:r>
      <w:commentRangeStart w:id="0"/>
      <w:r w:rsidR="003D485F">
        <w:t>The Unequal Energy Transition: Racial and Socioeconomic Disparities in Distributed Energy Resource Adoption Across California</w:t>
      </w:r>
      <w:commentRangeEnd w:id="0"/>
      <w:r w:rsidR="00E92A9C">
        <w:rPr>
          <w:rStyle w:val="CommentReference"/>
          <w:b/>
          <w:bCs/>
          <w:sz w:val="52"/>
          <w:szCs w:val="52"/>
        </w:rPr>
        <w:commentReference w:id="0"/>
      </w:r>
    </w:p>
    <w:p w14:paraId="364370A7" w14:textId="77777777" w:rsidR="00B86A12" w:rsidRDefault="00000000">
      <w:pPr>
        <w:pStyle w:val="Heading1"/>
      </w:pPr>
      <w:bookmarkStart w:id="1" w:name="_Ref237519268"/>
      <w:commentRangeStart w:id="2"/>
      <w:r>
        <w:t>Abstract</w:t>
      </w:r>
      <w:bookmarkEnd w:id="1"/>
      <w:commentRangeEnd w:id="2"/>
      <w:r w:rsidR="00E92A9C">
        <w:rPr>
          <w:rStyle w:val="CommentReference"/>
          <w:sz w:val="28"/>
          <w:szCs w:val="28"/>
        </w:rPr>
        <w:commentReference w:id="2"/>
      </w:r>
    </w:p>
    <w:p w14:paraId="474F4A6E" w14:textId="77777777" w:rsidR="007F6C74" w:rsidRDefault="007F6C74" w:rsidP="007F6C74">
      <w:bookmarkStart w:id="3" w:name="OLE_LINK14"/>
      <w:r>
        <w:t xml:space="preserve">As rooftop solar, battery storage, and electric vehicle (EV) charging become more central to decarbonization, resilience, and electrification planning, the benefits these distributed energy resources (DERs) deliver are not guaranteed to be shared evenly. Prior work on rooftop PV shows that adoption can remain stratified by race and ethnicity even after accounting for income. We ask whether that pattern repeats across DER types or each carries its own form of exclusion. Our dataset covers 1,390 California ZIP Code Tabulation Areas, integrating all three technologies with American Community Survey demographics, climate and resource data, utility territory, and electricity demand under a consistent model ladder. The technologies do not share a disparity pattern. Neighborhoods with larger Black and Asian population shares have less rooftop solar and less storage after accounting for income and poverty, with deeper inequities in storage than in solar. Census measures of housing type and homeownership narrow these gaps by 32 to 53 percent, so much of the disparity tracks the housing stock. A significant remainder does not. EV charging differs. Charger counts rise with neighborhood poverty (2.00, p &lt; 0.001), but the association is absent for Level 1 units at household outlets and concentrated in faster Level 2 units at workplaces and commercial locations (2.24, p &lt; 0.001). Charging differences are thus driven by transportation infrastructure rather than race or income, so counts measure infrastructure rather than usable access. These results support a race-aware interpretation of DER equity and challenge the assumption that race-neutral planning frameworks are sufficient for equitable clean energy deployment. </w:t>
      </w:r>
    </w:p>
    <w:p w14:paraId="09C3140D" w14:textId="77777777" w:rsidR="00B86A12" w:rsidRDefault="00000000">
      <w:pPr>
        <w:pStyle w:val="Heading1"/>
        <w:numPr>
          <w:ilvl w:val="0"/>
          <w:numId w:val="11"/>
        </w:numPr>
      </w:pPr>
      <w:bookmarkStart w:id="4" w:name="_Ref_sec_intro"/>
      <w:bookmarkEnd w:id="3"/>
      <w:r>
        <w:t>Introduction</w:t>
      </w:r>
      <w:bookmarkEnd w:id="4"/>
    </w:p>
    <w:p w14:paraId="1BE4F285" w14:textId="77777777" w:rsidR="00B86A12" w:rsidRDefault="00000000">
      <w:pPr>
        <w:pStyle w:val="Heading2"/>
        <w:numPr>
          <w:ilvl w:val="1"/>
          <w:numId w:val="11"/>
        </w:numPr>
      </w:pPr>
      <w:r>
        <w:t>Motivation and problem</w:t>
      </w:r>
    </w:p>
    <w:p w14:paraId="393889D8" w14:textId="77777777" w:rsidR="00B86A12" w:rsidRDefault="00000000">
      <w:r>
        <w:t>As the electricity system decarbonizes, distributed energy resources (DERs) are becoming central to emissions reduction, local resilience, and electrification. These technologies are often discussed together in policy debates, but the benefits they deliver are heterogeneous: rooftop PV can reduce bills, storage can provide resilience against outages and charging infrastructure shapes who can participate in transportation electrification. The clean energy transition is therefore not just a deployment problem. It is also a distributional problem. If access depends on financing, housing conditions, local markets, siting decisions, permitting, interconnection, or neighborhood infrastructure, then the transition can reproduce existing inequities rather than reduce them. Prior work on rooftop solar already suggests that adoption is not race-neutral, but a narrower solar-only lens cannot tell us whether inequity is repeating across multiple DER types or whether each technology introduces its own pattern of exclusion. California is an especially useful case because it combines high DER penetration, ambitious climate policy, substantial socioeconomic diversity, and pronounced spatial inequality. A practical obstacle, however, is that DER data is fragmented across technologies, agencies, and geographies. A core contribution of this project is therefore to assemble a consistent California ZIP/ZCTA-level dataset across multiple DER categories so the equity question can be tested under comparable outcomes, controls, and modeling assumptions.</w:t>
      </w:r>
    </w:p>
    <w:p w14:paraId="490CFFC8" w14:textId="77777777" w:rsidR="00B86A12" w:rsidRDefault="00000000">
      <w:pPr>
        <w:pStyle w:val="Heading2"/>
        <w:numPr>
          <w:ilvl w:val="1"/>
          <w:numId w:val="11"/>
        </w:numPr>
      </w:pPr>
      <w:r>
        <w:lastRenderedPageBreak/>
        <w:t>Research question</w:t>
      </w:r>
    </w:p>
    <w:p w14:paraId="12BD6D1B" w14:textId="77777777" w:rsidR="00B86A12" w:rsidRDefault="00000000">
      <w:r>
        <w:t xml:space="preserve">The central research question is: </w:t>
      </w:r>
      <w:r w:rsidRPr="3DC018EE">
        <w:rPr>
          <w:i/>
          <w:iCs/>
        </w:rPr>
        <w:t>how do demographic and infrastructure-related factors shape inequitable access to different types of DERs in California?</w:t>
      </w:r>
      <w:r>
        <w:t xml:space="preserve"> A related question is whether race remains statistically significant once socioeconomic, climate, institutional, and infrastructure-related controls are added, and if so, whether that result challenges current race-neutral planning frameworks for DER policy. Three more specific questions guide the empirical analysis. </w:t>
      </w:r>
      <w:r w:rsidRPr="00A604E6">
        <w:rPr>
          <w:i/>
          <w:iCs/>
        </w:rPr>
        <w:t>First, are disparities similar across solar PV, battery storage, and EV charging, or does the equity story change by technology? Second, when income, education, and other adoption-capacity proxies are included, do racial and ethnic composition variables still explain meaningful differences in deployment intensity? Third, how much of the observed variation is absorbed by place-based and institutional factors such as utility territory, demand, and installed energy-system context, and how much remains after those adjustments?</w:t>
      </w:r>
      <w:r>
        <w:t xml:space="preserve"> The rest of the paper is structured as follows. Section </w:t>
      </w:r>
      <w:r>
        <w:fldChar w:fldCharType="begin"/>
      </w:r>
      <w:r>
        <w:instrText xml:space="preserve"> REF _Ref_sec_background \r \h </w:instrText>
      </w:r>
      <w:r>
        <w:fldChar w:fldCharType="separate"/>
      </w:r>
      <w:r>
        <w:t>2</w:t>
      </w:r>
      <w:r>
        <w:fldChar w:fldCharType="end"/>
      </w:r>
      <w:r>
        <w:t xml:space="preserve"> reviews the prior literature and states the gap this paper addresses, and Section </w:t>
      </w:r>
      <w:r>
        <w:fldChar w:fldCharType="begin"/>
      </w:r>
      <w:r>
        <w:instrText xml:space="preserve"> REF _Ref_sec_data \r \h </w:instrText>
      </w:r>
      <w:r>
        <w:fldChar w:fldCharType="separate"/>
      </w:r>
      <w:r>
        <w:t>3</w:t>
      </w:r>
      <w:r>
        <w:fldChar w:fldCharType="end"/>
      </w:r>
      <w:r>
        <w:t xml:space="preserve"> describes the data and measures. Section </w:t>
      </w:r>
      <w:r>
        <w:fldChar w:fldCharType="begin"/>
      </w:r>
      <w:r>
        <w:instrText xml:space="preserve"> REF _Ref_sec_results \r \h </w:instrText>
      </w:r>
      <w:r>
        <w:fldChar w:fldCharType="separate"/>
      </w:r>
      <w:r>
        <w:t>4</w:t>
      </w:r>
      <w:r>
        <w:fldChar w:fldCharType="end"/>
      </w:r>
      <w:r>
        <w:t xml:space="preserve"> reports the results, Section </w:t>
      </w:r>
      <w:r>
        <w:fldChar w:fldCharType="begin"/>
      </w:r>
      <w:r>
        <w:instrText xml:space="preserve"> REF _Ref_sec_discussion \r \h </w:instrText>
      </w:r>
      <w:r>
        <w:fldChar w:fldCharType="separate"/>
      </w:r>
      <w:r>
        <w:t>5</w:t>
      </w:r>
      <w:r>
        <w:fldChar w:fldCharType="end"/>
      </w:r>
      <w:r>
        <w:t xml:space="preserve"> discusses mechanisms and policy implications, and Section </w:t>
      </w:r>
      <w:r>
        <w:fldChar w:fldCharType="begin"/>
      </w:r>
      <w:r>
        <w:instrText xml:space="preserve"> REF _Ref_sec_methods \r \h </w:instrText>
      </w:r>
      <w:r>
        <w:fldChar w:fldCharType="separate"/>
      </w:r>
      <w:r>
        <w:t>6</w:t>
      </w:r>
      <w:r>
        <w:fldChar w:fldCharType="end"/>
      </w:r>
      <w:r>
        <w:t xml:space="preserve"> sets out the empirical strategy and the full model ladder. Section </w:t>
      </w:r>
      <w:r>
        <w:fldChar w:fldCharType="begin"/>
      </w:r>
      <w:r>
        <w:instrText xml:space="preserve"> REF _Ref_sec_limitations \r \h </w:instrText>
      </w:r>
      <w:r>
        <w:fldChar w:fldCharType="separate"/>
      </w:r>
      <w:r>
        <w:t>7</w:t>
      </w:r>
      <w:r>
        <w:fldChar w:fldCharType="end"/>
      </w:r>
      <w:r>
        <w:t xml:space="preserve"> states the limitations and Section </w:t>
      </w:r>
      <w:r>
        <w:fldChar w:fldCharType="begin"/>
      </w:r>
      <w:r>
        <w:instrText xml:space="preserve"> REF _Ref_sec_conclusion \r \h </w:instrText>
      </w:r>
      <w:r>
        <w:fldChar w:fldCharType="separate"/>
      </w:r>
      <w:r>
        <w:t>8</w:t>
      </w:r>
      <w:r>
        <w:fldChar w:fldCharType="end"/>
      </w:r>
      <w:r>
        <w:t xml:space="preserve"> concludes. Supporting robustness visuals and statistical diagnostics are collected in </w:t>
      </w:r>
      <w:r>
        <w:fldChar w:fldCharType="begin"/>
      </w:r>
      <w:r>
        <w:instrText xml:space="preserve"> REF _Ref_sec_appendix \h </w:instrText>
      </w:r>
      <w:r>
        <w:fldChar w:fldCharType="separate"/>
      </w:r>
      <w:r>
        <w:t>Appendix: Additional Robustness Visuals</w:t>
      </w:r>
      <w:r>
        <w:fldChar w:fldCharType="end"/>
      </w:r>
      <w:r>
        <w:t>.</w:t>
      </w:r>
    </w:p>
    <w:p w14:paraId="080F694C" w14:textId="77777777" w:rsidR="00B86A12" w:rsidRDefault="00000000">
      <w:pPr>
        <w:pStyle w:val="Heading1"/>
        <w:numPr>
          <w:ilvl w:val="0"/>
          <w:numId w:val="11"/>
        </w:numPr>
      </w:pPr>
      <w:bookmarkStart w:id="5" w:name="_Ref233983716"/>
      <w:bookmarkStart w:id="6" w:name="_Ref_sec_background"/>
      <w:r>
        <w:t>Background and Prior Work</w:t>
      </w:r>
      <w:bookmarkEnd w:id="5"/>
      <w:bookmarkEnd w:id="6"/>
    </w:p>
    <w:p w14:paraId="52473CD5" w14:textId="77777777" w:rsidR="00B86A12" w:rsidRDefault="00000000">
      <w:pPr>
        <w:pStyle w:val="Heading2"/>
        <w:numPr>
          <w:ilvl w:val="1"/>
          <w:numId w:val="11"/>
        </w:numPr>
      </w:pPr>
      <w:r>
        <w:t>Foundational DER and PV adoption work</w:t>
      </w:r>
    </w:p>
    <w:p w14:paraId="11F5A860" w14:textId="7F68CE19" w:rsidR="008448B0" w:rsidRDefault="00000000">
      <w:r>
        <w:t xml:space="preserve">The closest foundational studies focus on the adoption of distributed solar, including one by Lukanov and Krieger (2019), which analyzes California PV deployment using place-based socioeconomic factors and shows that adoption is patterned by neighborhood conditions </w:t>
      </w:r>
      <w:sdt>
        <w:sdtPr>
          <w:rPr>
            <w:rFonts w:cs="Times New Roman"/>
            <w:color w:val="000000"/>
          </w:rPr>
          <w:tag w:val="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
          <w:id w:val="-679653771"/>
          <w:placeholder>
            <w:docPart w:val="DefaultPlaceholder_-1854013440"/>
          </w:placeholder>
        </w:sdtPr>
        <w:sdtContent>
          <w:hyperlink w:anchor="_Ref_bib1" w:history="1">
            <w:r w:rsidR="008448B0">
              <w:t>[1]</w:t>
            </w:r>
          </w:hyperlink>
        </w:sdtContent>
      </w:sdt>
      <w:r>
        <w:t xml:space="preserve">. Sunter, Castellanos, and Kammen (2019) extend the equity lens by showing that racial and ethnic disparities in rooftop PV deployment persist even after accounting for income and related socioeconomic variables </w:t>
      </w:r>
      <w:sdt>
        <w:sdtPr>
          <w:rPr>
            <w:rFonts w:cs="Times New Roman"/>
            <w:color w:val="000000"/>
          </w:rPr>
          <w:tag w:val="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
          <w:id w:val="-369993096"/>
          <w:placeholder>
            <w:docPart w:val="DefaultPlaceholder_-1854013440"/>
          </w:placeholder>
        </w:sdtPr>
        <w:sdtContent>
          <w:hyperlink w:anchor="_Ref_bib2" w:history="1">
            <w:r w:rsidR="008448B0">
              <w:t>[2]</w:t>
            </w:r>
          </w:hyperlink>
        </w:sdtContent>
      </w:sdt>
      <w:r>
        <w:t xml:space="preserve">. At a different spatial scale, Kurdgelashvili, Kwon, and Larsen (2019) demonstrate how adoption can be modeled empirically at the county level in California </w:t>
      </w:r>
      <w:sdt>
        <w:sdtPr>
          <w:rPr>
            <w:rFonts w:cs="Times New Roman"/>
            <w:color w:val="000000"/>
          </w:rPr>
          <w:tag w:val="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
          <w:id w:val="-83991714"/>
          <w:placeholder>
            <w:docPart w:val="DefaultPlaceholder_-1854013440"/>
          </w:placeholder>
        </w:sdtPr>
        <w:sdtContent>
          <w:hyperlink w:anchor="_Ref_bib3" w:history="1">
            <w:r w:rsidR="008448B0">
              <w:t>[3]</w:t>
            </w:r>
          </w:hyperlink>
        </w:sdtContent>
      </w:sdt>
      <w:r>
        <w:t xml:space="preserve">. Some studies have investigated whether local demographic composition, housing conditions, and siting patterns affect PV equity. Reames (2020) and Darghouth et al. (2022) show that rooftop solar access remains uneven across communities, while Sigrist et al. (2025) further argue that inequitable siting may reduce the carbon value of residential solar deployment </w:t>
      </w:r>
      <w:sdt>
        <w:sdtPr>
          <w:rPr>
            <w:rFonts w:cs="Times New Roman"/>
            <w:color w:val="000000"/>
          </w:rPr>
          <w:tag w:val="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
          <w:id w:val="-2113426151"/>
          <w:placeholder>
            <w:docPart w:val="DefaultPlaceholder_-1854013440"/>
          </w:placeholder>
        </w:sdtPr>
        <w:sdtContent>
          <w:hyperlink w:anchor="_Ref_bib4" w:history="1">
            <w:r w:rsidR="008448B0">
              <w:t>[4]</w:t>
            </w:r>
          </w:hyperlink>
          <w:r>
            <w:t>, [5], [6]</w:t>
          </w:r>
        </w:sdtContent>
      </w:sdt>
      <w:r>
        <w:t>. Together, these studies provide the methodological starting point for the present paper.</w:t>
      </w:r>
    </w:p>
    <w:p w14:paraId="18491B0F" w14:textId="77777777" w:rsidR="00663EFC" w:rsidRDefault="00663EFC" w:rsidP="00663EFC">
      <w:pPr>
        <w:pStyle w:val="Heading2"/>
        <w:numPr>
          <w:ilvl w:val="1"/>
          <w:numId w:val="11"/>
        </w:numPr>
      </w:pPr>
      <w:r>
        <w:t>Why the equity lens needs to extend beyond PV</w:t>
      </w:r>
    </w:p>
    <w:p w14:paraId="479FBA0F" w14:textId="77777777" w:rsidR="00443A1A" w:rsidRPr="00B74DA5" w:rsidRDefault="00443A1A" w:rsidP="004C0D73">
      <w:pPr>
        <w:pStyle w:val="font-claude-response-body"/>
        <w:spacing w:line="276" w:lineRule="auto"/>
        <w:rPr>
          <w:color w:val="000000" w:themeColor="text1"/>
          <w:sz w:val="22"/>
          <w:szCs w:val="22"/>
        </w:rPr>
      </w:pPr>
      <w:r>
        <w:rPr>
          <w:color w:val="000000" w:themeColor="text1"/>
          <w:sz w:val="22"/>
          <w:szCs w:val="22"/>
        </w:rPr>
        <w:t>What those studies do not answer is whether inequity in DER adoption is a solar-specific phenomenon or a broader pattern across multiple technologies. That distinction matters because the meaning of adoption differs by DER type. Rooftop PV depends heavily on roof control, housing tenure, financing, and installer availability. Storage overlaps with PV but adds a stronger dependence on upfront capital, resilience value, and program design. EV charging depends much more on siting, commercial activity, public infrastructure, and host context.</w:t>
      </w:r>
    </w:p>
    <w:p w14:paraId="55B1A059" w14:textId="77777777" w:rsidR="00443A1A" w:rsidRPr="00B74DA5" w:rsidRDefault="00443A1A" w:rsidP="004C0D73">
      <w:pPr>
        <w:pStyle w:val="font-claude-response-body"/>
        <w:spacing w:line="276" w:lineRule="auto"/>
        <w:rPr>
          <w:color w:val="000000" w:themeColor="text1"/>
          <w:sz w:val="22"/>
          <w:szCs w:val="22"/>
        </w:rPr>
      </w:pPr>
      <w:r>
        <w:rPr>
          <w:color w:val="000000" w:themeColor="text1"/>
          <w:sz w:val="22"/>
          <w:szCs w:val="22"/>
        </w:rPr>
        <w:t>Because the barriers differ, the benefits differ too, and equity in one technology does not imply equity in another. Rooftop PV mainly delivers bill savings to the household that hosts it. Storage delivers backup power and outage protection, which matter most in communities exposed to wildfire shutoffs and grid stress. Charging delivers access to transportation electrification, which depends on whether a charger sits where residents actually live and park. A community that adopts solar at the state average may still lack the storage that protects it during an outage, or the residential charging that lets its residents switch to an electric vehicle. Treating these as one undifferentiated "DER access" measure can hide exactly these offsetting patterns.</w:t>
      </w:r>
    </w:p>
    <w:p w14:paraId="1A615A70" w14:textId="77777777" w:rsidR="00443A1A" w:rsidRPr="00B74DA5" w:rsidRDefault="00443A1A" w:rsidP="004C0D73">
      <w:pPr>
        <w:pStyle w:val="font-claude-response-body"/>
        <w:spacing w:line="276" w:lineRule="auto"/>
        <w:rPr>
          <w:color w:val="000000" w:themeColor="text1"/>
          <w:sz w:val="22"/>
          <w:szCs w:val="22"/>
        </w:rPr>
      </w:pPr>
      <w:r>
        <w:rPr>
          <w:color w:val="000000" w:themeColor="text1"/>
          <w:sz w:val="22"/>
          <w:szCs w:val="22"/>
        </w:rPr>
        <w:lastRenderedPageBreak/>
        <w:t>The distinction also has direct policy consequences. If disparities are solar-specific, then solar-focused remedies such as community solar and targeted PV incentives are sufficient. If each technology carries its own pattern of exclusion, then a program calibrated to solar barriers will misdiagnose the storage and charging gaps and leave them unaddressed. Prior work has largely assumed that the solar findings generalize rather than testing that assumption under a common set of outcomes and controls. A multi-DER analysis therefore matters not only because it broadens the dataset, but because it tests whether inequity repeats across technologies or changes form with each one, and whether a single equity policy can plausibly cover all three.</w:t>
      </w:r>
    </w:p>
    <w:p w14:paraId="23D747F1" w14:textId="77777777" w:rsidR="00B86A12" w:rsidRDefault="00000000" w:rsidP="0032353E">
      <w:pPr>
        <w:pStyle w:val="Heading2"/>
        <w:numPr>
          <w:ilvl w:val="1"/>
          <w:numId w:val="11"/>
        </w:numPr>
      </w:pPr>
      <w:r>
        <w:t>Race, energy burden, and race-neutral policy critiques</w:t>
      </w:r>
    </w:p>
    <w:p w14:paraId="14EFA672" w14:textId="3562BD04" w:rsidR="00B86A12" w:rsidRPr="00B74DA5" w:rsidRDefault="00000000">
      <w:pPr>
        <w:rPr>
          <w:color w:val="000000" w:themeColor="text1"/>
        </w:rPr>
      </w:pPr>
      <w:r>
        <w:rPr>
          <w:color w:val="000000" w:themeColor="text1"/>
        </w:rPr>
        <w:t xml:space="preserve">A broader equity literature also motivates the explicit inclusion of race. ACEEE’s work on racial disparities in energy burden shows that race-linked inequities can persist even after controlling for income, which is relevant to DER adoption even when DERs themselves are not the dependent variable </w:t>
      </w:r>
      <w:sdt>
        <w:sdtPr>
          <w:rPr>
            <w:rFonts w:cs="Times New Roman"/>
            <w:color w:val="000000"/>
          </w:rPr>
          <w:tag w:val="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
          <w:id w:val="1852376938"/>
          <w:placeholder>
            <w:docPart w:val="DefaultPlaceholder_-1854013440"/>
          </w:placeholder>
        </w:sdtPr>
        <w:sdtContent>
          <w:hyperlink w:anchor="_Ref_bib7" w:history="1">
            <w:r w:rsidR="00B86A12">
              <w:t>[7]</w:t>
            </w:r>
          </w:hyperlink>
        </w:sdtContent>
      </w:sdt>
      <w:r>
        <w:rPr>
          <w:color w:val="000000" w:themeColor="text1"/>
        </w:rPr>
        <w:t>. Greenlining’s</w:t>
      </w:r>
      <w:r>
        <w:rPr>
          <w:i/>
          <w:color w:val="000000" w:themeColor="text1"/>
        </w:rPr>
        <w:t xml:space="preserve"> Demystifying Equity in California’s Energy Grid Transition</w:t>
      </w:r>
      <w:r>
        <w:rPr>
          <w:color w:val="000000" w:themeColor="text1"/>
        </w:rPr>
        <w:t xml:space="preserve"> similarly argues that infrastructure and transition planning cannot be treated as race-neutral if the underlying burdens and access conditions are not race-neutral </w:t>
      </w:r>
      <w:sdt>
        <w:sdtPr>
          <w:rPr>
            <w:rFonts w:cs="Times New Roman"/>
            <w:color w:val="000000"/>
          </w:rPr>
          <w:tag w:val="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"/>
          <w:id w:val="-1296830105"/>
          <w:placeholder>
            <w:docPart w:val="DefaultPlaceholder_-1854013440"/>
          </w:placeholder>
        </w:sdtPr>
        <w:sdtContent>
          <w:hyperlink w:anchor="_Ref_bib8" w:history="1">
            <w:r w:rsidR="00B86A12">
              <w:t>[8]</w:t>
            </w:r>
          </w:hyperlink>
        </w:sdtContent>
      </w:sdt>
      <w:r>
        <w:rPr>
          <w:color w:val="000000" w:themeColor="text1"/>
        </w:rPr>
        <w:t xml:space="preserve">. Light et al. (2022) argue that California’s DER programs have attempted to expand access for low-income communities, but structural barriers still limit equitable participation </w:t>
      </w:r>
      <w:sdt>
        <w:sdtPr>
          <w:rPr>
            <w:rFonts w:cs="Times New Roman"/>
            <w:color w:val="000000"/>
          </w:rPr>
          <w:tag w:val="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
          <w:id w:val="1349827549"/>
          <w:placeholder>
            <w:docPart w:val="DefaultPlaceholder_-1854013440"/>
          </w:placeholder>
        </w:sdtPr>
        <w:sdtContent>
          <w:hyperlink w:anchor="_Ref_bib9" w:history="1">
            <w:r w:rsidR="00B86A12">
              <w:t>[9]</w:t>
            </w:r>
          </w:hyperlink>
        </w:sdtContent>
      </w:sdt>
      <w:r>
        <w:rPr>
          <w:color w:val="000000" w:themeColor="text1"/>
        </w:rPr>
        <w:t xml:space="preserve">. This matters because DER adoption can affect household energy burden; recent Berkeley Lab work, Forrester et al. (2024), finds that rooftop solar can reduce high energy burden among low- and moderate-income adopters, implying that unequal access to DERs may also mean unequal access to bill savings and resilience benefits </w:t>
      </w:r>
      <w:sdt>
        <w:sdtPr>
          <w:rPr>
            <w:rFonts w:cs="Times New Roman"/>
            <w:color w:val="000000"/>
          </w:rPr>
          <w:tag w:val="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
          <w:id w:val="-701471147"/>
          <w:placeholder>
            <w:docPart w:val="DefaultPlaceholder_-1854013440"/>
          </w:placeholder>
        </w:sdtPr>
        <w:sdtContent>
          <w:hyperlink w:anchor="_Ref_bib10" w:history="1">
            <w:r w:rsidR="00B86A12">
              <w:t>[10]</w:t>
            </w:r>
          </w:hyperlink>
        </w:sdtContent>
      </w:sdt>
      <w:r>
        <w:rPr>
          <w:color w:val="000000" w:themeColor="text1"/>
        </w:rPr>
        <w:t>. This literature supports the central premise of the current paper: if race remains statistically significant after standard socioeconomic controls, that result has implications for how DER equity should be addressed in policy.</w:t>
      </w:r>
    </w:p>
    <w:p w14:paraId="48D1183D" w14:textId="77777777" w:rsidR="00B86A12" w:rsidRDefault="00000000">
      <w:pPr>
        <w:pStyle w:val="Heading2"/>
        <w:numPr>
          <w:ilvl w:val="1"/>
          <w:numId w:val="11"/>
        </w:numPr>
      </w:pPr>
      <w:r>
        <w:t>Infrastructure constraints and technical limits</w:t>
      </w:r>
    </w:p>
    <w:p w14:paraId="189BB82D" w14:textId="31CB3235" w:rsidR="00B86A12" w:rsidRDefault="00000000">
      <w:r>
        <w:t xml:space="preserve">Another branch of the literature emphasizes that adoption disparities are not explained by demographics alone. Brockway et al. (2021) show that hosting-capacity constraints in California are socially patterned and can limit DER deployment in disadvantaged communities </w:t>
      </w:r>
      <w:sdt>
        <w:sdtPr>
          <w:rPr>
            <w:rFonts w:cs="Times New Roman"/>
            <w:color w:val="000000"/>
          </w:rPr>
          <w:tag w:val="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
          <w:id w:val="110953687"/>
          <w:placeholder>
            <w:docPart w:val="DefaultPlaceholder_-1854013440"/>
          </w:placeholder>
        </w:sdtPr>
        <w:sdtContent>
          <w:hyperlink w:anchor="_Ref_bib11" w:history="1">
            <w:r w:rsidR="00B86A12">
              <w:t>[11]</w:t>
            </w:r>
          </w:hyperlink>
        </w:sdtContent>
      </w:sdt>
      <w:r>
        <w:t xml:space="preserve">. Related work by Caballero-Peña et al. (2022) and FERC Staff (2018) reinforces the point that technical and locational constraints can amplify preexisting inequities </w:t>
      </w:r>
      <w:sdt>
        <w:sdtPr>
          <w:rPr>
            <w:rFonts w:cs="Times New Roman"/>
            <w:color w:val="000000"/>
          </w:rPr>
          <w:tag w:val="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
          <w:id w:val="1245225857"/>
          <w:placeholder>
            <w:docPart w:val="DefaultPlaceholder_-1854013440"/>
          </w:placeholder>
        </w:sdtPr>
        <w:sdtContent>
          <w:hyperlink w:anchor="_Ref_bib12" w:history="1">
            <w:r w:rsidR="00B86A12">
              <w:t>[12]</w:t>
            </w:r>
          </w:hyperlink>
        </w:sdtContent>
      </w:sdt>
      <w:r>
        <w:t xml:space="preserve"> </w:t>
      </w:r>
      <w:sdt>
        <w:sdtPr>
          <w:rPr>
            <w:rFonts w:cs="Times New Roman"/>
            <w:color w:val="000000"/>
          </w:rPr>
          <w:tag w:val="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"/>
          <w:id w:val="-1225070529"/>
          <w:placeholder>
            <w:docPart w:val="DefaultPlaceholder_-1854013440"/>
          </w:placeholder>
        </w:sdtPr>
        <w:sdtContent>
          <w:hyperlink w:anchor="_Ref_bib13" w:history="1">
            <w:r w:rsidR="00B86A12">
              <w:t>[13]</w:t>
            </w:r>
          </w:hyperlink>
        </w:sdtContent>
      </w:sdt>
      <w:r>
        <w:t xml:space="preserve">. The present paper does not model circuit-level hosting capacity directly, but it treats institutional context, demand, and installed energy proxies as part of the broader environment in which adoption occurs. McAllister (2016) similarly frames hosting capacity and locational value as central policy considerations, emphasizing that DERs do not provide uniform grid value across space </w:t>
      </w:r>
      <w:sdt>
        <w:sdtPr>
          <w:rPr>
            <w:rFonts w:cs="Times New Roman"/>
            <w:color w:val="000000"/>
          </w:rPr>
          <w:tag w:val="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
          <w:id w:val="994222742"/>
          <w:placeholder>
            <w:docPart w:val="DefaultPlaceholder_-1854013440"/>
          </w:placeholder>
        </w:sdtPr>
        <w:sdtContent>
          <w:hyperlink w:anchor="_Ref_bib14" w:history="1">
            <w:r w:rsidR="00B86A12">
              <w:t>[14]</w:t>
            </w:r>
          </w:hyperlink>
        </w:sdtContent>
      </w:sdt>
      <w:r>
        <w:t xml:space="preserve">. Aydin et al. (2025) propose a fairness-aware approach to dynamic hosting capacity, showing that hosting-capacity management can be designed not only to maximize DER integration but also to account for distributional equity across communities </w:t>
      </w:r>
      <w:sdt>
        <w:sdtPr>
          <w:rPr>
            <w:rFonts w:cs="Times New Roman"/>
            <w:color w:val="000000"/>
          </w:rPr>
          <w:tag w:val="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
          <w:id w:val="-1606568158"/>
          <w:placeholder>
            <w:docPart w:val="DefaultPlaceholder_-1854013440"/>
          </w:placeholder>
        </w:sdtPr>
        <w:sdtContent>
          <w:hyperlink w:anchor="_Ref_bib15" w:history="1">
            <w:r w:rsidR="00B86A12">
              <w:t>[15]</w:t>
            </w:r>
          </w:hyperlink>
        </w:sdtContent>
      </w:sdt>
      <w:r>
        <w:t xml:space="preserve">. The DOE i2X Distributed Energy Resource Interconnection Roadmap frames DER interconnection as a national bottleneck for realizing DER benefits such as resilience, reliability, decarbonization, and customer choice </w:t>
      </w:r>
      <w:sdt>
        <w:sdtPr>
          <w:rPr>
            <w:rFonts w:cs="Times New Roman"/>
            <w:color w:val="000000"/>
          </w:rPr>
          <w:tag w:val="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
          <w:id w:val="392011749"/>
          <w:placeholder>
            <w:docPart w:val="DefaultPlaceholder_-1854013440"/>
          </w:placeholder>
        </w:sdtPr>
        <w:sdtContent>
          <w:hyperlink w:anchor="_Ref_bib16" w:history="1">
            <w:r w:rsidR="00B86A12">
              <w:t>[16]</w:t>
            </w:r>
          </w:hyperlink>
        </w:sdtContent>
      </w:sdt>
      <w:r>
        <w:t>. Taken together, these sources suggest that DER inequity should be understood as both a social and grid-infrastructure problem.</w:t>
      </w:r>
    </w:p>
    <w:p w14:paraId="28F54BEC" w14:textId="77777777" w:rsidR="00B86A12" w:rsidRDefault="00000000">
      <w:pPr>
        <w:pStyle w:val="Heading2"/>
        <w:numPr>
          <w:ilvl w:val="1"/>
          <w:numId w:val="11"/>
        </w:numPr>
      </w:pPr>
      <w:r>
        <w:t>Other DERs, storage, flexible loads, and planning frameworks</w:t>
      </w:r>
    </w:p>
    <w:p w14:paraId="656E71B3" w14:textId="248CDBBC" w:rsidR="00B86A12" w:rsidRDefault="00000000" w:rsidP="00C4201B">
      <w:r>
        <w:t xml:space="preserve">Recent work also encourages expanding the equity conversation beyond solar PV alone. Tarekegne et al. (2021) frames storage as an equity asset that can reduce energy burden and improve resilience if deployed inclusively </w:t>
      </w:r>
      <w:sdt>
        <w:sdtPr>
          <w:rPr>
            <w:rFonts w:cs="Times New Roman"/>
            <w:color w:val="000000"/>
          </w:rPr>
          <w:tag w:val="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
          <w:id w:val="-1295215735"/>
          <w:placeholder>
            <w:docPart w:val="DefaultPlaceholder_-1854013440"/>
          </w:placeholder>
        </w:sdtPr>
        <w:sdtContent>
          <w:hyperlink w:anchor="_Ref_bib17" w:history="1">
            <w:r w:rsidR="00B86A12">
              <w:t>[17]</w:t>
            </w:r>
          </w:hyperlink>
        </w:sdtContent>
      </w:sdt>
      <w:r>
        <w:t xml:space="preserve">. Flexible-DER coordination work at NREL and related DOE planning studies shows how equity concerns can be embedded into operational and planning frameworks rather than treated as separate from system design. Stokes and Warshaw (2017), Borenstein and Bushnell (2015), Gridworks (2022), SEIA/Vote Solar community-solar critiques, CA Public Utilities Commission (CPUC) roadmap documents, and broader socio-technical planning papers all reinforce the same point: equitable DER deployment depends on both social conditions and institutional design choices </w:t>
      </w:r>
      <w:sdt>
        <w:sdtPr>
          <w:rPr>
            <w:rFonts w:cs="Times New Roman"/>
            <w:color w:val="000000"/>
          </w:rPr>
          <w:tag w:val="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"/>
          <w:id w:val="-729917231"/>
          <w:placeholder>
            <w:docPart w:val="DefaultPlaceholder_-1854013440"/>
          </w:placeholder>
        </w:sdtPr>
        <w:sdtContent>
          <w:hyperlink w:anchor="_Ref_bib18" w:history="1">
            <w:r w:rsidR="00B86A12">
              <w:t>[18]</w:t>
            </w:r>
          </w:hyperlink>
          <w:r>
            <w:t>, [19], [20], [21]</w:t>
          </w:r>
        </w:sdtContent>
      </w:sdt>
      <w:r>
        <w:rPr>
          <w:rFonts w:cs="Times New Roman"/>
          <w:color w:val="000000"/>
        </w:rPr>
        <w:t xml:space="preserve">. Storage and paired solar-storage systems also require separate attention because their adoption is shaped by resilience value, rebate design, and household capacity to finance </w:t>
      </w:r>
      <w:r>
        <w:rPr>
          <w:rFonts w:cs="Times New Roman"/>
          <w:color w:val="000000"/>
        </w:rPr>
        <w:lastRenderedPageBreak/>
        <w:t xml:space="preserve">upfront costs. Alipour et al. (2022) identify motivations and barriers for residential solar-plus-storage adoption, while community-storage and storage-equity reports emphasize that storage can either reinforce existing inequities or broaden resilience benefits depending on ownership and program design </w:t>
      </w:r>
      <w:sdt>
        <w:sdtPr>
          <w:rPr>
            <w:rFonts w:cs="Times New Roman"/>
            <w:color w:val="000000"/>
          </w:rPr>
          <w:tag w:val="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
          <w:id w:val="-385723832"/>
          <w:placeholder>
            <w:docPart w:val="DefaultPlaceholder_-1854013440"/>
          </w:placeholder>
        </w:sdtPr>
        <w:sdtContent>
          <w:hyperlink w:anchor="_Ref_bib22" w:history="1">
            <w:r w:rsidR="00B86A12">
              <w:t>[22]</w:t>
            </w:r>
          </w:hyperlink>
        </w:sdtContent>
      </w:sdt>
      <w:r>
        <w:rPr>
          <w:rFonts w:cs="Times New Roman"/>
          <w:color w:val="000000"/>
        </w:rPr>
        <w:t>.</w:t>
      </w:r>
    </w:p>
    <w:p w14:paraId="590CDF7B" w14:textId="77777777" w:rsidR="00B86A12" w:rsidRDefault="00000000">
      <w:pPr>
        <w:pStyle w:val="Heading2"/>
        <w:numPr>
          <w:ilvl w:val="1"/>
          <w:numId w:val="11"/>
        </w:numPr>
      </w:pPr>
      <w:r>
        <w:t>Gap and novel contribution</w:t>
      </w:r>
    </w:p>
    <w:p w14:paraId="5DE64A66" w14:textId="4AD68A45" w:rsidR="00B86A12" w:rsidRDefault="00000000">
      <w:r>
        <w:t xml:space="preserve">Three gaps remain across these literatures. First, the equity evidence base is largely solar-specific. The studies that document racial disparities net of income (Sunter et al. 2019; Reames 2020; Darghouth et al. 2022) examine rooftop PV alone, so </w:t>
      </w:r>
      <w:r w:rsidR="001F19B7">
        <w:t>we</w:t>
      </w:r>
      <w:r>
        <w:t xml:space="preserve"> do not know whether inequity is a property of solar adoption or a general feature of the DER transition. Second, work that looks beyond PV, such as storage as an equity asset (Tarekegne et al. 2021) and hosting-capacity constraints (Brockway et al. 2021; Aydin et al. 2025), treats each technology in isolation under different data, geographies, and specifications, which prevents direct comparison of disparities across technologies. Third, the data-infrastructure barrier (Haider et al. 2023; Ge et al. 2022) has left no harmonized, race-inclusive, multi-DER dataset at fine spatial granularity for a single high-penetration market </w:t>
      </w:r>
      <w:sdt>
        <w:sdtPr>
          <w:rPr>
            <w:rFonts w:cs="Times New Roman"/>
            <w:color w:val="000000"/>
          </w:rPr>
          <w:tag w:val="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
          <w:id w:val="-1737225882"/>
          <w:placeholder>
            <w:docPart w:val="DefaultPlaceholder_-1854013440"/>
          </w:placeholder>
        </w:sdtPr>
        <w:sdtContent>
          <w:hyperlink w:anchor="_Ref_bib23" w:history="1">
            <w:r w:rsidR="00B86A12">
              <w:t>[23]</w:t>
            </w:r>
          </w:hyperlink>
        </w:sdtContent>
      </w:sdt>
      <w:sdt>
        <w:sdtPr>
          <w:rPr>
            <w:rFonts w:cs="Times New Roman"/>
            <w:color w:val="000000"/>
          </w:rPr>
          <w:tag w:val="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
          <w:id w:val="-283418944"/>
          <w:placeholder>
            <w:docPart w:val="DefaultPlaceholder_-1854013440"/>
          </w:placeholder>
        </w:sdtPr>
        <w:sdtContent>
          <w:hyperlink w:anchor="_Ref_bib24" w:history="1">
            <w:r w:rsidR="00B86A12">
              <w:t>[24]</w:t>
            </w:r>
          </w:hyperlink>
        </w:sdtContent>
      </w:sdt>
      <w:r>
        <w:t>.</w:t>
      </w:r>
    </w:p>
    <w:p w14:paraId="66C1074A" w14:textId="77777777" w:rsidR="00663EFC" w:rsidRDefault="00000000" w:rsidP="004A7202">
      <w:r>
        <w:t>This paper addresses all three gaps. It is an area-level, cross-sectional study rather than a causal one. It broadens the technology set beyond PV to storage and EV charging. It harmonizes the three at California ZIP/ZCTA granularity under one set of outcomes, controls, and a shared model ladder, so disparities can be compared directly. And it retains race in every specification rather than assuming socioeconomic controls absorb it. The contribution is both substantive, in showing that the form of inequity changes by technology, and infrastructural, in providing a replicable framework and dataset for future equity work.</w:t>
      </w:r>
    </w:p>
    <w:p w14:paraId="164192BA" w14:textId="77777777" w:rsidR="00663EFC" w:rsidRDefault="004A7202">
      <w:r>
        <w:t>Thus, this paper makes three contributions. First, it assembles a multi-DER California ZIP/ZCTA dataset that integrates rooftop PV, storage, and EV charging with ACS, climate, utility, and demand controls, built for equity analysis and later public reuse. Second, it applies one consistent model ladder across all three DER types, so disparities can be compared directly rather than inferred across studies that use unrelated specifications. Third, it shows that race remains statistically associated with DER adoption across technologies, and that the pattern differs by technology: deeper for storage than solar, and driven by infrastructure factors rather than demographics for EV charging. That divergence is direct evidence against the sufficiency of race-neutral DER planning.</w:t>
      </w:r>
    </w:p>
    <w:p w14:paraId="20C4EFBF" w14:textId="77777777" w:rsidR="00B86A12" w:rsidRDefault="00091F08">
      <w:pPr>
        <w:pStyle w:val="Heading1"/>
        <w:numPr>
          <w:ilvl w:val="0"/>
          <w:numId w:val="11"/>
        </w:numPr>
      </w:pPr>
      <w:bookmarkStart w:id="7" w:name="_Ref_sec_results"/>
      <w:r>
        <w:t>Results</w:t>
      </w:r>
      <w:bookmarkEnd w:id="7"/>
    </w:p>
    <w:p w14:paraId="3E2E4316" w14:textId="3CBC6DB8" w:rsidR="00B86A12" w:rsidRDefault="00201CD0">
      <w:r>
        <w:t xml:space="preserve">We begin by providing descriptive evidence that most closely parallels the comparison papers in the literature, i.e., smooth adoption-versus-covariate views and compact baseline regression tables. As shown in Figure 3 and Table 3, the baseline patterns already suggest that race and income are associated with DER outcomes differently across technologies. The smooth plots below were generated using locally weighted scatterplot smoothing (LOWESS), a non-parametric regression method. We then ask whether those patterns persist as the model ladder becomes more demanding with rigorous controls. The baseline estimating equation is given in Section 6.6 as Equation </w:t>
      </w:r>
      <w:r>
        <w:fldChar w:fldCharType="begin"/>
      </w:r>
      <w:r>
        <w:instrText xml:space="preserve"> REF _Ref_eq_baseline \h </w:instrText>
      </w:r>
      <w:r>
        <w:fldChar w:fldCharType="separate"/>
      </w:r>
      <w:r>
        <w:t>(4)</w:t>
      </w:r>
      <w:r>
        <w:fldChar w:fldCharType="end"/>
      </w:r>
      <w:r>
        <w:t>. Detailed specifications of all models in the ladder can be found in Section 6.7.</w:t>
      </w:r>
    </w:p>
    <w:p w14:paraId="0FD06E86" w14:textId="77777777" w:rsidR="00F121D0" w:rsidRDefault="009611E9" w:rsidP="00F121D0">
      <w:pPr>
        <w:keepNext/>
        <w:jc w:val="center"/>
      </w:pPr>
      <w:r>
        <w:rPr>
          <w:noProof/>
        </w:rPr>
        <w:lastRenderedPageBreak/>
        <w:drawing>
          <wp:inline distT="0" distB="0" distL="0" distR="0" wp14:anchorId="6307169E" wp14:editId="4864809D">
            <wp:extent cx="6400800" cy="1998980"/>
            <wp:effectExtent l="0" t="0" r="0" b="0"/>
            <wp:docPr id="1626147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735" name="Graphic 162614735"/>
                    <pic:cNvPicPr/>
                  </pic:nvPicPr>
                  <pic:blipFill>
                    <a:blip r:embed="rId10"/>
                    <a:stretch>
                      <a:fillRect/>
                    </a:stretch>
                  </pic:blipFill>
                  <pic:spPr>
                    <a:xfrm>
                      <a:off x="0" y="0"/>
                      <a:ext cx="6400800" cy="1998980"/>
                    </a:xfrm>
                    <a:prstGeom prst="rect">
                      <a:avLst/>
                    </a:prstGeom>
                  </pic:spPr>
                </pic:pic>
              </a:graphicData>
            </a:graphic>
          </wp:inline>
        </w:drawing>
      </w:r>
    </w:p>
    <w:p w14:paraId="4A2CC1C0" w14:textId="3D2762A0" w:rsidR="00B86A12" w:rsidRDefault="00F121D0" w:rsidP="00B1541B">
      <w:pPr>
        <w:pStyle w:val="Caption"/>
        <w:jc w:val="center"/>
      </w:pPr>
      <w:bookmarkStart w:id="8" w:name="_Ref_fig3"/>
      <w:r>
        <w:t xml:space="preserve">Figure </w:t>
      </w:r>
      <w:r w:rsidR="008A7C5A">
        <w:fldChar w:fldCharType="begin"/>
      </w:r>
      <w:r w:rsidR="008A7C5A">
        <w:instrText xml:space="preserve"> SEQ Figure \* ARABIC </w:instrText>
      </w:r>
      <w:r w:rsidR="008A7C5A">
        <w:fldChar w:fldCharType="separate"/>
      </w:r>
      <w:r w:rsidR="008A7C5A">
        <w:rPr>
          <w:noProof/>
        </w:rPr>
        <w:t>3</w:t>
      </w:r>
      <w:r w:rsidR="008A7C5A">
        <w:rPr>
          <w:noProof/>
        </w:rPr>
        <w:fldChar w:fldCharType="end"/>
      </w:r>
      <w:bookmarkEnd w:id="8"/>
      <w:r>
        <w:t>: Outcome-by-income descriptive gradients for rooftop PV, storage, and EV charging. Outcomes are shown on the transformed log(1 + rate) scale. Where shaded bands are shown in the figures below, they indicate 95% bootstrap confidence intervals.</w:t>
      </w:r>
    </w:p>
    <w:p w14:paraId="3211CFFF" w14:textId="77777777" w:rsidR="00F121D0" w:rsidRDefault="00F121D0" w:rsidP="00F121D0">
      <w:pPr>
        <w:pStyle w:val="Caption"/>
        <w:keepNext/>
      </w:pPr>
      <w:bookmarkStart w:id="9" w:name="_Ref_tbl3"/>
      <w:r>
        <w:t xml:space="preserve">Table </w:t>
      </w:r>
      <w:r>
        <w:fldChar w:fldCharType="begin"/>
      </w:r>
      <w:r>
        <w:instrText xml:space="preserve"> SEQ Table \* ARABIC </w:instrText>
      </w:r>
      <w:r>
        <w:fldChar w:fldCharType="separate"/>
      </w:r>
      <w:r>
        <w:t>3</w:t>
      </w:r>
      <w:r>
        <w:fldChar w:fldCharType="end"/>
      </w:r>
      <w:bookmarkEnd w:id="9"/>
      <w:r>
        <w:t>: Baseline regression summary across the three headline DER outcomes.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2290"/>
        <w:gridCol w:w="2327"/>
        <w:gridCol w:w="2330"/>
      </w:tblGrid>
      <w:tr w:rsidR="00B86A12" w14:paraId="03610171" w14:textId="77777777">
        <w:trPr>
          <w:tblHeader/>
        </w:trPr>
        <w:tc>
          <w:tcPr>
            <w:tcW w:w="2520" w:type="dxa"/>
            <w:tcBorders>
              <w:bottom w:val="single" w:sz="6" w:space="0" w:color="auto"/>
            </w:tcBorders>
            <w:shd w:val="clear" w:color="auto" w:fill="F2EFE7"/>
          </w:tcPr>
          <w:p w14:paraId="70653D07" w14:textId="77777777" w:rsidR="00E74C8C" w:rsidRPr="00FC705B" w:rsidRDefault="00000000">
            <w:pPr>
              <w:rPr>
                <w:b/>
                <w:bCs/>
              </w:rPr>
            </w:pPr>
            <w:r>
              <w:rPr>
                <w:b/>
                <w:bCs/>
              </w:rPr>
              <w:t>Predictor</w:t>
            </w:r>
          </w:p>
        </w:tc>
        <w:tc>
          <w:tcPr>
            <w:tcW w:w="2520" w:type="dxa"/>
            <w:tcBorders>
              <w:bottom w:val="single" w:sz="6" w:space="0" w:color="auto"/>
            </w:tcBorders>
            <w:shd w:val="clear" w:color="auto" w:fill="F2EFE7"/>
          </w:tcPr>
          <w:p w14:paraId="76E33C1C" w14:textId="77777777" w:rsidR="00E74C8C" w:rsidRPr="00615DEA" w:rsidRDefault="00000000">
            <w:pPr>
              <w:rPr>
                <w:rFonts w:ascii="Courier New" w:hAnsi="Courier New" w:cs="Courier New"/>
                <w:sz w:val="18"/>
                <w:szCs w:val="18"/>
              </w:rPr>
            </w:pPr>
            <w:r>
              <w:rPr>
                <w:rFonts w:ascii="Courier New" w:hAnsi="Courier New" w:cs="Courier New"/>
                <w:b/>
                <w:bCs/>
                <w:sz w:val="18"/>
                <w:szCs w:val="18"/>
              </w:rPr>
              <w:t>y_pv</w:t>
            </w:r>
          </w:p>
        </w:tc>
        <w:tc>
          <w:tcPr>
            <w:tcW w:w="2520" w:type="dxa"/>
            <w:tcBorders>
              <w:bottom w:val="single" w:sz="6" w:space="0" w:color="auto"/>
            </w:tcBorders>
            <w:shd w:val="clear" w:color="auto" w:fill="F2EFE7"/>
          </w:tcPr>
          <w:p w14:paraId="06860712" w14:textId="77777777" w:rsidR="00E74C8C" w:rsidRPr="00615DEA" w:rsidRDefault="00000000">
            <w:pPr>
              <w:rPr>
                <w:rFonts w:ascii="Courier New" w:hAnsi="Courier New" w:cs="Courier New"/>
                <w:sz w:val="18"/>
                <w:szCs w:val="18"/>
              </w:rPr>
            </w:pPr>
            <w:r>
              <w:rPr>
                <w:rFonts w:ascii="Courier New" w:hAnsi="Courier New" w:cs="Courier New"/>
                <w:b/>
                <w:bCs/>
                <w:sz w:val="18"/>
                <w:szCs w:val="18"/>
              </w:rPr>
              <w:t>y_storage</w:t>
            </w:r>
          </w:p>
        </w:tc>
        <w:tc>
          <w:tcPr>
            <w:tcW w:w="2520" w:type="dxa"/>
            <w:tcBorders>
              <w:bottom w:val="single" w:sz="6" w:space="0" w:color="auto"/>
            </w:tcBorders>
            <w:shd w:val="clear" w:color="auto" w:fill="F2EFE7"/>
          </w:tcPr>
          <w:p w14:paraId="5EC9EB9E" w14:textId="77777777" w:rsidR="00E74C8C" w:rsidRPr="00615DEA" w:rsidRDefault="00000000">
            <w:pPr>
              <w:rPr>
                <w:rFonts w:ascii="Courier New" w:hAnsi="Courier New" w:cs="Courier New"/>
                <w:sz w:val="18"/>
                <w:szCs w:val="18"/>
              </w:rPr>
            </w:pPr>
            <w:r>
              <w:rPr>
                <w:rFonts w:ascii="Courier New" w:hAnsi="Courier New" w:cs="Courier New"/>
                <w:b/>
                <w:bCs/>
                <w:sz w:val="18"/>
                <w:szCs w:val="18"/>
              </w:rPr>
              <w:t>y_chargers</w:t>
            </w:r>
          </w:p>
        </w:tc>
      </w:tr>
      <w:tr w:rsidR="00B86A12" w14:paraId="4A9CC684" w14:textId="77777777">
        <w:tc>
          <w:tcPr>
            <w:tcW w:w="2520" w:type="dxa"/>
          </w:tcPr>
          <w:p w14:paraId="3B80F4E3" w14:textId="77777777" w:rsidR="00E74C8C" w:rsidRPr="00406B15" w:rsidRDefault="00000000">
            <w:pPr>
              <w:rPr>
                <w:rFonts w:ascii="Courier New" w:hAnsi="Courier New" w:cs="Courier New"/>
                <w:sz w:val="18"/>
                <w:szCs w:val="18"/>
              </w:rPr>
            </w:pPr>
            <w:r>
              <w:rPr>
                <w:rFonts w:ascii="Courier New" w:hAnsi="Courier New" w:cs="Courier New"/>
                <w:sz w:val="18"/>
                <w:szCs w:val="18"/>
              </w:rPr>
              <w:t>log_median_household_income</w:t>
            </w:r>
          </w:p>
        </w:tc>
        <w:tc>
          <w:tcPr>
            <w:tcW w:w="2520" w:type="dxa"/>
          </w:tcPr>
          <w:p w14:paraId="5D3F8214" w14:textId="77777777" w:rsidR="00184A8A" w:rsidRDefault="00000000">
            <w:r>
              <w:t>0.126*** (0.038)</w:t>
            </w:r>
          </w:p>
        </w:tc>
        <w:tc>
          <w:tcPr>
            <w:tcW w:w="2520" w:type="dxa"/>
          </w:tcPr>
          <w:p w14:paraId="686E1C65" w14:textId="77777777" w:rsidR="00184A8A" w:rsidRDefault="00000000">
            <w:r>
              <w:t>0.771*** (0.122)</w:t>
            </w:r>
          </w:p>
        </w:tc>
        <w:tc>
          <w:tcPr>
            <w:tcW w:w="2520" w:type="dxa"/>
          </w:tcPr>
          <w:p w14:paraId="63443471" w14:textId="77777777" w:rsidR="00184A8A" w:rsidRDefault="00000000">
            <w:r>
              <w:t>0.164* (0.098)</w:t>
            </w:r>
          </w:p>
        </w:tc>
      </w:tr>
      <w:tr w:rsidR="00B86A12" w14:paraId="0D3B3FFB" w14:textId="77777777">
        <w:tc>
          <w:tcPr>
            <w:tcW w:w="2520" w:type="dxa"/>
          </w:tcPr>
          <w:p w14:paraId="7B788C44" w14:textId="77777777" w:rsidR="00E74C8C" w:rsidRPr="00406B15" w:rsidRDefault="00000000">
            <w:pPr>
              <w:rPr>
                <w:rFonts w:ascii="Courier New" w:hAnsi="Courier New" w:cs="Courier New"/>
                <w:sz w:val="18"/>
                <w:szCs w:val="18"/>
              </w:rPr>
            </w:pPr>
            <w:r>
              <w:rPr>
                <w:rFonts w:ascii="Courier New" w:hAnsi="Courier New" w:cs="Courier New"/>
                <w:sz w:val="18"/>
                <w:szCs w:val="18"/>
              </w:rPr>
              <w:t>pct_black</w:t>
            </w:r>
          </w:p>
        </w:tc>
        <w:tc>
          <w:tcPr>
            <w:tcW w:w="2520" w:type="dxa"/>
          </w:tcPr>
          <w:p w14:paraId="5AAA167F" w14:textId="77777777" w:rsidR="00184A8A" w:rsidRDefault="00000000">
            <w:r>
              <w:t>-0.760*** (0.109)</w:t>
            </w:r>
          </w:p>
        </w:tc>
        <w:tc>
          <w:tcPr>
            <w:tcW w:w="2520" w:type="dxa"/>
          </w:tcPr>
          <w:p w14:paraId="4A2DE179" w14:textId="77777777" w:rsidR="00184A8A" w:rsidRDefault="00000000">
            <w:r>
              <w:t>-1.652*** (0.328)</w:t>
            </w:r>
          </w:p>
        </w:tc>
        <w:tc>
          <w:tcPr>
            <w:tcW w:w="2520" w:type="dxa"/>
          </w:tcPr>
          <w:p w14:paraId="5D2FC8E7" w14:textId="77777777" w:rsidR="00184A8A" w:rsidRDefault="00000000">
            <w:r>
              <w:t>-0.007 (0.343)</w:t>
            </w:r>
          </w:p>
        </w:tc>
      </w:tr>
      <w:tr w:rsidR="00B86A12" w14:paraId="7C0B355F" w14:textId="77777777">
        <w:tc>
          <w:tcPr>
            <w:tcW w:w="2520" w:type="dxa"/>
          </w:tcPr>
          <w:p w14:paraId="35122F8A" w14:textId="77777777" w:rsidR="00E74C8C" w:rsidRPr="00406B15" w:rsidRDefault="00000000">
            <w:pPr>
              <w:rPr>
                <w:rFonts w:ascii="Courier New" w:hAnsi="Courier New" w:cs="Courier New"/>
                <w:sz w:val="18"/>
                <w:szCs w:val="18"/>
              </w:rPr>
            </w:pPr>
            <w:r>
              <w:rPr>
                <w:rFonts w:ascii="Courier New" w:hAnsi="Courier New" w:cs="Courier New"/>
                <w:sz w:val="18"/>
                <w:szCs w:val="18"/>
              </w:rPr>
              <w:t>pct_hispanic</w:t>
            </w:r>
          </w:p>
        </w:tc>
        <w:tc>
          <w:tcPr>
            <w:tcW w:w="2520" w:type="dxa"/>
          </w:tcPr>
          <w:p w14:paraId="15B6932F" w14:textId="77777777" w:rsidR="00184A8A" w:rsidRDefault="00000000">
            <w:r>
              <w:t>0.017 (0.048)</w:t>
            </w:r>
          </w:p>
        </w:tc>
        <w:tc>
          <w:tcPr>
            <w:tcW w:w="2520" w:type="dxa"/>
          </w:tcPr>
          <w:p w14:paraId="18392195" w14:textId="77777777" w:rsidR="00184A8A" w:rsidRDefault="00000000">
            <w:r>
              <w:t>-0.612*** (0.126)</w:t>
            </w:r>
          </w:p>
        </w:tc>
        <w:tc>
          <w:tcPr>
            <w:tcW w:w="2520" w:type="dxa"/>
          </w:tcPr>
          <w:p w14:paraId="62CA0ABF" w14:textId="77777777" w:rsidR="00184A8A" w:rsidRDefault="00000000">
            <w:r>
              <w:t>-0.399*** (0.105)</w:t>
            </w:r>
          </w:p>
        </w:tc>
      </w:tr>
      <w:tr w:rsidR="00B86A12" w14:paraId="4DC44840" w14:textId="77777777" w:rsidTr="00406B15">
        <w:trPr>
          <w:trHeight w:val="52"/>
        </w:trPr>
        <w:tc>
          <w:tcPr>
            <w:tcW w:w="2520" w:type="dxa"/>
          </w:tcPr>
          <w:p w14:paraId="550B849B" w14:textId="77777777" w:rsidR="00E74C8C" w:rsidRPr="00406B15" w:rsidRDefault="00000000">
            <w:pPr>
              <w:rPr>
                <w:rFonts w:ascii="Courier New" w:hAnsi="Courier New" w:cs="Courier New"/>
                <w:sz w:val="18"/>
                <w:szCs w:val="18"/>
              </w:rPr>
            </w:pPr>
            <w:r>
              <w:rPr>
                <w:rFonts w:ascii="Courier New" w:hAnsi="Courier New" w:cs="Courier New"/>
                <w:sz w:val="18"/>
                <w:szCs w:val="18"/>
              </w:rPr>
              <w:t>pct_asian</w:t>
            </w:r>
          </w:p>
        </w:tc>
        <w:tc>
          <w:tcPr>
            <w:tcW w:w="2520" w:type="dxa"/>
          </w:tcPr>
          <w:p w14:paraId="35EB1B55" w14:textId="77777777" w:rsidR="00184A8A" w:rsidRDefault="00000000">
            <w:r>
              <w:t>-0.579*** (0.048)</w:t>
            </w:r>
          </w:p>
        </w:tc>
        <w:tc>
          <w:tcPr>
            <w:tcW w:w="2520" w:type="dxa"/>
          </w:tcPr>
          <w:p w14:paraId="17844A5F" w14:textId="77777777" w:rsidR="00184A8A" w:rsidRDefault="00000000">
            <w:r>
              <w:t>-1.780*** (0.162)</w:t>
            </w:r>
          </w:p>
        </w:tc>
        <w:tc>
          <w:tcPr>
            <w:tcW w:w="2520" w:type="dxa"/>
          </w:tcPr>
          <w:p w14:paraId="4925E4B8" w14:textId="77777777" w:rsidR="00184A8A" w:rsidRDefault="00000000">
            <w:r>
              <w:t>0.410*** (0.146)</w:t>
            </w:r>
          </w:p>
        </w:tc>
      </w:tr>
      <w:tr w:rsidR="00B86A12" w14:paraId="71D9A082" w14:textId="77777777">
        <w:tc>
          <w:tcPr>
            <w:tcW w:w="2520" w:type="dxa"/>
          </w:tcPr>
          <w:p w14:paraId="7E149E2E" w14:textId="77777777" w:rsidR="00E74C8C" w:rsidRPr="00406B15" w:rsidRDefault="00000000">
            <w:pPr>
              <w:rPr>
                <w:rFonts w:ascii="Courier New" w:hAnsi="Courier New" w:cs="Courier New"/>
                <w:sz w:val="18"/>
                <w:szCs w:val="18"/>
              </w:rPr>
            </w:pPr>
            <w:r>
              <w:rPr>
                <w:rFonts w:ascii="Courier New" w:hAnsi="Courier New" w:cs="Courier New"/>
                <w:sz w:val="18"/>
                <w:szCs w:val="18"/>
              </w:rPr>
              <w:t>poverty_rate</w:t>
            </w:r>
          </w:p>
        </w:tc>
        <w:tc>
          <w:tcPr>
            <w:tcW w:w="2520" w:type="dxa"/>
          </w:tcPr>
          <w:p w14:paraId="7805503B" w14:textId="77777777" w:rsidR="00184A8A" w:rsidRDefault="00000000">
            <w:r>
              <w:t>-0.047 (0.219)</w:t>
            </w:r>
          </w:p>
        </w:tc>
        <w:tc>
          <w:tcPr>
            <w:tcW w:w="2520" w:type="dxa"/>
          </w:tcPr>
          <w:p w14:paraId="7EE3DB7E" w14:textId="77777777" w:rsidR="00184A8A" w:rsidRDefault="00000000">
            <w:r>
              <w:t>-0.228 (0.562)</w:t>
            </w:r>
          </w:p>
        </w:tc>
        <w:tc>
          <w:tcPr>
            <w:tcW w:w="2520" w:type="dxa"/>
          </w:tcPr>
          <w:p w14:paraId="06687EEB" w14:textId="77777777" w:rsidR="00184A8A" w:rsidRDefault="00000000">
            <w:r>
              <w:t>2.003*** (0.497)</w:t>
            </w:r>
          </w:p>
        </w:tc>
      </w:tr>
      <w:tr w:rsidR="00B86A12" w14:paraId="472D104C" w14:textId="77777777">
        <w:tc>
          <w:tcPr>
            <w:tcW w:w="2520" w:type="dxa"/>
          </w:tcPr>
          <w:p w14:paraId="44EFA2B2" w14:textId="77777777" w:rsidR="00E74C8C" w:rsidRPr="00127991" w:rsidRDefault="00000000">
            <w:r>
              <w:t>Key climate/resource control</w:t>
            </w:r>
          </w:p>
        </w:tc>
        <w:tc>
          <w:tcPr>
            <w:tcW w:w="2520" w:type="dxa"/>
          </w:tcPr>
          <w:p w14:paraId="38417017" w14:textId="77777777" w:rsidR="00184A8A" w:rsidRDefault="00000000">
            <w:r>
              <w:t>GHI: 0.160*** (0.028)</w:t>
            </w:r>
          </w:p>
        </w:tc>
        <w:tc>
          <w:tcPr>
            <w:tcW w:w="2520" w:type="dxa"/>
          </w:tcPr>
          <w:p w14:paraId="4175EBA3" w14:textId="77777777" w:rsidR="00184A8A" w:rsidRDefault="00000000">
            <w:r>
              <w:t>CDD/HDD: n.s.</w:t>
            </w:r>
          </w:p>
        </w:tc>
        <w:tc>
          <w:tcPr>
            <w:tcW w:w="2520" w:type="dxa"/>
          </w:tcPr>
          <w:p w14:paraId="63DD986A" w14:textId="77777777" w:rsidR="00184A8A" w:rsidRDefault="00000000">
            <w:r>
              <w:t>CDD65: -0.0002*** (0.0000)</w:t>
            </w:r>
          </w:p>
        </w:tc>
      </w:tr>
      <w:tr w:rsidR="00B86A12" w14:paraId="6FE90380" w14:textId="77777777">
        <w:tc>
          <w:tcPr>
            <w:tcW w:w="2520" w:type="dxa"/>
          </w:tcPr>
          <w:p w14:paraId="26D6FBC4" w14:textId="77777777" w:rsidR="00184A8A" w:rsidRDefault="00000000">
            <w:r>
              <w:t>N</w:t>
            </w:r>
          </w:p>
        </w:tc>
        <w:tc>
          <w:tcPr>
            <w:tcW w:w="2520" w:type="dxa"/>
          </w:tcPr>
          <w:p w14:paraId="208564F9" w14:textId="77777777" w:rsidR="00184A8A" w:rsidRDefault="00000000">
            <w:r>
              <w:t>1,390</w:t>
            </w:r>
          </w:p>
        </w:tc>
        <w:tc>
          <w:tcPr>
            <w:tcW w:w="2520" w:type="dxa"/>
          </w:tcPr>
          <w:p w14:paraId="387F64F9" w14:textId="77777777" w:rsidR="00184A8A" w:rsidRDefault="00000000">
            <w:r>
              <w:t>1,390</w:t>
            </w:r>
          </w:p>
        </w:tc>
        <w:tc>
          <w:tcPr>
            <w:tcW w:w="2520" w:type="dxa"/>
          </w:tcPr>
          <w:p w14:paraId="0A5166FF" w14:textId="77777777" w:rsidR="00184A8A" w:rsidRDefault="00000000">
            <w:r>
              <w:t>1,390</w:t>
            </w:r>
          </w:p>
        </w:tc>
      </w:tr>
      <w:tr w:rsidR="00B86A12" w14:paraId="0BACADA3" w14:textId="77777777">
        <w:tc>
          <w:tcPr>
            <w:tcW w:w="2520" w:type="dxa"/>
          </w:tcPr>
          <w:p w14:paraId="59382E8C" w14:textId="77777777" w:rsidR="00184A8A" w:rsidRDefault="00000000">
            <w:r>
              <w:t>R²</w:t>
            </w:r>
          </w:p>
        </w:tc>
        <w:tc>
          <w:tcPr>
            <w:tcW w:w="2520" w:type="dxa"/>
          </w:tcPr>
          <w:p w14:paraId="5B5EA406" w14:textId="77777777" w:rsidR="00184A8A" w:rsidRDefault="00000000">
            <w:r>
              <w:t>0.106</w:t>
            </w:r>
          </w:p>
        </w:tc>
        <w:tc>
          <w:tcPr>
            <w:tcW w:w="2520" w:type="dxa"/>
          </w:tcPr>
          <w:p w14:paraId="58C75AFC" w14:textId="77777777" w:rsidR="00184A8A" w:rsidRDefault="00000000">
            <w:r>
              <w:t>0.188</w:t>
            </w:r>
          </w:p>
        </w:tc>
        <w:tc>
          <w:tcPr>
            <w:tcW w:w="2520" w:type="dxa"/>
          </w:tcPr>
          <w:p w14:paraId="72FA6975" w14:textId="77777777" w:rsidR="00184A8A" w:rsidRDefault="00000000">
            <w:r>
              <w:t>0.079</w:t>
            </w:r>
          </w:p>
        </w:tc>
      </w:tr>
    </w:tbl>
    <w:p w14:paraId="7A8DEA8D" w14:textId="77777777" w:rsidR="00B86A12" w:rsidRDefault="00B86A12"/>
    <w:p w14:paraId="316C2719" w14:textId="77777777" w:rsidR="00F121D0" w:rsidRDefault="009611E9" w:rsidP="00F121D0">
      <w:pPr>
        <w:pStyle w:val="Caption"/>
      </w:pPr>
      <w:r>
        <w:rPr>
          <w:noProof/>
        </w:rPr>
        <w:lastRenderedPageBreak/>
        <w:drawing>
          <wp:inline distT="0" distB="0" distL="0" distR="0" wp14:anchorId="6E3AFED4" wp14:editId="3000504C">
            <wp:extent cx="6400800" cy="5232400"/>
            <wp:effectExtent l="0" t="0" r="0" b="0"/>
            <wp:docPr id="28114016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160" name="Graphic 281140160"/>
                    <pic:cNvPicPr/>
                  </pic:nvPicPr>
                  <pic:blipFill>
                    <a:blip r:embed="rId11"/>
                    <a:stretch>
                      <a:fillRect/>
                    </a:stretch>
                  </pic:blipFill>
                  <pic:spPr>
                    <a:xfrm>
                      <a:off x="0" y="0"/>
                      <a:ext cx="6400800" cy="5232400"/>
                    </a:xfrm>
                    <a:prstGeom prst="rect">
                      <a:avLst/>
                    </a:prstGeom>
                  </pic:spPr>
                </pic:pic>
              </a:graphicData>
            </a:graphic>
          </wp:inline>
        </w:drawing>
      </w:r>
    </w:p>
    <w:p w14:paraId="1D24B7EF" w14:textId="44476728" w:rsidR="00B86A12" w:rsidRDefault="00F121D0" w:rsidP="00F121D0">
      <w:pPr>
        <w:pStyle w:val="Caption"/>
        <w:jc w:val="center"/>
      </w:pPr>
      <w:bookmarkStart w:id="10" w:name="_Ref_fig4"/>
      <w:r>
        <w:t xml:space="preserve">Figure </w:t>
      </w:r>
      <w:r w:rsidR="008A7C5A">
        <w:fldChar w:fldCharType="begin"/>
      </w:r>
      <w:r w:rsidR="008A7C5A">
        <w:instrText xml:space="preserve"> SEQ Figure \* ARABIC </w:instrText>
      </w:r>
      <w:r w:rsidR="008A7C5A">
        <w:fldChar w:fldCharType="separate"/>
      </w:r>
      <w:r w:rsidR="008A7C5A">
        <w:rPr>
          <w:noProof/>
        </w:rPr>
        <w:t>4</w:t>
      </w:r>
      <w:r w:rsidR="008A7C5A">
        <w:rPr>
          <w:noProof/>
        </w:rPr>
        <w:fldChar w:fldCharType="end"/>
      </w:r>
      <w:bookmarkEnd w:id="10"/>
      <w:r>
        <w:t>: Coefficient paths for the five main disparity predictors across the eight-model ladder. This condenses the paper’s central identification claim into one visual: some coefficients attenuate, but the overall cross-technology disparity pattern remains.</w:t>
      </w:r>
    </w:p>
    <w:p w14:paraId="24B11B1A" w14:textId="77777777" w:rsidR="00B86A12" w:rsidRDefault="00000000">
      <w:pPr>
        <w:pStyle w:val="Heading2"/>
        <w:numPr>
          <w:ilvl w:val="1"/>
          <w:numId w:val="11"/>
        </w:numPr>
      </w:pPr>
      <w:bookmarkStart w:id="11" w:name="_Ref_sec_r_baseline"/>
      <w:r>
        <w:t>Baseline patterns across DER types</w:t>
      </w:r>
      <w:bookmarkEnd w:id="11"/>
    </w:p>
    <w:p w14:paraId="3BFDAC47" w14:textId="3BFDE369" w:rsidR="001D5F0E" w:rsidRDefault="001D5F0E">
      <w:r>
        <w:t xml:space="preserve">Racial and socioeconomic disparities are not uniform across technologies. </w:t>
      </w:r>
      <w:r>
        <w:fldChar w:fldCharType="begin"/>
      </w:r>
      <w:r>
        <w:instrText xml:space="preserve"> REF _Ref_tbl3 \h </w:instrText>
      </w:r>
      <w:r>
        <w:fldChar w:fldCharType="separate"/>
      </w:r>
      <w:r>
        <w:t>Table 3</w:t>
      </w:r>
      <w:r>
        <w:fldChar w:fldCharType="end"/>
      </w:r>
      <w:r>
        <w:t xml:space="preserve"> and </w:t>
      </w:r>
      <w:r>
        <w:fldChar w:fldCharType="begin"/>
      </w:r>
      <w:r>
        <w:instrText xml:space="preserve"> REF _Ref_fig4 \h </w:instrText>
      </w:r>
      <w:r>
        <w:fldChar w:fldCharType="separate"/>
      </w:r>
      <w:r>
        <w:t xml:space="preserve">Figure </w:t>
      </w:r>
      <w:r>
        <w:rPr>
          <w:noProof/>
        </w:rPr>
        <w:t>4</w:t>
      </w:r>
      <w:r>
        <w:fldChar w:fldCharType="end"/>
      </w:r>
      <w:r>
        <w:t xml:space="preserve"> show that solar PV and battery storage carry the clearest negative associations with ZIP/ZCTA shares of Black and Asian residents after controls for income and poverty. EV charging departs from that pattern: charger deployment is negatively associated with Hispanic share and positively associated with poverty rate (2.00, p &lt; 0.001). The positive Asian-share coefficient for charging is not stable, losing significance under spatial HAC standard errors and reversing sign once housing structure and tenure enter the model, so </w:t>
      </w:r>
      <w:r w:rsidR="001F19B7">
        <w:t>we</w:t>
      </w:r>
      <w:r>
        <w:t xml:space="preserve"> do not build an interpretation on it. Charger availability appears to capture a different mix of infrastructure types and siting logic than household-centered DER adoption. </w:t>
      </w:r>
      <w:r>
        <w:fldChar w:fldCharType="begin"/>
      </w:r>
      <w:r>
        <w:instrText xml:space="preserve"> REF _Ref_fig5 \h </w:instrText>
      </w:r>
      <w:r>
        <w:fldChar w:fldCharType="separate"/>
      </w:r>
      <w:r>
        <w:t xml:space="preserve">Figure </w:t>
      </w:r>
      <w:r>
        <w:rPr>
          <w:noProof/>
        </w:rPr>
        <w:t>5</w:t>
      </w:r>
      <w:r>
        <w:fldChar w:fldCharType="end"/>
      </w:r>
      <w:r>
        <w:t xml:space="preserve"> places the four continuous DER outcomes side by side on a common standardized scale. </w:t>
      </w:r>
    </w:p>
    <w:p w14:paraId="1CC74EC5" w14:textId="73EBE6AF" w:rsidR="00184A8A" w:rsidRDefault="00000000">
      <w:r>
        <w:t xml:space="preserve">Housing is tested directly rather than left only as a proposed mechanism. Model 2C adds the exhaustive B25024 structure composition, with single-family units as the reference, and Model 2D adds B25003 owner occupancy, with renters as the reference. For PV, the standardized Black-share coefficient changes from -0.049 to -0.023, and the Asian-share coefficient changes from -0.082 to -0.051. For storage, the standardized Black-share coefficient changes from -0.106 to -0.059, and the Asian-share coefficient changes from -0.252 to -0.171. For aggregate </w:t>
      </w:r>
      <w:r>
        <w:lastRenderedPageBreak/>
        <w:t xml:space="preserve">charging, the standardized Black-share coefficient changes from -0.000 to -0.035, and the Asian-share coefficient changes from 0.058 to -0.008. </w:t>
      </w:r>
      <w:r>
        <w:fldChar w:fldCharType="begin"/>
      </w:r>
      <w:r>
        <w:instrText xml:space="preserve"> REF _Ref_fig21 \h </w:instrText>
      </w:r>
      <w:r>
        <w:fldChar w:fldCharType="separate"/>
      </w:r>
      <w:r>
        <w:t>Figure 21</w:t>
      </w:r>
      <w:r>
        <w:fldChar w:fldCharType="end"/>
      </w:r>
      <w:r>
        <w:t xml:space="preserve"> shows all three race-coefficient comparisons. Movement toward zero is attenuation associated with area-level housing composition; these models do not identify household-level tenure or roof access.</w:t>
      </w:r>
    </w:p>
    <w:p w14:paraId="25259B55" w14:textId="77777777" w:rsidR="00F121D0" w:rsidRDefault="009611E9" w:rsidP="00F121D0">
      <w:pPr>
        <w:keepNext/>
        <w:jc w:val="center"/>
      </w:pPr>
      <w:r>
        <w:rPr>
          <w:noProof/>
        </w:rPr>
        <w:drawing>
          <wp:inline distT="0" distB="0" distL="0" distR="0" wp14:anchorId="25E36FDD" wp14:editId="7778675F">
            <wp:extent cx="3617038" cy="4859677"/>
            <wp:effectExtent l="0" t="0" r="2540" b="4445"/>
            <wp:docPr id="196660313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130" name="Graphic 1966603130"/>
                    <pic:cNvPicPr/>
                  </pic:nvPicPr>
                  <pic:blipFill>
                    <a:blip r:embed="rId12"/>
                    <a:stretch>
                      <a:fillRect/>
                    </a:stretch>
                  </pic:blipFill>
                  <pic:spPr>
                    <a:xfrm>
                      <a:off x="0" y="0"/>
                      <a:ext cx="3643645" cy="4895424"/>
                    </a:xfrm>
                    <a:prstGeom prst="rect">
                      <a:avLst/>
                    </a:prstGeom>
                  </pic:spPr>
                </pic:pic>
              </a:graphicData>
            </a:graphic>
          </wp:inline>
        </w:drawing>
      </w:r>
    </w:p>
    <w:p w14:paraId="2EC4D576" w14:textId="30FA5AAB" w:rsidR="00B86A12" w:rsidRDefault="00F121D0" w:rsidP="00F121D0">
      <w:pPr>
        <w:pStyle w:val="Caption"/>
        <w:jc w:val="center"/>
      </w:pPr>
      <w:bookmarkStart w:id="12" w:name="_Ref_fig5"/>
      <w:commentRangeStart w:id="13"/>
      <w:r>
        <w:t xml:space="preserve">Figure </w:t>
      </w:r>
      <w:r w:rsidR="008A7C5A">
        <w:fldChar w:fldCharType="begin"/>
      </w:r>
      <w:r w:rsidR="008A7C5A">
        <w:instrText xml:space="preserve"> SEQ Figure \* ARABIC </w:instrText>
      </w:r>
      <w:r w:rsidR="008A7C5A">
        <w:fldChar w:fldCharType="separate"/>
      </w:r>
      <w:r w:rsidR="008A7C5A">
        <w:rPr>
          <w:noProof/>
        </w:rPr>
        <w:t>5</w:t>
      </w:r>
      <w:r w:rsidR="008A7C5A">
        <w:rPr>
          <w:noProof/>
        </w:rPr>
        <w:fldChar w:fldCharType="end"/>
      </w:r>
      <w:bookmarkEnd w:id="12"/>
      <w:r>
        <w:t>: Cross-outcome dot-whisker comparison from the standardized model outputs for Solar PV, Storage, EV Chargers, and Wind MW. This figure summarizes how core predictors vary across the continuous DER outcomes.</w:t>
      </w:r>
      <w:commentRangeEnd w:id="13"/>
      <w:r w:rsidR="009C6396">
        <w:rPr>
          <w:rStyle w:val="CommentReference"/>
          <w:sz w:val="18"/>
          <w:szCs w:val="18"/>
        </w:rPr>
        <w:commentReference w:id="13"/>
      </w:r>
      <w:r>
        <w:t xml:space="preserve"> All four outcomes are estimated under Model 1, the baseline specification with climate controls.</w:t>
      </w:r>
    </w:p>
    <w:p w14:paraId="503DD194" w14:textId="77777777" w:rsidR="00B86A12" w:rsidRDefault="00000000">
      <w:pPr>
        <w:pStyle w:val="Heading2"/>
        <w:numPr>
          <w:ilvl w:val="1"/>
          <w:numId w:val="11"/>
        </w:numPr>
      </w:pPr>
      <w:bookmarkStart w:id="14" w:name="_Ref_sec_r_pv"/>
      <w:r>
        <w:t>Solar PV: Persistent disparities after resource controls</w:t>
      </w:r>
      <w:bookmarkEnd w:id="14"/>
    </w:p>
    <w:p w14:paraId="6E9E0011" w14:textId="77777777" w:rsidR="00B86A12" w:rsidRDefault="00000000">
      <w:r>
        <w:t xml:space="preserve">For solar PV, the baseline specification indicates that ZIP/ZCTAs with higher median household income have higher PV adoption intensity, while ZIP/ZCTAs with larger Black and Asian population shares have substantially lower PV adoption intensity. As summarized in </w:t>
      </w:r>
      <w:r>
        <w:fldChar w:fldCharType="begin"/>
      </w:r>
      <w:r>
        <w:instrText xml:space="preserve"> REF _Ref_fig6 \h </w:instrText>
      </w:r>
      <w:r>
        <w:fldChar w:fldCharType="separate"/>
      </w:r>
      <w:r>
        <w:t>Figure 6</w:t>
      </w:r>
      <w:r>
        <w:fldChar w:fldCharType="end"/>
      </w:r>
      <w:r>
        <w:t xml:space="preserve">, the coefficient on </w:t>
      </w:r>
      <w:r w:rsidRPr="3DC018EE">
        <w:rPr>
          <w:rFonts w:ascii="Courier New" w:hAnsi="Courier New" w:cs="Courier New"/>
          <w:sz w:val="18"/>
          <w:szCs w:val="18"/>
        </w:rPr>
        <w:t>log_median_household_income</w:t>
      </w:r>
      <w:r w:rsidRPr="3DC018EE">
        <w:rPr>
          <w:sz w:val="18"/>
          <w:szCs w:val="18"/>
        </w:rPr>
        <w:t xml:space="preserve"> </w:t>
      </w:r>
      <w:r>
        <w:t xml:space="preserve">is positive and statistically significant in the baseline model reported in </w:t>
      </w:r>
      <w:r>
        <w:fldChar w:fldCharType="begin"/>
      </w:r>
      <w:r>
        <w:instrText xml:space="preserve"> REF _Ref_tbl3 \h </w:instrText>
      </w:r>
      <w:r>
        <w:fldChar w:fldCharType="separate"/>
      </w:r>
      <w:r>
        <w:t>Table 3</w:t>
      </w:r>
      <w:r>
        <w:fldChar w:fldCharType="end"/>
      </w:r>
      <w:r>
        <w:t xml:space="preserve">, while </w:t>
      </w:r>
      <w:r w:rsidRPr="3DC018EE">
        <w:rPr>
          <w:rFonts w:ascii="Courier New" w:hAnsi="Courier New" w:cs="Courier New"/>
          <w:sz w:val="18"/>
          <w:szCs w:val="18"/>
        </w:rPr>
        <w:t>pct_black</w:t>
      </w:r>
      <w:r w:rsidRPr="3DC018EE">
        <w:rPr>
          <w:sz w:val="18"/>
          <w:szCs w:val="18"/>
        </w:rPr>
        <w:t xml:space="preserve"> </w:t>
      </w:r>
      <w:r>
        <w:t xml:space="preserve">and </w:t>
      </w:r>
      <w:r w:rsidRPr="3DC018EE">
        <w:rPr>
          <w:rFonts w:ascii="Courier New" w:hAnsi="Courier New" w:cs="Courier New"/>
          <w:sz w:val="18"/>
          <w:szCs w:val="18"/>
        </w:rPr>
        <w:t>pct_asian</w:t>
      </w:r>
      <w:r w:rsidRPr="3DC018EE">
        <w:rPr>
          <w:sz w:val="18"/>
          <w:szCs w:val="18"/>
        </w:rPr>
        <w:t xml:space="preserve"> </w:t>
      </w:r>
      <w:r>
        <w:t xml:space="preserve">are strongly negative. Solar resource potential behaves as expected: </w:t>
      </w:r>
      <w:r w:rsidRPr="3DC018EE">
        <w:rPr>
          <w:rFonts w:ascii="Courier New" w:hAnsi="Courier New" w:cs="Courier New"/>
          <w:sz w:val="18"/>
          <w:szCs w:val="18"/>
        </w:rPr>
        <w:t>ghi_mean_kwh_m2_day_2023</w:t>
      </w:r>
      <w:r w:rsidRPr="3DC018EE">
        <w:rPr>
          <w:sz w:val="18"/>
          <w:szCs w:val="18"/>
        </w:rPr>
        <w:t xml:space="preserve"> </w:t>
      </w:r>
      <w:r>
        <w:t>is positive and highly significant, suggesting that physical suitability is an important predictor of deployment.</w:t>
      </w:r>
    </w:p>
    <w:p w14:paraId="3E757C32" w14:textId="77777777" w:rsidR="00B86A12" w:rsidRDefault="00000000">
      <w:r>
        <w:t xml:space="preserve">These disparities remain substantively present as the model becomes more demanding. Adding educational attainment (Model 2; Section </w:t>
      </w:r>
      <w:r>
        <w:fldChar w:fldCharType="begin"/>
      </w:r>
      <w:r>
        <w:instrText xml:space="preserve"> REF _Ref_sec_model2 \r \h </w:instrText>
      </w:r>
      <w:r>
        <w:fldChar w:fldCharType="separate"/>
      </w:r>
      <w:r>
        <w:t>6.7.2</w:t>
      </w:r>
      <w:r>
        <w:fldChar w:fldCharType="end"/>
      </w:r>
      <w:r>
        <w:t>) strengthens the estimated income effect and makes the coefficient on</w:t>
      </w:r>
      <w:r w:rsidRPr="3DC018EE">
        <w:rPr>
          <w:rFonts w:ascii="Courier New" w:hAnsi="Courier New"/>
          <w:sz w:val="18"/>
          <w:szCs w:val="18"/>
        </w:rPr>
        <w:t xml:space="preserve"> pct_hispanic</w:t>
      </w:r>
      <w:r>
        <w:t xml:space="preserve"> negative and statistically significant as well, while the negative coefficients on</w:t>
      </w:r>
      <w:r w:rsidRPr="3DC018EE">
        <w:rPr>
          <w:rFonts w:ascii="Courier New" w:hAnsi="Courier New"/>
          <w:sz w:val="18"/>
          <w:szCs w:val="18"/>
        </w:rPr>
        <w:t xml:space="preserve"> pct_black</w:t>
      </w:r>
      <w:r>
        <w:t xml:space="preserve"> and</w:t>
      </w:r>
      <w:r w:rsidRPr="3DC018EE">
        <w:rPr>
          <w:rFonts w:ascii="Courier New" w:hAnsi="Courier New"/>
          <w:sz w:val="18"/>
          <w:szCs w:val="18"/>
        </w:rPr>
        <w:t xml:space="preserve"> pct_asian</w:t>
      </w:r>
      <w:r>
        <w:t xml:space="preserve"> remain large. In the county-clustered specification (Model 5C; Section </w:t>
      </w:r>
      <w:r>
        <w:fldChar w:fldCharType="begin"/>
      </w:r>
      <w:r>
        <w:instrText xml:space="preserve"> REF _Ref_sec_model5 \r \h </w:instrText>
      </w:r>
      <w:r>
        <w:fldChar w:fldCharType="separate"/>
      </w:r>
      <w:r>
        <w:t>6.7.5</w:t>
      </w:r>
      <w:r>
        <w:fldChar w:fldCharType="end"/>
      </w:r>
      <w:r>
        <w:t xml:space="preserve">), the income effect </w:t>
      </w:r>
      <w:r>
        <w:lastRenderedPageBreak/>
        <w:t>attenuates and becomes marginal, but the negative coefficient on</w:t>
      </w:r>
      <w:r w:rsidRPr="3DC018EE">
        <w:rPr>
          <w:rFonts w:ascii="Courier New" w:hAnsi="Courier New"/>
          <w:sz w:val="18"/>
          <w:szCs w:val="18"/>
        </w:rPr>
        <w:t xml:space="preserve"> pct_asian</w:t>
      </w:r>
      <w:r>
        <w:t xml:space="preserve"> remains strongly significant, and the negative coefficient on</w:t>
      </w:r>
      <w:r w:rsidRPr="3DC018EE">
        <w:rPr>
          <w:rFonts w:ascii="Courier New" w:hAnsi="Courier New"/>
          <w:sz w:val="18"/>
          <w:szCs w:val="18"/>
        </w:rPr>
        <w:t xml:space="preserve"> pct_black</w:t>
      </w:r>
      <w:r>
        <w:t xml:space="preserve"> remains statistically distinguishable from zero. In the infrastructure-control and demand-proxy models (Models 7 and 8; Sections </w:t>
      </w:r>
      <w:r>
        <w:fldChar w:fldCharType="begin"/>
      </w:r>
      <w:r>
        <w:instrText xml:space="preserve"> REF _Ref_sec_model7 \r \h </w:instrText>
      </w:r>
      <w:r>
        <w:fldChar w:fldCharType="separate"/>
      </w:r>
      <w:r>
        <w:t>6.7.7</w:t>
      </w:r>
      <w:r>
        <w:fldChar w:fldCharType="end"/>
      </w:r>
      <w:r>
        <w:t xml:space="preserve"> and </w:t>
      </w:r>
      <w:r>
        <w:fldChar w:fldCharType="begin"/>
      </w:r>
      <w:r>
        <w:instrText xml:space="preserve"> REF _Ref_sec_model8 \r \h </w:instrText>
      </w:r>
      <w:r>
        <w:fldChar w:fldCharType="separate"/>
      </w:r>
      <w:r>
        <w:t>6.7.8</w:t>
      </w:r>
      <w:r>
        <w:fldChar w:fldCharType="end"/>
      </w:r>
      <w:r>
        <w:t>), the PV results continue to show large negative associations for</w:t>
      </w:r>
      <w:r w:rsidRPr="3DC018EE">
        <w:rPr>
          <w:rFonts w:ascii="Courier New" w:hAnsi="Courier New"/>
          <w:sz w:val="18"/>
          <w:szCs w:val="18"/>
        </w:rPr>
        <w:t xml:space="preserve"> pct_black</w:t>
      </w:r>
      <w:r>
        <w:t xml:space="preserve"> and</w:t>
      </w:r>
      <w:r w:rsidRPr="3DC018EE">
        <w:rPr>
          <w:rFonts w:ascii="Courier New" w:hAnsi="Courier New"/>
          <w:sz w:val="18"/>
          <w:szCs w:val="18"/>
        </w:rPr>
        <w:t xml:space="preserve"> pct_asian</w:t>
      </w:r>
      <w:r>
        <w:t>, indicating that these patterns are not explained away by existing energy infrastructure or underlying electricity demand.</w:t>
      </w:r>
    </w:p>
    <w:p w14:paraId="3C2A52EC" w14:textId="77777777" w:rsidR="00B86A12" w:rsidRDefault="00000000">
      <w:r>
        <w:t xml:space="preserve">Substantively, the solar results are the clearest evidence in the paper that demographic disparities persist even after accounting for major “ability to adopt” and resource variables. The persistence of the race/ethnicity coefficients after controlling for income, poverty, and solar irradiance suggests that the PV gap is not simply a byproduct of lower-income areas having worse solar resource conditions. Standard errors here are heteroskedasticity-robust; spatial-robust alternatives that allow residuals to covary with distance are reported in </w:t>
      </w:r>
      <w:r>
        <w:fldChar w:fldCharType="begin"/>
      </w:r>
      <w:r>
        <w:instrText xml:space="preserve"> REF _Ref_tbl_conley \h </w:instrText>
      </w:r>
      <w:r>
        <w:fldChar w:fldCharType="separate"/>
      </w:r>
      <w:r>
        <w:t>Table 9</w:t>
      </w:r>
      <w:r>
        <w:fldChar w:fldCharType="end"/>
      </w:r>
      <w:r>
        <w:t xml:space="preserve">. </w:t>
      </w:r>
      <w:r>
        <w:fldChar w:fldCharType="begin"/>
      </w:r>
      <w:r>
        <w:instrText xml:space="preserve"> REF _Ref_fig19 \h </w:instrText>
      </w:r>
      <w:r>
        <w:fldChar w:fldCharType="separate"/>
      </w:r>
      <w:r>
        <w:t>Figure 19</w:t>
      </w:r>
      <w:r>
        <w:fldChar w:fldCharType="end"/>
      </w:r>
      <w:r>
        <w:t xml:space="preserve"> maps observed PV adoption against the Model 1 standardized residuals and shows the spatial clustering those alternatives are designed to handle.</w:t>
      </w:r>
    </w:p>
    <w:p w14:paraId="50EF1159" w14:textId="77777777" w:rsidR="00B93869" w:rsidRDefault="00000000">
      <w:r>
        <w:t>The coefficient on pct_asian deserves separate comment, because it points in different directions across technologies and because housing composition explains most of that difference. In the baseline specification the standardized coefficient is -0.082 for PV and -0.252 for storage, and it is positive for EV charging at 0.058 (p = 0.005). Adding exhaustive housing structure and tenure (Model 2D) moves the PV coefficient to -0.051 and the storage coefficient to -0.171, while the charging coefficient falls to -0.008 and is no longer distinguishable from zero (p = 0.68). The apparent sign difference is therefore not a stable feature of the data. It reflects the housing stock: the two technologies that require an owned roof or a dedicated service panel attenuate once housing type and tenure enter, and the one sited at workplaces and commercial locations collapses to zero. What remains is the substantive result. Across every specification in the ladder the PV and storage coefficients on pct_asian stay negative at p &lt; 0.001, so housing composition accounts for part of the gap and not for all of it.</w:t>
      </w:r>
    </w:p>
    <w:p w14:paraId="3EBBE986" w14:textId="77777777" w:rsidR="00F121D0" w:rsidRDefault="00A51986" w:rsidP="00F121D0">
      <w:pPr>
        <w:keepNext/>
        <w:jc w:val="center"/>
      </w:pPr>
      <w:commentRangeStart w:id="15"/>
      <w:r>
        <w:rPr>
          <w:noProof/>
        </w:rPr>
        <w:lastRenderedPageBreak/>
        <w:drawing>
          <wp:inline distT="0" distB="0" distL="0" distR="0" wp14:anchorId="42D8B59F" wp14:editId="107FF428">
            <wp:extent cx="4438015" cy="4909000"/>
            <wp:effectExtent l="0" t="0" r="0" b="1905"/>
            <wp:docPr id="16649130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3009" name="Graphic 1664913009"/>
                    <pic:cNvPicPr/>
                  </pic:nvPicPr>
                  <pic:blipFill rotWithShape="1">
                    <a:blip r:embed="rId13"/>
                    <a:srcRect b="3445"/>
                    <a:stretch>
                      <a:fillRect/>
                    </a:stretch>
                  </pic:blipFill>
                  <pic:spPr bwMode="auto">
                    <a:xfrm>
                      <a:off x="0" y="0"/>
                      <a:ext cx="4438015" cy="4909000"/>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00465D57">
        <w:rPr>
          <w:rStyle w:val="CommentReference"/>
          <w:sz w:val="22"/>
          <w:szCs w:val="22"/>
        </w:rPr>
        <w:commentReference w:id="15"/>
      </w:r>
    </w:p>
    <w:p w14:paraId="49FA7F96" w14:textId="096DB929" w:rsidR="00B86A12" w:rsidRDefault="00F121D0" w:rsidP="00F121D0">
      <w:pPr>
        <w:pStyle w:val="Caption"/>
        <w:jc w:val="center"/>
      </w:pPr>
      <w:bookmarkStart w:id="16" w:name="_Ref_fig6"/>
      <w:r>
        <w:t xml:space="preserve">Figure </w:t>
      </w:r>
      <w:r w:rsidR="008A7C5A">
        <w:fldChar w:fldCharType="begin"/>
      </w:r>
      <w:r w:rsidR="008A7C5A">
        <w:instrText xml:space="preserve"> SEQ Figure \* ARABIC </w:instrText>
      </w:r>
      <w:r w:rsidR="008A7C5A">
        <w:fldChar w:fldCharType="separate"/>
      </w:r>
      <w:r w:rsidR="008A7C5A">
        <w:rPr>
          <w:noProof/>
        </w:rPr>
        <w:t>6</w:t>
      </w:r>
      <w:r w:rsidR="008A7C5A">
        <w:rPr>
          <w:noProof/>
        </w:rPr>
        <w:fldChar w:fldCharType="end"/>
      </w:r>
      <w:bookmarkEnd w:id="16"/>
      <w:r>
        <w:t xml:space="preserve">: </w:t>
      </w:r>
      <w:r w:rsidR="00603C3A">
        <w:t>Stan</w:t>
      </w:r>
      <w:r w:rsidR="00603C3A">
        <w:t>dardized robustness summary for y_pv. Each panel traces one coefficient across the model ladder, with 95% confidence bands; filled markers denote p &lt; 0.05.</w:t>
      </w:r>
    </w:p>
    <w:p w14:paraId="29FD8964" w14:textId="77777777" w:rsidR="00B86A12" w:rsidRDefault="00000000">
      <w:pPr>
        <w:pStyle w:val="Heading2"/>
        <w:numPr>
          <w:ilvl w:val="1"/>
          <w:numId w:val="11"/>
        </w:numPr>
      </w:pPr>
      <w:bookmarkStart w:id="17" w:name="_Ref_sec_r_storage"/>
      <w:r>
        <w:t>Storage: the strongest and most consistent inequities</w:t>
      </w:r>
      <w:bookmarkEnd w:id="17"/>
    </w:p>
    <w:p w14:paraId="7E8C8A61" w14:textId="77777777" w:rsidR="00B86A12" w:rsidRDefault="00000000">
      <w:r>
        <w:t xml:space="preserve">Battery storage exhibits the strongest and most stable disparity pattern of the main DER outcomes. </w:t>
      </w:r>
      <w:r>
        <w:fldChar w:fldCharType="begin"/>
      </w:r>
      <w:r>
        <w:instrText xml:space="preserve"> REF _Ref_fig7 \h </w:instrText>
      </w:r>
      <w:r>
        <w:fldChar w:fldCharType="separate"/>
      </w:r>
      <w:r>
        <w:t>Figure 7</w:t>
      </w:r>
      <w:r>
        <w:fldChar w:fldCharType="end"/>
      </w:r>
      <w:r>
        <w:t xml:space="preserve"> shows that in the baseline storage model (</w:t>
      </w:r>
      <w:r>
        <w:fldChar w:fldCharType="begin"/>
      </w:r>
      <w:r>
        <w:instrText xml:space="preserve"> REF _Ref_tbl3 \h </w:instrText>
      </w:r>
      <w:r>
        <w:fldChar w:fldCharType="separate"/>
      </w:r>
      <w:r>
        <w:t>Table 3</w:t>
      </w:r>
      <w:r>
        <w:fldChar w:fldCharType="end"/>
      </w:r>
      <w:r>
        <w:t xml:space="preserve">) </w:t>
      </w:r>
      <w:r w:rsidRPr="3DC018EE">
        <w:rPr>
          <w:rFonts w:ascii="Courier New" w:hAnsi="Courier New" w:cs="Courier New"/>
          <w:sz w:val="18"/>
          <w:szCs w:val="18"/>
        </w:rPr>
        <w:t>log_median_household_income</w:t>
      </w:r>
      <w:r w:rsidRPr="3DC018EE">
        <w:rPr>
          <w:sz w:val="18"/>
          <w:szCs w:val="18"/>
        </w:rPr>
        <w:t xml:space="preserve"> </w:t>
      </w:r>
      <w:r>
        <w:t xml:space="preserve">is strongly positive, while </w:t>
      </w:r>
      <w:r w:rsidRPr="3DC018EE">
        <w:rPr>
          <w:rFonts w:ascii="Courier New" w:hAnsi="Courier New" w:cs="Courier New"/>
          <w:sz w:val="18"/>
          <w:szCs w:val="18"/>
        </w:rPr>
        <w:t>pct_black</w:t>
      </w:r>
      <w:r>
        <w:t xml:space="preserve">, </w:t>
      </w:r>
      <w:r w:rsidRPr="3DC018EE">
        <w:rPr>
          <w:rFonts w:ascii="Courier New" w:hAnsi="Courier New" w:cs="Courier New"/>
          <w:sz w:val="18"/>
          <w:szCs w:val="18"/>
        </w:rPr>
        <w:t>pct_hispanic</w:t>
      </w:r>
      <w:r>
        <w:t xml:space="preserve">, and </w:t>
      </w:r>
      <w:r w:rsidRPr="3DC018EE">
        <w:rPr>
          <w:rFonts w:ascii="Courier New" w:hAnsi="Courier New" w:cs="Courier New"/>
          <w:sz w:val="18"/>
          <w:szCs w:val="18"/>
        </w:rPr>
        <w:t>pct_asian</w:t>
      </w:r>
      <w:r w:rsidRPr="3DC018EE">
        <w:rPr>
          <w:sz w:val="18"/>
          <w:szCs w:val="18"/>
        </w:rPr>
        <w:t xml:space="preserve"> </w:t>
      </w:r>
      <w:r>
        <w:t xml:space="preserve">are all negative. Compared with the PV results in Section </w:t>
      </w:r>
      <w:r>
        <w:fldChar w:fldCharType="begin"/>
      </w:r>
      <w:r>
        <w:instrText xml:space="preserve"> REF _Ref_sec_r_pv \r \h </w:instrText>
      </w:r>
      <w:r>
        <w:fldChar w:fldCharType="separate"/>
      </w:r>
      <w:r>
        <w:t>4.2</w:t>
      </w:r>
      <w:r>
        <w:fldChar w:fldCharType="end"/>
      </w:r>
      <w:r>
        <w:t>, the storage coefficients are larger in magnitude and remain negative across nearly every robustness check examined.</w:t>
      </w:r>
    </w:p>
    <w:p w14:paraId="70A5AF42" w14:textId="77777777" w:rsidR="00B86A12" w:rsidRDefault="00000000">
      <w:r>
        <w:t>This pattern survives the addition of extra socioeconomic controls, clustered standard errors, infrastructure variables, and electricity demand. In Model 2, the income effect becomes even larger, and the negative coefficients on</w:t>
      </w:r>
      <w:r>
        <w:rPr>
          <w:rFonts w:ascii="Courier New" w:hAnsi="Courier New"/>
          <w:sz w:val="18"/>
        </w:rPr>
        <w:t xml:space="preserve"> pct_black</w:t>
      </w:r>
      <w:r>
        <w:t>,</w:t>
      </w:r>
      <w:r>
        <w:rPr>
          <w:rFonts w:ascii="Courier New" w:hAnsi="Courier New"/>
          <w:sz w:val="18"/>
        </w:rPr>
        <w:t xml:space="preserve"> pct_hispanic</w:t>
      </w:r>
      <w:r>
        <w:t>, and</w:t>
      </w:r>
      <w:r>
        <w:rPr>
          <w:rFonts w:ascii="Courier New" w:hAnsi="Courier New"/>
          <w:sz w:val="18"/>
        </w:rPr>
        <w:t xml:space="preserve"> pct_asian</w:t>
      </w:r>
      <w:r>
        <w:t xml:space="preserve"> remain large and precisely estimated. In the county-clustered specification (Model 5C), all three race/ethnicity variables remain negative and statistically significant. The same is true in the infrastructure-control and demand-proxy models. Unlike the EV charging outcome, the storage pattern does not appear to hinge on one especially unstable control or one fragile specification; it is persistent across the model ladder.</w:t>
      </w:r>
    </w:p>
    <w:p w14:paraId="1F417921" w14:textId="77777777" w:rsidR="00B86A12" w:rsidRDefault="00306FC0">
      <w:r>
        <w:t xml:space="preserve">We also estimate an additional robustness model, Model 9, that adds y_pv to the most controlled storage specification to ask whether storage inequities persist after conditioning on local PV deployment intensity. The PV term is large and positive (0.952, p &lt; 0.001), as expected for a solar-plus-storage pathway (Table 4), but the </w:t>
      </w:r>
      <w:r>
        <w:lastRenderedPageBreak/>
        <w:t>race coefficients remain negative and statistically significant: pct_black = -1.343 (p &lt; 0.001), pct_hispanic = -1.085 (p &lt; 0.001), and pct_asian = -1.287 (p &lt; 0.001). The conditional pct_bachelors_plus coefficient is also negative (-0.491, p = 0.026), despite the positive unadjusted education gradient, which is consistent with overlap among education, income, housing, and PV deployment. The storage gap is therefore not explained solely by unequal PV deployment upstream.</w:t>
      </w:r>
    </w:p>
    <w:p w14:paraId="2DD0AE19" w14:textId="77777777" w:rsidR="00F121D0" w:rsidRDefault="00F121D0" w:rsidP="00F121D0">
      <w:pPr>
        <w:pStyle w:val="Caption"/>
        <w:keepNext/>
      </w:pPr>
      <w:bookmarkStart w:id="18" w:name="_Ref_tbl4"/>
      <w:r>
        <w:t xml:space="preserve">Table </w:t>
      </w:r>
      <w:r>
        <w:fldChar w:fldCharType="begin"/>
      </w:r>
      <w:r>
        <w:instrText xml:space="preserve"> SEQ Table \* ARABIC </w:instrText>
      </w:r>
      <w:r>
        <w:fldChar w:fldCharType="separate"/>
      </w:r>
      <w:r>
        <w:t>4</w:t>
      </w:r>
      <w:r>
        <w:fldChar w:fldCharType="end"/>
      </w:r>
      <w:bookmarkEnd w:id="18"/>
      <w:r>
        <w:t>: Storage Model 9 PV-control robustness.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2442"/>
        <w:gridCol w:w="2420"/>
        <w:gridCol w:w="2409"/>
      </w:tblGrid>
      <w:tr w:rsidR="00B86A12" w14:paraId="4574D2BC" w14:textId="77777777">
        <w:trPr>
          <w:tblHeader/>
        </w:trPr>
        <w:tc>
          <w:tcPr>
            <w:tcW w:w="2520" w:type="dxa"/>
            <w:tcBorders>
              <w:bottom w:val="single" w:sz="6" w:space="0" w:color="auto"/>
            </w:tcBorders>
            <w:shd w:val="clear" w:color="auto" w:fill="F2EFE7"/>
          </w:tcPr>
          <w:p w14:paraId="39B3B705" w14:textId="77777777" w:rsidR="00E74C8C" w:rsidRDefault="00000000">
            <w:r>
              <w:rPr>
                <w:b/>
                <w:bCs/>
              </w:rPr>
              <w:t>Predictor</w:t>
            </w:r>
          </w:p>
        </w:tc>
        <w:tc>
          <w:tcPr>
            <w:tcW w:w="2520" w:type="dxa"/>
            <w:tcBorders>
              <w:bottom w:val="single" w:sz="6" w:space="0" w:color="auto"/>
            </w:tcBorders>
            <w:shd w:val="clear" w:color="auto" w:fill="F2EFE7"/>
          </w:tcPr>
          <w:p w14:paraId="3E810EA9" w14:textId="77777777" w:rsidR="00E74C8C" w:rsidRDefault="00000000">
            <w:r>
              <w:rPr>
                <w:b/>
                <w:bCs/>
              </w:rPr>
              <w:t>Coefficient</w:t>
            </w:r>
          </w:p>
        </w:tc>
        <w:tc>
          <w:tcPr>
            <w:tcW w:w="2520" w:type="dxa"/>
            <w:tcBorders>
              <w:bottom w:val="single" w:sz="6" w:space="0" w:color="auto"/>
            </w:tcBorders>
            <w:shd w:val="clear" w:color="auto" w:fill="F2EFE7"/>
          </w:tcPr>
          <w:p w14:paraId="781C4D0C" w14:textId="77777777" w:rsidR="00E74C8C" w:rsidRDefault="00000000">
            <w:r>
              <w:rPr>
                <w:b/>
                <w:bCs/>
              </w:rPr>
              <w:t>Robust SE</w:t>
            </w:r>
          </w:p>
        </w:tc>
        <w:tc>
          <w:tcPr>
            <w:tcW w:w="2520" w:type="dxa"/>
            <w:tcBorders>
              <w:bottom w:val="single" w:sz="6" w:space="0" w:color="auto"/>
            </w:tcBorders>
            <w:shd w:val="clear" w:color="auto" w:fill="F2EFE7"/>
          </w:tcPr>
          <w:p w14:paraId="70C4B586" w14:textId="77777777" w:rsidR="00E74C8C" w:rsidRDefault="00000000">
            <w:r>
              <w:rPr>
                <w:b/>
                <w:bCs/>
              </w:rPr>
              <w:t>p-value</w:t>
            </w:r>
          </w:p>
        </w:tc>
      </w:tr>
      <w:tr w:rsidR="00B86A12" w14:paraId="5F0DCC87" w14:textId="77777777">
        <w:tc>
          <w:tcPr>
            <w:tcW w:w="2520" w:type="dxa"/>
          </w:tcPr>
          <w:p w14:paraId="2DC55648" w14:textId="77777777" w:rsidR="00E74C8C" w:rsidRPr="00406B15" w:rsidRDefault="00000000">
            <w:pPr>
              <w:rPr>
                <w:rFonts w:ascii="Courier New" w:hAnsi="Courier New" w:cs="Courier New"/>
                <w:sz w:val="16"/>
                <w:szCs w:val="16"/>
              </w:rPr>
            </w:pPr>
            <w:r>
              <w:rPr>
                <w:rFonts w:ascii="Courier New" w:hAnsi="Courier New" w:cs="Courier New"/>
                <w:sz w:val="16"/>
                <w:szCs w:val="16"/>
              </w:rPr>
              <w:t>log_median_household_income</w:t>
            </w:r>
          </w:p>
        </w:tc>
        <w:tc>
          <w:tcPr>
            <w:tcW w:w="2520" w:type="dxa"/>
          </w:tcPr>
          <w:p w14:paraId="068BD5C9" w14:textId="77777777" w:rsidR="00184A8A" w:rsidRDefault="00000000">
            <w:r>
              <w:t>0.440***</w:t>
            </w:r>
          </w:p>
        </w:tc>
        <w:tc>
          <w:tcPr>
            <w:tcW w:w="2520" w:type="dxa"/>
          </w:tcPr>
          <w:p w14:paraId="3D953A64" w14:textId="77777777" w:rsidR="00184A8A" w:rsidRDefault="00000000">
            <w:r>
              <w:t>0.130</w:t>
            </w:r>
          </w:p>
        </w:tc>
        <w:tc>
          <w:tcPr>
            <w:tcW w:w="2520" w:type="dxa"/>
          </w:tcPr>
          <w:p w14:paraId="20EDD4EA" w14:textId="77777777" w:rsidR="00184A8A" w:rsidRDefault="00000000">
            <w:r>
              <w:t>&lt; 0.001</w:t>
            </w:r>
          </w:p>
        </w:tc>
      </w:tr>
      <w:tr w:rsidR="00B86A12" w14:paraId="0233BCC1" w14:textId="77777777">
        <w:tc>
          <w:tcPr>
            <w:tcW w:w="2520" w:type="dxa"/>
          </w:tcPr>
          <w:p w14:paraId="2F6C47BD" w14:textId="77777777" w:rsidR="00E74C8C" w:rsidRPr="00406B15" w:rsidRDefault="00000000">
            <w:pPr>
              <w:rPr>
                <w:rFonts w:ascii="Courier New" w:hAnsi="Courier New" w:cs="Courier New"/>
                <w:sz w:val="16"/>
                <w:szCs w:val="16"/>
              </w:rPr>
            </w:pPr>
            <w:r>
              <w:rPr>
                <w:rFonts w:ascii="Courier New" w:hAnsi="Courier New" w:cs="Courier New"/>
                <w:sz w:val="16"/>
                <w:szCs w:val="16"/>
              </w:rPr>
              <w:t>pct_black</w:t>
            </w:r>
          </w:p>
        </w:tc>
        <w:tc>
          <w:tcPr>
            <w:tcW w:w="2520" w:type="dxa"/>
          </w:tcPr>
          <w:p w14:paraId="6808D854" w14:textId="77777777" w:rsidR="00184A8A" w:rsidRDefault="00000000">
            <w:r>
              <w:t>-1.343***</w:t>
            </w:r>
          </w:p>
        </w:tc>
        <w:tc>
          <w:tcPr>
            <w:tcW w:w="2520" w:type="dxa"/>
          </w:tcPr>
          <w:p w14:paraId="365FF0F9" w14:textId="77777777" w:rsidR="00184A8A" w:rsidRDefault="00000000">
            <w:r>
              <w:t>0.288</w:t>
            </w:r>
          </w:p>
        </w:tc>
        <w:tc>
          <w:tcPr>
            <w:tcW w:w="2520" w:type="dxa"/>
          </w:tcPr>
          <w:p w14:paraId="19AC4DDC" w14:textId="77777777" w:rsidR="00184A8A" w:rsidRDefault="00000000">
            <w:r>
              <w:t>&lt; 0.001</w:t>
            </w:r>
          </w:p>
        </w:tc>
      </w:tr>
      <w:tr w:rsidR="00B86A12" w14:paraId="1F7DFC77" w14:textId="77777777">
        <w:tc>
          <w:tcPr>
            <w:tcW w:w="2520" w:type="dxa"/>
          </w:tcPr>
          <w:p w14:paraId="15DCE4B3" w14:textId="77777777" w:rsidR="00E74C8C" w:rsidRPr="00406B15" w:rsidRDefault="00000000">
            <w:pPr>
              <w:rPr>
                <w:rFonts w:ascii="Courier New" w:hAnsi="Courier New" w:cs="Courier New"/>
                <w:sz w:val="16"/>
                <w:szCs w:val="16"/>
              </w:rPr>
            </w:pPr>
            <w:r>
              <w:rPr>
                <w:rFonts w:ascii="Courier New" w:hAnsi="Courier New" w:cs="Courier New"/>
                <w:sz w:val="16"/>
                <w:szCs w:val="16"/>
              </w:rPr>
              <w:t>pct_hispanic</w:t>
            </w:r>
          </w:p>
        </w:tc>
        <w:tc>
          <w:tcPr>
            <w:tcW w:w="2520" w:type="dxa"/>
          </w:tcPr>
          <w:p w14:paraId="563E5D6D" w14:textId="77777777" w:rsidR="00184A8A" w:rsidRDefault="00000000">
            <w:r>
              <w:t>-1.085***</w:t>
            </w:r>
          </w:p>
        </w:tc>
        <w:tc>
          <w:tcPr>
            <w:tcW w:w="2520" w:type="dxa"/>
          </w:tcPr>
          <w:p w14:paraId="31930A7F" w14:textId="77777777" w:rsidR="00184A8A" w:rsidRDefault="00000000">
            <w:r>
              <w:t>0.139</w:t>
            </w:r>
          </w:p>
        </w:tc>
        <w:tc>
          <w:tcPr>
            <w:tcW w:w="2520" w:type="dxa"/>
          </w:tcPr>
          <w:p w14:paraId="71067330" w14:textId="77777777" w:rsidR="00184A8A" w:rsidRDefault="00000000">
            <w:r>
              <w:t>&lt; 0.001</w:t>
            </w:r>
          </w:p>
        </w:tc>
      </w:tr>
      <w:tr w:rsidR="00B86A12" w14:paraId="176AE910" w14:textId="77777777">
        <w:tc>
          <w:tcPr>
            <w:tcW w:w="2520" w:type="dxa"/>
          </w:tcPr>
          <w:p w14:paraId="3F4B16A8" w14:textId="77777777" w:rsidR="00E74C8C" w:rsidRPr="00406B15" w:rsidRDefault="00000000">
            <w:pPr>
              <w:rPr>
                <w:rFonts w:ascii="Courier New" w:hAnsi="Courier New" w:cs="Courier New"/>
                <w:sz w:val="16"/>
                <w:szCs w:val="16"/>
              </w:rPr>
            </w:pPr>
            <w:r>
              <w:rPr>
                <w:rFonts w:ascii="Courier New" w:hAnsi="Courier New" w:cs="Courier New"/>
                <w:sz w:val="16"/>
                <w:szCs w:val="16"/>
              </w:rPr>
              <w:t>pct_asian</w:t>
            </w:r>
          </w:p>
        </w:tc>
        <w:tc>
          <w:tcPr>
            <w:tcW w:w="2520" w:type="dxa"/>
          </w:tcPr>
          <w:p w14:paraId="3EB0F210" w14:textId="77777777" w:rsidR="00184A8A" w:rsidRDefault="00000000">
            <w:r>
              <w:t>-1.287***</w:t>
            </w:r>
          </w:p>
        </w:tc>
        <w:tc>
          <w:tcPr>
            <w:tcW w:w="2520" w:type="dxa"/>
          </w:tcPr>
          <w:p w14:paraId="25433125" w14:textId="77777777" w:rsidR="00184A8A" w:rsidRDefault="00000000">
            <w:r>
              <w:t>0.163</w:t>
            </w:r>
          </w:p>
        </w:tc>
        <w:tc>
          <w:tcPr>
            <w:tcW w:w="2520" w:type="dxa"/>
          </w:tcPr>
          <w:p w14:paraId="1DC13069" w14:textId="77777777" w:rsidR="00184A8A" w:rsidRDefault="00000000">
            <w:r>
              <w:t>&lt; 0.001</w:t>
            </w:r>
          </w:p>
        </w:tc>
      </w:tr>
      <w:tr w:rsidR="00B86A12" w14:paraId="7533174E" w14:textId="77777777">
        <w:tc>
          <w:tcPr>
            <w:tcW w:w="2520" w:type="dxa"/>
          </w:tcPr>
          <w:p w14:paraId="7B7BD823" w14:textId="77777777" w:rsidR="00E74C8C" w:rsidRPr="00C86F74" w:rsidRDefault="00000000">
            <w:pPr>
              <w:rPr>
                <w:rFonts w:ascii="Courier New" w:hAnsi="Courier New" w:cs="Courier New"/>
                <w:sz w:val="16"/>
                <w:szCs w:val="16"/>
              </w:rPr>
            </w:pPr>
            <w:r>
              <w:rPr>
                <w:rFonts w:ascii="Courier New" w:hAnsi="Courier New" w:cs="Courier New"/>
                <w:sz w:val="16"/>
                <w:szCs w:val="16"/>
              </w:rPr>
              <w:t>pct_bachelors_plus</w:t>
            </w:r>
          </w:p>
        </w:tc>
        <w:tc>
          <w:tcPr>
            <w:tcW w:w="2520" w:type="dxa"/>
          </w:tcPr>
          <w:p w14:paraId="591FA1F0" w14:textId="77777777" w:rsidR="00184A8A" w:rsidRDefault="00000000">
            <w:r>
              <w:t>-0.491**</w:t>
            </w:r>
          </w:p>
        </w:tc>
        <w:tc>
          <w:tcPr>
            <w:tcW w:w="2520" w:type="dxa"/>
          </w:tcPr>
          <w:p w14:paraId="2D944B55" w14:textId="77777777" w:rsidR="00184A8A" w:rsidRDefault="00000000">
            <w:r>
              <w:t>0.220</w:t>
            </w:r>
          </w:p>
        </w:tc>
        <w:tc>
          <w:tcPr>
            <w:tcW w:w="2520" w:type="dxa"/>
          </w:tcPr>
          <w:p w14:paraId="2D1AB8DF" w14:textId="77777777" w:rsidR="00184A8A" w:rsidRDefault="00000000">
            <w:r>
              <w:t>0.026</w:t>
            </w:r>
          </w:p>
        </w:tc>
      </w:tr>
      <w:tr w:rsidR="00B86A12" w14:paraId="6F7A6BBF" w14:textId="77777777">
        <w:tc>
          <w:tcPr>
            <w:tcW w:w="2520" w:type="dxa"/>
          </w:tcPr>
          <w:p w14:paraId="4411F270" w14:textId="77777777" w:rsidR="00E74C8C" w:rsidRPr="00406B15" w:rsidRDefault="00000000">
            <w:pPr>
              <w:rPr>
                <w:rFonts w:ascii="Courier New" w:hAnsi="Courier New" w:cs="Courier New"/>
                <w:sz w:val="16"/>
                <w:szCs w:val="16"/>
              </w:rPr>
            </w:pPr>
            <w:r>
              <w:rPr>
                <w:rFonts w:ascii="Courier New" w:hAnsi="Courier New" w:cs="Courier New"/>
                <w:sz w:val="16"/>
                <w:szCs w:val="16"/>
              </w:rPr>
              <w:t>y_pv</w:t>
            </w:r>
          </w:p>
        </w:tc>
        <w:tc>
          <w:tcPr>
            <w:tcW w:w="2520" w:type="dxa"/>
          </w:tcPr>
          <w:p w14:paraId="7F8E8A20" w14:textId="77777777" w:rsidR="00184A8A" w:rsidRDefault="00000000">
            <w:r>
              <w:t>0.952***</w:t>
            </w:r>
          </w:p>
        </w:tc>
        <w:tc>
          <w:tcPr>
            <w:tcW w:w="2520" w:type="dxa"/>
          </w:tcPr>
          <w:p w14:paraId="1A55ECDB" w14:textId="77777777" w:rsidR="00184A8A" w:rsidRDefault="00000000">
            <w:r>
              <w:t>0.170</w:t>
            </w:r>
          </w:p>
        </w:tc>
        <w:tc>
          <w:tcPr>
            <w:tcW w:w="2520" w:type="dxa"/>
          </w:tcPr>
          <w:p w14:paraId="6D6C515E" w14:textId="77777777" w:rsidR="00184A8A" w:rsidRDefault="00000000">
            <w:r>
              <w:t>&lt; 0.001</w:t>
            </w:r>
          </w:p>
        </w:tc>
      </w:tr>
    </w:tbl>
    <w:p w14:paraId="46846E1B" w14:textId="77777777" w:rsidR="00B86A12" w:rsidRDefault="00B86A12"/>
    <w:p w14:paraId="6180D50D" w14:textId="77777777" w:rsidR="00B86A12" w:rsidRDefault="00000000">
      <w:r>
        <w:t xml:space="preserve">These results suggest that storage adoption is not only income-sensitive but also more unevenly distributed across communities than EV charging and at least as unequal as PV, if not more so. Because storage is often discussed in terms of resilience, backup power, and outage protection, this result has especially important implications for energy equity: the communities with the greatest vulnerability to outages may not be the ones receiving the greatest access to storage. As above, spatial-robust standard errors for this specification are reported in </w:t>
      </w:r>
      <w:r>
        <w:fldChar w:fldCharType="begin"/>
      </w:r>
      <w:r>
        <w:instrText xml:space="preserve"> REF _Ref_tbl_conley \h </w:instrText>
      </w:r>
      <w:r>
        <w:fldChar w:fldCharType="separate"/>
      </w:r>
      <w:r>
        <w:t>Table 9</w:t>
      </w:r>
      <w:r>
        <w:fldChar w:fldCharType="end"/>
      </w:r>
      <w:r>
        <w:t>.</w:t>
      </w:r>
    </w:p>
    <w:p w14:paraId="267A4C5C" w14:textId="77777777" w:rsidR="00F121D0" w:rsidRDefault="00A51986" w:rsidP="00F121D0">
      <w:pPr>
        <w:keepNext/>
        <w:jc w:val="center"/>
      </w:pPr>
      <w:r>
        <w:rPr>
          <w:noProof/>
        </w:rPr>
        <w:lastRenderedPageBreak/>
        <w:drawing>
          <wp:inline distT="0" distB="0" distL="0" distR="0" wp14:anchorId="7792669E" wp14:editId="4C0CDE96">
            <wp:extent cx="4153955" cy="5260352"/>
            <wp:effectExtent l="0" t="0" r="0" b="3810"/>
            <wp:docPr id="19322939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9390" name="Graphic 193229390"/>
                    <pic:cNvPicPr/>
                  </pic:nvPicPr>
                  <pic:blipFill rotWithShape="1">
                    <a:blip r:embed="rId14"/>
                    <a:srcRect b="3376"/>
                    <a:stretch>
                      <a:fillRect/>
                    </a:stretch>
                  </pic:blipFill>
                  <pic:spPr bwMode="auto">
                    <a:xfrm>
                      <a:off x="0" y="0"/>
                      <a:ext cx="4153955" cy="5260352"/>
                    </a:xfrm>
                    <a:prstGeom prst="rect">
                      <a:avLst/>
                    </a:prstGeom>
                    <a:ln>
                      <a:noFill/>
                    </a:ln>
                    <a:extLst>
                      <a:ext uri="{53640926-AAD7-44D8-BBD7-CCE9431645EC}">
                        <a14:shadowObscured xmlns:a14="http://schemas.microsoft.com/office/drawing/2010/main"/>
                      </a:ext>
                    </a:extLst>
                  </pic:spPr>
                </pic:pic>
              </a:graphicData>
            </a:graphic>
          </wp:inline>
        </w:drawing>
      </w:r>
    </w:p>
    <w:p w14:paraId="3CD029D5" w14:textId="5ACED3CF" w:rsidR="00B86A12" w:rsidRDefault="00F121D0" w:rsidP="00F121D0">
      <w:pPr>
        <w:pStyle w:val="Caption"/>
        <w:jc w:val="center"/>
      </w:pPr>
      <w:bookmarkStart w:id="19" w:name="_Ref_fig7"/>
      <w:r>
        <w:t xml:space="preserve">Figure </w:t>
      </w:r>
      <w:r w:rsidRPr="3DC018EE">
        <w:fldChar w:fldCharType="begin"/>
      </w:r>
      <w:r>
        <w:instrText xml:space="preserve"> SEQ Figure \* ARABIC </w:instrText>
      </w:r>
      <w:r w:rsidRPr="3DC018EE">
        <w:fldChar w:fldCharType="separate"/>
      </w:r>
      <w:r w:rsidR="008A7C5A">
        <w:rPr>
          <w:noProof/>
        </w:rPr>
        <w:t>7</w:t>
      </w:r>
      <w:r w:rsidRPr="3DC018EE">
        <w:rPr>
          <w:noProof/>
        </w:rPr>
        <w:fldChar w:fldCharType="end"/>
      </w:r>
      <w:bookmarkEnd w:id="19"/>
      <w:r>
        <w:t xml:space="preserve">: Standardized robustness summary for </w:t>
      </w:r>
      <w:r w:rsidRPr="3DC018EE">
        <w:rPr>
          <w:rFonts w:ascii="Courier New" w:hAnsi="Courier New" w:cs="Courier New"/>
        </w:rPr>
        <w:t>y_storage.</w:t>
      </w:r>
      <w:r>
        <w:t xml:space="preserve"> Read together with </w:t>
      </w:r>
      <w:r>
        <w:fldChar w:fldCharType="begin"/>
      </w:r>
      <w:r>
        <w:instrText xml:space="preserve"> REF _Ref_fig6 \h </w:instrText>
      </w:r>
      <w:r>
        <w:fldChar w:fldCharType="separate"/>
      </w:r>
      <w:r>
        <w:t>Figure 6</w:t>
      </w:r>
      <w:r>
        <w:fldChar w:fldCharType="end"/>
      </w:r>
      <w:r>
        <w:t xml:space="preserve"> and </w:t>
      </w:r>
      <w:r>
        <w:fldChar w:fldCharType="begin"/>
      </w:r>
      <w:r>
        <w:instrText xml:space="preserve"> REF _Ref_tbl4 \h </w:instrText>
      </w:r>
      <w:r>
        <w:fldChar w:fldCharType="separate"/>
      </w:r>
      <w:r>
        <w:t>Table 4</w:t>
      </w:r>
      <w:r>
        <w:fldChar w:fldCharType="end"/>
      </w:r>
      <w:r>
        <w:t>, this figure highlights that the storage coefficients are generally larger and more persistent than the PV coefficients.</w:t>
      </w:r>
    </w:p>
    <w:p w14:paraId="18E1A400" w14:textId="77777777" w:rsidR="00B86A12" w:rsidRDefault="00000000">
      <w:pPr>
        <w:pStyle w:val="Heading2"/>
        <w:numPr>
          <w:ilvl w:val="1"/>
          <w:numId w:val="11"/>
        </w:numPr>
      </w:pPr>
      <w:bookmarkStart w:id="20" w:name="_Ref_sec_r_chargers"/>
      <w:r>
        <w:t>EV charging: aggregate disparities mask charger-type composition</w:t>
      </w:r>
      <w:bookmarkEnd w:id="20"/>
    </w:p>
    <w:p w14:paraId="235D62C0" w14:textId="77777777" w:rsidR="00B86A12" w:rsidRDefault="00000000">
      <w:r>
        <w:t xml:space="preserve">The EV charging results are more complex than the PV and storage findings in Sections </w:t>
      </w:r>
      <w:r>
        <w:fldChar w:fldCharType="begin"/>
      </w:r>
      <w:r>
        <w:instrText xml:space="preserve"> REF _Ref_sec_r_pv \r \h </w:instrText>
      </w:r>
      <w:r>
        <w:fldChar w:fldCharType="separate"/>
      </w:r>
      <w:r>
        <w:t>4.2</w:t>
      </w:r>
      <w:r>
        <w:fldChar w:fldCharType="end"/>
      </w:r>
      <w:r>
        <w:t xml:space="preserve"> and </w:t>
      </w:r>
      <w:r>
        <w:fldChar w:fldCharType="begin"/>
      </w:r>
      <w:r>
        <w:instrText xml:space="preserve"> REF _Ref_sec_r_storage \r \h </w:instrText>
      </w:r>
      <w:r>
        <w:fldChar w:fldCharType="separate"/>
      </w:r>
      <w:r>
        <w:t>4.3</w:t>
      </w:r>
      <w:r>
        <w:fldChar w:fldCharType="end"/>
      </w:r>
      <w:r>
        <w:t xml:space="preserve">. As shown in </w:t>
      </w:r>
      <w:r>
        <w:fldChar w:fldCharType="begin"/>
      </w:r>
      <w:r>
        <w:instrText xml:space="preserve"> REF _Ref_fig8 \h </w:instrText>
      </w:r>
      <w:r>
        <w:fldChar w:fldCharType="separate"/>
      </w:r>
      <w:r>
        <w:t>Figure 8</w:t>
      </w:r>
      <w:r>
        <w:fldChar w:fldCharType="end"/>
      </w:r>
      <w:r>
        <w:t xml:space="preserve">, the refreshed aggregate charger baseline in </w:t>
      </w:r>
      <w:r>
        <w:fldChar w:fldCharType="begin"/>
      </w:r>
      <w:r>
        <w:instrText xml:space="preserve"> REF _Ref_tbl3 \h </w:instrText>
      </w:r>
      <w:r>
        <w:fldChar w:fldCharType="separate"/>
      </w:r>
      <w:r>
        <w:t>Table 3</w:t>
      </w:r>
      <w:r>
        <w:fldChar w:fldCharType="end"/>
      </w:r>
      <w:r>
        <w:t xml:space="preserve"> has a positive but not conventionally significant income coefficient, a near-zero Black-share coefficient, a negative Hispanic-share coefficient, and a positive Asian-share coefficient. At the same time, </w:t>
      </w:r>
      <w:r w:rsidRPr="3DC018EE">
        <w:rPr>
          <w:rFonts w:ascii="Courier New" w:hAnsi="Courier New" w:cs="Courier New"/>
          <w:sz w:val="18"/>
          <w:szCs w:val="18"/>
        </w:rPr>
        <w:t>poverty_rate</w:t>
      </w:r>
      <w:r w:rsidRPr="3DC018EE">
        <w:rPr>
          <w:sz w:val="18"/>
          <w:szCs w:val="18"/>
        </w:rPr>
        <w:t xml:space="preserve"> </w:t>
      </w:r>
      <w:r>
        <w:t>is strongly positive. That positive poverty coefficient persists across several robustness checks, including county-clustered, infrastructure-control, and demand-proxy models.</w:t>
      </w:r>
    </w:p>
    <w:p w14:paraId="50A235EB" w14:textId="77777777" w:rsidR="00B86A12" w:rsidRDefault="00000000">
      <w:r>
        <w:t>The charger-type decomposition helps clarify what is going on. In the standardized baseline models, the positive aggregate association with poverty_rate is not present for y_level1_chargers, where the coefficient is small and statistically insignificant (0.002, p = 0.584). Instead, the aggregate pattern appears to be driven primarily by y_level2_chargers, where poverty_rate is positive and highly significant (0.166, p &lt; 0.001). For y_dc_fast_chargers, the coefficient on poverty_rate is also positive, but it is imprecisely estimated in the standardized baseline model (0.027, p = 0.202).</w:t>
      </w:r>
    </w:p>
    <w:p w14:paraId="79FB4DDC" w14:textId="77777777" w:rsidR="00B86A12" w:rsidRDefault="00000000">
      <w:r>
        <w:lastRenderedPageBreak/>
        <w:t>This matters for interpretation. A positive coefficient in the aggregate charger model should not be read as straightforward evidence that poorer communities have better household-serving charging access. The subtype results are more consistent with a siting story in which Level 2 and, to a lesser extent, DC fast infrastructure are concentrated in commercial, corridor, workplace, municipal, or otherwise non-residential locations that may be more common in poorer or more industrial ZIP/ZCTA areas. In that sense, the aggregate charger count is partly measuring infrastructure composition rather than a uniform access benefit. This is one of the most interesting findings in the paper because it shows that EV charging equity cannot be interpreted from a single aggregate charger metric alone. Disaggregating charger types changes the substantive meaning of the result and suggests that charger composition should be treated as central, not peripheral, in future equity work.</w:t>
      </w:r>
    </w:p>
    <w:p w14:paraId="38E6FACA" w14:textId="77777777" w:rsidR="00F121D0" w:rsidRDefault="00A51986" w:rsidP="00F121D0">
      <w:pPr>
        <w:keepNext/>
        <w:jc w:val="center"/>
      </w:pPr>
      <w:r>
        <w:rPr>
          <w:noProof/>
        </w:rPr>
        <w:drawing>
          <wp:inline distT="0" distB="0" distL="0" distR="0" wp14:anchorId="59CDCA80" wp14:editId="0156246B">
            <wp:extent cx="4160520" cy="5285242"/>
            <wp:effectExtent l="0" t="0" r="5080" b="0"/>
            <wp:docPr id="53799463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4639" name="Graphic 537994639"/>
                    <pic:cNvPicPr/>
                  </pic:nvPicPr>
                  <pic:blipFill rotWithShape="1">
                    <a:blip r:embed="rId15"/>
                    <a:srcRect b="3072"/>
                    <a:stretch>
                      <a:fillRect/>
                    </a:stretch>
                  </pic:blipFill>
                  <pic:spPr bwMode="auto">
                    <a:xfrm>
                      <a:off x="0" y="0"/>
                      <a:ext cx="4160520" cy="5285242"/>
                    </a:xfrm>
                    <a:prstGeom prst="rect">
                      <a:avLst/>
                    </a:prstGeom>
                    <a:ln>
                      <a:noFill/>
                    </a:ln>
                    <a:extLst>
                      <a:ext uri="{53640926-AAD7-44D8-BBD7-CCE9431645EC}">
                        <a14:shadowObscured xmlns:a14="http://schemas.microsoft.com/office/drawing/2010/main"/>
                      </a:ext>
                    </a:extLst>
                  </pic:spPr>
                </pic:pic>
              </a:graphicData>
            </a:graphic>
          </wp:inline>
        </w:drawing>
      </w:r>
    </w:p>
    <w:p w14:paraId="102FF99E" w14:textId="5A8232E4" w:rsidR="00B86A12" w:rsidRDefault="00F121D0" w:rsidP="00F121D0">
      <w:pPr>
        <w:pStyle w:val="Caption"/>
        <w:jc w:val="center"/>
      </w:pPr>
      <w:bookmarkStart w:id="21" w:name="_Ref_fig8"/>
      <w:r>
        <w:t xml:space="preserve">Figure </w:t>
      </w:r>
      <w:r w:rsidR="008A7C5A">
        <w:fldChar w:fldCharType="begin"/>
      </w:r>
      <w:r w:rsidR="008A7C5A">
        <w:instrText xml:space="preserve"> SEQ Figure \* ARABIC </w:instrText>
      </w:r>
      <w:r w:rsidR="008A7C5A">
        <w:fldChar w:fldCharType="separate"/>
      </w:r>
      <w:r w:rsidR="008A7C5A">
        <w:rPr>
          <w:noProof/>
        </w:rPr>
        <w:t>8</w:t>
      </w:r>
      <w:r w:rsidR="008A7C5A">
        <w:rPr>
          <w:noProof/>
        </w:rPr>
        <w:fldChar w:fldCharType="end"/>
      </w:r>
      <w:bookmarkEnd w:id="21"/>
      <w:r>
        <w:t>: Standardized robustness summary for aggregate y_chargers. This figure shows how the aggregate EV charging result behaves across specifications, but it does not by itself separate Level 1, Level 2, and DC fast charging.</w:t>
      </w:r>
    </w:p>
    <w:p w14:paraId="1B87DAE6" w14:textId="77777777" w:rsidR="00B140D9" w:rsidRDefault="00A51986" w:rsidP="00B140D9">
      <w:pPr>
        <w:keepNext/>
        <w:jc w:val="center"/>
      </w:pPr>
      <w:r>
        <w:rPr>
          <w:noProof/>
        </w:rPr>
        <w:lastRenderedPageBreak/>
        <w:drawing>
          <wp:inline distT="0" distB="0" distL="0" distR="0" wp14:anchorId="4573747E" wp14:editId="59FA1D1E">
            <wp:extent cx="4900295" cy="3276600"/>
            <wp:effectExtent l="0" t="0" r="1905" b="0"/>
            <wp:docPr id="198984934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9342" name="Graphic 1989849342"/>
                    <pic:cNvPicPr/>
                  </pic:nvPicPr>
                  <pic:blipFill rotWithShape="1">
                    <a:blip r:embed="rId16"/>
                    <a:srcRect b="4383"/>
                    <a:stretch>
                      <a:fillRect/>
                    </a:stretch>
                  </pic:blipFill>
                  <pic:spPr bwMode="auto">
                    <a:xfrm>
                      <a:off x="0" y="0"/>
                      <a:ext cx="4909751" cy="3282923"/>
                    </a:xfrm>
                    <a:prstGeom prst="rect">
                      <a:avLst/>
                    </a:prstGeom>
                    <a:ln>
                      <a:noFill/>
                    </a:ln>
                    <a:extLst>
                      <a:ext uri="{53640926-AAD7-44D8-BBD7-CCE9431645EC}">
                        <a14:shadowObscured xmlns:a14="http://schemas.microsoft.com/office/drawing/2010/main"/>
                      </a:ext>
                    </a:extLst>
                  </pic:spPr>
                </pic:pic>
              </a:graphicData>
            </a:graphic>
          </wp:inline>
        </w:drawing>
      </w:r>
    </w:p>
    <w:p w14:paraId="45E55B62" w14:textId="47709733" w:rsidR="00B86A12" w:rsidRDefault="00B140D9" w:rsidP="00B140D9">
      <w:pPr>
        <w:pStyle w:val="Caption"/>
        <w:jc w:val="center"/>
      </w:pPr>
      <w:bookmarkStart w:id="22" w:name="_Ref_fig9"/>
      <w:r>
        <w:t xml:space="preserve">Figure </w:t>
      </w:r>
      <w:r w:rsidR="008A7C5A">
        <w:fldChar w:fldCharType="begin"/>
      </w:r>
      <w:r w:rsidR="008A7C5A">
        <w:instrText xml:space="preserve"> SEQ Figure \* ARABIC </w:instrText>
      </w:r>
      <w:r w:rsidR="008A7C5A">
        <w:fldChar w:fldCharType="separate"/>
      </w:r>
      <w:r w:rsidR="008A7C5A">
        <w:rPr>
          <w:noProof/>
        </w:rPr>
        <w:t>9</w:t>
      </w:r>
      <w:r w:rsidR="008A7C5A">
        <w:rPr>
          <w:noProof/>
        </w:rPr>
        <w:fldChar w:fldCharType="end"/>
      </w:r>
      <w:bookmarkEnd w:id="22"/>
      <w:r>
        <w:t>: Baseline standardized coefficient comparison across aggregate charging, Level 1, Level 2, and DC fast. This figure shows the positive aggregate association with poverty rate is not present for Level 1 charging and is driven primarily by Level 2 charging.</w:t>
      </w:r>
    </w:p>
    <w:p w14:paraId="0AEF906D" w14:textId="77777777" w:rsidR="00B140D9" w:rsidRDefault="00B140D9" w:rsidP="00B140D9">
      <w:pPr>
        <w:pStyle w:val="Caption"/>
        <w:keepNext/>
      </w:pPr>
      <w:bookmarkStart w:id="23" w:name="_Ref_tbl5"/>
      <w:r>
        <w:t xml:space="preserve">Table </w:t>
      </w:r>
      <w:r>
        <w:fldChar w:fldCharType="begin"/>
      </w:r>
      <w:r>
        <w:instrText xml:space="preserve"> SEQ Table \* ARABIC </w:instrText>
      </w:r>
      <w:r>
        <w:fldChar w:fldCharType="separate"/>
      </w:r>
      <w:r>
        <w:t>5</w:t>
      </w:r>
      <w:r>
        <w:fldChar w:fldCharType="end"/>
      </w:r>
      <w:bookmarkEnd w:id="23"/>
      <w:r>
        <w:t>: EV charger subtype comparison in baseline models.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786"/>
        <w:gridCol w:w="1697"/>
        <w:gridCol w:w="1747"/>
        <w:gridCol w:w="1717"/>
      </w:tblGrid>
      <w:tr w:rsidR="00B86A12" w14:paraId="361D6AC1" w14:textId="77777777">
        <w:trPr>
          <w:tblHeader/>
        </w:trPr>
        <w:tc>
          <w:tcPr>
            <w:tcW w:w="2016" w:type="dxa"/>
            <w:tcBorders>
              <w:bottom w:val="single" w:sz="6" w:space="0" w:color="auto"/>
            </w:tcBorders>
            <w:shd w:val="clear" w:color="auto" w:fill="F2EFE7"/>
          </w:tcPr>
          <w:p w14:paraId="23846690" w14:textId="77777777" w:rsidR="00E74C8C" w:rsidRPr="00E80772" w:rsidRDefault="00000000">
            <w:pPr>
              <w:rPr>
                <w:b/>
                <w:bCs/>
              </w:rPr>
            </w:pPr>
            <w:r>
              <w:rPr>
                <w:b/>
                <w:bCs/>
              </w:rPr>
              <w:t>Predictor</w:t>
            </w:r>
          </w:p>
        </w:tc>
        <w:tc>
          <w:tcPr>
            <w:tcW w:w="2016" w:type="dxa"/>
            <w:tcBorders>
              <w:bottom w:val="single" w:sz="6" w:space="0" w:color="auto"/>
            </w:tcBorders>
            <w:shd w:val="clear" w:color="auto" w:fill="F2EFE7"/>
          </w:tcPr>
          <w:p w14:paraId="295F684C" w14:textId="77777777" w:rsidR="00E74C8C" w:rsidRDefault="00000000">
            <w:r>
              <w:rPr>
                <w:b/>
                <w:bCs/>
              </w:rPr>
              <w:t>Aggregate</w:t>
            </w:r>
          </w:p>
        </w:tc>
        <w:tc>
          <w:tcPr>
            <w:tcW w:w="2016" w:type="dxa"/>
            <w:tcBorders>
              <w:bottom w:val="single" w:sz="6" w:space="0" w:color="auto"/>
            </w:tcBorders>
            <w:shd w:val="clear" w:color="auto" w:fill="F2EFE7"/>
          </w:tcPr>
          <w:p w14:paraId="4C30F81C" w14:textId="77777777" w:rsidR="00E74C8C" w:rsidRDefault="00000000">
            <w:r>
              <w:rPr>
                <w:b/>
                <w:bCs/>
              </w:rPr>
              <w:t>Level 1</w:t>
            </w:r>
          </w:p>
        </w:tc>
        <w:tc>
          <w:tcPr>
            <w:tcW w:w="2016" w:type="dxa"/>
            <w:tcBorders>
              <w:bottom w:val="single" w:sz="6" w:space="0" w:color="auto"/>
            </w:tcBorders>
            <w:shd w:val="clear" w:color="auto" w:fill="F2EFE7"/>
          </w:tcPr>
          <w:p w14:paraId="0DAB3579" w14:textId="77777777" w:rsidR="00E74C8C" w:rsidRDefault="00000000">
            <w:r>
              <w:rPr>
                <w:b/>
                <w:bCs/>
              </w:rPr>
              <w:t>Level 2</w:t>
            </w:r>
          </w:p>
        </w:tc>
        <w:tc>
          <w:tcPr>
            <w:tcW w:w="2016" w:type="dxa"/>
            <w:tcBorders>
              <w:bottom w:val="single" w:sz="6" w:space="0" w:color="auto"/>
            </w:tcBorders>
            <w:shd w:val="clear" w:color="auto" w:fill="F2EFE7"/>
          </w:tcPr>
          <w:p w14:paraId="7C2F1AA0" w14:textId="77777777" w:rsidR="00E74C8C" w:rsidRDefault="00000000">
            <w:r>
              <w:rPr>
                <w:b/>
                <w:bCs/>
              </w:rPr>
              <w:t>DC Fast</w:t>
            </w:r>
          </w:p>
        </w:tc>
      </w:tr>
      <w:tr w:rsidR="00B86A12" w14:paraId="69ED8318" w14:textId="77777777">
        <w:tc>
          <w:tcPr>
            <w:tcW w:w="2016" w:type="dxa"/>
          </w:tcPr>
          <w:p w14:paraId="219546E8" w14:textId="77777777" w:rsidR="00E74C8C" w:rsidRPr="00E80772" w:rsidRDefault="00000000">
            <w:pPr>
              <w:rPr>
                <w:rFonts w:ascii="Courier New" w:hAnsi="Courier New" w:cs="Courier New"/>
                <w:sz w:val="18"/>
                <w:szCs w:val="18"/>
              </w:rPr>
            </w:pPr>
            <w:r>
              <w:rPr>
                <w:rFonts w:ascii="Courier New" w:hAnsi="Courier New" w:cs="Courier New"/>
                <w:sz w:val="18"/>
                <w:szCs w:val="18"/>
              </w:rPr>
              <w:t>log_median_household_income</w:t>
            </w:r>
          </w:p>
        </w:tc>
        <w:tc>
          <w:tcPr>
            <w:tcW w:w="2016" w:type="dxa"/>
          </w:tcPr>
          <w:p w14:paraId="76CDEF1F" w14:textId="77777777" w:rsidR="00184A8A" w:rsidRDefault="00000000">
            <w:r>
              <w:t>0.164* (0.098)</w:t>
            </w:r>
          </w:p>
        </w:tc>
        <w:tc>
          <w:tcPr>
            <w:tcW w:w="2016" w:type="dxa"/>
          </w:tcPr>
          <w:p w14:paraId="555B64FB" w14:textId="77777777" w:rsidR="00184A8A" w:rsidRDefault="00000000">
            <w:r>
              <w:t>-0.010 (0.011)</w:t>
            </w:r>
          </w:p>
        </w:tc>
        <w:tc>
          <w:tcPr>
            <w:tcW w:w="2016" w:type="dxa"/>
          </w:tcPr>
          <w:p w14:paraId="2E3DE09A" w14:textId="77777777" w:rsidR="00184A8A" w:rsidRDefault="00000000">
            <w:r>
              <w:t>0.203** (0.088)</w:t>
            </w:r>
          </w:p>
        </w:tc>
        <w:tc>
          <w:tcPr>
            <w:tcW w:w="2016" w:type="dxa"/>
          </w:tcPr>
          <w:p w14:paraId="16DE519C" w14:textId="77777777" w:rsidR="00184A8A" w:rsidRDefault="00000000">
            <w:r>
              <w:t>0.045 (0.056)</w:t>
            </w:r>
          </w:p>
        </w:tc>
      </w:tr>
      <w:tr w:rsidR="00B86A12" w14:paraId="5DCD08F9" w14:textId="77777777">
        <w:tc>
          <w:tcPr>
            <w:tcW w:w="2016" w:type="dxa"/>
          </w:tcPr>
          <w:p w14:paraId="57CB1D1D" w14:textId="77777777" w:rsidR="00E74C8C" w:rsidRPr="00E80772" w:rsidRDefault="00000000">
            <w:pPr>
              <w:rPr>
                <w:rFonts w:ascii="Courier New" w:hAnsi="Courier New" w:cs="Courier New"/>
                <w:sz w:val="18"/>
                <w:szCs w:val="18"/>
              </w:rPr>
            </w:pPr>
            <w:r>
              <w:rPr>
                <w:rFonts w:ascii="Courier New" w:hAnsi="Courier New" w:cs="Courier New"/>
                <w:sz w:val="18"/>
                <w:szCs w:val="18"/>
              </w:rPr>
              <w:t>pct_black</w:t>
            </w:r>
          </w:p>
        </w:tc>
        <w:tc>
          <w:tcPr>
            <w:tcW w:w="2016" w:type="dxa"/>
          </w:tcPr>
          <w:p w14:paraId="2628C2DE" w14:textId="77777777" w:rsidR="00184A8A" w:rsidRDefault="00000000">
            <w:r>
              <w:t>-0.007 (0.343)</w:t>
            </w:r>
          </w:p>
        </w:tc>
        <w:tc>
          <w:tcPr>
            <w:tcW w:w="2016" w:type="dxa"/>
          </w:tcPr>
          <w:p w14:paraId="04C8969E" w14:textId="77777777" w:rsidR="00184A8A" w:rsidRDefault="00000000">
            <w:r>
              <w:t>-0.004 (0.018)</w:t>
            </w:r>
          </w:p>
        </w:tc>
        <w:tc>
          <w:tcPr>
            <w:tcW w:w="2016" w:type="dxa"/>
          </w:tcPr>
          <w:p w14:paraId="1E46E851" w14:textId="77777777" w:rsidR="00184A8A" w:rsidRDefault="00000000">
            <w:r>
              <w:t>0.089 (0.323)</w:t>
            </w:r>
          </w:p>
        </w:tc>
        <w:tc>
          <w:tcPr>
            <w:tcW w:w="2016" w:type="dxa"/>
          </w:tcPr>
          <w:p w14:paraId="214B38C1" w14:textId="77777777" w:rsidR="00184A8A" w:rsidRDefault="00000000">
            <w:r>
              <w:t>-0.148 (0.155)</w:t>
            </w:r>
          </w:p>
        </w:tc>
      </w:tr>
      <w:tr w:rsidR="00B86A12" w14:paraId="5E45E9B2" w14:textId="77777777">
        <w:tc>
          <w:tcPr>
            <w:tcW w:w="2016" w:type="dxa"/>
          </w:tcPr>
          <w:p w14:paraId="1DDE0F87" w14:textId="77777777" w:rsidR="00E74C8C" w:rsidRPr="00E80772" w:rsidRDefault="00000000">
            <w:pPr>
              <w:rPr>
                <w:rFonts w:ascii="Courier New" w:hAnsi="Courier New" w:cs="Courier New"/>
                <w:sz w:val="18"/>
                <w:szCs w:val="18"/>
              </w:rPr>
            </w:pPr>
            <w:r>
              <w:rPr>
                <w:rFonts w:ascii="Courier New" w:hAnsi="Courier New" w:cs="Courier New"/>
                <w:sz w:val="18"/>
                <w:szCs w:val="18"/>
              </w:rPr>
              <w:t>pct_hispanic</w:t>
            </w:r>
          </w:p>
        </w:tc>
        <w:tc>
          <w:tcPr>
            <w:tcW w:w="2016" w:type="dxa"/>
          </w:tcPr>
          <w:p w14:paraId="6B066410" w14:textId="77777777" w:rsidR="00184A8A" w:rsidRDefault="00000000">
            <w:r>
              <w:t>-0.399*** (0.105)</w:t>
            </w:r>
          </w:p>
        </w:tc>
        <w:tc>
          <w:tcPr>
            <w:tcW w:w="2016" w:type="dxa"/>
          </w:tcPr>
          <w:p w14:paraId="6F39B897" w14:textId="77777777" w:rsidR="00184A8A" w:rsidRDefault="00000000">
            <w:r>
              <w:t>-0.018 (0.012)</w:t>
            </w:r>
          </w:p>
        </w:tc>
        <w:tc>
          <w:tcPr>
            <w:tcW w:w="2016" w:type="dxa"/>
          </w:tcPr>
          <w:p w14:paraId="146B5F96" w14:textId="77777777" w:rsidR="00184A8A" w:rsidRDefault="00000000">
            <w:r>
              <w:t>-0.478*** (0.089)</w:t>
            </w:r>
          </w:p>
        </w:tc>
        <w:tc>
          <w:tcPr>
            <w:tcW w:w="2016" w:type="dxa"/>
          </w:tcPr>
          <w:p w14:paraId="763EB22A" w14:textId="77777777" w:rsidR="00184A8A" w:rsidRDefault="00000000">
            <w:r>
              <w:t>0.013 (0.070)</w:t>
            </w:r>
          </w:p>
        </w:tc>
      </w:tr>
      <w:tr w:rsidR="00B86A12" w14:paraId="4AAC0885" w14:textId="77777777">
        <w:tc>
          <w:tcPr>
            <w:tcW w:w="2016" w:type="dxa"/>
          </w:tcPr>
          <w:p w14:paraId="3B2335D8" w14:textId="77777777" w:rsidR="00E74C8C" w:rsidRPr="00E80772" w:rsidRDefault="00000000">
            <w:pPr>
              <w:rPr>
                <w:rFonts w:ascii="Courier New" w:hAnsi="Courier New" w:cs="Courier New"/>
                <w:sz w:val="18"/>
                <w:szCs w:val="18"/>
              </w:rPr>
            </w:pPr>
            <w:r>
              <w:rPr>
                <w:rFonts w:ascii="Courier New" w:hAnsi="Courier New" w:cs="Courier New"/>
                <w:sz w:val="18"/>
                <w:szCs w:val="18"/>
              </w:rPr>
              <w:t>pct_asian</w:t>
            </w:r>
          </w:p>
        </w:tc>
        <w:tc>
          <w:tcPr>
            <w:tcW w:w="2016" w:type="dxa"/>
          </w:tcPr>
          <w:p w14:paraId="50D573B0" w14:textId="77777777" w:rsidR="00184A8A" w:rsidRDefault="00000000">
            <w:r>
              <w:t>0.410*** (0.146)</w:t>
            </w:r>
          </w:p>
        </w:tc>
        <w:tc>
          <w:tcPr>
            <w:tcW w:w="2016" w:type="dxa"/>
          </w:tcPr>
          <w:p w14:paraId="27C40713" w14:textId="77777777" w:rsidR="00184A8A" w:rsidRDefault="00000000">
            <w:r>
              <w:t>0.006 (0.006)</w:t>
            </w:r>
          </w:p>
        </w:tc>
        <w:tc>
          <w:tcPr>
            <w:tcW w:w="2016" w:type="dxa"/>
          </w:tcPr>
          <w:p w14:paraId="2650191A" w14:textId="77777777" w:rsidR="00184A8A" w:rsidRDefault="00000000">
            <w:r>
              <w:t>0.341** (0.141)</w:t>
            </w:r>
          </w:p>
        </w:tc>
        <w:tc>
          <w:tcPr>
            <w:tcW w:w="2016" w:type="dxa"/>
          </w:tcPr>
          <w:p w14:paraId="69DFD2EF" w14:textId="77777777" w:rsidR="00184A8A" w:rsidRDefault="00000000">
            <w:r>
              <w:t>0.135** (0.068)</w:t>
            </w:r>
          </w:p>
        </w:tc>
      </w:tr>
      <w:tr w:rsidR="00B86A12" w14:paraId="187B5FAC" w14:textId="77777777">
        <w:tc>
          <w:tcPr>
            <w:tcW w:w="2016" w:type="dxa"/>
          </w:tcPr>
          <w:p w14:paraId="44CFAD29" w14:textId="77777777" w:rsidR="00E74C8C" w:rsidRPr="00E80772" w:rsidRDefault="00000000">
            <w:pPr>
              <w:rPr>
                <w:rFonts w:ascii="Courier New" w:hAnsi="Courier New" w:cs="Courier New"/>
                <w:sz w:val="18"/>
                <w:szCs w:val="18"/>
              </w:rPr>
            </w:pPr>
            <w:r>
              <w:rPr>
                <w:rFonts w:ascii="Courier New" w:hAnsi="Courier New" w:cs="Courier New"/>
                <w:sz w:val="18"/>
                <w:szCs w:val="18"/>
              </w:rPr>
              <w:t>poverty_rate</w:t>
            </w:r>
          </w:p>
        </w:tc>
        <w:tc>
          <w:tcPr>
            <w:tcW w:w="2016" w:type="dxa"/>
          </w:tcPr>
          <w:p w14:paraId="6E32C560" w14:textId="77777777" w:rsidR="00184A8A" w:rsidRDefault="00000000">
            <w:r>
              <w:t>2.003*** (0.497)</w:t>
            </w:r>
          </w:p>
        </w:tc>
        <w:tc>
          <w:tcPr>
            <w:tcW w:w="2016" w:type="dxa"/>
          </w:tcPr>
          <w:p w14:paraId="2CCAD8A8" w14:textId="77777777" w:rsidR="00184A8A" w:rsidRDefault="00000000">
            <w:r>
              <w:t>0.030 (0.056)</w:t>
            </w:r>
          </w:p>
        </w:tc>
        <w:tc>
          <w:tcPr>
            <w:tcW w:w="2016" w:type="dxa"/>
          </w:tcPr>
          <w:p w14:paraId="7CE66458" w14:textId="77777777" w:rsidR="00184A8A" w:rsidRDefault="00000000">
            <w:r>
              <w:t>2.242*** (0.444)</w:t>
            </w:r>
          </w:p>
        </w:tc>
        <w:tc>
          <w:tcPr>
            <w:tcW w:w="2016" w:type="dxa"/>
          </w:tcPr>
          <w:p w14:paraId="2DA47077" w14:textId="77777777" w:rsidR="00184A8A" w:rsidRDefault="00000000">
            <w:r>
              <w:t>0.364 (0.285)</w:t>
            </w:r>
          </w:p>
        </w:tc>
      </w:tr>
      <w:tr w:rsidR="00B86A12" w14:paraId="621DFDBD" w14:textId="77777777">
        <w:tc>
          <w:tcPr>
            <w:tcW w:w="2016" w:type="dxa"/>
          </w:tcPr>
          <w:p w14:paraId="5012062D" w14:textId="77777777" w:rsidR="00184A8A" w:rsidRDefault="00000000">
            <w:r>
              <w:t>N</w:t>
            </w:r>
          </w:p>
        </w:tc>
        <w:tc>
          <w:tcPr>
            <w:tcW w:w="2016" w:type="dxa"/>
          </w:tcPr>
          <w:p w14:paraId="5E83CB21" w14:textId="77777777" w:rsidR="00184A8A" w:rsidRDefault="00000000">
            <w:r>
              <w:t>1,390</w:t>
            </w:r>
          </w:p>
        </w:tc>
        <w:tc>
          <w:tcPr>
            <w:tcW w:w="2016" w:type="dxa"/>
          </w:tcPr>
          <w:p w14:paraId="0114A894" w14:textId="77777777" w:rsidR="00184A8A" w:rsidRDefault="00000000">
            <w:r>
              <w:t>1,390</w:t>
            </w:r>
          </w:p>
        </w:tc>
        <w:tc>
          <w:tcPr>
            <w:tcW w:w="2016" w:type="dxa"/>
          </w:tcPr>
          <w:p w14:paraId="1093E559" w14:textId="77777777" w:rsidR="00184A8A" w:rsidRDefault="00000000">
            <w:r>
              <w:t>1,390</w:t>
            </w:r>
          </w:p>
        </w:tc>
        <w:tc>
          <w:tcPr>
            <w:tcW w:w="2016" w:type="dxa"/>
          </w:tcPr>
          <w:p w14:paraId="14D247ED" w14:textId="77777777" w:rsidR="00184A8A" w:rsidRDefault="00000000">
            <w:r>
              <w:t>1,390</w:t>
            </w:r>
          </w:p>
        </w:tc>
      </w:tr>
      <w:tr w:rsidR="00B86A12" w14:paraId="1DCDBA53" w14:textId="77777777">
        <w:tc>
          <w:tcPr>
            <w:tcW w:w="2016" w:type="dxa"/>
          </w:tcPr>
          <w:p w14:paraId="339C2B6B" w14:textId="77777777" w:rsidR="00184A8A" w:rsidRDefault="00000000">
            <w:r>
              <w:t>R²</w:t>
            </w:r>
          </w:p>
        </w:tc>
        <w:tc>
          <w:tcPr>
            <w:tcW w:w="2016" w:type="dxa"/>
          </w:tcPr>
          <w:p w14:paraId="093A6B63" w14:textId="77777777" w:rsidR="00184A8A" w:rsidRDefault="00000000">
            <w:r>
              <w:t>0.079</w:t>
            </w:r>
          </w:p>
        </w:tc>
        <w:tc>
          <w:tcPr>
            <w:tcW w:w="2016" w:type="dxa"/>
          </w:tcPr>
          <w:p w14:paraId="21365B55" w14:textId="77777777" w:rsidR="00184A8A" w:rsidRDefault="00000000">
            <w:r>
              <w:t>0.006</w:t>
            </w:r>
          </w:p>
        </w:tc>
        <w:tc>
          <w:tcPr>
            <w:tcW w:w="2016" w:type="dxa"/>
          </w:tcPr>
          <w:p w14:paraId="3D5A7F5B" w14:textId="77777777" w:rsidR="00184A8A" w:rsidRDefault="00000000">
            <w:r>
              <w:t>0.117</w:t>
            </w:r>
          </w:p>
        </w:tc>
        <w:tc>
          <w:tcPr>
            <w:tcW w:w="2016" w:type="dxa"/>
          </w:tcPr>
          <w:p w14:paraId="53D497BB" w14:textId="77777777" w:rsidR="00184A8A" w:rsidRDefault="00000000">
            <w:r>
              <w:t>0.012</w:t>
            </w:r>
          </w:p>
        </w:tc>
      </w:tr>
    </w:tbl>
    <w:p w14:paraId="7871D060" w14:textId="77777777" w:rsidR="00B86A12" w:rsidRDefault="00B86A12"/>
    <w:p w14:paraId="4153E4FE" w14:textId="77777777" w:rsidR="00B86A12" w:rsidRDefault="00000000">
      <w:pPr>
        <w:pStyle w:val="Heading2"/>
        <w:numPr>
          <w:ilvl w:val="1"/>
          <w:numId w:val="11"/>
        </w:numPr>
      </w:pPr>
      <w:bookmarkStart w:id="24" w:name="_Ref_sec_r_burden"/>
      <w:r>
        <w:t>Energy burden outcome results</w:t>
      </w:r>
      <w:bookmarkEnd w:id="24"/>
    </w:p>
    <w:p w14:paraId="4A84B053" w14:textId="77777777" w:rsidR="0014040F" w:rsidRDefault="00000000">
      <w:r>
        <w:t xml:space="preserve">The energy-burden outcomes provide affordability context for the DER results. In the matched burden sample, mean </w:t>
      </w:r>
      <w:bookmarkStart w:id="25" w:name="OLE_LINK3"/>
      <w:r w:rsidRPr="3DC018EE">
        <w:rPr>
          <w:rFonts w:ascii="Courier New" w:hAnsi="Courier New" w:cs="Courier New"/>
          <w:sz w:val="18"/>
          <w:szCs w:val="18"/>
        </w:rPr>
        <w:t>energy_burden_pct</w:t>
      </w:r>
      <w:r w:rsidRPr="3DC018EE">
        <w:rPr>
          <w:sz w:val="18"/>
          <w:szCs w:val="18"/>
        </w:rPr>
        <w:t xml:space="preserve"> </w:t>
      </w:r>
      <w:bookmarkEnd w:id="25"/>
      <w:r>
        <w:t xml:space="preserve">is about 2.2% and the interquartile range runs from roughly 1.5% to 2.8%, while </w:t>
      </w:r>
      <w:r w:rsidRPr="3DC018EE">
        <w:rPr>
          <w:rFonts w:ascii="Courier New" w:hAnsi="Courier New" w:cs="Courier New"/>
          <w:sz w:val="18"/>
          <w:szCs w:val="18"/>
        </w:rPr>
        <w:t>energy_burden_pct</w:t>
      </w:r>
      <w:r w:rsidRPr="3DC018EE">
        <w:rPr>
          <w:sz w:val="18"/>
          <w:szCs w:val="18"/>
        </w:rPr>
        <w:t xml:space="preserve"> </w:t>
      </w:r>
      <w:r>
        <w:t xml:space="preserve">is strongly negatively correlated with </w:t>
      </w:r>
      <w:bookmarkStart w:id="26" w:name="OLE_LINK4"/>
      <w:r w:rsidRPr="3DC018EE">
        <w:rPr>
          <w:rFonts w:ascii="Courier New" w:hAnsi="Courier New" w:cs="Courier New"/>
          <w:sz w:val="18"/>
          <w:szCs w:val="18"/>
        </w:rPr>
        <w:t>log_median_household_income</w:t>
      </w:r>
      <w:r w:rsidRPr="3DC018EE">
        <w:rPr>
          <w:sz w:val="18"/>
          <w:szCs w:val="18"/>
        </w:rPr>
        <w:t xml:space="preserve"> </w:t>
      </w:r>
      <w:bookmarkEnd w:id="26"/>
      <w:r>
        <w:t xml:space="preserve">(-0.746) and positively correlated with </w:t>
      </w:r>
      <w:r w:rsidRPr="3DC018EE">
        <w:rPr>
          <w:rFonts w:ascii="Courier New" w:hAnsi="Courier New" w:cs="Courier New"/>
          <w:sz w:val="18"/>
          <w:szCs w:val="18"/>
        </w:rPr>
        <w:t>poverty_rate</w:t>
      </w:r>
      <w:r w:rsidRPr="3DC018EE">
        <w:rPr>
          <w:sz w:val="18"/>
          <w:szCs w:val="18"/>
        </w:rPr>
        <w:t xml:space="preserve"> </w:t>
      </w:r>
      <w:r>
        <w:t xml:space="preserve">(0.545). The burden variables are therefore best read as a related affordability-stress layer rather than as cleanly orthogonal controls. </w:t>
      </w:r>
      <w:r>
        <w:fldChar w:fldCharType="begin"/>
      </w:r>
      <w:r>
        <w:instrText xml:space="preserve"> REF _Ref_newfig99 \h </w:instrText>
      </w:r>
      <w:r>
        <w:fldChar w:fldCharType="separate"/>
      </w:r>
      <w:r>
        <w:t>Figure 10</w:t>
      </w:r>
      <w:r>
        <w:fldChar w:fldCharType="end"/>
      </w:r>
      <w:r>
        <w:t xml:space="preserve"> shows the descriptive gradients linking neighborhood characteristics to both affordability outcomes.</w:t>
      </w:r>
    </w:p>
    <w:p w14:paraId="5F6D4800" w14:textId="77777777" w:rsidR="0014040F" w:rsidRDefault="00000000">
      <w:r>
        <w:t xml:space="preserve">In the baseline model with </w:t>
      </w:r>
      <w:r w:rsidRPr="3DC018EE">
        <w:rPr>
          <w:rFonts w:ascii="Courier New" w:hAnsi="Courier New" w:cs="Courier New"/>
          <w:sz w:val="18"/>
          <w:szCs w:val="18"/>
        </w:rPr>
        <w:t>energy_burden_pct</w:t>
      </w:r>
      <w:r w:rsidRPr="3DC018EE">
        <w:rPr>
          <w:sz w:val="18"/>
          <w:szCs w:val="18"/>
        </w:rPr>
        <w:t xml:space="preserve"> </w:t>
      </w:r>
      <w:r>
        <w:t xml:space="preserve">as the outcome, </w:t>
      </w:r>
      <w:r w:rsidRPr="3DC018EE">
        <w:rPr>
          <w:rFonts w:ascii="Courier New" w:hAnsi="Courier New" w:cs="Courier New"/>
          <w:sz w:val="18"/>
          <w:szCs w:val="18"/>
        </w:rPr>
        <w:t>log_median_household_income</w:t>
      </w:r>
      <w:r w:rsidRPr="3DC018EE">
        <w:rPr>
          <w:sz w:val="18"/>
          <w:szCs w:val="18"/>
        </w:rPr>
        <w:t xml:space="preserve"> </w:t>
      </w:r>
      <w:r>
        <w:t xml:space="preserve">is strongly negative (-0.0096, p &lt; 0.001), pct_hispanic is positive (0.0036, p &lt; 0.001), and pct_asian is negative (-0.0077, p &lt; 0.001), while pct_black and poverty_rate are not statistically distinguishable from zero after the included controls. For log_energy_gap_per_capita, income is again negative (-2.161, p &lt; 0.001), while pct_hispanic (1.531, p &lt; 0.001), pct_asian (1.741, p = 0.009), and poverty_rate (2.701, p = 0.039) are positive. </w:t>
      </w:r>
      <w:r>
        <w:fldChar w:fldCharType="begin"/>
      </w:r>
      <w:r>
        <w:instrText xml:space="preserve"> REF _Ref_newfig101 \h </w:instrText>
      </w:r>
      <w:r>
        <w:fldChar w:fldCharType="separate"/>
      </w:r>
      <w:r>
        <w:t>Figure 12</w:t>
      </w:r>
      <w:r>
        <w:fldChar w:fldCharType="end"/>
      </w:r>
      <w:r>
        <w:t xml:space="preserve"> traces these coefficients across the model ladder.</w:t>
      </w:r>
    </w:p>
    <w:p w14:paraId="7E701EC2" w14:textId="77777777" w:rsidR="00184A8A" w:rsidRDefault="3DC018EE">
      <w:r>
        <w:lastRenderedPageBreak/>
        <w:t xml:space="preserve">Model 9A (Section </w:t>
      </w:r>
      <w:r>
        <w:fldChar w:fldCharType="begin"/>
      </w:r>
      <w:r>
        <w:instrText xml:space="preserve"> REF _Ref_sec_model9 \r \h </w:instrText>
      </w:r>
      <w:r>
        <w:fldChar w:fldCharType="separate"/>
      </w:r>
      <w:r>
        <w:t>6.7.9</w:t>
      </w:r>
      <w:r>
        <w:fldChar w:fldCharType="end"/>
      </w:r>
      <w:r>
        <w:t xml:space="preserve">; </w:t>
      </w:r>
      <w:r>
        <w:fldChar w:fldCharType="begin"/>
      </w:r>
      <w:r>
        <w:instrText xml:space="preserve"> REF _Ref_fig_burden_der \h </w:instrText>
      </w:r>
      <w:r>
        <w:fldChar w:fldCharType="separate"/>
      </w:r>
      <w:r>
        <w:t>Figure 11</w:t>
      </w:r>
      <w:r>
        <w:fldChar w:fldCharType="end"/>
      </w:r>
      <w:r>
        <w:t>) reverses the direction of the question and adds the DER outcomes as predictors of affordability. Only aggregate EV charging is statistically distinguishable from zero: it is negatively associated with energy_burden_pct (-0.0011, p &lt; 0.001) and positively associated with log_energy_gap_per_capita (1.002, p &lt; 0.001). Solar PV, storage and the demand proxy are not significant for either outcome. Because the DER terms are themselves outcomes of the same demographic predictors, these coefficients describe associations and should not be read causally.</w:t>
      </w:r>
    </w:p>
    <w:p w14:paraId="2E58F4DC" w14:textId="77777777" w:rsidR="0014040F" w:rsidRDefault="00000000">
      <w:r>
        <w:t>These results reinforce the paper’s broader interpretation: affordability stress is itself spatially and demographically structured, but it does not make the DER outcomes interchangeable. PV and storage remain tied to different race and income patterns than aggregate charging, and the charging result still appears to reflect a mix of infrastructure siting and household-serving access rather than a single uniform affordability channel.</w:t>
      </w:r>
    </w:p>
    <w:p w14:paraId="25B6637B" w14:textId="77777777" w:rsidR="00157F04" w:rsidRDefault="00157F04">
      <w:r>
        <w:rPr>
          <w:noProof/>
        </w:rPr>
        <w:drawing>
          <wp:inline distT="0" distB="0" distL="0" distR="0" wp14:anchorId="0C038A07" wp14:editId="6F5EF139">
            <wp:extent cx="3081655" cy="1992986"/>
            <wp:effectExtent l="0" t="0" r="4445" b="1270"/>
            <wp:docPr id="1813751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109" name="Graphic 181375109"/>
                    <pic:cNvPicPr/>
                  </pic:nvPicPr>
                  <pic:blipFill>
                    <a:blip r:embed="rId17">
                      <a:extLst>
                        <a:ext uri="{96DAC541-7B7A-43D3-8B79-37D633B846F1}">
                          <asvg:svgBlip xmlns:asvg="http://schemas.microsoft.com/office/drawing/2016/SVG/main" r:embed="rId18"/>
                        </a:ext>
                      </a:extLst>
                    </a:blip>
                    <a:stretch>
                      <a:fillRect/>
                    </a:stretch>
                  </pic:blipFill>
                  <pic:spPr>
                    <a:xfrm>
                      <a:off x="0" y="0"/>
                      <a:ext cx="3127881" cy="2022881"/>
                    </a:xfrm>
                    <a:prstGeom prst="rect">
                      <a:avLst/>
                    </a:prstGeom>
                  </pic:spPr>
                </pic:pic>
              </a:graphicData>
            </a:graphic>
          </wp:inline>
        </w:drawing>
      </w:r>
      <w:r>
        <w:rPr>
          <w:noProof/>
        </w:rPr>
        <w:drawing>
          <wp:inline distT="0" distB="0" distL="0" distR="0" wp14:anchorId="2278B83B" wp14:editId="2C9D702D">
            <wp:extent cx="3070578" cy="1985824"/>
            <wp:effectExtent l="0" t="0" r="3175" b="0"/>
            <wp:docPr id="2791284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841" name="Graphic 27912841"/>
                    <pic:cNvPicPr/>
                  </pic:nvPicPr>
                  <pic:blipFill>
                    <a:blip r:embed="rId19">
                      <a:extLst>
                        <a:ext uri="{96DAC541-7B7A-43D3-8B79-37D633B846F1}">
                          <asvg:svgBlip xmlns:asvg="http://schemas.microsoft.com/office/drawing/2016/SVG/main" r:embed="rId20"/>
                        </a:ext>
                      </a:extLst>
                    </a:blip>
                    <a:stretch>
                      <a:fillRect/>
                    </a:stretch>
                  </pic:blipFill>
                  <pic:spPr>
                    <a:xfrm>
                      <a:off x="0" y="0"/>
                      <a:ext cx="3093215" cy="2000464"/>
                    </a:xfrm>
                    <a:prstGeom prst="rect">
                      <a:avLst/>
                    </a:prstGeom>
                  </pic:spPr>
                </pic:pic>
              </a:graphicData>
            </a:graphic>
          </wp:inline>
        </w:drawing>
      </w:r>
      <w:r>
        <w:rPr>
          <w:noProof/>
        </w:rPr>
        <w:drawing>
          <wp:inline distT="0" distB="0" distL="0" distR="0" wp14:anchorId="36BFAEEE" wp14:editId="3D84D930">
            <wp:extent cx="3059567" cy="1978702"/>
            <wp:effectExtent l="0" t="0" r="1270" b="2540"/>
            <wp:docPr id="9847528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287" name="Graphic 98475287"/>
                    <pic:cNvPicPr/>
                  </pic:nvPicPr>
                  <pic:blipFill>
                    <a:blip r:embed="rId21">
                      <a:extLst>
                        <a:ext uri="{96DAC541-7B7A-43D3-8B79-37D633B846F1}">
                          <asvg:svgBlip xmlns:asvg="http://schemas.microsoft.com/office/drawing/2016/SVG/main" r:embed="rId22"/>
                        </a:ext>
                      </a:extLst>
                    </a:blip>
                    <a:stretch>
                      <a:fillRect/>
                    </a:stretch>
                  </pic:blipFill>
                  <pic:spPr>
                    <a:xfrm>
                      <a:off x="0" y="0"/>
                      <a:ext cx="3068318" cy="1984362"/>
                    </a:xfrm>
                    <a:prstGeom prst="rect">
                      <a:avLst/>
                    </a:prstGeom>
                  </pic:spPr>
                </pic:pic>
              </a:graphicData>
            </a:graphic>
          </wp:inline>
        </w:drawing>
      </w:r>
      <w:r>
        <w:rPr>
          <w:noProof/>
        </w:rPr>
        <w:drawing>
          <wp:inline distT="0" distB="0" distL="0" distR="0" wp14:anchorId="09AE91DF" wp14:editId="6DCA87EA">
            <wp:extent cx="3194469" cy="1993691"/>
            <wp:effectExtent l="0" t="0" r="0" b="635"/>
            <wp:docPr id="171995697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6978" name="Graphic 1719956978"/>
                    <pic:cNvPicPr/>
                  </pic:nvPicPr>
                  <pic:blipFill>
                    <a:blip r:embed="rId23">
                      <a:extLst>
                        <a:ext uri="{96DAC541-7B7A-43D3-8B79-37D633B846F1}">
                          <asvg:svgBlip xmlns:asvg="http://schemas.microsoft.com/office/drawing/2016/SVG/main" r:embed="rId24"/>
                        </a:ext>
                      </a:extLst>
                    </a:blip>
                    <a:stretch>
                      <a:fillRect/>
                    </a:stretch>
                  </pic:blipFill>
                  <pic:spPr>
                    <a:xfrm>
                      <a:off x="0" y="0"/>
                      <a:ext cx="3194469" cy="1993691"/>
                    </a:xfrm>
                    <a:prstGeom prst="rect">
                      <a:avLst/>
                    </a:prstGeom>
                  </pic:spPr>
                </pic:pic>
              </a:graphicData>
            </a:graphic>
          </wp:inline>
        </w:drawing>
      </w:r>
      <w:r>
        <w:rPr>
          <w:noProof/>
        </w:rPr>
        <w:drawing>
          <wp:inline distT="0" distB="0" distL="0" distR="0" wp14:anchorId="793DDB76" wp14:editId="551931DB">
            <wp:extent cx="3081655" cy="1992987"/>
            <wp:effectExtent l="0" t="0" r="4445" b="1270"/>
            <wp:docPr id="174417310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3102" name="Graphic 1744173102"/>
                    <pic:cNvPicPr/>
                  </pic:nvPicPr>
                  <pic:blipFill>
                    <a:blip r:embed="rId25">
                      <a:extLst>
                        <a:ext uri="{96DAC541-7B7A-43D3-8B79-37D633B846F1}">
                          <asvg:svgBlip xmlns:asvg="http://schemas.microsoft.com/office/drawing/2016/SVG/main" r:embed="rId26"/>
                        </a:ext>
                      </a:extLst>
                    </a:blip>
                    <a:stretch>
                      <a:fillRect/>
                    </a:stretch>
                  </pic:blipFill>
                  <pic:spPr>
                    <a:xfrm>
                      <a:off x="0" y="0"/>
                      <a:ext cx="3081655" cy="1992987"/>
                    </a:xfrm>
                    <a:prstGeom prst="rect">
                      <a:avLst/>
                    </a:prstGeom>
                  </pic:spPr>
                </pic:pic>
              </a:graphicData>
            </a:graphic>
          </wp:inline>
        </w:drawing>
      </w:r>
      <w:r>
        <w:rPr>
          <w:noProof/>
        </w:rPr>
        <w:drawing>
          <wp:inline distT="0" distB="0" distL="0" distR="0" wp14:anchorId="06E1D3E5" wp14:editId="208A9D6F">
            <wp:extent cx="3223287" cy="1963711"/>
            <wp:effectExtent l="0" t="0" r="2540" b="5080"/>
            <wp:docPr id="17108715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71511" name="Graphic 1710871511"/>
                    <pic:cNvPicPr/>
                  </pic:nvPicPr>
                  <pic:blipFill>
                    <a:blip r:embed="rId27">
                      <a:extLst>
                        <a:ext uri="{96DAC541-7B7A-43D3-8B79-37D633B846F1}">
                          <asvg:svgBlip xmlns:asvg="http://schemas.microsoft.com/office/drawing/2016/SVG/main" r:embed="rId28"/>
                        </a:ext>
                      </a:extLst>
                    </a:blip>
                    <a:stretch>
                      <a:fillRect/>
                    </a:stretch>
                  </pic:blipFill>
                  <pic:spPr>
                    <a:xfrm>
                      <a:off x="0" y="0"/>
                      <a:ext cx="3228604" cy="1966950"/>
                    </a:xfrm>
                    <a:prstGeom prst="rect">
                      <a:avLst/>
                    </a:prstGeom>
                  </pic:spPr>
                </pic:pic>
              </a:graphicData>
            </a:graphic>
          </wp:inline>
        </w:drawing>
      </w:r>
    </w:p>
    <w:p w14:paraId="61132B11" w14:textId="7C2FAC00" w:rsidR="00537512" w:rsidRDefault="00000000">
      <w:pPr>
        <w:pStyle w:val="Caption"/>
        <w:keepNext/>
      </w:pPr>
      <w:bookmarkStart w:id="27" w:name="_Ref_newfig99"/>
      <w:r>
        <w:lastRenderedPageBreak/>
        <w:t xml:space="preserve">Figure </w:t>
      </w:r>
      <w:r w:rsidR="008A7C5A">
        <w:fldChar w:fldCharType="begin"/>
      </w:r>
      <w:r w:rsidR="008A7C5A">
        <w:instrText xml:space="preserve"> SEQ Figure \* ARABIC </w:instrText>
      </w:r>
      <w:r w:rsidR="008A7C5A">
        <w:fldChar w:fldCharType="separate"/>
      </w:r>
      <w:r w:rsidR="008A7C5A">
        <w:rPr>
          <w:noProof/>
        </w:rPr>
        <w:t>10</w:t>
      </w:r>
      <w:r w:rsidR="008A7C5A">
        <w:rPr>
          <w:noProof/>
        </w:rPr>
        <w:fldChar w:fldCharType="end"/>
      </w:r>
      <w:bookmarkEnd w:id="27"/>
      <w:r>
        <w:t>: Descriptive LOWESS gradients between neighborhood characteristics and the two energy-affordability outcomes. Curves are deterministic LOWESS fits with seeded bootstrap 95% confidence intervals.</w:t>
      </w:r>
    </w:p>
    <w:p w14:paraId="37680CA9" w14:textId="77777777" w:rsidR="00893723" w:rsidRDefault="00785640" w:rsidP="00893723">
      <w:pPr>
        <w:keepNext/>
      </w:pPr>
      <w:r>
        <w:rPr>
          <w:noProof/>
        </w:rPr>
        <w:drawing>
          <wp:inline distT="0" distB="0" distL="0" distR="0" wp14:anchorId="13623743" wp14:editId="013BB59B">
            <wp:extent cx="6400800" cy="5038725"/>
            <wp:effectExtent l="0" t="0" r="0" b="3175"/>
            <wp:docPr id="1452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506" name="Picture 145204506"/>
                    <pic:cNvPicPr/>
                  </pic:nvPicPr>
                  <pic:blipFill>
                    <a:blip r:embed="rId29"/>
                    <a:stretch>
                      <a:fillRect/>
                    </a:stretch>
                  </pic:blipFill>
                  <pic:spPr>
                    <a:xfrm>
                      <a:off x="0" y="0"/>
                      <a:ext cx="6400800" cy="5038725"/>
                    </a:xfrm>
                    <a:prstGeom prst="rect">
                      <a:avLst/>
                    </a:prstGeom>
                  </pic:spPr>
                </pic:pic>
              </a:graphicData>
            </a:graphic>
          </wp:inline>
        </w:drawing>
      </w:r>
    </w:p>
    <w:p w14:paraId="2DBA6EEF" w14:textId="69CED4B9" w:rsidR="00785640" w:rsidRDefault="00893723" w:rsidP="00893723">
      <w:pPr>
        <w:pStyle w:val="Caption"/>
        <w:jc w:val="center"/>
      </w:pPr>
      <w:bookmarkStart w:id="28" w:name="_Ref_fig_burden_der"/>
      <w:r>
        <w:t xml:space="preserve">Figure </w:t>
      </w:r>
      <w:r w:rsidRPr="3DC018EE">
        <w:fldChar w:fldCharType="begin"/>
      </w:r>
      <w:r>
        <w:instrText xml:space="preserve"> SEQ Figure \* ARABIC </w:instrText>
      </w:r>
      <w:r w:rsidRPr="3DC018EE">
        <w:fldChar w:fldCharType="separate"/>
      </w:r>
      <w:r w:rsidR="008A7C5A">
        <w:rPr>
          <w:noProof/>
        </w:rPr>
        <w:t>11</w:t>
      </w:r>
      <w:r w:rsidRPr="3DC018EE">
        <w:rPr>
          <w:noProof/>
        </w:rPr>
        <w:fldChar w:fldCharType="end"/>
      </w:r>
      <w:bookmarkEnd w:id="28"/>
      <w:r>
        <w:t>: DER predictors in the energy-burden and affordability-gap models (Model 9A). Points are coefficient estimates and horizontal lines are 95% confidence intervals.</w:t>
      </w:r>
    </w:p>
    <w:p w14:paraId="643EA1DC" w14:textId="77777777" w:rsidR="00785640" w:rsidRDefault="00785640">
      <w:r>
        <w:rPr>
          <w:noProof/>
        </w:rPr>
        <w:lastRenderedPageBreak/>
        <w:drawing>
          <wp:inline distT="0" distB="0" distL="0" distR="0" wp14:anchorId="2AA0BF6A" wp14:editId="6BE438B7">
            <wp:extent cx="6400800" cy="4326673"/>
            <wp:effectExtent l="0" t="0" r="0" b="4445"/>
            <wp:docPr id="183831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0651" name="Picture 1838310651"/>
                    <pic:cNvPicPr/>
                  </pic:nvPicPr>
                  <pic:blipFill rotWithShape="1">
                    <a:blip r:embed="rId30"/>
                    <a:srcRect b="5300"/>
                    <a:stretch>
                      <a:fillRect/>
                    </a:stretch>
                  </pic:blipFill>
                  <pic:spPr bwMode="auto">
                    <a:xfrm>
                      <a:off x="0" y="0"/>
                      <a:ext cx="6400800" cy="4326673"/>
                    </a:xfrm>
                    <a:prstGeom prst="rect">
                      <a:avLst/>
                    </a:prstGeom>
                    <a:ln>
                      <a:noFill/>
                    </a:ln>
                    <a:extLst>
                      <a:ext uri="{53640926-AAD7-44D8-BBD7-CCE9431645EC}">
                        <a14:shadowObscured xmlns:a14="http://schemas.microsoft.com/office/drawing/2010/main"/>
                      </a:ext>
                    </a:extLst>
                  </pic:spPr>
                </pic:pic>
              </a:graphicData>
            </a:graphic>
          </wp:inline>
        </w:drawing>
      </w:r>
    </w:p>
    <w:p w14:paraId="51D4695C" w14:textId="3C55DA48" w:rsidR="00537512" w:rsidRDefault="00000000">
      <w:pPr>
        <w:pStyle w:val="Caption"/>
        <w:keepNext/>
      </w:pPr>
      <w:bookmarkStart w:id="29" w:name="_Ref_newfig101"/>
      <w:r>
        <w:t xml:space="preserve">Figure </w:t>
      </w:r>
      <w:r w:rsidR="008A7C5A">
        <w:fldChar w:fldCharType="begin"/>
      </w:r>
      <w:r w:rsidR="008A7C5A">
        <w:instrText xml:space="preserve"> SEQ Figure \* ARABIC </w:instrText>
      </w:r>
      <w:r w:rsidR="008A7C5A">
        <w:fldChar w:fldCharType="separate"/>
      </w:r>
      <w:r w:rsidR="008A7C5A">
        <w:rPr>
          <w:noProof/>
        </w:rPr>
        <w:t>12</w:t>
      </w:r>
      <w:r w:rsidR="008A7C5A">
        <w:rPr>
          <w:noProof/>
        </w:rPr>
        <w:fldChar w:fldCharType="end"/>
      </w:r>
      <w:bookmarkEnd w:id="29"/>
      <w:r>
        <w:t>: Coefficient stability for the energy-burden and affordability-gap outcomes across the model ladder.</w:t>
      </w:r>
    </w:p>
    <w:p w14:paraId="5CDAD299" w14:textId="77777777" w:rsidR="0014040F" w:rsidRDefault="00000000">
      <w:pPr>
        <w:pStyle w:val="Heading2"/>
        <w:numPr>
          <w:ilvl w:val="1"/>
          <w:numId w:val="11"/>
        </w:numPr>
      </w:pPr>
      <w:bookmarkStart w:id="30" w:name="_Ref_sec_r_lowess"/>
      <w:r>
        <w:t>Descriptive nonlinear gradients</w:t>
      </w:r>
      <w:bookmarkEnd w:id="30"/>
    </w:p>
    <w:p w14:paraId="51CE322A" w14:textId="77777777" w:rsidR="00B86A12" w:rsidRDefault="00000000">
      <w:r>
        <w:t>The regression tables (</w:t>
      </w:r>
      <w:r>
        <w:fldChar w:fldCharType="begin"/>
      </w:r>
      <w:r>
        <w:instrText xml:space="preserve"> REF _Ref_tbl3 \h </w:instrText>
      </w:r>
      <w:r>
        <w:fldChar w:fldCharType="separate"/>
      </w:r>
      <w:r>
        <w:t>Table 3</w:t>
      </w:r>
      <w:r>
        <w:fldChar w:fldCharType="end"/>
      </w:r>
      <w:r>
        <w:t xml:space="preserve">) summarize conditional associations, but the raw outcome gradients are also informative. </w:t>
      </w:r>
      <w:r>
        <w:fldChar w:fldCharType="begin"/>
      </w:r>
      <w:r>
        <w:instrText xml:space="preserve"> REF _Ref_fig10 \h </w:instrText>
      </w:r>
      <w:r>
        <w:fldChar w:fldCharType="separate"/>
      </w:r>
      <w:r>
        <w:t>Figure 13</w:t>
      </w:r>
      <w:r>
        <w:fldChar w:fldCharType="end"/>
      </w:r>
      <w:r>
        <w:t xml:space="preserve"> plots a combined non-white racial share against the three main DER outcomes using deterministic LOWESS smoothing with seeded 95% bootstrap confidence intervals. The fitted gradients are negative for all three technologies, with the largest descriptive decline for storage. Over the middle 90 percent of the observed predictor range, the fitted endpoint change is about -0.20 for PV, -1.58 for storage, and -0.02 for aggregate chargers. These are descriptive summaries rather than causal effects, but they reinforce the regression finding that more heavily non-white ZIP/ZCTAs tend to be less served across multiple DER outcomes.</w:t>
      </w:r>
    </w:p>
    <w:p w14:paraId="6E675563" w14:textId="77777777" w:rsidR="00B86A12" w:rsidRDefault="00000000">
      <w:r>
        <w:fldChar w:fldCharType="begin"/>
      </w:r>
      <w:r>
        <w:instrText xml:space="preserve"> REF _Ref_fig11 \h </w:instrText>
      </w:r>
      <w:r>
        <w:fldChar w:fldCharType="separate"/>
      </w:r>
      <w:r>
        <w:t>Figure 14</w:t>
      </w:r>
      <w:r>
        <w:fldChar w:fldCharType="end"/>
      </w:r>
      <w:r>
        <w:t xml:space="preserve"> provides the corresponding education view using </w:t>
      </w:r>
      <w:r w:rsidRPr="3DC018EE">
        <w:rPr>
          <w:rFonts w:ascii="Courier New" w:hAnsi="Courier New" w:cs="Courier New"/>
          <w:sz w:val="18"/>
          <w:szCs w:val="18"/>
        </w:rPr>
        <w:t>pct_bachelors_plus</w:t>
      </w:r>
      <w:r>
        <w:t xml:space="preserve">. The regenerated deterministic LOWESS audit shows a mildly negative unconditional gradient for PV (-0.06) but </w:t>
      </w:r>
      <w:r w:rsidRPr="3DC018EE">
        <w:t>positive gradients for storage (0.61)</w:t>
      </w:r>
      <w:r>
        <w:t xml:space="preserve"> and EV charging (1.17). The corresponding standardized Model 2 charger regression also estimates a positive education coefficient (0.432, p &lt; 0.001), indicating that bachelor’s attainment is positively associated with aggregate EV charger deployment. The corresponding income gradients are shown in </w:t>
      </w:r>
      <w:r>
        <w:fldChar w:fldCharType="begin"/>
      </w:r>
      <w:r>
        <w:instrText xml:space="preserve"> REF _Ref_fig3 \h </w:instrText>
      </w:r>
      <w:r>
        <w:fldChar w:fldCharType="separate"/>
      </w:r>
      <w:r>
        <w:t>Figure 3</w:t>
      </w:r>
      <w:r>
        <w:fldChar w:fldCharType="end"/>
      </w:r>
      <w:r>
        <w:t>.</w:t>
      </w:r>
    </w:p>
    <w:p w14:paraId="0D43B8E5" w14:textId="77777777" w:rsidR="00B140D9" w:rsidRDefault="00A51986" w:rsidP="00B140D9">
      <w:pPr>
        <w:keepNext/>
        <w:jc w:val="center"/>
      </w:pPr>
      <w:r>
        <w:rPr>
          <w:noProof/>
        </w:rPr>
        <w:lastRenderedPageBreak/>
        <w:drawing>
          <wp:inline distT="0" distB="0" distL="0" distR="0" wp14:anchorId="21999755" wp14:editId="3256D2F1">
            <wp:extent cx="6400800" cy="2042160"/>
            <wp:effectExtent l="0" t="0" r="0" b="2540"/>
            <wp:docPr id="109334703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7033" name="Graphic 1093347033"/>
                    <pic:cNvPicPr/>
                  </pic:nvPicPr>
                  <pic:blipFill>
                    <a:blip r:embed="rId31">
                      <a:extLst>
                        <a:ext uri="{96DAC541-7B7A-43D3-8B79-37D633B846F1}">
                          <asvg:svgBlip xmlns:asvg="http://schemas.microsoft.com/office/drawing/2016/SVG/main" r:embed="rId32"/>
                        </a:ext>
                      </a:extLst>
                    </a:blip>
                    <a:stretch>
                      <a:fillRect/>
                    </a:stretch>
                  </pic:blipFill>
                  <pic:spPr>
                    <a:xfrm>
                      <a:off x="0" y="0"/>
                      <a:ext cx="6400800" cy="2042160"/>
                    </a:xfrm>
                    <a:prstGeom prst="rect">
                      <a:avLst/>
                    </a:prstGeom>
                  </pic:spPr>
                </pic:pic>
              </a:graphicData>
            </a:graphic>
          </wp:inline>
        </w:drawing>
      </w:r>
    </w:p>
    <w:p w14:paraId="7A18DB51" w14:textId="0A35E9B7" w:rsidR="00B86A12" w:rsidRDefault="00B87FB7" w:rsidP="00B140D9">
      <w:pPr>
        <w:pStyle w:val="Caption"/>
        <w:jc w:val="center"/>
      </w:pPr>
      <w:bookmarkStart w:id="31" w:name="_Ref_fig10"/>
      <w:r>
        <w:t xml:space="preserve">Figure </w:t>
      </w:r>
      <w:r w:rsidR="008A7C5A">
        <w:fldChar w:fldCharType="begin"/>
      </w:r>
      <w:r w:rsidR="008A7C5A">
        <w:instrText xml:space="preserve"> SEQ Figure \* ARABIC </w:instrText>
      </w:r>
      <w:r w:rsidR="008A7C5A">
        <w:fldChar w:fldCharType="separate"/>
      </w:r>
      <w:r w:rsidR="008A7C5A">
        <w:rPr>
          <w:noProof/>
        </w:rPr>
        <w:t>13</w:t>
      </w:r>
      <w:r w:rsidR="008A7C5A">
        <w:rPr>
          <w:noProof/>
        </w:rPr>
        <w:fldChar w:fldCharType="end"/>
      </w:r>
      <w:bookmarkEnd w:id="31"/>
      <w:r>
        <w:t>: Descriptive LOWESS gradients between the combined non-white share and the three headline DER outcomes. Shaded ribbons show 95% bootstrap confidence intervals. These panels are descriptive only; they do not condition on the full control set used in the regressions.</w:t>
      </w:r>
    </w:p>
    <w:p w14:paraId="26A2A01F" w14:textId="77777777" w:rsidR="00B140D9" w:rsidRDefault="00A51986" w:rsidP="00B140D9">
      <w:pPr>
        <w:keepNext/>
        <w:jc w:val="center"/>
      </w:pPr>
      <w:r>
        <w:rPr>
          <w:noProof/>
        </w:rPr>
        <w:drawing>
          <wp:inline distT="0" distB="0" distL="0" distR="0" wp14:anchorId="67EC479A" wp14:editId="7908E46D">
            <wp:extent cx="6400800" cy="2042160"/>
            <wp:effectExtent l="0" t="0" r="0" b="2540"/>
            <wp:docPr id="175466774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7740" name="Graphic 1754667740"/>
                    <pic:cNvPicPr/>
                  </pic:nvPicPr>
                  <pic:blipFill>
                    <a:blip r:embed="rId33"/>
                    <a:stretch>
                      <a:fillRect/>
                    </a:stretch>
                  </pic:blipFill>
                  <pic:spPr>
                    <a:xfrm>
                      <a:off x="0" y="0"/>
                      <a:ext cx="6400800" cy="2042160"/>
                    </a:xfrm>
                    <a:prstGeom prst="rect">
                      <a:avLst/>
                    </a:prstGeom>
                  </pic:spPr>
                </pic:pic>
              </a:graphicData>
            </a:graphic>
          </wp:inline>
        </w:drawing>
      </w:r>
    </w:p>
    <w:p w14:paraId="47E59C1A" w14:textId="4533CE2C" w:rsidR="00B86A12" w:rsidRDefault="00B140D9" w:rsidP="00B140D9">
      <w:pPr>
        <w:pStyle w:val="Caption"/>
        <w:jc w:val="center"/>
      </w:pPr>
      <w:bookmarkStart w:id="32" w:name="_Ref_fig11"/>
      <w:r>
        <w:t xml:space="preserve">Figure </w:t>
      </w:r>
      <w:r w:rsidR="008A7C5A">
        <w:fldChar w:fldCharType="begin"/>
      </w:r>
      <w:r w:rsidR="008A7C5A">
        <w:instrText xml:space="preserve"> SEQ Figure \* ARABIC </w:instrText>
      </w:r>
      <w:r w:rsidR="008A7C5A">
        <w:fldChar w:fldCharType="separate"/>
      </w:r>
      <w:r w:rsidR="008A7C5A">
        <w:rPr>
          <w:noProof/>
        </w:rPr>
        <w:t>14</w:t>
      </w:r>
      <w:r w:rsidR="008A7C5A">
        <w:rPr>
          <w:noProof/>
        </w:rPr>
        <w:fldChar w:fldCharType="end"/>
      </w:r>
      <w:bookmarkEnd w:id="32"/>
      <w:r>
        <w:t>: Descriptive LOWESS gradients between the percent of people with a bachelor’s or higher and the three headline DER outcomes. Shaded ribbons show 95% bootstrap confidence intervals. The education panels are included as descriptive context rather than as a claim that education is the paper’s central explanatory variable.</w:t>
      </w:r>
    </w:p>
    <w:p w14:paraId="4EA27F4A" w14:textId="77777777" w:rsidR="00B86A12" w:rsidRDefault="00000000">
      <w:pPr>
        <w:pStyle w:val="Heading2"/>
        <w:numPr>
          <w:ilvl w:val="1"/>
          <w:numId w:val="11"/>
        </w:numPr>
      </w:pPr>
      <w:bookmarkStart w:id="33" w:name="_Ref_sec_r_cluster"/>
      <w:r>
        <w:t>Exploratory clustering of ZIP/ZCTA types</w:t>
      </w:r>
      <w:bookmarkEnd w:id="33"/>
    </w:p>
    <w:p w14:paraId="4AFA1EA9" w14:textId="18A707FC" w:rsidR="00B86A12" w:rsidRDefault="00000000">
      <w:r>
        <w:t xml:space="preserve">In addition to the regression ladder, </w:t>
      </w:r>
      <w:r w:rsidR="001F19B7">
        <w:t>we</w:t>
      </w:r>
      <w:r>
        <w:t xml:space="preserve"> use principal component analysis and K-means clustering to summarize ZIP/ZCTA contexts in the statewide sample. This is descriptive rather than causal. The cluster map in Figure 15 shows that these profiles are spatially coherent rather than randomly scattered. Cluster identifiers are ordered by mean household income for stable interpretation. Table 6 shows that clusters 1 and 2 are the lowest-income and most heavily Hispanic profiles; cluster 5 combines high income, the largest Asian share, and the strongest charging outcome; and cluster 6 is the highest-income profile and has the strongest storage outcome. These differences are consistent with the broader paper argument that technology access is shaped by bundles of demographic, economic, housing, and infrastructural conditions rather than by one variable in isolation.</w:t>
      </w:r>
    </w:p>
    <w:p w14:paraId="78771EFF" w14:textId="77777777" w:rsidR="004C7FF5" w:rsidRDefault="004C7FF5"/>
    <w:p w14:paraId="2A27AB73" w14:textId="77777777" w:rsidR="008A7C5A" w:rsidRDefault="00000000" w:rsidP="008A7C5A">
      <w:pPr>
        <w:keepNext/>
        <w:jc w:val="center"/>
      </w:pPr>
      <w:r>
        <w:rPr>
          <w:noProof/>
        </w:rPr>
        <w:lastRenderedPageBreak/>
        <w:drawing>
          <wp:inline distT="0" distB="0" distL="0" distR="0" wp14:anchorId="3B0013F5" wp14:editId="0D0A7CA4">
            <wp:extent cx="5852160" cy="6805722"/>
            <wp:effectExtent l="0" t="0" r="0" b="0"/>
            <wp:docPr id="1989849352" name="Picture 198984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choropleth_map.png"/>
                    <pic:cNvPicPr/>
                  </pic:nvPicPr>
                  <pic:blipFill>
                    <a:blip r:embed="rId34"/>
                    <a:stretch>
                      <a:fillRect/>
                    </a:stretch>
                  </pic:blipFill>
                  <pic:spPr>
                    <a:xfrm>
                      <a:off x="0" y="0"/>
                      <a:ext cx="5852160" cy="6805722"/>
                    </a:xfrm>
                    <a:prstGeom prst="rect">
                      <a:avLst/>
                    </a:prstGeom>
                  </pic:spPr>
                </pic:pic>
              </a:graphicData>
            </a:graphic>
          </wp:inline>
        </w:drawing>
      </w:r>
    </w:p>
    <w:p w14:paraId="67CB8B7A" w14:textId="66FA2AD4" w:rsidR="00B86A12" w:rsidRDefault="008A7C5A" w:rsidP="008A7C5A">
      <w:pPr>
        <w:pStyle w:val="Caption"/>
        <w:jc w:val="center"/>
      </w:pPr>
      <w:bookmarkStart w:id="34" w:name="_Ref237521917"/>
      <w:r>
        <w:t xml:space="preserve">Figure </w:t>
      </w:r>
      <w:r>
        <w:fldChar w:fldCharType="begin"/>
      </w:r>
      <w:r>
        <w:instrText xml:space="preserve"> SEQ Figure \* ARABIC </w:instrText>
      </w:r>
      <w:r>
        <w:fldChar w:fldCharType="separate"/>
      </w:r>
      <w:r>
        <w:rPr>
          <w:noProof/>
        </w:rPr>
        <w:t>15</w:t>
      </w:r>
      <w:r>
        <w:rPr>
          <w:noProof/>
        </w:rPr>
        <w:fldChar w:fldCharType="end"/>
      </w:r>
      <w:bookmarkEnd w:id="34"/>
      <w:r>
        <w:t xml:space="preserve">: </w:t>
      </w:r>
      <w:r w:rsidRPr="005323EB">
        <w:t>California ZIP/ZCTA clusters from the exploratory PCA plus K-means analysis. Cluster IDs are stable labels ordered from lowest to highest mean household income; the map shows that the resulting neighborhood profiles are geographically structured.</w:t>
      </w:r>
    </w:p>
    <w:p w14:paraId="06B2A582" w14:textId="77777777" w:rsidR="00B140D9" w:rsidRDefault="002808A9" w:rsidP="00B140D9">
      <w:pPr>
        <w:pStyle w:val="Caption"/>
        <w:keepNext/>
      </w:pPr>
      <w:bookmarkStart w:id="35" w:name="_Ref_tbl6"/>
      <w:r>
        <w:t xml:space="preserve">Table </w:t>
      </w:r>
      <w:r>
        <w:fldChar w:fldCharType="begin"/>
      </w:r>
      <w:r>
        <w:instrText xml:space="preserve"> SEQ Table \* ARABIC </w:instrText>
      </w:r>
      <w:r>
        <w:fldChar w:fldCharType="separate"/>
      </w:r>
      <w:r>
        <w:t>6</w:t>
      </w:r>
      <w:r>
        <w:fldChar w:fldCharType="end"/>
      </w:r>
      <w:bookmarkEnd w:id="35"/>
      <w:r>
        <w:t>: Cluster-profile means from the PCA plus K-means assignment.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720"/>
        <w:gridCol w:w="990"/>
        <w:gridCol w:w="900"/>
        <w:gridCol w:w="720"/>
        <w:gridCol w:w="990"/>
        <w:gridCol w:w="810"/>
        <w:gridCol w:w="1260"/>
        <w:gridCol w:w="630"/>
        <w:gridCol w:w="900"/>
        <w:gridCol w:w="1075"/>
      </w:tblGrid>
      <w:tr w:rsidR="00B86A12" w14:paraId="42E92DB7" w14:textId="77777777" w:rsidTr="3DC018EE">
        <w:trPr>
          <w:tblHeader/>
        </w:trPr>
        <w:tc>
          <w:tcPr>
            <w:tcW w:w="1075" w:type="dxa"/>
            <w:tcBorders>
              <w:bottom w:val="single" w:sz="6" w:space="0" w:color="auto"/>
            </w:tcBorders>
            <w:shd w:val="clear" w:color="auto" w:fill="F2EFE7"/>
          </w:tcPr>
          <w:p w14:paraId="0E842C12" w14:textId="77777777" w:rsidR="00B86A12" w:rsidRPr="00D40A32" w:rsidRDefault="00000000">
            <w:pPr>
              <w:rPr>
                <w:sz w:val="20"/>
                <w:szCs w:val="20"/>
              </w:rPr>
            </w:pPr>
            <w:r>
              <w:rPr>
                <w:b/>
                <w:sz w:val="20"/>
                <w:szCs w:val="20"/>
              </w:rPr>
              <w:t>Cluster</w:t>
            </w:r>
          </w:p>
        </w:tc>
        <w:tc>
          <w:tcPr>
            <w:tcW w:w="720" w:type="dxa"/>
            <w:tcBorders>
              <w:bottom w:val="single" w:sz="6" w:space="0" w:color="auto"/>
            </w:tcBorders>
            <w:shd w:val="clear" w:color="auto" w:fill="F2EFE7"/>
          </w:tcPr>
          <w:p w14:paraId="7F9B58B8" w14:textId="77777777" w:rsidR="00B86A12" w:rsidRPr="00D40A32" w:rsidRDefault="00000000">
            <w:pPr>
              <w:rPr>
                <w:sz w:val="20"/>
                <w:szCs w:val="20"/>
              </w:rPr>
            </w:pPr>
            <w:r>
              <w:rPr>
                <w:b/>
                <w:sz w:val="20"/>
                <w:szCs w:val="20"/>
              </w:rPr>
              <w:t>N ZIPs</w:t>
            </w:r>
          </w:p>
        </w:tc>
        <w:tc>
          <w:tcPr>
            <w:tcW w:w="990" w:type="dxa"/>
            <w:tcBorders>
              <w:bottom w:val="single" w:sz="6" w:space="0" w:color="auto"/>
            </w:tcBorders>
            <w:shd w:val="clear" w:color="auto" w:fill="F2EFE7"/>
          </w:tcPr>
          <w:p w14:paraId="05A7952A" w14:textId="77777777" w:rsidR="00B86A12" w:rsidRPr="00D40A32" w:rsidRDefault="00000000">
            <w:pPr>
              <w:rPr>
                <w:sz w:val="20"/>
                <w:szCs w:val="20"/>
              </w:rPr>
            </w:pPr>
            <w:r>
              <w:rPr>
                <w:b/>
                <w:sz w:val="20"/>
                <w:szCs w:val="20"/>
              </w:rPr>
              <w:t>Income</w:t>
            </w:r>
          </w:p>
        </w:tc>
        <w:tc>
          <w:tcPr>
            <w:tcW w:w="900" w:type="dxa"/>
            <w:tcBorders>
              <w:bottom w:val="single" w:sz="6" w:space="0" w:color="auto"/>
            </w:tcBorders>
            <w:shd w:val="clear" w:color="auto" w:fill="F2EFE7"/>
          </w:tcPr>
          <w:p w14:paraId="09122B93" w14:textId="77777777" w:rsidR="00B86A12" w:rsidRPr="00D40A32" w:rsidRDefault="00000000">
            <w:pPr>
              <w:rPr>
                <w:sz w:val="20"/>
                <w:szCs w:val="20"/>
              </w:rPr>
            </w:pPr>
            <w:r>
              <w:rPr>
                <w:b/>
                <w:sz w:val="20"/>
                <w:szCs w:val="20"/>
              </w:rPr>
              <w:t>Poverty</w:t>
            </w:r>
          </w:p>
        </w:tc>
        <w:tc>
          <w:tcPr>
            <w:tcW w:w="720" w:type="dxa"/>
            <w:tcBorders>
              <w:bottom w:val="single" w:sz="6" w:space="0" w:color="auto"/>
            </w:tcBorders>
            <w:shd w:val="clear" w:color="auto" w:fill="F2EFE7"/>
          </w:tcPr>
          <w:p w14:paraId="191E6C8A" w14:textId="77777777" w:rsidR="00B86A12" w:rsidRPr="00D40A32" w:rsidRDefault="00000000">
            <w:pPr>
              <w:rPr>
                <w:sz w:val="20"/>
                <w:szCs w:val="20"/>
              </w:rPr>
            </w:pPr>
            <w:r>
              <w:rPr>
                <w:b/>
                <w:sz w:val="20"/>
                <w:szCs w:val="20"/>
              </w:rPr>
              <w:t>Black</w:t>
            </w:r>
          </w:p>
        </w:tc>
        <w:tc>
          <w:tcPr>
            <w:tcW w:w="990" w:type="dxa"/>
            <w:tcBorders>
              <w:bottom w:val="single" w:sz="6" w:space="0" w:color="auto"/>
            </w:tcBorders>
            <w:shd w:val="clear" w:color="auto" w:fill="F2EFE7"/>
          </w:tcPr>
          <w:p w14:paraId="3F369E35" w14:textId="77777777" w:rsidR="00B86A12" w:rsidRPr="00D40A32" w:rsidRDefault="00000000">
            <w:pPr>
              <w:rPr>
                <w:sz w:val="20"/>
                <w:szCs w:val="20"/>
              </w:rPr>
            </w:pPr>
            <w:r>
              <w:rPr>
                <w:b/>
                <w:sz w:val="20"/>
                <w:szCs w:val="20"/>
              </w:rPr>
              <w:t>Hispanic</w:t>
            </w:r>
          </w:p>
        </w:tc>
        <w:tc>
          <w:tcPr>
            <w:tcW w:w="810" w:type="dxa"/>
            <w:tcBorders>
              <w:bottom w:val="single" w:sz="6" w:space="0" w:color="auto"/>
            </w:tcBorders>
            <w:shd w:val="clear" w:color="auto" w:fill="F2EFE7"/>
          </w:tcPr>
          <w:p w14:paraId="2D603A50" w14:textId="77777777" w:rsidR="00B86A12" w:rsidRPr="00D40A32" w:rsidRDefault="00000000">
            <w:pPr>
              <w:rPr>
                <w:sz w:val="20"/>
                <w:szCs w:val="20"/>
              </w:rPr>
            </w:pPr>
            <w:r>
              <w:rPr>
                <w:b/>
                <w:sz w:val="20"/>
                <w:szCs w:val="20"/>
              </w:rPr>
              <w:t>Asian</w:t>
            </w:r>
          </w:p>
        </w:tc>
        <w:tc>
          <w:tcPr>
            <w:tcW w:w="1260" w:type="dxa"/>
            <w:tcBorders>
              <w:bottom w:val="single" w:sz="6" w:space="0" w:color="auto"/>
            </w:tcBorders>
            <w:shd w:val="clear" w:color="auto" w:fill="F2EFE7"/>
          </w:tcPr>
          <w:p w14:paraId="5FA9C77B" w14:textId="77777777" w:rsidR="00B86A12" w:rsidRPr="00D40A32" w:rsidRDefault="00000000">
            <w:pPr>
              <w:rPr>
                <w:sz w:val="20"/>
                <w:szCs w:val="20"/>
              </w:rPr>
            </w:pPr>
            <w:r>
              <w:rPr>
                <w:b/>
                <w:sz w:val="20"/>
                <w:szCs w:val="20"/>
              </w:rPr>
              <w:t>Residual white/other share</w:t>
            </w:r>
          </w:p>
        </w:tc>
        <w:tc>
          <w:tcPr>
            <w:tcW w:w="630" w:type="dxa"/>
            <w:tcBorders>
              <w:bottom w:val="single" w:sz="6" w:space="0" w:color="auto"/>
            </w:tcBorders>
            <w:shd w:val="clear" w:color="auto" w:fill="F2EFE7"/>
          </w:tcPr>
          <w:p w14:paraId="0F56B146" w14:textId="77777777" w:rsidR="00B86A12" w:rsidRPr="00D40A32" w:rsidRDefault="00000000">
            <w:pPr>
              <w:rPr>
                <w:sz w:val="20"/>
                <w:szCs w:val="20"/>
              </w:rPr>
            </w:pPr>
            <w:r>
              <w:rPr>
                <w:b/>
                <w:sz w:val="20"/>
                <w:szCs w:val="20"/>
              </w:rPr>
              <w:t>PV / 1k</w:t>
            </w:r>
          </w:p>
        </w:tc>
        <w:tc>
          <w:tcPr>
            <w:tcW w:w="900" w:type="dxa"/>
            <w:tcBorders>
              <w:bottom w:val="single" w:sz="6" w:space="0" w:color="auto"/>
            </w:tcBorders>
            <w:shd w:val="clear" w:color="auto" w:fill="F2EFE7"/>
          </w:tcPr>
          <w:p w14:paraId="0BDB7A03" w14:textId="77777777" w:rsidR="00B86A12" w:rsidRPr="00D40A32" w:rsidRDefault="00000000">
            <w:pPr>
              <w:rPr>
                <w:sz w:val="20"/>
                <w:szCs w:val="20"/>
              </w:rPr>
            </w:pPr>
            <w:r>
              <w:rPr>
                <w:b/>
                <w:sz w:val="20"/>
                <w:szCs w:val="20"/>
              </w:rPr>
              <w:t>Storage / 100k</w:t>
            </w:r>
          </w:p>
        </w:tc>
        <w:tc>
          <w:tcPr>
            <w:tcW w:w="1075" w:type="dxa"/>
            <w:tcBorders>
              <w:bottom w:val="single" w:sz="6" w:space="0" w:color="auto"/>
            </w:tcBorders>
            <w:shd w:val="clear" w:color="auto" w:fill="F2EFE7"/>
          </w:tcPr>
          <w:p w14:paraId="7DE485AD" w14:textId="77777777" w:rsidR="00B86A12" w:rsidRPr="00D40A32" w:rsidRDefault="00000000">
            <w:pPr>
              <w:rPr>
                <w:sz w:val="20"/>
                <w:szCs w:val="20"/>
              </w:rPr>
            </w:pPr>
            <w:r>
              <w:rPr>
                <w:b/>
                <w:sz w:val="20"/>
                <w:szCs w:val="20"/>
              </w:rPr>
              <w:t>Chargers / 1k</w:t>
            </w:r>
          </w:p>
        </w:tc>
      </w:tr>
      <w:tr w:rsidR="00B86A12" w14:paraId="4620BE1E" w14:textId="77777777" w:rsidTr="3DC018EE">
        <w:tc>
          <w:tcPr>
            <w:tcW w:w="1075" w:type="dxa"/>
          </w:tcPr>
          <w:p w14:paraId="068BA6AB" w14:textId="77777777" w:rsidR="00B86A12" w:rsidRDefault="00000000">
            <w:r>
              <w:t>Cluster 1</w:t>
            </w:r>
          </w:p>
        </w:tc>
        <w:tc>
          <w:tcPr>
            <w:tcW w:w="720" w:type="dxa"/>
          </w:tcPr>
          <w:p w14:paraId="368591CA" w14:textId="77777777" w:rsidR="00184A8A" w:rsidRDefault="00000000">
            <w:r>
              <w:t>222</w:t>
            </w:r>
          </w:p>
        </w:tc>
        <w:tc>
          <w:tcPr>
            <w:tcW w:w="990" w:type="dxa"/>
          </w:tcPr>
          <w:p w14:paraId="3D36B78B" w14:textId="77777777" w:rsidR="00184A8A" w:rsidRDefault="00000000">
            <w:r>
              <w:t>$61.3k</w:t>
            </w:r>
          </w:p>
        </w:tc>
        <w:tc>
          <w:tcPr>
            <w:tcW w:w="900" w:type="dxa"/>
          </w:tcPr>
          <w:p w14:paraId="772C1C12" w14:textId="77777777" w:rsidR="00184A8A" w:rsidRDefault="00000000">
            <w:r>
              <w:t>20.5%</w:t>
            </w:r>
          </w:p>
        </w:tc>
        <w:tc>
          <w:tcPr>
            <w:tcW w:w="720" w:type="dxa"/>
          </w:tcPr>
          <w:p w14:paraId="723DD0CD" w14:textId="77777777" w:rsidR="00184A8A" w:rsidRDefault="00000000">
            <w:r>
              <w:t>3.5%</w:t>
            </w:r>
          </w:p>
        </w:tc>
        <w:tc>
          <w:tcPr>
            <w:tcW w:w="990" w:type="dxa"/>
          </w:tcPr>
          <w:p w14:paraId="488048D3" w14:textId="77777777" w:rsidR="00184A8A" w:rsidRDefault="00000000">
            <w:r>
              <w:t>60.4%</w:t>
            </w:r>
          </w:p>
        </w:tc>
        <w:tc>
          <w:tcPr>
            <w:tcW w:w="810" w:type="dxa"/>
          </w:tcPr>
          <w:p w14:paraId="7C76A655" w14:textId="77777777" w:rsidR="00184A8A" w:rsidRDefault="00000000">
            <w:r>
              <w:t>3.5%</w:t>
            </w:r>
          </w:p>
        </w:tc>
        <w:tc>
          <w:tcPr>
            <w:tcW w:w="1260" w:type="dxa"/>
          </w:tcPr>
          <w:p w14:paraId="6ED8095B" w14:textId="77777777" w:rsidR="00184A8A" w:rsidRDefault="00000000">
            <w:r>
              <w:t>32.6%</w:t>
            </w:r>
          </w:p>
        </w:tc>
        <w:tc>
          <w:tcPr>
            <w:tcW w:w="630" w:type="dxa"/>
          </w:tcPr>
          <w:p w14:paraId="70EBD946" w14:textId="77777777" w:rsidR="00184A8A" w:rsidRDefault="00000000">
            <w:r>
              <w:t>1.02</w:t>
            </w:r>
          </w:p>
        </w:tc>
        <w:tc>
          <w:tcPr>
            <w:tcW w:w="900" w:type="dxa"/>
          </w:tcPr>
          <w:p w14:paraId="22FB3DF4" w14:textId="77777777" w:rsidR="00184A8A" w:rsidRDefault="00000000">
            <w:r>
              <w:t>5.34</w:t>
            </w:r>
          </w:p>
        </w:tc>
        <w:tc>
          <w:tcPr>
            <w:tcW w:w="1075" w:type="dxa"/>
          </w:tcPr>
          <w:p w14:paraId="1B84864B" w14:textId="77777777" w:rsidR="00184A8A" w:rsidRDefault="00000000">
            <w:r>
              <w:t>1.46</w:t>
            </w:r>
          </w:p>
        </w:tc>
      </w:tr>
      <w:tr w:rsidR="00B86A12" w14:paraId="5E1B0E33" w14:textId="77777777" w:rsidTr="3DC018EE">
        <w:tc>
          <w:tcPr>
            <w:tcW w:w="1075" w:type="dxa"/>
          </w:tcPr>
          <w:p w14:paraId="712A5AB0" w14:textId="77777777" w:rsidR="00B86A12" w:rsidRDefault="00000000">
            <w:r>
              <w:t>Cluster 2</w:t>
            </w:r>
          </w:p>
        </w:tc>
        <w:tc>
          <w:tcPr>
            <w:tcW w:w="720" w:type="dxa"/>
          </w:tcPr>
          <w:p w14:paraId="00E61152" w14:textId="77777777" w:rsidR="00184A8A" w:rsidRDefault="00000000">
            <w:r>
              <w:t>222</w:t>
            </w:r>
          </w:p>
        </w:tc>
        <w:tc>
          <w:tcPr>
            <w:tcW w:w="990" w:type="dxa"/>
          </w:tcPr>
          <w:p w14:paraId="1533222D" w14:textId="77777777" w:rsidR="00184A8A" w:rsidRDefault="00000000">
            <w:r>
              <w:t>$72.5k</w:t>
            </w:r>
          </w:p>
        </w:tc>
        <w:tc>
          <w:tcPr>
            <w:tcW w:w="900" w:type="dxa"/>
          </w:tcPr>
          <w:p w14:paraId="65B2D257" w14:textId="77777777" w:rsidR="00184A8A" w:rsidRDefault="00000000">
            <w:r>
              <w:t>17.2%</w:t>
            </w:r>
          </w:p>
        </w:tc>
        <w:tc>
          <w:tcPr>
            <w:tcW w:w="720" w:type="dxa"/>
          </w:tcPr>
          <w:p w14:paraId="183C4F94" w14:textId="77777777" w:rsidR="00184A8A" w:rsidRDefault="00000000">
            <w:r>
              <w:t>8.4%</w:t>
            </w:r>
          </w:p>
        </w:tc>
        <w:tc>
          <w:tcPr>
            <w:tcW w:w="990" w:type="dxa"/>
          </w:tcPr>
          <w:p w14:paraId="5CC59537" w14:textId="77777777" w:rsidR="00184A8A" w:rsidRDefault="00000000">
            <w:r>
              <w:t>55.2%</w:t>
            </w:r>
          </w:p>
        </w:tc>
        <w:tc>
          <w:tcPr>
            <w:tcW w:w="810" w:type="dxa"/>
          </w:tcPr>
          <w:p w14:paraId="22FA3E84" w14:textId="77777777" w:rsidR="00184A8A" w:rsidRDefault="00000000">
            <w:r>
              <w:t>12.5%</w:t>
            </w:r>
          </w:p>
        </w:tc>
        <w:tc>
          <w:tcPr>
            <w:tcW w:w="1260" w:type="dxa"/>
          </w:tcPr>
          <w:p w14:paraId="753D1821" w14:textId="77777777" w:rsidR="00184A8A" w:rsidRDefault="00000000">
            <w:r>
              <w:t>23.9%</w:t>
            </w:r>
          </w:p>
        </w:tc>
        <w:tc>
          <w:tcPr>
            <w:tcW w:w="630" w:type="dxa"/>
          </w:tcPr>
          <w:p w14:paraId="43D3A372" w14:textId="77777777" w:rsidR="00184A8A" w:rsidRDefault="00000000">
            <w:r>
              <w:t>0.22</w:t>
            </w:r>
          </w:p>
        </w:tc>
        <w:tc>
          <w:tcPr>
            <w:tcW w:w="900" w:type="dxa"/>
          </w:tcPr>
          <w:p w14:paraId="29323730" w14:textId="77777777" w:rsidR="00184A8A" w:rsidRDefault="00000000">
            <w:r>
              <w:t>3.15</w:t>
            </w:r>
          </w:p>
        </w:tc>
        <w:tc>
          <w:tcPr>
            <w:tcW w:w="1075" w:type="dxa"/>
          </w:tcPr>
          <w:p w14:paraId="067C0010" w14:textId="77777777" w:rsidR="00184A8A" w:rsidRDefault="00000000">
            <w:r>
              <w:t>1.84</w:t>
            </w:r>
          </w:p>
        </w:tc>
      </w:tr>
      <w:tr w:rsidR="00B86A12" w14:paraId="298ED4AD" w14:textId="77777777" w:rsidTr="3DC018EE">
        <w:tc>
          <w:tcPr>
            <w:tcW w:w="1075" w:type="dxa"/>
          </w:tcPr>
          <w:p w14:paraId="4EFC90B2" w14:textId="77777777" w:rsidR="00B86A12" w:rsidRDefault="00000000">
            <w:r>
              <w:lastRenderedPageBreak/>
              <w:t>Cluster 3</w:t>
            </w:r>
          </w:p>
        </w:tc>
        <w:tc>
          <w:tcPr>
            <w:tcW w:w="720" w:type="dxa"/>
          </w:tcPr>
          <w:p w14:paraId="4A47D228" w14:textId="77777777" w:rsidR="00184A8A" w:rsidRDefault="00000000">
            <w:r>
              <w:t>250</w:t>
            </w:r>
          </w:p>
        </w:tc>
        <w:tc>
          <w:tcPr>
            <w:tcW w:w="990" w:type="dxa"/>
          </w:tcPr>
          <w:p w14:paraId="40562C09" w14:textId="77777777" w:rsidR="00184A8A" w:rsidRDefault="00000000">
            <w:r>
              <w:t>$86.1k</w:t>
            </w:r>
          </w:p>
        </w:tc>
        <w:tc>
          <w:tcPr>
            <w:tcW w:w="900" w:type="dxa"/>
          </w:tcPr>
          <w:p w14:paraId="44E43780" w14:textId="77777777" w:rsidR="00184A8A" w:rsidRDefault="00000000">
            <w:r>
              <w:t>11.2%</w:t>
            </w:r>
          </w:p>
        </w:tc>
        <w:tc>
          <w:tcPr>
            <w:tcW w:w="720" w:type="dxa"/>
          </w:tcPr>
          <w:p w14:paraId="0232085D" w14:textId="77777777" w:rsidR="00184A8A" w:rsidRDefault="00000000">
            <w:r>
              <w:t>1.3%</w:t>
            </w:r>
          </w:p>
        </w:tc>
        <w:tc>
          <w:tcPr>
            <w:tcW w:w="990" w:type="dxa"/>
          </w:tcPr>
          <w:p w14:paraId="5477899D" w14:textId="77777777" w:rsidR="00184A8A" w:rsidRDefault="00000000">
            <w:r>
              <w:t>21.4%</w:t>
            </w:r>
          </w:p>
        </w:tc>
        <w:tc>
          <w:tcPr>
            <w:tcW w:w="810" w:type="dxa"/>
          </w:tcPr>
          <w:p w14:paraId="08E71DDD" w14:textId="77777777" w:rsidR="00184A8A" w:rsidRDefault="00000000">
            <w:r>
              <w:t>2.2%</w:t>
            </w:r>
          </w:p>
        </w:tc>
        <w:tc>
          <w:tcPr>
            <w:tcW w:w="1260" w:type="dxa"/>
          </w:tcPr>
          <w:p w14:paraId="257158E4" w14:textId="77777777" w:rsidR="00184A8A" w:rsidRDefault="00000000">
            <w:r>
              <w:t>75.1%</w:t>
            </w:r>
          </w:p>
        </w:tc>
        <w:tc>
          <w:tcPr>
            <w:tcW w:w="630" w:type="dxa"/>
          </w:tcPr>
          <w:p w14:paraId="086BDFC0" w14:textId="77777777" w:rsidR="00184A8A" w:rsidRDefault="00000000">
            <w:r>
              <w:t>0.85</w:t>
            </w:r>
          </w:p>
        </w:tc>
        <w:tc>
          <w:tcPr>
            <w:tcW w:w="900" w:type="dxa"/>
          </w:tcPr>
          <w:p w14:paraId="2D736FB7" w14:textId="77777777" w:rsidR="00184A8A" w:rsidRDefault="00000000">
            <w:r>
              <w:t>13.14</w:t>
            </w:r>
          </w:p>
        </w:tc>
        <w:tc>
          <w:tcPr>
            <w:tcW w:w="1075" w:type="dxa"/>
          </w:tcPr>
          <w:p w14:paraId="40918457" w14:textId="77777777" w:rsidR="00184A8A" w:rsidRDefault="00000000">
            <w:r>
              <w:t>1.53</w:t>
            </w:r>
          </w:p>
        </w:tc>
      </w:tr>
      <w:tr w:rsidR="00B86A12" w14:paraId="3EF10F23" w14:textId="77777777" w:rsidTr="3DC018EE">
        <w:tc>
          <w:tcPr>
            <w:tcW w:w="1075" w:type="dxa"/>
          </w:tcPr>
          <w:p w14:paraId="6781A6DE" w14:textId="77777777" w:rsidR="00B86A12" w:rsidRDefault="00000000">
            <w:r>
              <w:t>Cluster 4</w:t>
            </w:r>
          </w:p>
        </w:tc>
        <w:tc>
          <w:tcPr>
            <w:tcW w:w="720" w:type="dxa"/>
          </w:tcPr>
          <w:p w14:paraId="73EB916D" w14:textId="77777777" w:rsidR="00184A8A" w:rsidRDefault="00000000">
            <w:r>
              <w:t>349</w:t>
            </w:r>
          </w:p>
        </w:tc>
        <w:tc>
          <w:tcPr>
            <w:tcW w:w="990" w:type="dxa"/>
          </w:tcPr>
          <w:p w14:paraId="2F36E953" w14:textId="77777777" w:rsidR="00184A8A" w:rsidRDefault="00000000">
            <w:r>
              <w:t>$106.0k</w:t>
            </w:r>
          </w:p>
        </w:tc>
        <w:tc>
          <w:tcPr>
            <w:tcW w:w="900" w:type="dxa"/>
          </w:tcPr>
          <w:p w14:paraId="68A1F030" w14:textId="77777777" w:rsidR="00184A8A" w:rsidRDefault="00000000">
            <w:r>
              <w:t>9.3%</w:t>
            </w:r>
          </w:p>
        </w:tc>
        <w:tc>
          <w:tcPr>
            <w:tcW w:w="720" w:type="dxa"/>
          </w:tcPr>
          <w:p w14:paraId="278855E1" w14:textId="77777777" w:rsidR="00184A8A" w:rsidRDefault="00000000">
            <w:r>
              <w:t>4.9%</w:t>
            </w:r>
          </w:p>
        </w:tc>
        <w:tc>
          <w:tcPr>
            <w:tcW w:w="990" w:type="dxa"/>
          </w:tcPr>
          <w:p w14:paraId="3453568E" w14:textId="77777777" w:rsidR="00184A8A" w:rsidRDefault="00000000">
            <w:r>
              <w:t>33.1%</w:t>
            </w:r>
          </w:p>
        </w:tc>
        <w:tc>
          <w:tcPr>
            <w:tcW w:w="810" w:type="dxa"/>
          </w:tcPr>
          <w:p w14:paraId="7C2C59CD" w14:textId="77777777" w:rsidR="00184A8A" w:rsidRDefault="00000000">
            <w:r>
              <w:t>14.2%</w:t>
            </w:r>
          </w:p>
        </w:tc>
        <w:tc>
          <w:tcPr>
            <w:tcW w:w="1260" w:type="dxa"/>
          </w:tcPr>
          <w:p w14:paraId="4C7E13F8" w14:textId="77777777" w:rsidR="00184A8A" w:rsidRDefault="00000000">
            <w:r>
              <w:t>47.9%</w:t>
            </w:r>
          </w:p>
        </w:tc>
        <w:tc>
          <w:tcPr>
            <w:tcW w:w="630" w:type="dxa"/>
          </w:tcPr>
          <w:p w14:paraId="1BD0ECBC" w14:textId="77777777" w:rsidR="00184A8A" w:rsidRDefault="00000000">
            <w:r>
              <w:t>0.51</w:t>
            </w:r>
          </w:p>
        </w:tc>
        <w:tc>
          <w:tcPr>
            <w:tcW w:w="900" w:type="dxa"/>
          </w:tcPr>
          <w:p w14:paraId="3916A165" w14:textId="77777777" w:rsidR="00184A8A" w:rsidRDefault="00000000">
            <w:r>
              <w:t>5.85</w:t>
            </w:r>
          </w:p>
        </w:tc>
        <w:tc>
          <w:tcPr>
            <w:tcW w:w="1075" w:type="dxa"/>
          </w:tcPr>
          <w:p w14:paraId="343A62E7" w14:textId="77777777" w:rsidR="00184A8A" w:rsidRDefault="00000000">
            <w:r>
              <w:t>1.10</w:t>
            </w:r>
          </w:p>
        </w:tc>
      </w:tr>
      <w:tr w:rsidR="00B86A12" w14:paraId="2B49E83C" w14:textId="77777777" w:rsidTr="3DC018EE">
        <w:tc>
          <w:tcPr>
            <w:tcW w:w="1075" w:type="dxa"/>
          </w:tcPr>
          <w:p w14:paraId="40DE75AD" w14:textId="77777777" w:rsidR="00B86A12" w:rsidRDefault="00000000">
            <w:r>
              <w:t>Cluster 5</w:t>
            </w:r>
          </w:p>
        </w:tc>
        <w:tc>
          <w:tcPr>
            <w:tcW w:w="720" w:type="dxa"/>
          </w:tcPr>
          <w:p w14:paraId="31553E06" w14:textId="77777777" w:rsidR="00184A8A" w:rsidRDefault="00000000">
            <w:r>
              <w:t>174</w:t>
            </w:r>
          </w:p>
        </w:tc>
        <w:tc>
          <w:tcPr>
            <w:tcW w:w="990" w:type="dxa"/>
          </w:tcPr>
          <w:p w14:paraId="2E392D4B" w14:textId="77777777" w:rsidR="00184A8A" w:rsidRDefault="00000000">
            <w:r>
              <w:t>$132.6k</w:t>
            </w:r>
          </w:p>
        </w:tc>
        <w:tc>
          <w:tcPr>
            <w:tcW w:w="900" w:type="dxa"/>
          </w:tcPr>
          <w:p w14:paraId="628B6A2A" w14:textId="77777777" w:rsidR="00184A8A" w:rsidRDefault="00000000">
            <w:r>
              <w:t>9.6%</w:t>
            </w:r>
          </w:p>
        </w:tc>
        <w:tc>
          <w:tcPr>
            <w:tcW w:w="720" w:type="dxa"/>
          </w:tcPr>
          <w:p w14:paraId="1974B7E2" w14:textId="77777777" w:rsidR="00184A8A" w:rsidRDefault="00000000">
            <w:r>
              <w:t>4.8%</w:t>
            </w:r>
          </w:p>
        </w:tc>
        <w:tc>
          <w:tcPr>
            <w:tcW w:w="990" w:type="dxa"/>
          </w:tcPr>
          <w:p w14:paraId="2DBF1EC9" w14:textId="77777777" w:rsidR="00184A8A" w:rsidRDefault="00000000">
            <w:r>
              <w:t>18.0%</w:t>
            </w:r>
          </w:p>
        </w:tc>
        <w:tc>
          <w:tcPr>
            <w:tcW w:w="810" w:type="dxa"/>
          </w:tcPr>
          <w:p w14:paraId="180CDC04" w14:textId="77777777" w:rsidR="00184A8A" w:rsidRDefault="00000000">
            <w:r>
              <w:t>26.2%</w:t>
            </w:r>
          </w:p>
        </w:tc>
        <w:tc>
          <w:tcPr>
            <w:tcW w:w="1260" w:type="dxa"/>
          </w:tcPr>
          <w:p w14:paraId="40613482" w14:textId="77777777" w:rsidR="00184A8A" w:rsidRDefault="00000000">
            <w:r>
              <w:t>51.0%</w:t>
            </w:r>
          </w:p>
        </w:tc>
        <w:tc>
          <w:tcPr>
            <w:tcW w:w="630" w:type="dxa"/>
          </w:tcPr>
          <w:p w14:paraId="6C283BC3" w14:textId="77777777" w:rsidR="00184A8A" w:rsidRDefault="00000000">
            <w:r>
              <w:t>0.25</w:t>
            </w:r>
          </w:p>
        </w:tc>
        <w:tc>
          <w:tcPr>
            <w:tcW w:w="900" w:type="dxa"/>
          </w:tcPr>
          <w:p w14:paraId="5E898E31" w14:textId="77777777" w:rsidR="00184A8A" w:rsidRDefault="00000000">
            <w:r>
              <w:t>4.14</w:t>
            </w:r>
          </w:p>
        </w:tc>
        <w:tc>
          <w:tcPr>
            <w:tcW w:w="1075" w:type="dxa"/>
          </w:tcPr>
          <w:p w14:paraId="5E20CC49" w14:textId="77777777" w:rsidR="00184A8A" w:rsidRDefault="00000000">
            <w:r>
              <w:t>4.61</w:t>
            </w:r>
          </w:p>
        </w:tc>
      </w:tr>
      <w:tr w:rsidR="00B86A12" w14:paraId="71951A20" w14:textId="77777777" w:rsidTr="3DC018EE">
        <w:trPr>
          <w:trHeight w:val="300"/>
        </w:trPr>
        <w:tc>
          <w:tcPr>
            <w:tcW w:w="1075" w:type="dxa"/>
          </w:tcPr>
          <w:p w14:paraId="4D5F05DC" w14:textId="77777777" w:rsidR="00B86A12" w:rsidRDefault="00000000">
            <w:r>
              <w:t>Cluster 6</w:t>
            </w:r>
          </w:p>
        </w:tc>
        <w:tc>
          <w:tcPr>
            <w:tcW w:w="720" w:type="dxa"/>
          </w:tcPr>
          <w:p w14:paraId="5170AE60" w14:textId="77777777" w:rsidR="00184A8A" w:rsidRDefault="00000000">
            <w:r>
              <w:t>173</w:t>
            </w:r>
          </w:p>
        </w:tc>
        <w:tc>
          <w:tcPr>
            <w:tcW w:w="990" w:type="dxa"/>
          </w:tcPr>
          <w:p w14:paraId="6ADE7077" w14:textId="77777777" w:rsidR="00184A8A" w:rsidRDefault="00000000">
            <w:r>
              <w:t>$166.8k</w:t>
            </w:r>
          </w:p>
        </w:tc>
        <w:tc>
          <w:tcPr>
            <w:tcW w:w="900" w:type="dxa"/>
          </w:tcPr>
          <w:p w14:paraId="728D6C08" w14:textId="77777777" w:rsidR="00184A8A" w:rsidRDefault="00000000">
            <w:r>
              <w:t>6.2%</w:t>
            </w:r>
          </w:p>
        </w:tc>
        <w:tc>
          <w:tcPr>
            <w:tcW w:w="720" w:type="dxa"/>
          </w:tcPr>
          <w:p w14:paraId="367650D7" w14:textId="77777777" w:rsidR="00184A8A" w:rsidRDefault="00000000">
            <w:r>
              <w:t>1.8%</w:t>
            </w:r>
          </w:p>
        </w:tc>
        <w:tc>
          <w:tcPr>
            <w:tcW w:w="990" w:type="dxa"/>
          </w:tcPr>
          <w:p w14:paraId="74080B2A" w14:textId="77777777" w:rsidR="00184A8A" w:rsidRDefault="00000000">
            <w:r>
              <w:t>14.6%</w:t>
            </w:r>
          </w:p>
        </w:tc>
        <w:tc>
          <w:tcPr>
            <w:tcW w:w="810" w:type="dxa"/>
          </w:tcPr>
          <w:p w14:paraId="73A139E6" w14:textId="77777777" w:rsidR="00184A8A" w:rsidRDefault="00000000">
            <w:r>
              <w:t>16.9%</w:t>
            </w:r>
          </w:p>
        </w:tc>
        <w:tc>
          <w:tcPr>
            <w:tcW w:w="1260" w:type="dxa"/>
          </w:tcPr>
          <w:p w14:paraId="0B371F20" w14:textId="77777777" w:rsidR="00184A8A" w:rsidRDefault="00000000">
            <w:r>
              <w:t>66.6%</w:t>
            </w:r>
          </w:p>
        </w:tc>
        <w:tc>
          <w:tcPr>
            <w:tcW w:w="630" w:type="dxa"/>
          </w:tcPr>
          <w:p w14:paraId="5CB1B7C2" w14:textId="77777777" w:rsidR="00184A8A" w:rsidRDefault="00000000">
            <w:r>
              <w:t>0.64</w:t>
            </w:r>
          </w:p>
        </w:tc>
        <w:tc>
          <w:tcPr>
            <w:tcW w:w="900" w:type="dxa"/>
          </w:tcPr>
          <w:p w14:paraId="28E382F7" w14:textId="77777777" w:rsidR="00184A8A" w:rsidRDefault="00000000">
            <w:r>
              <w:t>15.68</w:t>
            </w:r>
          </w:p>
        </w:tc>
        <w:tc>
          <w:tcPr>
            <w:tcW w:w="1075" w:type="dxa"/>
          </w:tcPr>
          <w:p w14:paraId="3B241061" w14:textId="77777777" w:rsidR="00184A8A" w:rsidRDefault="00000000">
            <w:r>
              <w:t>2.55</w:t>
            </w:r>
          </w:p>
        </w:tc>
      </w:tr>
    </w:tbl>
    <w:p w14:paraId="00182302" w14:textId="77777777" w:rsidR="00B86A12" w:rsidRDefault="00B86A12"/>
    <w:p w14:paraId="3903AE10" w14:textId="77777777" w:rsidR="00B86A12" w:rsidRDefault="00000000">
      <w:pPr>
        <w:pStyle w:val="Heading2"/>
        <w:numPr>
          <w:ilvl w:val="1"/>
          <w:numId w:val="11"/>
        </w:numPr>
      </w:pPr>
      <w:bookmarkStart w:id="36" w:name="_Ref_sec_r_wind"/>
      <w:r>
        <w:t>Wind as a contextual comparison outcome</w:t>
      </w:r>
      <w:bookmarkEnd w:id="36"/>
    </w:p>
    <w:p w14:paraId="5D396757" w14:textId="77777777" w:rsidR="00B86A12" w:rsidRDefault="00000000">
      <w:r>
        <w:t xml:space="preserve">The wind-capacity outcome is useful as contextual comparison but is less central to the paper’s main equity argument. For y_wind_mw, the most consistent predictor is wind_ws50m_mean_2023, which is positive and statistically significant across all examined models (Figure 16). By contrast, the social variables are weaker and less stable. This suggests that wind siting is much more tightly tied to physical resource conditions than the other DER outcomes considered here. Because wind is less directly comparable to behind-the-meter or consumer-facing DER adoption, it is best treated as supplementary context rather than as one of the paper’s headline findings. The cross-validated model comparison for wind is reported in </w:t>
      </w:r>
      <w:r>
        <w:fldChar w:fldCharType="begin"/>
      </w:r>
      <w:r>
        <w:instrText xml:space="preserve"> REF _Ref_fig20 \h </w:instrText>
      </w:r>
      <w:r>
        <w:fldChar w:fldCharType="separate"/>
      </w:r>
      <w:r>
        <w:t>Figure 20</w:t>
      </w:r>
      <w:r>
        <w:fldChar w:fldCharType="end"/>
      </w:r>
      <w:r>
        <w:t>. The paper therefore does not foreground the binary turbine-presence outcome in the reported results.</w:t>
      </w:r>
    </w:p>
    <w:p w14:paraId="10F6623C" w14:textId="77777777" w:rsidR="008A7C5A" w:rsidRDefault="008F65ED" w:rsidP="008A7C5A">
      <w:pPr>
        <w:keepNext/>
        <w:jc w:val="center"/>
      </w:pPr>
      <w:r>
        <w:rPr>
          <w:noProof/>
        </w:rPr>
        <w:drawing>
          <wp:inline distT="0" distB="0" distL="0" distR="0" wp14:anchorId="02C551B2" wp14:editId="527AF06F">
            <wp:extent cx="4150759" cy="4755071"/>
            <wp:effectExtent l="0" t="0" r="2540" b="3810"/>
            <wp:docPr id="1048879321"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9321" name="Graphic 1048879321"/>
                    <pic:cNvPicPr/>
                  </pic:nvPicPr>
                  <pic:blipFill>
                    <a:blip r:embed="rId35"/>
                    <a:stretch>
                      <a:fillRect/>
                    </a:stretch>
                  </pic:blipFill>
                  <pic:spPr>
                    <a:xfrm>
                      <a:off x="0" y="0"/>
                      <a:ext cx="4150759" cy="4755071"/>
                    </a:xfrm>
                    <a:prstGeom prst="rect">
                      <a:avLst/>
                    </a:prstGeom>
                  </pic:spPr>
                </pic:pic>
              </a:graphicData>
            </a:graphic>
          </wp:inline>
        </w:drawing>
      </w:r>
    </w:p>
    <w:p w14:paraId="7E3E5FAD" w14:textId="07AFD866" w:rsidR="00B140D9" w:rsidRDefault="008A7C5A" w:rsidP="008A7C5A">
      <w:pPr>
        <w:pStyle w:val="Caption"/>
        <w:jc w:val="center"/>
      </w:pPr>
      <w:r>
        <w:t xml:space="preserve">Figure </w:t>
      </w:r>
      <w:r>
        <w:fldChar w:fldCharType="begin"/>
      </w:r>
      <w:r>
        <w:instrText xml:space="preserve"> SEQ Figure \* ARABIC </w:instrText>
      </w:r>
      <w:r>
        <w:fldChar w:fldCharType="separate"/>
      </w:r>
      <w:r>
        <w:rPr>
          <w:noProof/>
        </w:rPr>
        <w:t>16</w:t>
      </w:r>
      <w:r>
        <w:rPr>
          <w:noProof/>
        </w:rPr>
        <w:fldChar w:fldCharType="end"/>
      </w:r>
      <w:r>
        <w:t xml:space="preserve">: </w:t>
      </w:r>
      <w:r w:rsidRPr="00E11E90">
        <w:t>Standardized robustness summary for y_wind_mw, included mainly as contextual evidence rather than as a headline equity result.</w:t>
      </w:r>
    </w:p>
    <w:p w14:paraId="48FB713C" w14:textId="2DAD3BAB" w:rsidR="00B86A12" w:rsidRDefault="00000000">
      <w:pPr>
        <w:pStyle w:val="Heading2"/>
        <w:numPr>
          <w:ilvl w:val="1"/>
          <w:numId w:val="11"/>
        </w:numPr>
      </w:pPr>
      <w:bookmarkStart w:id="37" w:name="_Ref_sec_r_overall"/>
      <w:r>
        <w:lastRenderedPageBreak/>
        <w:t>Overall interpretation</w:t>
      </w:r>
      <w:bookmarkEnd w:id="37"/>
    </w:p>
    <w:p w14:paraId="26317380" w14:textId="5DC138D5" w:rsidR="00871AB2" w:rsidRDefault="00871AB2">
      <w:r>
        <w:t xml:space="preserve">Taken together, the results in </w:t>
      </w:r>
      <w:r>
        <w:fldChar w:fldCharType="begin"/>
      </w:r>
      <w:r>
        <w:instrText xml:space="preserve"> REF _Ref_fig4 \h </w:instrText>
      </w:r>
      <w:r>
        <w:fldChar w:fldCharType="separate"/>
      </w:r>
      <w:r>
        <w:t xml:space="preserve">Figure </w:t>
      </w:r>
      <w:r>
        <w:rPr>
          <w:noProof/>
        </w:rPr>
        <w:t>4</w:t>
      </w:r>
      <w:r>
        <w:fldChar w:fldCharType="end"/>
      </w:r>
      <w:r>
        <w:t xml:space="preserve"> and </w:t>
      </w:r>
      <w:r>
        <w:fldChar w:fldCharType="begin"/>
      </w:r>
      <w:r>
        <w:instrText xml:space="preserve"> REF _Ref_fig5 \h </w:instrText>
      </w:r>
      <w:r>
        <w:fldChar w:fldCharType="separate"/>
      </w:r>
      <w:r>
        <w:t xml:space="preserve">Figure </w:t>
      </w:r>
      <w:r>
        <w:rPr>
          <w:noProof/>
        </w:rPr>
        <w:t>5</w:t>
      </w:r>
      <w:r>
        <w:fldChar w:fldCharType="end"/>
      </w:r>
      <w:r>
        <w:t xml:space="preserve"> show that inequity in California's DER transition is not one repeated pattern across technologies. The form of disparity depends on the technology. Solar PV and storage show negative associations with several race and ethnicity shares after socioeconomic and contextual controls, though area-level housing composition absorbs a third to a half of those coefficients and the surviving estimates differ in how precisely </w:t>
      </w:r>
      <w:r w:rsidR="001F19B7">
        <w:t>we</w:t>
      </w:r>
      <w:r>
        <w:t xml:space="preserve"> can measure them. EV charging shows a different mix: Hispanic population share is associated with lower aggregate charger deployment, and aggregate charging is positively associated with poverty, a relationship driven by Level 2 rather than Level 1 charging. Different technologies are shaped by different barriers and siting dynamics, so a policy aimed at "general DER equity" in the abstract can miss the fact that solar, storage, and EV charging do not reproduce inequity in the same way.</w:t>
      </w:r>
    </w:p>
    <w:p w14:paraId="6E83B6A2" w14:textId="77777777" w:rsidR="00B86A12" w:rsidRDefault="00091F08">
      <w:pPr>
        <w:pStyle w:val="Heading1"/>
        <w:numPr>
          <w:ilvl w:val="0"/>
          <w:numId w:val="11"/>
        </w:numPr>
      </w:pPr>
      <w:bookmarkStart w:id="38" w:name="_Ref_sec_discussion"/>
      <w:r>
        <w:t>Discussion</w:t>
      </w:r>
      <w:bookmarkEnd w:id="38"/>
    </w:p>
    <w:p w14:paraId="4E026919" w14:textId="77777777" w:rsidR="00B86A12" w:rsidRDefault="00091F08">
      <w:pPr>
        <w:pStyle w:val="Heading2"/>
        <w:numPr>
          <w:ilvl w:val="1"/>
          <w:numId w:val="11"/>
        </w:numPr>
      </w:pPr>
      <w:r>
        <w:t>What persists and what changes across DER types</w:t>
      </w:r>
    </w:p>
    <w:p w14:paraId="4D86D4D9" w14:textId="3CB591EE" w:rsidR="00B86A12" w:rsidRDefault="00000000">
      <w:r>
        <w:t xml:space="preserve">The most important substantive finding is that the clean energy transition does not reproduce inequality in the same way across technologies (Section </w:t>
      </w:r>
      <w:r>
        <w:fldChar w:fldCharType="begin"/>
      </w:r>
      <w:r>
        <w:instrText xml:space="preserve"> REF _Ref_sec_r_baseline \r \h </w:instrText>
      </w:r>
      <w:r>
        <w:fldChar w:fldCharType="separate"/>
      </w:r>
      <w:r>
        <w:t>4.1</w:t>
      </w:r>
      <w:r>
        <w:fldChar w:fldCharType="end"/>
      </w:r>
      <w:r>
        <w:t xml:space="preserve">). Solar PV shows persistent racial and socioeconomic patterning (Section </w:t>
      </w:r>
      <w:r>
        <w:fldChar w:fldCharType="begin"/>
      </w:r>
      <w:r>
        <w:instrText xml:space="preserve"> REF _Ref_sec_r_pv \r \h </w:instrText>
      </w:r>
      <w:r>
        <w:fldChar w:fldCharType="separate"/>
      </w:r>
      <w:r>
        <w:t>4.2</w:t>
      </w:r>
      <w:r>
        <w:fldChar w:fldCharType="end"/>
      </w:r>
      <w:r>
        <w:t xml:space="preserve">), but storage appears even more unequal and more stable across specifications (Section </w:t>
      </w:r>
      <w:r>
        <w:fldChar w:fldCharType="begin"/>
      </w:r>
      <w:r>
        <w:instrText xml:space="preserve"> REF _Ref_sec_r_storage \r \h </w:instrText>
      </w:r>
      <w:r>
        <w:fldChar w:fldCharType="separate"/>
      </w:r>
      <w:r>
        <w:t>4.3</w:t>
      </w:r>
      <w:r>
        <w:fldChar w:fldCharType="end"/>
      </w:r>
      <w:r>
        <w:t>), including after conditioning on local PV deployment (</w:t>
      </w:r>
      <w:r>
        <w:fldChar w:fldCharType="begin"/>
      </w:r>
      <w:r>
        <w:instrText xml:space="preserve"> REF _Ref_tbl4 \h </w:instrText>
      </w:r>
      <w:r>
        <w:fldChar w:fldCharType="separate"/>
      </w:r>
      <w:r>
        <w:t>Table 4</w:t>
      </w:r>
      <w:r>
        <w:fldChar w:fldCharType="end"/>
      </w:r>
      <w:r>
        <w:t xml:space="preserve">). EV charging, by contrast (Section </w:t>
      </w:r>
      <w:r>
        <w:fldChar w:fldCharType="begin"/>
      </w:r>
      <w:r>
        <w:instrText xml:space="preserve"> REF _Ref_sec_r_chargers \r \h </w:instrText>
      </w:r>
      <w:r>
        <w:fldChar w:fldCharType="separate"/>
      </w:r>
      <w:r>
        <w:t>4.4</w:t>
      </w:r>
      <w:r>
        <w:fldChar w:fldCharType="end"/>
      </w:r>
      <w:r>
        <w:t xml:space="preserve">), does not fit a simple underserved-versus-served story. Instead, the aggregate charging measure mixes together infrastructure types that likely serve different users and are governed by different siting logics. </w:t>
      </w:r>
      <w:r w:rsidR="000C338C">
        <w:t>The paper shows how the meaning of these disparities changes by technology.</w:t>
      </w:r>
    </w:p>
    <w:p w14:paraId="48A070D5" w14:textId="77777777" w:rsidR="00B86A12" w:rsidRDefault="00000000">
      <w:r>
        <w:t>This matters conceptually. A community that appears relatively “served” on one aggregate infrastructure metric may still be underserved in the specific DER benefits that matter most, such as bill savings from rooftop PV, resilience from storage, or residentially usable charging access. In that sense, the paper supports a more technology-specific approach to energy equity measurement and a race-aware approach to DER planning rather than a purely race-neutral framework.</w:t>
      </w:r>
    </w:p>
    <w:p w14:paraId="4E1579B7" w14:textId="77777777" w:rsidR="00B86A12" w:rsidRDefault="00091F08">
      <w:pPr>
        <w:pStyle w:val="Heading2"/>
        <w:numPr>
          <w:ilvl w:val="1"/>
          <w:numId w:val="11"/>
        </w:numPr>
      </w:pPr>
      <w:r>
        <w:t>Plausible mechanisms</w:t>
      </w:r>
    </w:p>
    <w:p w14:paraId="28EB2F42" w14:textId="77777777" w:rsidR="00B86A12" w:rsidRDefault="00000000">
      <w:r>
        <w:t>Several mechanisms are consistent with the observed patterns, though the analysis does not identify them causally. For rooftop PV, the persistence of negative coefficients after controlling for income is consistent with barriers beyond household income alone, including roof access, housing tenure, installer market penetration, credit constraints, or permitting and interconnection frictions. For storage, the larger and more stable disparities are consistent with the fact that storage often involves higher capital costs, stronger dependence on bundled solar-plus-storage adoption pathways, and programmatic complexity that may advantage already well-positioned households and communities.</w:t>
      </w:r>
    </w:p>
    <w:p w14:paraId="6180BF48" w14:textId="77777777" w:rsidR="00B86A12" w:rsidRDefault="00000000">
      <w:r>
        <w:t>The EV charging results point to a different mechanism story. The positive poverty association in the aggregate charging outcome is not visible for Level 1 charging and appears to be driven primarily by Level 2 charging (</w:t>
      </w:r>
      <w:r>
        <w:fldChar w:fldCharType="begin"/>
      </w:r>
      <w:r>
        <w:instrText xml:space="preserve"> REF _Ref_fig9 \h </w:instrText>
      </w:r>
      <w:r>
        <w:fldChar w:fldCharType="separate"/>
      </w:r>
      <w:r>
        <w:t>Figure 9</w:t>
      </w:r>
      <w:r>
        <w:fldChar w:fldCharType="end"/>
      </w:r>
      <w:r>
        <w:t xml:space="preserve"> and </w:t>
      </w:r>
      <w:r>
        <w:fldChar w:fldCharType="begin"/>
      </w:r>
      <w:r>
        <w:instrText xml:space="preserve"> REF _Ref_tbl5 \h </w:instrText>
      </w:r>
      <w:r>
        <w:fldChar w:fldCharType="separate"/>
      </w:r>
      <w:r>
        <w:t>Table 5</w:t>
      </w:r>
      <w:r>
        <w:fldChar w:fldCharType="end"/>
      </w:r>
      <w:r>
        <w:t>). The refreshed baseline also makes the Black-share association much weaker than before, while the Hispanic-share coefficient remains negative and the Asian-share coefficient is positive. That pattern is more consistent with charger composition and siting than with broad household-serving access. A key implication is that aggregate charger counts are not neutral measures of equitable access. They may capture infrastructure abundance in ways that overstate practical charging access for residents, especially where charger types and host settings differ.</w:t>
      </w:r>
    </w:p>
    <w:p w14:paraId="233711DD" w14:textId="77777777" w:rsidR="00B86A12" w:rsidRDefault="00000000">
      <w:r>
        <w:lastRenderedPageBreak/>
        <w:t>The clustering exercise adds another descriptive layer to this story (Section 4.7). The income-ordered profiles show that clusters 1 and 2 are lower-income and heavily Hispanic, cluster 5 combines high income, a large Asian share, and strong charging, and cluster 6 is the highest-income, strongest-storage profile (Table 6 and Figure 15). Those spatial profiles are descriptive, but they reinforce that race, income, housing, and existing energy-system context jointly structure where DER benefits accumulate.</w:t>
      </w:r>
    </w:p>
    <w:p w14:paraId="4361F1DF" w14:textId="0C25EED3" w:rsidR="00FA0279" w:rsidRDefault="00FA0279">
      <w:r>
        <w:t xml:space="preserve">The Asian-share results warrant separate comment, since they are the most robust estimates in the study and appear to point in opposite directions across technologies. High-Asian-share ZCTAs are also the highest-income profiles in the cluster analysis (clusters 5 and 6 in </w:t>
      </w:r>
      <w:r>
        <w:fldChar w:fldCharType="begin"/>
      </w:r>
      <w:r>
        <w:instrText xml:space="preserve"> REF _Ref_tbl6 \h </w:instrText>
      </w:r>
      <w:r>
        <w:fldChar w:fldCharType="separate"/>
      </w:r>
      <w:r>
        <w:t>Table 6</w:t>
      </w:r>
      <w:r>
        <w:fldChar w:fldCharType="end"/>
      </w:r>
      <w:r>
        <w:t xml:space="preserve"> and </w:t>
      </w:r>
      <w:r w:rsidR="00D54205">
        <w:fldChar w:fldCharType="begin"/>
      </w:r>
      <w:r w:rsidR="00D54205">
        <w:instrText xml:space="preserve"> REF _Ref237521917 \h </w:instrText>
      </w:r>
      <w:r w:rsidR="00D54205">
        <w:fldChar w:fldCharType="separate"/>
      </w:r>
      <w:r w:rsidR="00D54205">
        <w:t xml:space="preserve">Figure </w:t>
      </w:r>
      <w:r w:rsidR="00D54205">
        <w:rPr>
          <w:noProof/>
        </w:rPr>
        <w:t>15</w:t>
      </w:r>
      <w:r w:rsidR="00D54205">
        <w:fldChar w:fldCharType="end"/>
      </w:r>
      <w:r>
        <w:t>) which rules out an income-based reading of their low PV and storage deployment. The housing controls supply a more plausible mechanism. These areas concentrate in dense, high-value metropolitan submarkets where multifamily units and lower owner-occupancy rates limit roof control and the ability to finance behind-the-meter equipment, and adding B25024 structure and B25003 tenure moves the Asian-share coefficient from −0.082 to −0.051 for PV and from −0.252 to −0.171 for storage. The same density that suppresses rooftop adoption supports commercial charging siting, which is consistent with the positive raw Asian-share coefficient for aggregate chargers and with its collapse toward zero once housing composition is controlled.</w:t>
      </w:r>
    </w:p>
    <w:p w14:paraId="12B5038F" w14:textId="77777777" w:rsidR="00B86A12" w:rsidRDefault="00091F08">
      <w:pPr>
        <w:pStyle w:val="Heading2"/>
        <w:numPr>
          <w:ilvl w:val="1"/>
          <w:numId w:val="11"/>
        </w:numPr>
      </w:pPr>
      <w:r>
        <w:t>Policy relevance</w:t>
      </w:r>
    </w:p>
    <w:p w14:paraId="4556483C" w14:textId="77777777" w:rsidR="00B86A12" w:rsidRDefault="00000000">
      <w:r>
        <w:t>The policy implication is not simply that disadvantaged places need more DERs. Rather, different technologies appear to require different equity strategies. For rooftop solar, the persistence of disparities after observed controls suggests the continued importance of targeted incentives, community-solar expansion, financing support, and outreach policies that reduce adoption frictions in underserved communities. For storage, the stronger disparities suggest that resilience-oriented subsidy programs, backup-power programs, and community-serving storage deployments may need sharper equity targeting if storage benefits are to reach communities that face higher vulnerability to outages, wildfire-related shutoffs, and climate-related disruptions.</w:t>
      </w:r>
    </w:p>
    <w:p w14:paraId="1A1E03FC" w14:textId="77777777" w:rsidR="00B86A12" w:rsidRDefault="00000000">
      <w:r>
        <w:t>For EV charging, the results suggest that policymakers should distinguish much more carefully between charger counts and usable charging access. A place with many chargers is not necessarily a place with equitable residential charging opportunities. Programs focused on multifamily charging, curbside or neighborhood charging, renter-serving infrastructure, and targeted deployment outside purely commercial corridors may therefore matter more than aggregate public charger deployment targets alone. More broadly, the findings suggest that clean energy equity policy should be technology-specific rather than assuming that one design principle can cover PV, storage, and charging simultaneously.</w:t>
      </w:r>
    </w:p>
    <w:p w14:paraId="0C8B9A64" w14:textId="77777777" w:rsidR="00B86A12" w:rsidRDefault="00091F08">
      <w:pPr>
        <w:pStyle w:val="Heading2"/>
        <w:numPr>
          <w:ilvl w:val="1"/>
          <w:numId w:val="11"/>
        </w:numPr>
      </w:pPr>
      <w:r>
        <w:t>Broader implications for energy burden and community resilience</w:t>
      </w:r>
    </w:p>
    <w:p w14:paraId="62AE9883" w14:textId="77777777" w:rsidR="00B86A12" w:rsidRDefault="00000000">
      <w:r>
        <w:t>These findings also matter beyond adoption statistics themselves. DERs can alter household bills, outage resilience, air-quality exposure, and who benefits from the clean-energy transition. If rooftop PV, storage, and residentially useful charging remain concentrated in already advantaged communities, then lower-income and more heavily non-white communities may face a double burden: higher exposure to outage risk and energy cost burden alongside lower access to technologies that buffer those risks. That is one reason the race results matter for policy even in a non-causal paper. If race remains statistically significant after the main socioeconomic controls are added, then a purely race-neutral planning frame may miss communities that are persistently underserved in practice.</w:t>
      </w:r>
    </w:p>
    <w:p w14:paraId="5F1DBD8B" w14:textId="77777777" w:rsidR="00B86A12" w:rsidRDefault="00000000">
      <w:r>
        <w:t xml:space="preserve">The energy-burden connection differs by technology (Section </w:t>
      </w:r>
      <w:r>
        <w:fldChar w:fldCharType="begin"/>
      </w:r>
      <w:r>
        <w:instrText xml:space="preserve"> REF _Ref_sec_r_burden \r \h </w:instrText>
      </w:r>
      <w:r>
        <w:fldChar w:fldCharType="separate"/>
      </w:r>
      <w:r>
        <w:t>4.5</w:t>
      </w:r>
      <w:r>
        <w:fldChar w:fldCharType="end"/>
      </w:r>
      <w:r>
        <w:t>). For rooftop PV, lower deployment in communities with larger Black and Asian population shares matters because PV is one of the main household-level pathways through which customers can reduce net electricity costs or hedge against future rate increases. For storage, the Model 9 result (</w:t>
      </w:r>
      <w:r>
        <w:fldChar w:fldCharType="begin"/>
      </w:r>
      <w:r>
        <w:instrText xml:space="preserve"> REF _Ref_tbl4 \h </w:instrText>
      </w:r>
      <w:r>
        <w:fldChar w:fldCharType="separate"/>
      </w:r>
      <w:r>
        <w:t>Table 4</w:t>
      </w:r>
      <w:r>
        <w:fldChar w:fldCharType="end"/>
      </w:r>
      <w:r>
        <w:t xml:space="preserve">) is especially relevant: even after conditioning on local PV deployment, </w:t>
      </w:r>
      <w:r>
        <w:lastRenderedPageBreak/>
        <w:t>storage disparities remain, which means the resilience benefit associated with backup power is not simply following solar access in an equitable way. In high-burden communities, that can compound vulnerability because households may face both higher bill stress and weaker access to outage protection.</w:t>
      </w:r>
    </w:p>
    <w:p w14:paraId="12FD632D" w14:textId="77777777" w:rsidR="00B86A12" w:rsidRDefault="00000000">
      <w:r>
        <w:t>EV charging raises a related but distinct burden issue. Transportation electrification can lower fuel and maintenance costs for some households, but only if charging is practically usable, affordable, and located near daily routines. The positive poverty-rate coefficient in aggregate charger models therefore should not be interpreted as evidence that higher-poverty communities are necessarily better positioned to benefit from EV adoption. If chargers are concentrated in commercial, workplace, corridor, municipal, or other non-residential settings, then the count may represent infrastructure presence without equivalent household-serving access, particularly for renters, multifamily residents, and households without reliable home charging.</w:t>
      </w:r>
    </w:p>
    <w:p w14:paraId="1DD27B7C" w14:textId="77777777" w:rsidR="00B86A12" w:rsidRDefault="00000000">
      <w:r>
        <w:t>The present paper includes area-level housing structure and tenure controls but does not include dedicated transit, corridor, charger-host, household tenancy, or roof-suitability data, so it cannot fully unpack why charging is more prevalent in some higher-poverty ZIP/ZCTAs. That remains an important extension. Aggregate infrastructure counts should not be mistaken for equitable access: future planning needs to distinguish commercial siting from household-serving benefit.</w:t>
      </w:r>
    </w:p>
    <w:p w14:paraId="2ED7F820" w14:textId="77777777" w:rsidR="00614286" w:rsidRDefault="00091F08" w:rsidP="00614286">
      <w:pPr>
        <w:pStyle w:val="Heading2"/>
        <w:numPr>
          <w:ilvl w:val="1"/>
          <w:numId w:val="11"/>
        </w:numPr>
      </w:pPr>
      <w:r>
        <w:t>Potential policy measures to address inequities</w:t>
      </w:r>
    </w:p>
    <w:p w14:paraId="2E56A051" w14:textId="77777777" w:rsidR="00614286" w:rsidRPr="00614286" w:rsidRDefault="00614286" w:rsidP="00614286">
      <w:r>
        <w:t>The results imply different levers for different actors, and different emphases by technology. The cross-technology divergence argues against a single “DER equity” mandate. PV, storage, and charging require distinct instruments, and measuring success by undifferentiated deployment counts risks mistaking infrastructure presence for equitable benefit.</w:t>
      </w:r>
    </w:p>
    <w:p w14:paraId="4C512236" w14:textId="77777777" w:rsidR="00614286" w:rsidRPr="00614286" w:rsidRDefault="00614286" w:rsidP="00614286">
      <w:r w:rsidRPr="3DC018EE">
        <w:rPr>
          <w:b/>
          <w:bCs/>
        </w:rPr>
        <w:t xml:space="preserve">Lawmakers and public-sector agencies. </w:t>
      </w:r>
      <w:r>
        <w:t>Racial disparities persist after income controls, so eligibility rules keyed only to income or to generic “disadvantaged community” designations will miss communities that are underserved on race-correlated dimensions. Storage warrants the sharpest targeting. Resilience rebates such as successors to SGIP, backup-power provisioning, and community-storage programs should weight toward communities exposed to outages and wildfire shutoffs, since the Model 9 result (</w:t>
      </w:r>
      <w:r>
        <w:fldChar w:fldCharType="begin"/>
      </w:r>
      <w:r>
        <w:instrText xml:space="preserve"> REF _Ref_tbl4 \h </w:instrText>
      </w:r>
      <w:r>
        <w:fldChar w:fldCharType="separate"/>
      </w:r>
      <w:r>
        <w:t>Table 4</w:t>
      </w:r>
      <w:r>
        <w:fldChar w:fldCharType="end"/>
      </w:r>
      <w:r>
        <w:t>) shows the storage gap does not follow PV access. For charging, procurement targets should measure usable residential access through multifamily, curbside, and renter-serving deployment rather than aggregate charger counts, which the subtype results (</w:t>
      </w:r>
      <w:r>
        <w:fldChar w:fldCharType="begin"/>
      </w:r>
      <w:r>
        <w:instrText xml:space="preserve"> REF _Ref_tbl5 \h </w:instrText>
      </w:r>
      <w:r>
        <w:fldChar w:fldCharType="separate"/>
      </w:r>
      <w:r>
        <w:t>Table 5</w:t>
      </w:r>
      <w:r>
        <w:fldChar w:fldCharType="end"/>
      </w:r>
      <w:r>
        <w:t xml:space="preserve"> and </w:t>
      </w:r>
      <w:r>
        <w:fldChar w:fldCharType="begin"/>
      </w:r>
      <w:r>
        <w:instrText xml:space="preserve"> REF _Ref_fig9 \h </w:instrText>
      </w:r>
      <w:r>
        <w:fldChar w:fldCharType="separate"/>
      </w:r>
      <w:r>
        <w:t>Figure 9</w:t>
      </w:r>
      <w:r>
        <w:fldChar w:fldCharType="end"/>
      </w:r>
      <w:r>
        <w:t>) show can overstate access.</w:t>
      </w:r>
    </w:p>
    <w:p w14:paraId="5F9A42D6" w14:textId="77777777" w:rsidR="00614286" w:rsidRPr="00614286" w:rsidRDefault="00614286" w:rsidP="00614286">
      <w:r>
        <w:rPr>
          <w:b/>
        </w:rPr>
        <w:t xml:space="preserve">Grid operators and regulators. </w:t>
      </w:r>
      <w:r>
        <w:t>Adoption is partly gated by hosting-capacity and interconnection frictions that are themselves socially patterned (Brockway et al. 2021; Aydin et al. 2025). Equity should enter distribution planning directly. Operators can publish hosting-capacity and interconnection-queue outcomes disaggregated by community demographics, and pilot fairness-aware hosting-capacity allocation so that grid upgrades do not concentrate where adoption is already high.</w:t>
      </w:r>
    </w:p>
    <w:p w14:paraId="3C03080C" w14:textId="77777777" w:rsidR="00614286" w:rsidRPr="00614286" w:rsidRDefault="00614286" w:rsidP="00614286">
      <w:r>
        <w:rPr>
          <w:b/>
        </w:rPr>
        <w:t xml:space="preserve">Private utilities and market actors. </w:t>
      </w:r>
      <w:r>
        <w:t>Persistent PV and storage gaps after income controls point to non-price barriers: installer market penetration, financing access, and split incentives for renters. Third-party ownership, on-bill and inclusive financing, community solar-plus-storage, and installer outreach in low-penetration areas can address adoption frictions that subsidies do not, as long as program design does not re-advantage households that are already well positioned.</w:t>
      </w:r>
    </w:p>
    <w:p w14:paraId="5B589B4F" w14:textId="77777777" w:rsidR="00091F08" w:rsidRDefault="00091F08" w:rsidP="00091F08">
      <w:pPr>
        <w:pStyle w:val="Heading1"/>
        <w:numPr>
          <w:ilvl w:val="0"/>
          <w:numId w:val="11"/>
        </w:numPr>
      </w:pPr>
      <w:bookmarkStart w:id="39" w:name="_Ref_sec_methods"/>
      <w:commentRangeStart w:id="40"/>
      <w:r>
        <w:lastRenderedPageBreak/>
        <w:t>Methods</w:t>
      </w:r>
      <w:bookmarkEnd w:id="39"/>
      <w:commentRangeEnd w:id="40"/>
      <w:r w:rsidR="009C6396">
        <w:rPr>
          <w:rStyle w:val="CommentReference"/>
          <w:sz w:val="28"/>
          <w:szCs w:val="28"/>
        </w:rPr>
        <w:commentReference w:id="40"/>
      </w:r>
    </w:p>
    <w:p w14:paraId="714B1591" w14:textId="77777777" w:rsidR="00091F08" w:rsidRDefault="00091F08" w:rsidP="00091F08">
      <w:pPr>
        <w:pStyle w:val="Heading2"/>
        <w:numPr>
          <w:ilvl w:val="1"/>
          <w:numId w:val="11"/>
        </w:numPr>
      </w:pPr>
      <w:r>
        <w:t>Empirical Approach</w:t>
      </w:r>
    </w:p>
    <w:p w14:paraId="68873CC8" w14:textId="2F2D0AC5" w:rsidR="00091F08" w:rsidRDefault="00091F08" w:rsidP="00091F08">
      <w:r>
        <w:t xml:space="preserve">This paper uses a cross-sectional regression framework to examine whether racial/ethnic and socioeconomic differences are associated with distributed energy resource deployment intensity across California ZIP/ZCTA areas. The main goal is not pure prediction. Instead, it is to test whether disparities in DER adoption persist after accounting for differences in adoption capacity, geography, physical suitability, institutional context, and observed energy-system conditions. To do this, </w:t>
      </w:r>
      <w:r w:rsidR="001F19B7">
        <w:t>we</w:t>
      </w:r>
      <w:r>
        <w:t xml:space="preserve"> estimate a consistent sequence of models for each DER outcome. This stepwise model ladder makes the results easier to interpret because changes in the coefficients of interest can be linked to specific added controls rather than to one opaque saturated specification. Section </w:t>
      </w:r>
      <w:r>
        <w:fldChar w:fldCharType="begin"/>
      </w:r>
      <w:r>
        <w:instrText xml:space="preserve"> REF _Ref_sec_m_baseline \r \h </w:instrText>
      </w:r>
      <w:r>
        <w:fldChar w:fldCharType="separate"/>
      </w:r>
      <w:r>
        <w:t>6.6</w:t>
      </w:r>
      <w:r>
        <w:fldChar w:fldCharType="end"/>
      </w:r>
      <w:r>
        <w:t xml:space="preserve"> states the baseline equation, Section </w:t>
      </w:r>
      <w:r>
        <w:fldChar w:fldCharType="begin"/>
      </w:r>
      <w:r>
        <w:instrText xml:space="preserve"> REF _Ref_sec_modelseries \r \h </w:instrText>
      </w:r>
      <w:r>
        <w:fldChar w:fldCharType="separate"/>
      </w:r>
      <w:r>
        <w:t>6.7</w:t>
      </w:r>
      <w:r>
        <w:fldChar w:fldCharType="end"/>
      </w:r>
      <w:r>
        <w:t xml:space="preserve"> defines each rung of the ladder, and </w:t>
      </w:r>
      <w:r>
        <w:fldChar w:fldCharType="begin"/>
      </w:r>
      <w:r>
        <w:instrText xml:space="preserve"> REF _Ref_fig4 \h </w:instrText>
      </w:r>
      <w:r>
        <w:fldChar w:fldCharType="separate"/>
      </w:r>
      <w:r>
        <w:t>Figure 4</w:t>
      </w:r>
      <w:r>
        <w:fldChar w:fldCharType="end"/>
      </w:r>
      <w:r>
        <w:t xml:space="preserve"> shows the resulting coefficient paths. It also supports direct comparison across technologies, which is central to the paper’s multi-DER framing.</w:t>
      </w:r>
    </w:p>
    <w:p w14:paraId="759A5941" w14:textId="77777777" w:rsidR="00B93869" w:rsidRDefault="00000000">
      <w:r>
        <w:t>We report the ladder as a sequence of separate specifications rather than as one fully stacked model. The control blocks are not independent of the outcome: housing structure, existing infrastructure, and electricity demand are shaped by the same development and siting processes that produce the deployment patterns we measure, so entering them together would condition the race and ethnicity coefficients on partial outcomes and hide which block moves the estimates. Reporting the blocks in sequence makes that movement visible, and the housing-structure result depends on seeing it. No single column is the preferred estimate. Each specification answers a different conditional question, and we report the full sequence so that the sensitivity of each coefficient to the conditioning set is explicit rather than assumed.</w:t>
      </w:r>
    </w:p>
    <w:p w14:paraId="2733AE15" w14:textId="77777777" w:rsidR="00091F08" w:rsidRDefault="00091F08" w:rsidP="00091F08">
      <w:r>
        <w:t>The three main outcomes are ZIP/ZCTA-level deployment intensity for rooftop solar PV, battery storage, and EV charging. Each is population-normalized and transformed using a</w:t>
      </w:r>
      <w:r>
        <w:rPr>
          <w:rFonts w:ascii="Courier New" w:hAnsi="Courier New"/>
          <w:sz w:val="18"/>
        </w:rPr>
        <w:t xml:space="preserve"> log(1 + rate)</w:t>
      </w:r>
      <w:r>
        <w:t xml:space="preserve"> specification to reduce skew and retain observations with zero deployment. The main explanatory variables of interest are racial/ethnic composition measures and socioeconomic indicators. We then add contextual controls that capture climate, renewable resource potential, utility territory, built-environment structure, and broader installed-energy context.</w:t>
      </w:r>
    </w:p>
    <w:p w14:paraId="04AA24EA" w14:textId="77777777" w:rsidR="00091F08" w:rsidRDefault="00091F08" w:rsidP="00091F08">
      <w:r>
        <w:t>Because the analysis is ecological and cross-sectional, the results are interpreted as area-level disparities rather than as individual household adoption behavior. The coefficients therefore describe how DER deployment differs across ZIP/ZCTA areas with different demographic and socioeconomic characteristics, conditional on the included controls. They should not be read as causal effects of race or income on any individual household’s technology adoption decision.</w:t>
      </w:r>
    </w:p>
    <w:p w14:paraId="13560EE8" w14:textId="63E9BC3B" w:rsidR="0019795D" w:rsidRDefault="0019795D" w:rsidP="0019795D">
      <w:pPr>
        <w:pStyle w:val="Heading2"/>
        <w:numPr>
          <w:ilvl w:val="1"/>
          <w:numId w:val="11"/>
        </w:numPr>
      </w:pPr>
      <w:bookmarkStart w:id="41" w:name="_Ref_tbl1"/>
      <w:r>
        <w:t>Data and Measures</w:t>
      </w:r>
    </w:p>
    <w:p w14:paraId="520E428F" w14:textId="77777777" w:rsidR="009B78FE" w:rsidRDefault="009B78FE" w:rsidP="009B78FE">
      <w:pPr>
        <w:pStyle w:val="Caption"/>
        <w:keepNext/>
      </w:pPr>
      <w:r>
        <w:t xml:space="preserve">Table </w:t>
      </w:r>
      <w:r>
        <w:fldChar w:fldCharType="begin"/>
      </w:r>
      <w:r>
        <w:instrText xml:space="preserve"> SEQ Table \* ARABIC </w:instrText>
      </w:r>
      <w:r>
        <w:fldChar w:fldCharType="separate"/>
      </w:r>
      <w:r>
        <w:t>1</w:t>
      </w:r>
      <w:r>
        <w:fldChar w:fldCharType="end"/>
      </w:r>
      <w:bookmarkEnd w:id="41"/>
      <w:r>
        <w:t>: Variable definitions for the main outcomes, predictors, and controls.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9B78FE" w14:paraId="59BDDCBB" w14:textId="77777777" w:rsidTr="000A7270">
        <w:trPr>
          <w:tblHeader/>
        </w:trPr>
        <w:tc>
          <w:tcPr>
            <w:tcW w:w="3360" w:type="dxa"/>
            <w:tcBorders>
              <w:bottom w:val="single" w:sz="6" w:space="0" w:color="auto"/>
            </w:tcBorders>
            <w:shd w:val="clear" w:color="auto" w:fill="F2EFE7"/>
          </w:tcPr>
          <w:p w14:paraId="081C5C77" w14:textId="77777777" w:rsidR="009B78FE" w:rsidRDefault="009B78FE" w:rsidP="000A7270">
            <w:r>
              <w:rPr>
                <w:b/>
              </w:rPr>
              <w:t>Variable</w:t>
            </w:r>
          </w:p>
        </w:tc>
        <w:tc>
          <w:tcPr>
            <w:tcW w:w="3360" w:type="dxa"/>
            <w:tcBorders>
              <w:bottom w:val="single" w:sz="6" w:space="0" w:color="auto"/>
            </w:tcBorders>
            <w:shd w:val="clear" w:color="auto" w:fill="F2EFE7"/>
          </w:tcPr>
          <w:p w14:paraId="43140604" w14:textId="77777777" w:rsidR="009B78FE" w:rsidRDefault="009B78FE" w:rsidP="000A7270">
            <w:r>
              <w:rPr>
                <w:b/>
              </w:rPr>
              <w:t>Meaning</w:t>
            </w:r>
          </w:p>
        </w:tc>
        <w:tc>
          <w:tcPr>
            <w:tcW w:w="3360" w:type="dxa"/>
            <w:tcBorders>
              <w:bottom w:val="single" w:sz="6" w:space="0" w:color="auto"/>
            </w:tcBorders>
            <w:shd w:val="clear" w:color="auto" w:fill="F2EFE7"/>
          </w:tcPr>
          <w:p w14:paraId="7237978C" w14:textId="77777777" w:rsidR="009B78FE" w:rsidRDefault="009B78FE" w:rsidP="000A7270">
            <w:r>
              <w:rPr>
                <w:b/>
              </w:rPr>
              <w:t>Scale / notes</w:t>
            </w:r>
          </w:p>
        </w:tc>
      </w:tr>
      <w:tr w:rsidR="009B78FE" w14:paraId="5D5B6199" w14:textId="77777777" w:rsidTr="000A7270">
        <w:tc>
          <w:tcPr>
            <w:tcW w:w="3360" w:type="dxa"/>
          </w:tcPr>
          <w:p w14:paraId="63C9C9F9" w14:textId="77777777" w:rsidR="009B78FE" w:rsidRDefault="009B78FE" w:rsidP="000A7270">
            <w:r>
              <w:rPr>
                <w:rFonts w:ascii="Courier New" w:hAnsi="Courier New"/>
                <w:sz w:val="18"/>
              </w:rPr>
              <w:t>y_pv</w:t>
            </w:r>
          </w:p>
        </w:tc>
        <w:tc>
          <w:tcPr>
            <w:tcW w:w="3360" w:type="dxa"/>
          </w:tcPr>
          <w:p w14:paraId="4F563FB4" w14:textId="77777777" w:rsidR="009B78FE" w:rsidRDefault="009B78FE" w:rsidP="000A7270">
            <w:r>
              <w:t>Solar PV deployment intensity</w:t>
            </w:r>
          </w:p>
        </w:tc>
        <w:tc>
          <w:tcPr>
            <w:tcW w:w="3360" w:type="dxa"/>
          </w:tcPr>
          <w:p w14:paraId="3AD6CBF6" w14:textId="77777777" w:rsidR="009B78FE" w:rsidRDefault="009B78FE" w:rsidP="000A7270">
            <w:r>
              <w:rPr>
                <w:rFonts w:ascii="Courier New" w:hAnsi="Courier New"/>
                <w:sz w:val="18"/>
              </w:rPr>
              <w:t>log(1 + PV kW DC per 1,000 residents)</w:t>
            </w:r>
          </w:p>
        </w:tc>
      </w:tr>
      <w:tr w:rsidR="009B78FE" w14:paraId="5EE7C891" w14:textId="77777777" w:rsidTr="000A7270">
        <w:tc>
          <w:tcPr>
            <w:tcW w:w="3360" w:type="dxa"/>
          </w:tcPr>
          <w:p w14:paraId="15BC247E" w14:textId="77777777" w:rsidR="009B78FE" w:rsidRDefault="009B78FE" w:rsidP="000A7270">
            <w:r>
              <w:rPr>
                <w:rFonts w:ascii="Courier New" w:hAnsi="Courier New"/>
                <w:sz w:val="18"/>
              </w:rPr>
              <w:t>y_storage</w:t>
            </w:r>
          </w:p>
        </w:tc>
        <w:tc>
          <w:tcPr>
            <w:tcW w:w="3360" w:type="dxa"/>
          </w:tcPr>
          <w:p w14:paraId="6DD0BD8D" w14:textId="77777777" w:rsidR="009B78FE" w:rsidRDefault="009B78FE" w:rsidP="000A7270">
            <w:r>
              <w:t>Battery storage deployment intensity</w:t>
            </w:r>
          </w:p>
        </w:tc>
        <w:tc>
          <w:tcPr>
            <w:tcW w:w="3360" w:type="dxa"/>
          </w:tcPr>
          <w:p w14:paraId="7C04CADF" w14:textId="77777777" w:rsidR="009B78FE" w:rsidRDefault="009B78FE" w:rsidP="000A7270">
            <w:r>
              <w:rPr>
                <w:rFonts w:ascii="Courier New" w:hAnsi="Courier New"/>
                <w:sz w:val="18"/>
              </w:rPr>
              <w:t>log(1 + storage MW per 100,000 residents)</w:t>
            </w:r>
          </w:p>
        </w:tc>
      </w:tr>
      <w:tr w:rsidR="009B78FE" w14:paraId="31DC2100" w14:textId="77777777" w:rsidTr="000A7270">
        <w:tc>
          <w:tcPr>
            <w:tcW w:w="3360" w:type="dxa"/>
          </w:tcPr>
          <w:p w14:paraId="7D0650BE" w14:textId="77777777" w:rsidR="009B78FE" w:rsidRDefault="009B78FE" w:rsidP="000A7270">
            <w:r>
              <w:rPr>
                <w:rFonts w:ascii="Courier New" w:hAnsi="Courier New"/>
                <w:sz w:val="18"/>
              </w:rPr>
              <w:t>y_chargers</w:t>
            </w:r>
          </w:p>
        </w:tc>
        <w:tc>
          <w:tcPr>
            <w:tcW w:w="3360" w:type="dxa"/>
          </w:tcPr>
          <w:p w14:paraId="765482B4" w14:textId="77777777" w:rsidR="009B78FE" w:rsidRDefault="009B78FE" w:rsidP="000A7270">
            <w:r>
              <w:t>EV charging availability</w:t>
            </w:r>
          </w:p>
        </w:tc>
        <w:tc>
          <w:tcPr>
            <w:tcW w:w="3360" w:type="dxa"/>
          </w:tcPr>
          <w:p w14:paraId="232732FF" w14:textId="77777777" w:rsidR="009B78FE" w:rsidRDefault="009B78FE" w:rsidP="000A7270">
            <w:r>
              <w:rPr>
                <w:rFonts w:ascii="Courier New" w:hAnsi="Courier New"/>
                <w:sz w:val="18"/>
              </w:rPr>
              <w:t>log(1 + total chargers per 1,000 residents)</w:t>
            </w:r>
          </w:p>
        </w:tc>
      </w:tr>
      <w:tr w:rsidR="009B78FE" w14:paraId="1F4918D8" w14:textId="77777777" w:rsidTr="000A7270">
        <w:tc>
          <w:tcPr>
            <w:tcW w:w="3360" w:type="dxa"/>
          </w:tcPr>
          <w:p w14:paraId="64EAD7F6" w14:textId="77777777" w:rsidR="009B78FE" w:rsidRDefault="009B78FE" w:rsidP="000A7270">
            <w:r>
              <w:rPr>
                <w:rFonts w:ascii="Courier New" w:hAnsi="Courier New"/>
                <w:sz w:val="18"/>
              </w:rPr>
              <w:t>pct_black</w:t>
            </w:r>
          </w:p>
        </w:tc>
        <w:tc>
          <w:tcPr>
            <w:tcW w:w="3360" w:type="dxa"/>
          </w:tcPr>
          <w:p w14:paraId="206BE5D7" w14:textId="77777777" w:rsidR="009B78FE" w:rsidRDefault="009B78FE" w:rsidP="000A7270">
            <w:r>
              <w:t>Share of ZIP/ZCTA population identifying as Black</w:t>
            </w:r>
          </w:p>
        </w:tc>
        <w:tc>
          <w:tcPr>
            <w:tcW w:w="3360" w:type="dxa"/>
          </w:tcPr>
          <w:p w14:paraId="665D2B0A" w14:textId="77777777" w:rsidR="009B78FE" w:rsidRDefault="009B78FE" w:rsidP="000A7270">
            <w:r>
              <w:t>ACS 2023 5-year estimate</w:t>
            </w:r>
          </w:p>
        </w:tc>
      </w:tr>
      <w:tr w:rsidR="009B78FE" w14:paraId="59EB47E3" w14:textId="77777777" w:rsidTr="000A7270">
        <w:tc>
          <w:tcPr>
            <w:tcW w:w="3360" w:type="dxa"/>
          </w:tcPr>
          <w:p w14:paraId="524AD3C2" w14:textId="77777777" w:rsidR="009B78FE" w:rsidRDefault="009B78FE" w:rsidP="000A7270">
            <w:r>
              <w:rPr>
                <w:rFonts w:ascii="Courier New" w:hAnsi="Courier New"/>
                <w:sz w:val="18"/>
              </w:rPr>
              <w:t>pct_hispanic</w:t>
            </w:r>
          </w:p>
        </w:tc>
        <w:tc>
          <w:tcPr>
            <w:tcW w:w="3360" w:type="dxa"/>
          </w:tcPr>
          <w:p w14:paraId="1BAAA9A6" w14:textId="77777777" w:rsidR="009B78FE" w:rsidRDefault="009B78FE" w:rsidP="000A7270">
            <w:r>
              <w:t>Share of ZIP/ZCTA population identifying as Hispanic or Latino</w:t>
            </w:r>
          </w:p>
        </w:tc>
        <w:tc>
          <w:tcPr>
            <w:tcW w:w="3360" w:type="dxa"/>
          </w:tcPr>
          <w:p w14:paraId="7D3AF58E" w14:textId="77777777" w:rsidR="009B78FE" w:rsidRDefault="009B78FE" w:rsidP="000A7270">
            <w:r>
              <w:t>ACS 2023 5-year estimate</w:t>
            </w:r>
          </w:p>
        </w:tc>
      </w:tr>
      <w:tr w:rsidR="009B78FE" w14:paraId="55B63963" w14:textId="77777777" w:rsidTr="000A7270">
        <w:tc>
          <w:tcPr>
            <w:tcW w:w="3360" w:type="dxa"/>
          </w:tcPr>
          <w:p w14:paraId="3231C0AF" w14:textId="77777777" w:rsidR="009B78FE" w:rsidRDefault="009B78FE" w:rsidP="000A7270">
            <w:r>
              <w:rPr>
                <w:rFonts w:ascii="Courier New" w:hAnsi="Courier New"/>
                <w:sz w:val="18"/>
              </w:rPr>
              <w:lastRenderedPageBreak/>
              <w:t>pct_asian</w:t>
            </w:r>
          </w:p>
        </w:tc>
        <w:tc>
          <w:tcPr>
            <w:tcW w:w="3360" w:type="dxa"/>
          </w:tcPr>
          <w:p w14:paraId="39B9BEA9" w14:textId="77777777" w:rsidR="009B78FE" w:rsidRDefault="009B78FE" w:rsidP="000A7270">
            <w:r>
              <w:t>Share of ZIP/ZCTA population identifying as Asian</w:t>
            </w:r>
          </w:p>
        </w:tc>
        <w:tc>
          <w:tcPr>
            <w:tcW w:w="3360" w:type="dxa"/>
          </w:tcPr>
          <w:p w14:paraId="25D41F01" w14:textId="77777777" w:rsidR="009B78FE" w:rsidRDefault="009B78FE" w:rsidP="000A7270">
            <w:r>
              <w:t>ACS 2023 5-year estimate</w:t>
            </w:r>
          </w:p>
        </w:tc>
      </w:tr>
      <w:tr w:rsidR="009B78FE" w14:paraId="6B5CE2E3" w14:textId="77777777" w:rsidTr="000A7270">
        <w:tc>
          <w:tcPr>
            <w:tcW w:w="3360" w:type="dxa"/>
          </w:tcPr>
          <w:p w14:paraId="4AC46481" w14:textId="77777777" w:rsidR="009B78FE" w:rsidRDefault="009B78FE" w:rsidP="000A7270">
            <w:r>
              <w:rPr>
                <w:rFonts w:ascii="Courier New" w:hAnsi="Courier New"/>
                <w:sz w:val="18"/>
              </w:rPr>
              <w:t>log_median_household_income</w:t>
            </w:r>
          </w:p>
        </w:tc>
        <w:tc>
          <w:tcPr>
            <w:tcW w:w="3360" w:type="dxa"/>
          </w:tcPr>
          <w:p w14:paraId="6B508506" w14:textId="77777777" w:rsidR="009B78FE" w:rsidRDefault="009B78FE" w:rsidP="000A7270">
            <w:r>
              <w:t>Logged median household income</w:t>
            </w:r>
          </w:p>
        </w:tc>
        <w:tc>
          <w:tcPr>
            <w:tcW w:w="3360" w:type="dxa"/>
          </w:tcPr>
          <w:p w14:paraId="0B0C210F" w14:textId="77777777" w:rsidR="009B78FE" w:rsidRDefault="009B78FE" w:rsidP="000A7270">
            <w:r>
              <w:t>Socioeconomic/adoption-capacity proxy</w:t>
            </w:r>
          </w:p>
        </w:tc>
      </w:tr>
      <w:tr w:rsidR="009B78FE" w14:paraId="568A27FB" w14:textId="77777777" w:rsidTr="000A7270">
        <w:tc>
          <w:tcPr>
            <w:tcW w:w="3360" w:type="dxa"/>
          </w:tcPr>
          <w:p w14:paraId="6578FF45" w14:textId="77777777" w:rsidR="009B78FE" w:rsidRDefault="009B78FE" w:rsidP="000A7270">
            <w:r>
              <w:rPr>
                <w:rFonts w:ascii="Courier New" w:hAnsi="Courier New"/>
                <w:sz w:val="18"/>
              </w:rPr>
              <w:t>poverty_rate</w:t>
            </w:r>
          </w:p>
        </w:tc>
        <w:tc>
          <w:tcPr>
            <w:tcW w:w="3360" w:type="dxa"/>
          </w:tcPr>
          <w:p w14:paraId="6DE5EDFA" w14:textId="77777777" w:rsidR="009B78FE" w:rsidRDefault="009B78FE" w:rsidP="000A7270">
            <w:r>
              <w:t>Share of residents below the poverty line</w:t>
            </w:r>
          </w:p>
        </w:tc>
        <w:tc>
          <w:tcPr>
            <w:tcW w:w="3360" w:type="dxa"/>
          </w:tcPr>
          <w:p w14:paraId="28E78FF3" w14:textId="77777777" w:rsidR="009B78FE" w:rsidRDefault="009B78FE" w:rsidP="000A7270">
            <w:r>
              <w:t>Socioeconomic control</w:t>
            </w:r>
          </w:p>
        </w:tc>
      </w:tr>
      <w:tr w:rsidR="009B78FE" w14:paraId="6B2E6FA7" w14:textId="77777777" w:rsidTr="000A7270">
        <w:tc>
          <w:tcPr>
            <w:tcW w:w="3360" w:type="dxa"/>
          </w:tcPr>
          <w:p w14:paraId="0D2CA5B3" w14:textId="77777777" w:rsidR="009B78FE" w:rsidRDefault="009B78FE" w:rsidP="000A7270">
            <w:r>
              <w:rPr>
                <w:rFonts w:ascii="Courier New" w:hAnsi="Courier New"/>
                <w:sz w:val="18"/>
              </w:rPr>
              <w:t>pct_bachelors_plus</w:t>
            </w:r>
          </w:p>
        </w:tc>
        <w:tc>
          <w:tcPr>
            <w:tcW w:w="3360" w:type="dxa"/>
          </w:tcPr>
          <w:p w14:paraId="04DD6B85" w14:textId="77777777" w:rsidR="009B78FE" w:rsidRDefault="009B78FE" w:rsidP="000A7270">
            <w:r>
              <w:t>Share of adults with a bachelor’s degree or higher</w:t>
            </w:r>
          </w:p>
        </w:tc>
        <w:tc>
          <w:tcPr>
            <w:tcW w:w="3360" w:type="dxa"/>
          </w:tcPr>
          <w:p w14:paraId="3D72763A" w14:textId="77777777" w:rsidR="009B78FE" w:rsidRDefault="009B78FE" w:rsidP="000A7270">
            <w:r>
              <w:t>Education and adoption-capacity control</w:t>
            </w:r>
          </w:p>
        </w:tc>
      </w:tr>
      <w:tr w:rsidR="009B78FE" w14:paraId="0B9C4B01" w14:textId="77777777" w:rsidTr="000A7270">
        <w:tc>
          <w:tcPr>
            <w:tcW w:w="3360" w:type="dxa"/>
          </w:tcPr>
          <w:p w14:paraId="6F7E38AD" w14:textId="77777777" w:rsidR="009B78FE" w:rsidRDefault="009B78FE" w:rsidP="000A7270">
            <w:r>
              <w:rPr>
                <w:rFonts w:ascii="Courier New" w:hAnsi="Courier New"/>
                <w:sz w:val="18"/>
              </w:rPr>
              <w:t>ghi_mean_kwh_m2_day_2023</w:t>
            </w:r>
          </w:p>
        </w:tc>
        <w:tc>
          <w:tcPr>
            <w:tcW w:w="3360" w:type="dxa"/>
          </w:tcPr>
          <w:p w14:paraId="58512AF9" w14:textId="77777777" w:rsidR="009B78FE" w:rsidRDefault="009B78FE" w:rsidP="000A7270">
            <w:r>
              <w:t>Mean daily global horizontal irradiance</w:t>
            </w:r>
          </w:p>
        </w:tc>
        <w:tc>
          <w:tcPr>
            <w:tcW w:w="3360" w:type="dxa"/>
          </w:tcPr>
          <w:p w14:paraId="3CEA827A" w14:textId="77777777" w:rsidR="009B78FE" w:rsidRDefault="009B78FE" w:rsidP="000A7270">
            <w:r>
              <w:t>Solar resource / physical suitability control</w:t>
            </w:r>
          </w:p>
        </w:tc>
      </w:tr>
      <w:tr w:rsidR="009B78FE" w14:paraId="07CF63AD" w14:textId="77777777" w:rsidTr="000A7270">
        <w:tc>
          <w:tcPr>
            <w:tcW w:w="3360" w:type="dxa"/>
          </w:tcPr>
          <w:p w14:paraId="05F62030" w14:textId="77777777" w:rsidR="009B78FE" w:rsidRDefault="009B78FE" w:rsidP="000A7270">
            <w:r>
              <w:rPr>
                <w:rFonts w:ascii="Courier New" w:hAnsi="Courier New"/>
                <w:sz w:val="18"/>
              </w:rPr>
              <w:t>cdd65_2023</w:t>
            </w:r>
          </w:p>
        </w:tc>
        <w:tc>
          <w:tcPr>
            <w:tcW w:w="3360" w:type="dxa"/>
          </w:tcPr>
          <w:p w14:paraId="4E3D751A" w14:textId="77777777" w:rsidR="009B78FE" w:rsidRDefault="009B78FE" w:rsidP="000A7270">
            <w:r>
              <w:t>Cooling degree days relative to 65°F</w:t>
            </w:r>
          </w:p>
        </w:tc>
        <w:tc>
          <w:tcPr>
            <w:tcW w:w="3360" w:type="dxa"/>
          </w:tcPr>
          <w:p w14:paraId="26C251F8" w14:textId="77777777" w:rsidR="009B78FE" w:rsidRDefault="009B78FE" w:rsidP="000A7270">
            <w:r>
              <w:t>Climate control</w:t>
            </w:r>
          </w:p>
        </w:tc>
      </w:tr>
      <w:tr w:rsidR="009B78FE" w14:paraId="5F4AC281" w14:textId="77777777" w:rsidTr="000A7270">
        <w:tc>
          <w:tcPr>
            <w:tcW w:w="3360" w:type="dxa"/>
          </w:tcPr>
          <w:p w14:paraId="3A2F8963" w14:textId="77777777" w:rsidR="009B78FE" w:rsidRDefault="009B78FE" w:rsidP="000A7270">
            <w:r>
              <w:rPr>
                <w:rFonts w:ascii="Courier New" w:hAnsi="Courier New"/>
                <w:sz w:val="18"/>
              </w:rPr>
              <w:t>hdd65_2023</w:t>
            </w:r>
          </w:p>
        </w:tc>
        <w:tc>
          <w:tcPr>
            <w:tcW w:w="3360" w:type="dxa"/>
          </w:tcPr>
          <w:p w14:paraId="4CB674E1" w14:textId="77777777" w:rsidR="009B78FE" w:rsidRDefault="009B78FE" w:rsidP="000A7270">
            <w:r>
              <w:t>Heating degree days relative to 65°F</w:t>
            </w:r>
          </w:p>
        </w:tc>
        <w:tc>
          <w:tcPr>
            <w:tcW w:w="3360" w:type="dxa"/>
          </w:tcPr>
          <w:p w14:paraId="0EAEB462" w14:textId="77777777" w:rsidR="009B78FE" w:rsidRDefault="009B78FE" w:rsidP="000A7270">
            <w:r>
              <w:t>Climate control</w:t>
            </w:r>
          </w:p>
        </w:tc>
      </w:tr>
      <w:tr w:rsidR="009B78FE" w14:paraId="3AA69085" w14:textId="77777777" w:rsidTr="000A7270">
        <w:tc>
          <w:tcPr>
            <w:tcW w:w="3360" w:type="dxa"/>
          </w:tcPr>
          <w:p w14:paraId="5214C3D3" w14:textId="77777777" w:rsidR="009B78FE" w:rsidRDefault="009B78FE" w:rsidP="000A7270">
            <w:r>
              <w:rPr>
                <w:rFonts w:ascii="Courier New" w:hAnsi="Courier New"/>
                <w:sz w:val="18"/>
              </w:rPr>
              <w:t>log_kwh</w:t>
            </w:r>
          </w:p>
        </w:tc>
        <w:tc>
          <w:tcPr>
            <w:tcW w:w="3360" w:type="dxa"/>
          </w:tcPr>
          <w:p w14:paraId="01A96440" w14:textId="77777777" w:rsidR="009B78FE" w:rsidRDefault="009B78FE" w:rsidP="000A7270">
            <w:r>
              <w:t>Logged annual electricity consumption</w:t>
            </w:r>
          </w:p>
        </w:tc>
        <w:tc>
          <w:tcPr>
            <w:tcW w:w="3360" w:type="dxa"/>
          </w:tcPr>
          <w:p w14:paraId="5A77A29F" w14:textId="77777777" w:rsidR="009B78FE" w:rsidRDefault="009B78FE" w:rsidP="000A7270">
            <w:r>
              <w:t>Demand/load proxy</w:t>
            </w:r>
          </w:p>
        </w:tc>
      </w:tr>
      <w:tr w:rsidR="009B78FE" w14:paraId="4078055C" w14:textId="77777777" w:rsidTr="000A7270">
        <w:tc>
          <w:tcPr>
            <w:tcW w:w="3360" w:type="dxa"/>
          </w:tcPr>
          <w:p w14:paraId="23030CB2" w14:textId="77777777" w:rsidR="009B78FE" w:rsidRPr="00E713DB" w:rsidRDefault="009B78FE" w:rsidP="000A7270">
            <w:pPr>
              <w:rPr>
                <w:rFonts w:ascii="Courier New" w:hAnsi="Courier New" w:cs="Courier New"/>
                <w:sz w:val="18"/>
                <w:szCs w:val="18"/>
              </w:rPr>
            </w:pPr>
            <w:r>
              <w:rPr>
                <w:rFonts w:ascii="Courier New" w:hAnsi="Courier New" w:cs="Courier New"/>
                <w:sz w:val="18"/>
                <w:szCs w:val="18"/>
              </w:rPr>
              <w:t>energy_burden_pct</w:t>
            </w:r>
          </w:p>
        </w:tc>
        <w:tc>
          <w:tcPr>
            <w:tcW w:w="3360" w:type="dxa"/>
          </w:tcPr>
          <w:p w14:paraId="470ABBFD" w14:textId="77777777" w:rsidR="009B78FE" w:rsidRDefault="009B78FE" w:rsidP="000A7270">
            <w:r>
              <w:t>Household energy burden</w:t>
            </w:r>
          </w:p>
        </w:tc>
        <w:tc>
          <w:tcPr>
            <w:tcW w:w="3360" w:type="dxa"/>
          </w:tcPr>
          <w:p w14:paraId="01DAC303" w14:textId="77777777" w:rsidR="009B78FE" w:rsidRDefault="009B78FE" w:rsidP="000A7270">
            <w:r>
              <w:t>ZIP-level energy costs as a share of income; used in the energy-burden outcome model</w:t>
            </w:r>
          </w:p>
        </w:tc>
      </w:tr>
      <w:tr w:rsidR="009B78FE" w14:paraId="0BB823E4" w14:textId="77777777" w:rsidTr="000A7270">
        <w:tc>
          <w:tcPr>
            <w:tcW w:w="3360" w:type="dxa"/>
          </w:tcPr>
          <w:p w14:paraId="577267E6" w14:textId="77777777" w:rsidR="009B78FE" w:rsidRPr="00E713DB" w:rsidRDefault="009B78FE" w:rsidP="000A7270">
            <w:pPr>
              <w:rPr>
                <w:rFonts w:ascii="Courier New" w:hAnsi="Courier New" w:cs="Courier New"/>
                <w:sz w:val="18"/>
                <w:szCs w:val="18"/>
              </w:rPr>
            </w:pPr>
            <w:r>
              <w:rPr>
                <w:rFonts w:ascii="Courier New" w:hAnsi="Courier New" w:cs="Courier New"/>
                <w:sz w:val="18"/>
                <w:szCs w:val="18"/>
              </w:rPr>
              <w:t>log_energy_gap_per_capita</w:t>
            </w:r>
          </w:p>
        </w:tc>
        <w:tc>
          <w:tcPr>
            <w:tcW w:w="3360" w:type="dxa"/>
          </w:tcPr>
          <w:p w14:paraId="5B08CC5A" w14:textId="77777777" w:rsidR="009B78FE" w:rsidRDefault="009B78FE" w:rsidP="000A7270">
            <w:r>
              <w:t>Logged per-capita energy affordability gap</w:t>
            </w:r>
          </w:p>
        </w:tc>
        <w:tc>
          <w:tcPr>
            <w:tcW w:w="3360" w:type="dxa"/>
          </w:tcPr>
          <w:p w14:paraId="7B9484D0" w14:textId="77777777" w:rsidR="009B78FE" w:rsidRDefault="009B78FE" w:rsidP="000A7270">
            <w:r>
              <w:t>Scale-adjusted burden-gap measure used alongside energy_burden_pct</w:t>
            </w:r>
          </w:p>
        </w:tc>
      </w:tr>
    </w:tbl>
    <w:p w14:paraId="32458CC3" w14:textId="77777777" w:rsidR="00B86A12" w:rsidRDefault="00000000" w:rsidP="0019795D">
      <w:pPr>
        <w:pStyle w:val="Heading3"/>
        <w:numPr>
          <w:ilvl w:val="2"/>
          <w:numId w:val="11"/>
        </w:numPr>
      </w:pPr>
      <w:r>
        <w:rPr>
          <w:rStyle w:val="Heading2Char"/>
          <w:b/>
          <w:bCs/>
        </w:rPr>
        <w:t>Unit of analysis</w:t>
      </w:r>
    </w:p>
    <w:p w14:paraId="3135F1C1" w14:textId="77777777" w:rsidR="00B86A12" w:rsidRDefault="00000000">
      <w:r>
        <w:t xml:space="preserve">The unit of analysis is the ZIP-code level, implemented using Census ZIP Code Tabulation Areas (ZCTAs),  which are geographic entities defined by the U.S. Census Bureau to approximate ZIP code service areas. ZIP/ZCTA geography is the most practical common denominator across the DER, demographic, and contextual source files used in the repo. The analysis is therefore an area-level California snapshot rather than a household panel, and it is framed as a 2023 cross-section using the most recent aligned observations available through that year. All the important variables used for the targets, predictors, and controls are defined in </w:t>
      </w:r>
      <w:r>
        <w:fldChar w:fldCharType="begin"/>
      </w:r>
      <w:r>
        <w:instrText xml:space="preserve"> REF _Ref_tbl1 \h </w:instrText>
      </w:r>
      <w:r>
        <w:fldChar w:fldCharType="separate"/>
      </w:r>
      <w:r>
        <w:t>Table 1</w:t>
      </w:r>
      <w:r>
        <w:fldChar w:fldCharType="end"/>
      </w:r>
      <w:r>
        <w:t>.</w:t>
      </w:r>
    </w:p>
    <w:p w14:paraId="45D375BB" w14:textId="77777777" w:rsidR="00F121D0" w:rsidRDefault="009611E9" w:rsidP="00F121D0">
      <w:pPr>
        <w:keepNext/>
        <w:jc w:val="center"/>
      </w:pPr>
      <w:r>
        <w:rPr>
          <w:noProof/>
        </w:rPr>
        <w:lastRenderedPageBreak/>
        <w:drawing>
          <wp:inline distT="0" distB="0" distL="0" distR="0" wp14:anchorId="3BBC15B7" wp14:editId="20FBF7F9">
            <wp:extent cx="5606473" cy="3906733"/>
            <wp:effectExtent l="0" t="0" r="0" b="5080"/>
            <wp:docPr id="11826054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5404" name="Graphic 1182605404"/>
                    <pic:cNvPicPr/>
                  </pic:nvPicPr>
                  <pic:blipFill>
                    <a:blip r:embed="rId36"/>
                    <a:stretch>
                      <a:fillRect/>
                    </a:stretch>
                  </pic:blipFill>
                  <pic:spPr>
                    <a:xfrm>
                      <a:off x="0" y="0"/>
                      <a:ext cx="5622640" cy="3917999"/>
                    </a:xfrm>
                    <a:prstGeom prst="rect">
                      <a:avLst/>
                    </a:prstGeom>
                  </pic:spPr>
                </pic:pic>
              </a:graphicData>
            </a:graphic>
          </wp:inline>
        </w:drawing>
      </w:r>
    </w:p>
    <w:p w14:paraId="5C5854EF" w14:textId="53DEB6F2" w:rsidR="00B86A12" w:rsidRDefault="00F121D0" w:rsidP="00F121D0">
      <w:pPr>
        <w:pStyle w:val="Caption"/>
        <w:jc w:val="center"/>
      </w:pPr>
      <w:bookmarkStart w:id="42" w:name="_Ref_fig1"/>
      <w:r>
        <w:t xml:space="preserve">Figure </w:t>
      </w:r>
      <w:r w:rsidR="008A7C5A">
        <w:fldChar w:fldCharType="begin"/>
      </w:r>
      <w:r w:rsidR="008A7C5A">
        <w:instrText xml:space="preserve"> SEQ Figure \* ARABIC </w:instrText>
      </w:r>
      <w:r w:rsidR="008A7C5A">
        <w:fldChar w:fldCharType="separate"/>
      </w:r>
      <w:r w:rsidR="008A7C5A">
        <w:rPr>
          <w:noProof/>
        </w:rPr>
        <w:t>1</w:t>
      </w:r>
      <w:r w:rsidR="008A7C5A">
        <w:rPr>
          <w:noProof/>
        </w:rPr>
        <w:fldChar w:fldCharType="end"/>
      </w:r>
      <w:bookmarkEnd w:id="42"/>
      <w:r>
        <w:t>: Baseline California ZIP/ZCTA geography for rooftop PV, storage, and aggregate EV charging. As shown here, deployment is spatially uneven before any regression adjustments are introduced. Blank areas indicate missing or excluded observations.</w:t>
      </w:r>
    </w:p>
    <w:p w14:paraId="43BF3209" w14:textId="77777777" w:rsidR="00B86A12" w:rsidRDefault="00000000" w:rsidP="0019795D">
      <w:pPr>
        <w:pStyle w:val="Heading3"/>
        <w:numPr>
          <w:ilvl w:val="2"/>
          <w:numId w:val="11"/>
        </w:numPr>
      </w:pPr>
      <w:r>
        <w:t>Descriptive distributions</w:t>
      </w:r>
    </w:p>
    <w:p w14:paraId="18EF5B9D" w14:textId="77777777" w:rsidR="00B86A12" w:rsidRDefault="00000000">
      <w:r>
        <w:t xml:space="preserve">Before turning to regression coefficients, it is useful to see how uneven the raw distributions already are. </w:t>
      </w:r>
      <w:r>
        <w:fldChar w:fldCharType="begin"/>
      </w:r>
      <w:r>
        <w:instrText xml:space="preserve"> REF _Ref_fig1 \h </w:instrText>
      </w:r>
      <w:r>
        <w:fldChar w:fldCharType="separate"/>
      </w:r>
      <w:r>
        <w:t>Figure 1</w:t>
      </w:r>
      <w:r>
        <w:fldChar w:fldCharType="end"/>
      </w:r>
      <w:r>
        <w:t xml:space="preserve"> shows that the DER adoption is quite uneven and heterogeneous across the state for all three DER types (solar PV, storage, and EV charging). </w:t>
      </w:r>
      <w:r>
        <w:fldChar w:fldCharType="begin"/>
      </w:r>
      <w:r>
        <w:instrText xml:space="preserve"> REF _Ref_fig2 \h </w:instrText>
      </w:r>
      <w:r>
        <w:fldChar w:fldCharType="separate"/>
      </w:r>
      <w:r>
        <w:t>Figure 2</w:t>
      </w:r>
      <w:r>
        <w:fldChar w:fldCharType="end"/>
      </w:r>
      <w:r>
        <w:t xml:space="preserve"> shows that the three DER outcomes are right-skewed, while the socioeconomic context variables span materially different neighborhood conditions. </w:t>
      </w:r>
      <w:r>
        <w:fldChar w:fldCharType="begin"/>
      </w:r>
      <w:r>
        <w:instrText xml:space="preserve"> REF _Ref_tbl2 \h </w:instrText>
      </w:r>
      <w:r>
        <w:fldChar w:fldCharType="separate"/>
      </w:r>
      <w:r>
        <w:t>Table 2</w:t>
      </w:r>
      <w:r>
        <w:fldChar w:fldCharType="end"/>
      </w:r>
      <w:r>
        <w:t xml:space="preserve"> then summarizes the analysis sample numerically so that the later model comparisons can be interpreted relative to the observed scale of the data.</w:t>
      </w:r>
    </w:p>
    <w:p w14:paraId="319A4F6E" w14:textId="77777777" w:rsidR="00F121D0" w:rsidRDefault="009611E9" w:rsidP="00F121D0">
      <w:pPr>
        <w:keepNext/>
        <w:jc w:val="center"/>
      </w:pPr>
      <w:r>
        <w:rPr>
          <w:noProof/>
        </w:rPr>
        <w:lastRenderedPageBreak/>
        <w:drawing>
          <wp:inline distT="0" distB="0" distL="0" distR="0" wp14:anchorId="7E9F91A8" wp14:editId="7B9DEFB5">
            <wp:extent cx="6400800" cy="3474720"/>
            <wp:effectExtent l="0" t="0" r="0" b="5080"/>
            <wp:docPr id="8078371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7118" name="Graphic 807837118"/>
                    <pic:cNvPicPr/>
                  </pic:nvPicPr>
                  <pic:blipFill>
                    <a:blip r:embed="rId37"/>
                    <a:stretch>
                      <a:fillRect/>
                    </a:stretch>
                  </pic:blipFill>
                  <pic:spPr>
                    <a:xfrm>
                      <a:off x="0" y="0"/>
                      <a:ext cx="6400800" cy="3474720"/>
                    </a:xfrm>
                    <a:prstGeom prst="rect">
                      <a:avLst/>
                    </a:prstGeom>
                  </pic:spPr>
                </pic:pic>
              </a:graphicData>
            </a:graphic>
          </wp:inline>
        </w:drawing>
      </w:r>
    </w:p>
    <w:p w14:paraId="07E60E0C" w14:textId="3E83E7E6" w:rsidR="00EF7D9A" w:rsidRDefault="00F121D0" w:rsidP="009B78FE">
      <w:pPr>
        <w:pStyle w:val="Caption"/>
        <w:jc w:val="center"/>
      </w:pPr>
      <w:bookmarkStart w:id="43" w:name="_Ref_fig2"/>
      <w:r>
        <w:t xml:space="preserve">Figure </w:t>
      </w:r>
      <w:r w:rsidR="008A7C5A">
        <w:fldChar w:fldCharType="begin"/>
      </w:r>
      <w:r w:rsidR="008A7C5A">
        <w:instrText xml:space="preserve"> SEQ Figure \* ARABIC </w:instrText>
      </w:r>
      <w:r w:rsidR="008A7C5A">
        <w:fldChar w:fldCharType="separate"/>
      </w:r>
      <w:r w:rsidR="008A7C5A">
        <w:rPr>
          <w:noProof/>
        </w:rPr>
        <w:t>2</w:t>
      </w:r>
      <w:r w:rsidR="008A7C5A">
        <w:rPr>
          <w:noProof/>
        </w:rPr>
        <w:fldChar w:fldCharType="end"/>
      </w:r>
      <w:bookmarkEnd w:id="43"/>
      <w:r>
        <w:t>: Descriptive distributions for raw DER deployment rates together with median household income and poverty rate. The figure is included as an EDA bridge so readers can see the underlying spread in deployment and neighborhood conditions.</w:t>
      </w:r>
    </w:p>
    <w:p w14:paraId="1FB5A918" w14:textId="77777777" w:rsidR="00F121D0" w:rsidRDefault="00F121D0" w:rsidP="00F121D0">
      <w:pPr>
        <w:pStyle w:val="Caption"/>
        <w:keepNext/>
      </w:pPr>
      <w:bookmarkStart w:id="44" w:name="_Ref_tbl2"/>
      <w:r>
        <w:t xml:space="preserve">Table </w:t>
      </w:r>
      <w:r>
        <w:fldChar w:fldCharType="begin"/>
      </w:r>
      <w:r>
        <w:instrText xml:space="preserve"> SEQ Table \* ARABIC </w:instrText>
      </w:r>
      <w:r>
        <w:fldChar w:fldCharType="separate"/>
      </w:r>
      <w:r>
        <w:t>2</w:t>
      </w:r>
      <w:r>
        <w:fldChar w:fldCharType="end"/>
      </w:r>
      <w:bookmarkEnd w:id="44"/>
      <w:r>
        <w:t>: Summary statistics for the main outcomes and key predictors in the analysis sample.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352"/>
        <w:gridCol w:w="1389"/>
        <w:gridCol w:w="1428"/>
        <w:gridCol w:w="1389"/>
        <w:gridCol w:w="1389"/>
      </w:tblGrid>
      <w:tr w:rsidR="00B86A12" w14:paraId="0C1B6B7B" w14:textId="77777777" w:rsidTr="3DC018EE">
        <w:trPr>
          <w:tblHeader/>
        </w:trPr>
        <w:tc>
          <w:tcPr>
            <w:tcW w:w="1680" w:type="dxa"/>
            <w:tcBorders>
              <w:bottom w:val="single" w:sz="6" w:space="0" w:color="auto"/>
            </w:tcBorders>
            <w:shd w:val="clear" w:color="auto" w:fill="F2EFE7"/>
          </w:tcPr>
          <w:p w14:paraId="1724C32E" w14:textId="77777777" w:rsidR="00B86A12" w:rsidRDefault="00000000">
            <w:r>
              <w:rPr>
                <w:b/>
              </w:rPr>
              <w:t>Variable</w:t>
            </w:r>
          </w:p>
        </w:tc>
        <w:tc>
          <w:tcPr>
            <w:tcW w:w="1680" w:type="dxa"/>
            <w:tcBorders>
              <w:bottom w:val="single" w:sz="6" w:space="0" w:color="auto"/>
            </w:tcBorders>
            <w:shd w:val="clear" w:color="auto" w:fill="F2EFE7"/>
          </w:tcPr>
          <w:p w14:paraId="78607DCB" w14:textId="77777777" w:rsidR="00B86A12" w:rsidRDefault="00000000">
            <w:r>
              <w:rPr>
                <w:b/>
              </w:rPr>
              <w:t>N</w:t>
            </w:r>
          </w:p>
        </w:tc>
        <w:tc>
          <w:tcPr>
            <w:tcW w:w="1680" w:type="dxa"/>
            <w:tcBorders>
              <w:bottom w:val="single" w:sz="6" w:space="0" w:color="auto"/>
            </w:tcBorders>
            <w:shd w:val="clear" w:color="auto" w:fill="F2EFE7"/>
          </w:tcPr>
          <w:p w14:paraId="28C6DCE4" w14:textId="77777777" w:rsidR="00B86A12" w:rsidRDefault="00000000">
            <w:r>
              <w:rPr>
                <w:b/>
              </w:rPr>
              <w:t>Mean</w:t>
            </w:r>
          </w:p>
        </w:tc>
        <w:tc>
          <w:tcPr>
            <w:tcW w:w="1680" w:type="dxa"/>
            <w:tcBorders>
              <w:bottom w:val="single" w:sz="6" w:space="0" w:color="auto"/>
            </w:tcBorders>
            <w:shd w:val="clear" w:color="auto" w:fill="F2EFE7"/>
          </w:tcPr>
          <w:p w14:paraId="7014F250" w14:textId="77777777" w:rsidR="00B86A12" w:rsidRDefault="00000000">
            <w:r>
              <w:rPr>
                <w:b/>
              </w:rPr>
              <w:t>Median</w:t>
            </w:r>
          </w:p>
        </w:tc>
        <w:tc>
          <w:tcPr>
            <w:tcW w:w="1680" w:type="dxa"/>
            <w:tcBorders>
              <w:bottom w:val="single" w:sz="6" w:space="0" w:color="auto"/>
            </w:tcBorders>
            <w:shd w:val="clear" w:color="auto" w:fill="F2EFE7"/>
          </w:tcPr>
          <w:p w14:paraId="6EA0DEF2" w14:textId="77777777" w:rsidR="00B86A12" w:rsidRDefault="00000000">
            <w:r>
              <w:rPr>
                <w:b/>
              </w:rPr>
              <w:t>P25</w:t>
            </w:r>
          </w:p>
        </w:tc>
        <w:tc>
          <w:tcPr>
            <w:tcW w:w="1680" w:type="dxa"/>
            <w:tcBorders>
              <w:bottom w:val="single" w:sz="6" w:space="0" w:color="auto"/>
            </w:tcBorders>
            <w:shd w:val="clear" w:color="auto" w:fill="F2EFE7"/>
          </w:tcPr>
          <w:p w14:paraId="2C95DBBB" w14:textId="77777777" w:rsidR="00B86A12" w:rsidRDefault="00000000">
            <w:r>
              <w:rPr>
                <w:b/>
              </w:rPr>
              <w:t>P75</w:t>
            </w:r>
          </w:p>
        </w:tc>
      </w:tr>
      <w:tr w:rsidR="00B86A12" w14:paraId="01ADA509" w14:textId="77777777" w:rsidTr="3DC018EE">
        <w:tc>
          <w:tcPr>
            <w:tcW w:w="1680" w:type="dxa"/>
          </w:tcPr>
          <w:p w14:paraId="12F6F94C" w14:textId="77777777" w:rsidR="00E74C8C" w:rsidRPr="00E713DB" w:rsidRDefault="00000000">
            <w:pPr>
              <w:rPr>
                <w:rFonts w:ascii="Courier New" w:hAnsi="Courier New" w:cs="Courier New"/>
                <w:sz w:val="18"/>
                <w:szCs w:val="18"/>
              </w:rPr>
            </w:pPr>
            <w:r>
              <w:rPr>
                <w:rFonts w:ascii="Courier New" w:hAnsi="Courier New" w:cs="Courier New"/>
                <w:sz w:val="18"/>
                <w:szCs w:val="18"/>
              </w:rPr>
              <w:t>y_pv</w:t>
            </w:r>
          </w:p>
        </w:tc>
        <w:tc>
          <w:tcPr>
            <w:tcW w:w="1680" w:type="dxa"/>
          </w:tcPr>
          <w:p w14:paraId="27C68126" w14:textId="77777777" w:rsidR="00184A8A" w:rsidRDefault="00000000">
            <w:r>
              <w:t>1,390</w:t>
            </w:r>
          </w:p>
        </w:tc>
        <w:tc>
          <w:tcPr>
            <w:tcW w:w="1680" w:type="dxa"/>
          </w:tcPr>
          <w:p w14:paraId="05554C8D" w14:textId="77777777" w:rsidR="00184A8A" w:rsidRDefault="00000000">
            <w:r>
              <w:t>0.392</w:t>
            </w:r>
          </w:p>
        </w:tc>
        <w:tc>
          <w:tcPr>
            <w:tcW w:w="1680" w:type="dxa"/>
          </w:tcPr>
          <w:p w14:paraId="3466641D" w14:textId="77777777" w:rsidR="00184A8A" w:rsidRDefault="00000000">
            <w:r>
              <w:t>0.326</w:t>
            </w:r>
          </w:p>
        </w:tc>
        <w:tc>
          <w:tcPr>
            <w:tcW w:w="1680" w:type="dxa"/>
          </w:tcPr>
          <w:p w14:paraId="571B6A6D" w14:textId="77777777" w:rsidR="00184A8A" w:rsidRDefault="00000000">
            <w:r>
              <w:t>0.131</w:t>
            </w:r>
          </w:p>
        </w:tc>
        <w:tc>
          <w:tcPr>
            <w:tcW w:w="1680" w:type="dxa"/>
          </w:tcPr>
          <w:p w14:paraId="51CEB2C9" w14:textId="77777777" w:rsidR="00184A8A" w:rsidRDefault="00000000">
            <w:r>
              <w:t>0.568</w:t>
            </w:r>
          </w:p>
        </w:tc>
      </w:tr>
      <w:tr w:rsidR="00B86A12" w14:paraId="29787323" w14:textId="77777777" w:rsidTr="3DC018EE">
        <w:tc>
          <w:tcPr>
            <w:tcW w:w="1680" w:type="dxa"/>
          </w:tcPr>
          <w:p w14:paraId="7DA0FFD7" w14:textId="77777777" w:rsidR="00E74C8C" w:rsidRPr="00E713DB" w:rsidRDefault="00000000">
            <w:pPr>
              <w:rPr>
                <w:rFonts w:ascii="Courier New" w:hAnsi="Courier New" w:cs="Courier New"/>
                <w:sz w:val="18"/>
                <w:szCs w:val="18"/>
              </w:rPr>
            </w:pPr>
            <w:r>
              <w:rPr>
                <w:rFonts w:ascii="Courier New" w:hAnsi="Courier New" w:cs="Courier New"/>
                <w:sz w:val="18"/>
                <w:szCs w:val="18"/>
              </w:rPr>
              <w:t>y_storage</w:t>
            </w:r>
          </w:p>
        </w:tc>
        <w:tc>
          <w:tcPr>
            <w:tcW w:w="1680" w:type="dxa"/>
          </w:tcPr>
          <w:p w14:paraId="2483D671" w14:textId="77777777" w:rsidR="00184A8A" w:rsidRDefault="00000000">
            <w:r>
              <w:t>1,390</w:t>
            </w:r>
          </w:p>
        </w:tc>
        <w:tc>
          <w:tcPr>
            <w:tcW w:w="1680" w:type="dxa"/>
          </w:tcPr>
          <w:p w14:paraId="70C676B4" w14:textId="77777777" w:rsidR="00184A8A" w:rsidRDefault="00000000">
            <w:r>
              <w:t>1.706</w:t>
            </w:r>
          </w:p>
        </w:tc>
        <w:tc>
          <w:tcPr>
            <w:tcW w:w="1680" w:type="dxa"/>
          </w:tcPr>
          <w:p w14:paraId="08C4C670" w14:textId="77777777" w:rsidR="00184A8A" w:rsidRDefault="00000000">
            <w:r>
              <w:t>1.752</w:t>
            </w:r>
          </w:p>
        </w:tc>
        <w:tc>
          <w:tcPr>
            <w:tcW w:w="1680" w:type="dxa"/>
          </w:tcPr>
          <w:p w14:paraId="7FFD7181" w14:textId="77777777" w:rsidR="00184A8A" w:rsidRDefault="00000000">
            <w:r>
              <w:t>1.012</w:t>
            </w:r>
          </w:p>
        </w:tc>
        <w:tc>
          <w:tcPr>
            <w:tcW w:w="1680" w:type="dxa"/>
          </w:tcPr>
          <w:p w14:paraId="38F85242" w14:textId="77777777" w:rsidR="00184A8A" w:rsidRDefault="00000000">
            <w:r>
              <w:t>2.350</w:t>
            </w:r>
          </w:p>
        </w:tc>
      </w:tr>
      <w:tr w:rsidR="00B86A12" w14:paraId="559CCBAA" w14:textId="77777777" w:rsidTr="3DC018EE">
        <w:tc>
          <w:tcPr>
            <w:tcW w:w="1680" w:type="dxa"/>
          </w:tcPr>
          <w:p w14:paraId="0CE5D24C" w14:textId="77777777" w:rsidR="00E74C8C" w:rsidRPr="00E713DB" w:rsidRDefault="00000000">
            <w:pPr>
              <w:rPr>
                <w:rFonts w:ascii="Courier New" w:hAnsi="Courier New" w:cs="Courier New"/>
                <w:sz w:val="18"/>
                <w:szCs w:val="18"/>
              </w:rPr>
            </w:pPr>
            <w:r>
              <w:rPr>
                <w:rFonts w:ascii="Courier New" w:hAnsi="Courier New" w:cs="Courier New"/>
                <w:sz w:val="18"/>
                <w:szCs w:val="18"/>
              </w:rPr>
              <w:t>y_chargers</w:t>
            </w:r>
          </w:p>
        </w:tc>
        <w:tc>
          <w:tcPr>
            <w:tcW w:w="1680" w:type="dxa"/>
          </w:tcPr>
          <w:p w14:paraId="67C15325" w14:textId="77777777" w:rsidR="00184A8A" w:rsidRDefault="00000000">
            <w:r>
              <w:t>1,390</w:t>
            </w:r>
          </w:p>
        </w:tc>
        <w:tc>
          <w:tcPr>
            <w:tcW w:w="1680" w:type="dxa"/>
          </w:tcPr>
          <w:p w14:paraId="7E9FB2B7" w14:textId="77777777" w:rsidR="00184A8A" w:rsidRDefault="00000000">
            <w:r>
              <w:t>0.694</w:t>
            </w:r>
          </w:p>
        </w:tc>
        <w:tc>
          <w:tcPr>
            <w:tcW w:w="1680" w:type="dxa"/>
          </w:tcPr>
          <w:p w14:paraId="4F98157C" w14:textId="77777777" w:rsidR="00184A8A" w:rsidRDefault="00000000">
            <w:r>
              <w:t>0.515</w:t>
            </w:r>
          </w:p>
        </w:tc>
        <w:tc>
          <w:tcPr>
            <w:tcW w:w="1680" w:type="dxa"/>
          </w:tcPr>
          <w:p w14:paraId="187D0B65" w14:textId="77777777" w:rsidR="00184A8A" w:rsidRDefault="00000000">
            <w:r>
              <w:t>0.142</w:t>
            </w:r>
          </w:p>
        </w:tc>
        <w:tc>
          <w:tcPr>
            <w:tcW w:w="1680" w:type="dxa"/>
          </w:tcPr>
          <w:p w14:paraId="102AD0E6" w14:textId="77777777" w:rsidR="00184A8A" w:rsidRDefault="00000000">
            <w:r>
              <w:t>1.027</w:t>
            </w:r>
          </w:p>
        </w:tc>
      </w:tr>
      <w:tr w:rsidR="00B86A12" w14:paraId="27BEA93C" w14:textId="77777777" w:rsidTr="3DC018EE">
        <w:tc>
          <w:tcPr>
            <w:tcW w:w="1680" w:type="dxa"/>
          </w:tcPr>
          <w:p w14:paraId="7B3E16DD" w14:textId="77777777" w:rsidR="00E74C8C" w:rsidRPr="00E713DB" w:rsidRDefault="00000000">
            <w:pPr>
              <w:rPr>
                <w:rFonts w:ascii="Courier New" w:hAnsi="Courier New" w:cs="Courier New"/>
                <w:sz w:val="18"/>
                <w:szCs w:val="18"/>
              </w:rPr>
            </w:pPr>
            <w:r>
              <w:rPr>
                <w:rFonts w:ascii="Courier New" w:hAnsi="Courier New" w:cs="Courier New"/>
                <w:sz w:val="18"/>
                <w:szCs w:val="18"/>
              </w:rPr>
              <w:t>pct_black</w:t>
            </w:r>
          </w:p>
        </w:tc>
        <w:tc>
          <w:tcPr>
            <w:tcW w:w="1680" w:type="dxa"/>
          </w:tcPr>
          <w:p w14:paraId="180021E3" w14:textId="77777777" w:rsidR="00184A8A" w:rsidRDefault="00000000">
            <w:r>
              <w:t>1,390</w:t>
            </w:r>
          </w:p>
        </w:tc>
        <w:tc>
          <w:tcPr>
            <w:tcW w:w="1680" w:type="dxa"/>
          </w:tcPr>
          <w:p w14:paraId="5820AFD8" w14:textId="77777777" w:rsidR="00184A8A" w:rsidRDefault="00000000">
            <w:r>
              <w:t>0.042</w:t>
            </w:r>
          </w:p>
        </w:tc>
        <w:tc>
          <w:tcPr>
            <w:tcW w:w="1680" w:type="dxa"/>
          </w:tcPr>
          <w:p w14:paraId="7906DC03" w14:textId="77777777" w:rsidR="00184A8A" w:rsidRDefault="00000000">
            <w:r>
              <w:t>0.020</w:t>
            </w:r>
          </w:p>
        </w:tc>
        <w:tc>
          <w:tcPr>
            <w:tcW w:w="1680" w:type="dxa"/>
          </w:tcPr>
          <w:p w14:paraId="17336A89" w14:textId="77777777" w:rsidR="00184A8A" w:rsidRDefault="00000000">
            <w:r>
              <w:t>0.007</w:t>
            </w:r>
          </w:p>
        </w:tc>
        <w:tc>
          <w:tcPr>
            <w:tcW w:w="1680" w:type="dxa"/>
          </w:tcPr>
          <w:p w14:paraId="2A8ABE98" w14:textId="77777777" w:rsidR="00184A8A" w:rsidRDefault="00000000">
            <w:r>
              <w:t>0.049</w:t>
            </w:r>
          </w:p>
        </w:tc>
      </w:tr>
      <w:tr w:rsidR="00B86A12" w14:paraId="61681968" w14:textId="77777777" w:rsidTr="3DC018EE">
        <w:tc>
          <w:tcPr>
            <w:tcW w:w="1680" w:type="dxa"/>
          </w:tcPr>
          <w:p w14:paraId="586F185F" w14:textId="77777777" w:rsidR="00E74C8C" w:rsidRPr="00E713DB" w:rsidRDefault="00000000">
            <w:pPr>
              <w:rPr>
                <w:rFonts w:ascii="Courier New" w:hAnsi="Courier New" w:cs="Courier New"/>
                <w:sz w:val="18"/>
                <w:szCs w:val="18"/>
              </w:rPr>
            </w:pPr>
            <w:r>
              <w:rPr>
                <w:rFonts w:ascii="Courier New" w:hAnsi="Courier New" w:cs="Courier New"/>
                <w:sz w:val="18"/>
                <w:szCs w:val="18"/>
              </w:rPr>
              <w:t>pct_hispanic</w:t>
            </w:r>
          </w:p>
        </w:tc>
        <w:tc>
          <w:tcPr>
            <w:tcW w:w="1680" w:type="dxa"/>
          </w:tcPr>
          <w:p w14:paraId="3906C97B" w14:textId="77777777" w:rsidR="00184A8A" w:rsidRDefault="00000000">
            <w:r>
              <w:t>1,390</w:t>
            </w:r>
          </w:p>
        </w:tc>
        <w:tc>
          <w:tcPr>
            <w:tcW w:w="1680" w:type="dxa"/>
          </w:tcPr>
          <w:p w14:paraId="546C4CC6" w14:textId="77777777" w:rsidR="00184A8A" w:rsidRDefault="00000000">
            <w:r>
              <w:t>0.347</w:t>
            </w:r>
          </w:p>
        </w:tc>
        <w:tc>
          <w:tcPr>
            <w:tcW w:w="1680" w:type="dxa"/>
          </w:tcPr>
          <w:p w14:paraId="59CA20A5" w14:textId="77777777" w:rsidR="00184A8A" w:rsidRDefault="00000000">
            <w:r>
              <w:t>0.277</w:t>
            </w:r>
          </w:p>
        </w:tc>
        <w:tc>
          <w:tcPr>
            <w:tcW w:w="1680" w:type="dxa"/>
          </w:tcPr>
          <w:p w14:paraId="3A53362E" w14:textId="77777777" w:rsidR="00184A8A" w:rsidRDefault="00000000">
            <w:r>
              <w:t>0.151</w:t>
            </w:r>
          </w:p>
        </w:tc>
        <w:tc>
          <w:tcPr>
            <w:tcW w:w="1680" w:type="dxa"/>
          </w:tcPr>
          <w:p w14:paraId="25524D31" w14:textId="77777777" w:rsidR="00184A8A" w:rsidRDefault="00000000">
            <w:r>
              <w:t>0.498</w:t>
            </w:r>
          </w:p>
        </w:tc>
      </w:tr>
      <w:tr w:rsidR="00B86A12" w14:paraId="292FC3EA" w14:textId="77777777" w:rsidTr="3DC018EE">
        <w:tc>
          <w:tcPr>
            <w:tcW w:w="1680" w:type="dxa"/>
          </w:tcPr>
          <w:p w14:paraId="71A384FE" w14:textId="77777777" w:rsidR="00E74C8C" w:rsidRPr="00E713DB" w:rsidRDefault="00000000">
            <w:pPr>
              <w:rPr>
                <w:rFonts w:ascii="Courier New" w:hAnsi="Courier New" w:cs="Courier New"/>
                <w:sz w:val="18"/>
                <w:szCs w:val="18"/>
              </w:rPr>
            </w:pPr>
            <w:r>
              <w:rPr>
                <w:rFonts w:ascii="Courier New" w:hAnsi="Courier New" w:cs="Courier New"/>
                <w:sz w:val="18"/>
                <w:szCs w:val="18"/>
              </w:rPr>
              <w:t>pct_asian</w:t>
            </w:r>
          </w:p>
        </w:tc>
        <w:tc>
          <w:tcPr>
            <w:tcW w:w="1680" w:type="dxa"/>
          </w:tcPr>
          <w:p w14:paraId="2931F8CA" w14:textId="77777777" w:rsidR="00184A8A" w:rsidRDefault="00000000">
            <w:r>
              <w:t>1,390</w:t>
            </w:r>
          </w:p>
        </w:tc>
        <w:tc>
          <w:tcPr>
            <w:tcW w:w="1680" w:type="dxa"/>
          </w:tcPr>
          <w:p w14:paraId="7D22223D" w14:textId="77777777" w:rsidR="00184A8A" w:rsidRDefault="00000000">
            <w:r>
              <w:t>0.119</w:t>
            </w:r>
          </w:p>
        </w:tc>
        <w:tc>
          <w:tcPr>
            <w:tcW w:w="1680" w:type="dxa"/>
          </w:tcPr>
          <w:p w14:paraId="21887B98" w14:textId="77777777" w:rsidR="00184A8A" w:rsidRDefault="00000000">
            <w:r>
              <w:t>0.066</w:t>
            </w:r>
          </w:p>
        </w:tc>
        <w:tc>
          <w:tcPr>
            <w:tcW w:w="1680" w:type="dxa"/>
          </w:tcPr>
          <w:p w14:paraId="0BFA2C3F" w14:textId="77777777" w:rsidR="00184A8A" w:rsidRDefault="00000000">
            <w:r>
              <w:t>0.023</w:t>
            </w:r>
          </w:p>
        </w:tc>
        <w:tc>
          <w:tcPr>
            <w:tcW w:w="1680" w:type="dxa"/>
          </w:tcPr>
          <w:p w14:paraId="17801EF1" w14:textId="77777777" w:rsidR="00184A8A" w:rsidRDefault="00000000">
            <w:r>
              <w:t>0.156</w:t>
            </w:r>
          </w:p>
        </w:tc>
      </w:tr>
      <w:tr w:rsidR="00B86A12" w14:paraId="055D88C2" w14:textId="77777777" w:rsidTr="3DC018EE">
        <w:tc>
          <w:tcPr>
            <w:tcW w:w="1680" w:type="dxa"/>
          </w:tcPr>
          <w:p w14:paraId="287BC2F9" w14:textId="77777777" w:rsidR="00B86A12" w:rsidRPr="00E713DB" w:rsidRDefault="00000000">
            <w:pPr>
              <w:rPr>
                <w:rFonts w:ascii="Courier New" w:hAnsi="Courier New" w:cs="Courier New"/>
                <w:sz w:val="18"/>
                <w:szCs w:val="18"/>
              </w:rPr>
            </w:pPr>
            <w:r>
              <w:rPr>
                <w:rFonts w:ascii="Courier New" w:hAnsi="Courier New" w:cs="Courier New"/>
                <w:sz w:val="18"/>
                <w:szCs w:val="18"/>
              </w:rPr>
              <w:t>log_median_household_income</w:t>
            </w:r>
          </w:p>
        </w:tc>
        <w:tc>
          <w:tcPr>
            <w:tcW w:w="1680" w:type="dxa"/>
          </w:tcPr>
          <w:p w14:paraId="2EF39191" w14:textId="77777777" w:rsidR="00184A8A" w:rsidRDefault="00000000">
            <w:r>
              <w:t>1,390</w:t>
            </w:r>
          </w:p>
        </w:tc>
        <w:tc>
          <w:tcPr>
            <w:tcW w:w="1680" w:type="dxa"/>
          </w:tcPr>
          <w:p w14:paraId="5124299D" w14:textId="77777777" w:rsidR="00184A8A" w:rsidRDefault="00000000">
            <w:r>
              <w:t>11.440</w:t>
            </w:r>
          </w:p>
        </w:tc>
        <w:tc>
          <w:tcPr>
            <w:tcW w:w="1680" w:type="dxa"/>
          </w:tcPr>
          <w:p w14:paraId="735D3FE1" w14:textId="77777777" w:rsidR="00184A8A" w:rsidRDefault="00000000">
            <w:r>
              <w:t>11.435</w:t>
            </w:r>
          </w:p>
        </w:tc>
        <w:tc>
          <w:tcPr>
            <w:tcW w:w="1680" w:type="dxa"/>
          </w:tcPr>
          <w:p w14:paraId="5B687E64" w14:textId="77777777" w:rsidR="00184A8A" w:rsidRDefault="00000000">
            <w:r>
              <w:t>11.169</w:t>
            </w:r>
          </w:p>
        </w:tc>
        <w:tc>
          <w:tcPr>
            <w:tcW w:w="1680" w:type="dxa"/>
          </w:tcPr>
          <w:p w14:paraId="52C5B27F" w14:textId="77777777" w:rsidR="00184A8A" w:rsidRDefault="00000000">
            <w:r>
              <w:t>11.703</w:t>
            </w:r>
          </w:p>
        </w:tc>
      </w:tr>
      <w:tr w:rsidR="00B86A12" w14:paraId="142FA32B" w14:textId="77777777" w:rsidTr="3DC018EE">
        <w:tc>
          <w:tcPr>
            <w:tcW w:w="1680" w:type="dxa"/>
          </w:tcPr>
          <w:p w14:paraId="70542D0D" w14:textId="77777777" w:rsidR="00E74C8C" w:rsidRPr="00E713DB" w:rsidRDefault="00000000">
            <w:pPr>
              <w:rPr>
                <w:rFonts w:ascii="Courier New" w:hAnsi="Courier New" w:cs="Courier New"/>
                <w:sz w:val="18"/>
                <w:szCs w:val="18"/>
              </w:rPr>
            </w:pPr>
            <w:r>
              <w:rPr>
                <w:rFonts w:ascii="Courier New" w:hAnsi="Courier New" w:cs="Courier New"/>
                <w:sz w:val="18"/>
                <w:szCs w:val="18"/>
              </w:rPr>
              <w:t>poverty_rate</w:t>
            </w:r>
          </w:p>
        </w:tc>
        <w:tc>
          <w:tcPr>
            <w:tcW w:w="1680" w:type="dxa"/>
          </w:tcPr>
          <w:p w14:paraId="68513CDD" w14:textId="77777777" w:rsidR="00184A8A" w:rsidRDefault="00000000">
            <w:r>
              <w:t>1,390</w:t>
            </w:r>
          </w:p>
        </w:tc>
        <w:tc>
          <w:tcPr>
            <w:tcW w:w="1680" w:type="dxa"/>
          </w:tcPr>
          <w:p w14:paraId="0F98CEC4" w14:textId="77777777" w:rsidR="00184A8A" w:rsidRDefault="00000000">
            <w:r>
              <w:t>0.123</w:t>
            </w:r>
          </w:p>
        </w:tc>
        <w:tc>
          <w:tcPr>
            <w:tcW w:w="1680" w:type="dxa"/>
          </w:tcPr>
          <w:p w14:paraId="7440FEEE" w14:textId="77777777" w:rsidR="00184A8A" w:rsidRDefault="00000000">
            <w:r>
              <w:t>0.104</w:t>
            </w:r>
          </w:p>
        </w:tc>
        <w:tc>
          <w:tcPr>
            <w:tcW w:w="1680" w:type="dxa"/>
          </w:tcPr>
          <w:p w14:paraId="7C80E678" w14:textId="77777777" w:rsidR="00184A8A" w:rsidRDefault="00000000">
            <w:r>
              <w:t>0.070</w:t>
            </w:r>
          </w:p>
        </w:tc>
        <w:tc>
          <w:tcPr>
            <w:tcW w:w="1680" w:type="dxa"/>
          </w:tcPr>
          <w:p w14:paraId="78168D17" w14:textId="77777777" w:rsidR="00184A8A" w:rsidRDefault="00000000">
            <w:r>
              <w:t>0.161</w:t>
            </w:r>
          </w:p>
        </w:tc>
      </w:tr>
      <w:tr w:rsidR="00B86A12" w14:paraId="7F07A826" w14:textId="77777777" w:rsidTr="3DC018EE">
        <w:tc>
          <w:tcPr>
            <w:tcW w:w="1680" w:type="dxa"/>
          </w:tcPr>
          <w:p w14:paraId="02936D2F" w14:textId="77777777" w:rsidR="00E74C8C" w:rsidRPr="00E713DB" w:rsidRDefault="00000000">
            <w:pPr>
              <w:rPr>
                <w:rFonts w:ascii="Courier New" w:hAnsi="Courier New" w:cs="Courier New"/>
                <w:sz w:val="18"/>
                <w:szCs w:val="18"/>
              </w:rPr>
            </w:pPr>
            <w:r>
              <w:rPr>
                <w:rFonts w:ascii="Courier New" w:hAnsi="Courier New" w:cs="Courier New"/>
                <w:sz w:val="18"/>
                <w:szCs w:val="18"/>
              </w:rPr>
              <w:t>pct_bachelors_plus</w:t>
            </w:r>
          </w:p>
        </w:tc>
        <w:tc>
          <w:tcPr>
            <w:tcW w:w="1680" w:type="dxa"/>
          </w:tcPr>
          <w:p w14:paraId="6CD05F44" w14:textId="77777777" w:rsidR="00184A8A" w:rsidRDefault="00000000">
            <w:r>
              <w:t>1,390</w:t>
            </w:r>
          </w:p>
        </w:tc>
        <w:tc>
          <w:tcPr>
            <w:tcW w:w="1680" w:type="dxa"/>
          </w:tcPr>
          <w:p w14:paraId="10E3A094" w14:textId="77777777" w:rsidR="00184A8A" w:rsidRDefault="00000000">
            <w:r>
              <w:t>0.359</w:t>
            </w:r>
          </w:p>
        </w:tc>
        <w:tc>
          <w:tcPr>
            <w:tcW w:w="1680" w:type="dxa"/>
          </w:tcPr>
          <w:p w14:paraId="07941553" w14:textId="77777777" w:rsidR="00184A8A" w:rsidRDefault="00000000">
            <w:r>
              <w:t>0.324</w:t>
            </w:r>
          </w:p>
        </w:tc>
        <w:tc>
          <w:tcPr>
            <w:tcW w:w="1680" w:type="dxa"/>
          </w:tcPr>
          <w:p w14:paraId="5702D689" w14:textId="77777777" w:rsidR="00184A8A" w:rsidRDefault="00000000">
            <w:r>
              <w:t>0.191</w:t>
            </w:r>
          </w:p>
        </w:tc>
        <w:tc>
          <w:tcPr>
            <w:tcW w:w="1680" w:type="dxa"/>
          </w:tcPr>
          <w:p w14:paraId="22ED2741" w14:textId="77777777" w:rsidR="00184A8A" w:rsidRDefault="00000000">
            <w:r>
              <w:t>0.505</w:t>
            </w:r>
          </w:p>
        </w:tc>
      </w:tr>
      <w:tr w:rsidR="00B86A12" w14:paraId="567D17D1" w14:textId="77777777" w:rsidTr="3DC018EE">
        <w:tc>
          <w:tcPr>
            <w:tcW w:w="1680" w:type="dxa"/>
          </w:tcPr>
          <w:p w14:paraId="63CABB34" w14:textId="77777777" w:rsidR="00E74C8C" w:rsidRPr="00E713DB" w:rsidRDefault="00000000">
            <w:pPr>
              <w:rPr>
                <w:rFonts w:ascii="Courier New" w:hAnsi="Courier New" w:cs="Courier New"/>
                <w:sz w:val="18"/>
                <w:szCs w:val="18"/>
              </w:rPr>
            </w:pPr>
            <w:r>
              <w:rPr>
                <w:rFonts w:ascii="Courier New" w:hAnsi="Courier New" w:cs="Courier New"/>
                <w:sz w:val="18"/>
                <w:szCs w:val="18"/>
              </w:rPr>
              <w:t>ghi_mean_kwh_m2_day_2023</w:t>
            </w:r>
          </w:p>
        </w:tc>
        <w:tc>
          <w:tcPr>
            <w:tcW w:w="1680" w:type="dxa"/>
          </w:tcPr>
          <w:p w14:paraId="737CAE67" w14:textId="77777777" w:rsidR="00184A8A" w:rsidRDefault="00000000">
            <w:r>
              <w:t>1,390</w:t>
            </w:r>
          </w:p>
        </w:tc>
        <w:tc>
          <w:tcPr>
            <w:tcW w:w="1680" w:type="dxa"/>
          </w:tcPr>
          <w:p w14:paraId="113B9092" w14:textId="77777777" w:rsidR="00184A8A" w:rsidRDefault="00000000">
            <w:r>
              <w:t>5.118</w:t>
            </w:r>
          </w:p>
        </w:tc>
        <w:tc>
          <w:tcPr>
            <w:tcW w:w="1680" w:type="dxa"/>
          </w:tcPr>
          <w:p w14:paraId="3525DAC6" w14:textId="77777777" w:rsidR="00184A8A" w:rsidRDefault="00000000">
            <w:r>
              <w:t>5.104</w:t>
            </w:r>
          </w:p>
        </w:tc>
        <w:tc>
          <w:tcPr>
            <w:tcW w:w="1680" w:type="dxa"/>
          </w:tcPr>
          <w:p w14:paraId="0846BE71" w14:textId="77777777" w:rsidR="00184A8A" w:rsidRDefault="00000000">
            <w:r>
              <w:t>4.855</w:t>
            </w:r>
          </w:p>
        </w:tc>
        <w:tc>
          <w:tcPr>
            <w:tcW w:w="1680" w:type="dxa"/>
          </w:tcPr>
          <w:p w14:paraId="1D04A6BB" w14:textId="77777777" w:rsidR="00184A8A" w:rsidRDefault="00000000">
            <w:r>
              <w:t>5.339</w:t>
            </w:r>
          </w:p>
        </w:tc>
      </w:tr>
      <w:tr w:rsidR="00B86A12" w14:paraId="46B06E62" w14:textId="77777777" w:rsidTr="3DC018EE">
        <w:tc>
          <w:tcPr>
            <w:tcW w:w="1680" w:type="dxa"/>
          </w:tcPr>
          <w:p w14:paraId="18079C7F" w14:textId="77777777" w:rsidR="00E74C8C" w:rsidRPr="00E713DB" w:rsidRDefault="00000000">
            <w:pPr>
              <w:rPr>
                <w:rFonts w:ascii="Courier New" w:hAnsi="Courier New" w:cs="Courier New"/>
                <w:sz w:val="18"/>
                <w:szCs w:val="18"/>
              </w:rPr>
            </w:pPr>
            <w:r>
              <w:rPr>
                <w:rFonts w:ascii="Courier New" w:hAnsi="Courier New" w:cs="Courier New"/>
                <w:sz w:val="18"/>
                <w:szCs w:val="18"/>
              </w:rPr>
              <w:t>log_kwh</w:t>
            </w:r>
          </w:p>
        </w:tc>
        <w:tc>
          <w:tcPr>
            <w:tcW w:w="1680" w:type="dxa"/>
          </w:tcPr>
          <w:p w14:paraId="770B795E" w14:textId="77777777" w:rsidR="00184A8A" w:rsidRDefault="00000000">
            <w:r>
              <w:t>1,196</w:t>
            </w:r>
          </w:p>
        </w:tc>
        <w:tc>
          <w:tcPr>
            <w:tcW w:w="1680" w:type="dxa"/>
          </w:tcPr>
          <w:p w14:paraId="0E3C050F" w14:textId="77777777" w:rsidR="00184A8A" w:rsidRDefault="00000000">
            <w:r>
              <w:t>17.270</w:t>
            </w:r>
          </w:p>
        </w:tc>
        <w:tc>
          <w:tcPr>
            <w:tcW w:w="1680" w:type="dxa"/>
          </w:tcPr>
          <w:p w14:paraId="2F9AD84F" w14:textId="77777777" w:rsidR="00184A8A" w:rsidRDefault="00000000">
            <w:r>
              <w:t>18.016</w:t>
            </w:r>
          </w:p>
        </w:tc>
        <w:tc>
          <w:tcPr>
            <w:tcW w:w="1680" w:type="dxa"/>
          </w:tcPr>
          <w:p w14:paraId="62690997" w14:textId="77777777" w:rsidR="00184A8A" w:rsidRDefault="00000000">
            <w:r>
              <w:t>16.672</w:t>
            </w:r>
          </w:p>
        </w:tc>
        <w:tc>
          <w:tcPr>
            <w:tcW w:w="1680" w:type="dxa"/>
          </w:tcPr>
          <w:p w14:paraId="72A1DD37" w14:textId="77777777" w:rsidR="00184A8A" w:rsidRDefault="00000000">
            <w:r>
              <w:t>18.883</w:t>
            </w:r>
          </w:p>
        </w:tc>
      </w:tr>
      <w:tr w:rsidR="00E74C8C" w14:paraId="315E2FB7" w14:textId="77777777" w:rsidTr="3DC018EE">
        <w:tc>
          <w:tcPr>
            <w:tcW w:w="3134" w:type="dxa"/>
          </w:tcPr>
          <w:p w14:paraId="7987728D" w14:textId="77777777" w:rsidR="00E74C8C" w:rsidRPr="00E713DB" w:rsidRDefault="00000000">
            <w:pPr>
              <w:rPr>
                <w:rFonts w:ascii="Courier New" w:hAnsi="Courier New" w:cs="Courier New"/>
                <w:sz w:val="18"/>
                <w:szCs w:val="18"/>
              </w:rPr>
            </w:pPr>
            <w:r>
              <w:rPr>
                <w:rFonts w:ascii="Courier New" w:hAnsi="Courier New" w:cs="Courier New"/>
                <w:sz w:val="18"/>
                <w:szCs w:val="18"/>
              </w:rPr>
              <w:t>energy_burden_pct</w:t>
            </w:r>
          </w:p>
        </w:tc>
        <w:tc>
          <w:tcPr>
            <w:tcW w:w="1400" w:type="dxa"/>
          </w:tcPr>
          <w:p w14:paraId="5C4279F7" w14:textId="77777777" w:rsidR="00184A8A" w:rsidRDefault="00000000">
            <w:r>
              <w:t>1,374</w:t>
            </w:r>
          </w:p>
        </w:tc>
        <w:tc>
          <w:tcPr>
            <w:tcW w:w="1432" w:type="dxa"/>
          </w:tcPr>
          <w:p w14:paraId="7D4DE466" w14:textId="77777777" w:rsidR="00184A8A" w:rsidRDefault="00000000">
            <w:r>
              <w:t>0.022</w:t>
            </w:r>
          </w:p>
        </w:tc>
        <w:tc>
          <w:tcPr>
            <w:tcW w:w="1466" w:type="dxa"/>
          </w:tcPr>
          <w:p w14:paraId="30401DEF" w14:textId="77777777" w:rsidR="00184A8A" w:rsidRDefault="00000000">
            <w:r>
              <w:t>0.020</w:t>
            </w:r>
          </w:p>
        </w:tc>
        <w:tc>
          <w:tcPr>
            <w:tcW w:w="1432" w:type="dxa"/>
          </w:tcPr>
          <w:p w14:paraId="26C91D7D" w14:textId="77777777" w:rsidR="00184A8A" w:rsidRDefault="00000000">
            <w:r>
              <w:t>0.015</w:t>
            </w:r>
          </w:p>
        </w:tc>
        <w:tc>
          <w:tcPr>
            <w:tcW w:w="1432" w:type="dxa"/>
          </w:tcPr>
          <w:p w14:paraId="0C7CF8B7" w14:textId="77777777" w:rsidR="00184A8A" w:rsidRDefault="00000000">
            <w:r>
              <w:t>0.028</w:t>
            </w:r>
          </w:p>
        </w:tc>
      </w:tr>
      <w:tr w:rsidR="00E74C8C" w14:paraId="70B311F6" w14:textId="77777777" w:rsidTr="3DC018EE">
        <w:tc>
          <w:tcPr>
            <w:tcW w:w="3134" w:type="dxa"/>
          </w:tcPr>
          <w:p w14:paraId="055951E8" w14:textId="77777777" w:rsidR="00E74C8C" w:rsidRPr="00E713DB" w:rsidRDefault="00000000">
            <w:pPr>
              <w:rPr>
                <w:rFonts w:ascii="Courier New" w:hAnsi="Courier New" w:cs="Courier New"/>
                <w:sz w:val="18"/>
                <w:szCs w:val="18"/>
              </w:rPr>
            </w:pPr>
            <w:r>
              <w:rPr>
                <w:rFonts w:ascii="Courier New" w:hAnsi="Courier New" w:cs="Courier New"/>
                <w:sz w:val="18"/>
                <w:szCs w:val="18"/>
              </w:rPr>
              <w:t>log_energy_gap_per_capita</w:t>
            </w:r>
          </w:p>
        </w:tc>
        <w:tc>
          <w:tcPr>
            <w:tcW w:w="1400" w:type="dxa"/>
          </w:tcPr>
          <w:p w14:paraId="4EA7DD43" w14:textId="77777777" w:rsidR="00184A8A" w:rsidRDefault="00000000">
            <w:r>
              <w:t>1,374</w:t>
            </w:r>
          </w:p>
        </w:tc>
        <w:tc>
          <w:tcPr>
            <w:tcW w:w="1432" w:type="dxa"/>
          </w:tcPr>
          <w:p w14:paraId="18E04515" w14:textId="77777777" w:rsidR="00184A8A" w:rsidRDefault="00000000">
            <w:r>
              <w:t>3.786</w:t>
            </w:r>
          </w:p>
        </w:tc>
        <w:tc>
          <w:tcPr>
            <w:tcW w:w="1466" w:type="dxa"/>
          </w:tcPr>
          <w:p w14:paraId="6EC70620" w14:textId="77777777" w:rsidR="00184A8A" w:rsidRDefault="00000000">
            <w:r>
              <w:t>4.342</w:t>
            </w:r>
          </w:p>
        </w:tc>
        <w:tc>
          <w:tcPr>
            <w:tcW w:w="1432" w:type="dxa"/>
          </w:tcPr>
          <w:p w14:paraId="6442EF1C" w14:textId="77777777" w:rsidR="00184A8A" w:rsidRDefault="00000000">
            <w:r>
              <w:t>1.072</w:t>
            </w:r>
          </w:p>
        </w:tc>
        <w:tc>
          <w:tcPr>
            <w:tcW w:w="1432" w:type="dxa"/>
          </w:tcPr>
          <w:p w14:paraId="76DBFE2E" w14:textId="77777777" w:rsidR="00184A8A" w:rsidRDefault="00000000">
            <w:r>
              <w:t>5.648</w:t>
            </w:r>
          </w:p>
        </w:tc>
      </w:tr>
    </w:tbl>
    <w:p w14:paraId="0E56CADA" w14:textId="77777777" w:rsidR="00091F08" w:rsidRDefault="00091F08" w:rsidP="00091F08">
      <w:pPr>
        <w:pStyle w:val="Heading2"/>
        <w:numPr>
          <w:ilvl w:val="1"/>
          <w:numId w:val="11"/>
        </w:numPr>
      </w:pPr>
      <w:bookmarkStart w:id="45" w:name="_Ref_sec_m_data"/>
      <w:commentRangeStart w:id="46"/>
      <w:r>
        <w:t>Dataset Construction and Sample</w:t>
      </w:r>
      <w:bookmarkEnd w:id="45"/>
      <w:commentRangeEnd w:id="46"/>
      <w:r w:rsidR="009C6396">
        <w:rPr>
          <w:rStyle w:val="CommentReference"/>
          <w:sz w:val="26"/>
          <w:szCs w:val="26"/>
        </w:rPr>
        <w:commentReference w:id="46"/>
      </w:r>
    </w:p>
    <w:p w14:paraId="32B0B642" w14:textId="77777777" w:rsidR="00091F08" w:rsidRDefault="00091F08" w:rsidP="00091F08">
      <w:r>
        <w:t>The analysis uses a California ZIP/ZCTA-level dataset created by merging multiple DER source files with demographic, climate, utility, and infrastructure controls. The final merged file combines measures of solar PV capacity, battery storage capacity, and EV charging infrastructure with American Community Survey variables and place-based controls. The data-construction pipeline and analysis code are available at https://github.com/vineetjnair9/distributed-energy-resources-equity-CA under the MIT License. The harmonized ZIP/ZCTA analysis file will be deposited as a separate Zenodo record under CC-BY-4.0.</w:t>
      </w:r>
    </w:p>
    <w:p w14:paraId="404CCA22" w14:textId="77777777" w:rsidR="00091F08" w:rsidRDefault="00091F08" w:rsidP="00091F08">
      <w:commentRangeStart w:id="47"/>
      <w:r>
        <w:t>DER measures are first constructed separately by technology and then aggregated to the ZIP/ZCTA level. Solar PV capacity is derived from Tracking the Sun installation records</w:t>
      </w:r>
      <w:hyperlink w:anchor="_Ref_src26" w:history="1">
        <w:r>
          <w:t>[26]</w:t>
        </w:r>
      </w:hyperlink>
      <w:r>
        <w:t xml:space="preserve">. Battery storage is built from a California </w:t>
      </w:r>
      <w:r>
        <w:lastRenderedPageBreak/>
        <w:t>storage dataset containing location and capacity information</w:t>
      </w:r>
      <w:hyperlink w:anchor="_Ref_src28" w:history="1">
        <w:r>
          <w:t>[28]</w:t>
        </w:r>
      </w:hyperlink>
      <w:r>
        <w:t>. EV charging infrastructure is constructed from charger-level records that include charger type and location</w:t>
      </w:r>
      <w:hyperlink w:anchor="_Ref_src29" w:history="1">
        <w:r>
          <w:t>[29]</w:t>
        </w:r>
      </w:hyperlink>
      <w:r>
        <w:t xml:space="preserve">; charger rows without a valid source ZIP are excluded from ZIP/ZCTA charger outcomes rather than reassigned using latitude/longitude, while valid source-ZIP rows are retained even if descriptive fields are blank or say No information. Wind capacity and turbine counts come from the USGS wind turbine database </w:t>
      </w:r>
      <w:hyperlink w:anchor="_Ref_src30" w:history="1">
        <w:r>
          <w:t>[30]</w:t>
        </w:r>
      </w:hyperlink>
      <w:r>
        <w:t xml:space="preserve">, power-plant capacity from the EIA power plants layer </w:t>
      </w:r>
      <w:hyperlink w:anchor="_Ref_src31" w:history="1">
        <w:r>
          <w:t>[31]</w:t>
        </w:r>
      </w:hyperlink>
      <w:r>
        <w:t xml:space="preserve">, interconnection records from California Distributed Generation Statistics </w:t>
      </w:r>
      <w:hyperlink w:anchor="_Ref_src27" w:history="1">
        <w:r>
          <w:t>[27]</w:t>
        </w:r>
      </w:hyperlink>
      <w:r>
        <w:t xml:space="preserve">, ZIP/ZCTA boundaries from Census TIGER/Line shapefiles </w:t>
      </w:r>
      <w:hyperlink w:anchor="_Ref_src33" w:history="1">
        <w:r>
          <w:t>[33]</w:t>
        </w:r>
      </w:hyperlink>
      <w:r>
        <w:t xml:space="preserve">, and energy burden measures from the California Energy Commission energy equity indicators </w:t>
      </w:r>
      <w:hyperlink w:anchor="_Ref_src35" w:history="1">
        <w:r>
          <w:t>[35]</w:t>
        </w:r>
      </w:hyperlink>
      <w:r>
        <w:t xml:space="preserve">. </w:t>
      </w:r>
      <w:r>
        <w:fldChar w:fldCharType="begin"/>
      </w:r>
      <w:r>
        <w:instrText xml:space="preserve"> REF _Ref_fig1 \h </w:instrText>
      </w:r>
      <w:r>
        <w:fldChar w:fldCharType="separate"/>
      </w:r>
      <w:r>
        <w:t>Figure 1</w:t>
      </w:r>
      <w:r>
        <w:fldChar w:fldCharType="end"/>
      </w:r>
      <w:r>
        <w:t xml:space="preserve"> visualizes the resulting statewide geography and also makes clear that some ZIP/ZCTAs are absent because the underlying merged sample is incomplete in those places.</w:t>
      </w:r>
      <w:commentRangeEnd w:id="47"/>
      <w:r w:rsidR="009C6396">
        <w:rPr>
          <w:rStyle w:val="CommentReference"/>
          <w:sz w:val="22"/>
          <w:szCs w:val="22"/>
        </w:rPr>
        <w:commentReference w:id="47"/>
      </w:r>
    </w:p>
    <w:p w14:paraId="5CF3511E" w14:textId="77777777" w:rsidR="00091F08" w:rsidRDefault="00091F08" w:rsidP="00091F08">
      <w:r>
        <w:t>After source-specific cleaning, the DER measures are merged with contextual predictors. Demographic and socioeconomic variables come from the 2023 American Community Survey 5-year estimates</w:t>
      </w:r>
      <w:hyperlink w:anchor="_Ref_src32" w:history="1">
        <w:r>
          <w:t>[32]</w:t>
        </w:r>
      </w:hyperlink>
      <w:r>
        <w:t>. Housing structure uses every category in ACS B25024: single-family, multifamily, mobile-home, and boat/RV/van/other shares sum to one. Tenure uses B25003 owner occupancy, with renter occupancy as its complement. Climate and renewable-resource controls come from NASA POWER</w:t>
      </w:r>
      <w:hyperlink w:anchor="_Ref_src34" w:history="1">
        <w:r>
          <w:t>[34]</w:t>
        </w:r>
      </w:hyperlink>
      <w:r>
        <w:t>; utility territory uses a ZIP-to-utility spatial crosswalk; and annualized utility usage provides the electricity-demand proxy</w:t>
      </w:r>
      <w:hyperlink w:anchor="_Ref_src36" w:history="1">
        <w:r>
          <w:t>[36]</w:t>
        </w:r>
      </w:hyperlink>
      <w:r>
        <w:t>.</w:t>
      </w:r>
    </w:p>
    <w:p w14:paraId="7D7BD2C6" w14:textId="77777777" w:rsidR="00091F08" w:rsidRDefault="00091F08" w:rsidP="00091F08">
      <w:r>
        <w:t xml:space="preserve">The unit of analysis is the ZIP/ZCTA. We use ZCTAs because they provide the most practical common geography across the available DER and demographic sources. The study is designed as a 2023 cross-sectional snapshot, using the most recent data aligned as closely as possible to that year. In the regression stage, ZIP/ZCTAs with total population below 1,000 are excluded from outcome construction to avoid unstable per-capita rates in very small areas. </w:t>
      </w:r>
      <w:r>
        <w:fldChar w:fldCharType="begin"/>
      </w:r>
      <w:r>
        <w:instrText xml:space="preserve"> REF _Ref_tbl2 \h </w:instrText>
      </w:r>
      <w:r>
        <w:fldChar w:fldCharType="separate"/>
      </w:r>
      <w:r>
        <w:t>Table 2</w:t>
      </w:r>
      <w:r>
        <w:fldChar w:fldCharType="end"/>
      </w:r>
      <w:r>
        <w:t xml:space="preserve"> summarizes the resulting analysis sample.</w:t>
      </w:r>
    </w:p>
    <w:p w14:paraId="1251DED5" w14:textId="77777777" w:rsidR="00091F08" w:rsidRDefault="00091F08" w:rsidP="00091F08">
      <w:pPr>
        <w:pStyle w:val="Heading2"/>
        <w:numPr>
          <w:ilvl w:val="1"/>
          <w:numId w:val="11"/>
        </w:numPr>
      </w:pPr>
      <w:bookmarkStart w:id="48" w:name="_Ref_sec_m_outcomes"/>
      <w:r>
        <w:t>Outcome Variables</w:t>
      </w:r>
      <w:bookmarkEnd w:id="48"/>
    </w:p>
    <w:p w14:paraId="69DE503E" w14:textId="77777777" w:rsidR="00091F08" w:rsidRDefault="00091F08" w:rsidP="00091F08">
      <w:r>
        <w:t>To make the outcomes comparable across technologies, each DER measure is converted into a population-normalized deployment intensity metric and then transformed using</w:t>
      </w:r>
      <w:r w:rsidRPr="3DC018EE">
        <w:rPr>
          <w:rFonts w:ascii="Courier New" w:hAnsi="Courier New"/>
          <w:sz w:val="18"/>
          <w:szCs w:val="18"/>
        </w:rPr>
        <w:t xml:space="preserve"> log(1 + x)</w:t>
      </w:r>
      <w:r>
        <w:t xml:space="preserve">. This helps reduce skew and allows ZIP/ZCTAs with zero deployment to remain in the sample. The three main outcomes are defined as follows. Their definitions and units are also collected in </w:t>
      </w:r>
      <w:r>
        <w:fldChar w:fldCharType="begin"/>
      </w:r>
      <w:r>
        <w:instrText xml:space="preserve"> REF _Ref_tbl1 \h </w:instrText>
      </w:r>
      <w:r>
        <w:fldChar w:fldCharType="separate"/>
      </w:r>
      <w:r>
        <w:t>Table 1</w:t>
      </w:r>
      <w:r>
        <w:fldChar w:fldCharType="end"/>
      </w:r>
      <w:r>
        <w:t>.</w:t>
      </w:r>
    </w:p>
    <w:p w14:paraId="5925AA47" w14:textId="77777777" w:rsidR="001F19B7" w:rsidRDefault="00091F08" w:rsidP="001F19B7">
      <w:r>
        <w:t>For EV charging:</w:t>
      </w:r>
    </w:p>
    <w:p w14:paraId="2E622B35" w14:textId="34591920" w:rsidR="00091F08" w:rsidRDefault="009657B3" w:rsidP="001F19B7">
      <m:oMathPara>
        <m:oMathParaPr>
          <m:jc m:val="left"/>
        </m:oMathParaPr>
        <m:oMath>
          <m:r>
            <w:rPr>
              <w:rFonts w:ascii="Cambria Math" w:hAnsi="Cambria Math"/>
              <w:sz w:val="14"/>
              <w:szCs w:val="14"/>
            </w:rPr>
            <m:t>chargers_per_1k = (total_chargers × 1000) / population</m:t>
          </m:r>
          <m:r>
            <m:rPr>
              <m:sty m:val="p"/>
            </m:rPr>
            <w:rPr>
              <w:rFonts w:ascii="Cambria Math" w:hAnsi="Cambria Math"/>
              <w:sz w:val="14"/>
              <w:szCs w:val="14"/>
            </w:rPr>
            <w:br/>
          </m:r>
        </m:oMath>
      </m:oMathPara>
      <m:oMath>
        <m:r>
          <w:rPr>
            <w:rFonts w:ascii="Cambria Math" w:hAnsi="Cambria Math"/>
            <w:sz w:val="14"/>
            <w:szCs w:val="14"/>
          </w:rPr>
          <m:t>y_chargers = log(1 + chargers_per_1k)</m:t>
        </m:r>
      </m:oMath>
      <w:r>
        <w:tab/>
      </w:r>
      <w:bookmarkStart w:id="49" w:name="_Ref_eq_chargers"/>
      <w:r>
        <w:t>(</w:t>
      </w:r>
      <w:r>
        <w:fldChar w:fldCharType="begin"/>
      </w:r>
      <w:r>
        <w:instrText xml:space="preserve"> SEQ Equation \* ARABIC </w:instrText>
      </w:r>
      <w:r>
        <w:fldChar w:fldCharType="separate"/>
      </w:r>
      <w:r>
        <w:t>1</w:t>
      </w:r>
      <w:r>
        <w:fldChar w:fldCharType="end"/>
      </w:r>
      <w:r>
        <w:t>)</w:t>
      </w:r>
      <w:bookmarkEnd w:id="49"/>
    </w:p>
    <w:p w14:paraId="07204AB4" w14:textId="77777777" w:rsidR="00091F08" w:rsidRDefault="00091F08" w:rsidP="00091F08">
      <w:r>
        <w:t>For solar PV:</w:t>
      </w:r>
    </w:p>
    <w:p w14:paraId="7CDE8293" w14:textId="77777777" w:rsidR="00091F08" w:rsidRDefault="009657B3" w:rsidP="3DC018EE">
      <w:pPr>
        <w:tabs>
          <w:tab w:val="right" w:pos="10080"/>
        </w:tabs>
        <w:jc w:val="center"/>
      </w:pPr>
      <m:oMathPara>
        <m:oMathParaPr>
          <m:jc m:val="left"/>
        </m:oMathParaPr>
        <m:oMath>
          <m:r>
            <w:rPr>
              <w:rFonts w:ascii="Cambria Math" w:hAnsi="Cambria Math"/>
              <w:sz w:val="14"/>
              <w:szCs w:val="14"/>
            </w:rPr>
            <m:t>pv_kW_per_1k = (PV_system_size_DC × 1000) / population</m:t>
          </m:r>
          <m:r>
            <m:rPr>
              <m:sty m:val="p"/>
            </m:rPr>
            <w:rPr>
              <w:rFonts w:ascii="Cambria Math" w:hAnsi="Cambria Math"/>
              <w:sz w:val="14"/>
              <w:szCs w:val="14"/>
            </w:rPr>
            <w:br/>
          </m:r>
        </m:oMath>
      </m:oMathPara>
      <m:oMath>
        <m:r>
          <w:rPr>
            <w:rFonts w:ascii="Cambria Math" w:hAnsi="Cambria Math"/>
            <w:sz w:val="14"/>
            <w:szCs w:val="14"/>
          </w:rPr>
          <m:t>y_pv = log(1 + pv_kW_per_1k)</m:t>
        </m:r>
      </m:oMath>
      <w:r>
        <w:tab/>
      </w:r>
      <w:bookmarkStart w:id="50" w:name="_Ref_eq_pv"/>
      <w:r>
        <w:t>(</w:t>
      </w:r>
      <w:r>
        <w:fldChar w:fldCharType="begin"/>
      </w:r>
      <w:r>
        <w:instrText xml:space="preserve"> SEQ Equation \* ARABIC </w:instrText>
      </w:r>
      <w:r>
        <w:fldChar w:fldCharType="separate"/>
      </w:r>
      <w:r>
        <w:t>2</w:t>
      </w:r>
      <w:r>
        <w:fldChar w:fldCharType="end"/>
      </w:r>
      <w:r>
        <w:t>)</w:t>
      </w:r>
      <w:bookmarkEnd w:id="50"/>
    </w:p>
    <w:p w14:paraId="7F444187" w14:textId="77777777" w:rsidR="00091F08" w:rsidRDefault="00091F08" w:rsidP="00091F08">
      <w:r>
        <w:t>For battery storage:</w:t>
      </w:r>
    </w:p>
    <w:p w14:paraId="7892C91B" w14:textId="77777777" w:rsidR="00091F08" w:rsidRDefault="009657B3" w:rsidP="3DC018EE">
      <w:pPr>
        <w:tabs>
          <w:tab w:val="right" w:pos="10080"/>
        </w:tabs>
        <w:jc w:val="center"/>
      </w:pPr>
      <m:oMathPara>
        <m:oMathParaPr>
          <m:jc m:val="left"/>
        </m:oMathParaPr>
        <m:oMath>
          <m:r>
            <w:rPr>
              <w:rFonts w:ascii="Cambria Math" w:hAnsi="Cambria Math"/>
              <w:sz w:val="14"/>
              <w:szCs w:val="14"/>
            </w:rPr>
            <m:t>storage_MW_per_100k = (storage_capacity_mw × 100000) / population</m:t>
          </m:r>
          <m:r>
            <m:rPr>
              <m:sty m:val="p"/>
            </m:rPr>
            <w:rPr>
              <w:rFonts w:ascii="Cambria Math" w:hAnsi="Cambria Math"/>
              <w:sz w:val="14"/>
              <w:szCs w:val="14"/>
            </w:rPr>
            <w:br/>
          </m:r>
        </m:oMath>
      </m:oMathPara>
      <m:oMath>
        <m:r>
          <w:rPr>
            <w:rFonts w:ascii="Cambria Math" w:hAnsi="Cambria Math"/>
            <w:sz w:val="14"/>
            <w:szCs w:val="14"/>
          </w:rPr>
          <m:t>y_storage = log(1 + storage_MW_per_100k)</m:t>
        </m:r>
      </m:oMath>
      <w:r>
        <w:tab/>
      </w:r>
      <w:bookmarkStart w:id="51" w:name="_Ref_eq_storage"/>
      <w:r>
        <w:t>(</w:t>
      </w:r>
      <w:r>
        <w:fldChar w:fldCharType="begin"/>
      </w:r>
      <w:r>
        <w:instrText xml:space="preserve"> SEQ Equation \* ARABIC </w:instrText>
      </w:r>
      <w:r>
        <w:fldChar w:fldCharType="separate"/>
      </w:r>
      <w:r>
        <w:t>3</w:t>
      </w:r>
      <w:r>
        <w:fldChar w:fldCharType="end"/>
      </w:r>
      <w:r>
        <w:t>)</w:t>
      </w:r>
      <w:bookmarkEnd w:id="51"/>
    </w:p>
    <w:p w14:paraId="323A14C2" w14:textId="5F61B933" w:rsidR="00091F08" w:rsidRDefault="00091F08" w:rsidP="00091F08">
      <w:r>
        <w:t xml:space="preserve">Storage is scaled per 100,000 residents rather than per 1,000 in Equation </w:t>
      </w:r>
      <w:r>
        <w:fldChar w:fldCharType="begin"/>
      </w:r>
      <w:r>
        <w:instrText xml:space="preserve"> REF _Ref_eq_storage \h </w:instrText>
      </w:r>
      <w:r>
        <w:fldChar w:fldCharType="separate"/>
      </w:r>
      <w:r>
        <w:t>(3)</w:t>
      </w:r>
      <w:r>
        <w:fldChar w:fldCharType="end"/>
      </w:r>
      <w:r>
        <w:t xml:space="preserve"> because storage deployment is much smaller and more uneven at the ZIP level, so the larger denominator keeps the raw rate in a more interpretable range before transformation. In supplementary analysis, </w:t>
      </w:r>
      <w:r w:rsidR="001F19B7">
        <w:t>we</w:t>
      </w:r>
      <w:r>
        <w:t xml:space="preserve"> also examine more disaggregated charging outcomes, including Level 1, Level 2, and DC fast chargers separately, along with a wind-capacity outcome used mainly as contextual comparison. The core paper, however, focuses on the three outcomes above.</w:t>
      </w:r>
    </w:p>
    <w:p w14:paraId="793B2B5E" w14:textId="77777777" w:rsidR="00091F08" w:rsidRDefault="00091F08" w:rsidP="00091F08">
      <w:pPr>
        <w:pStyle w:val="Heading2"/>
        <w:numPr>
          <w:ilvl w:val="1"/>
          <w:numId w:val="11"/>
        </w:numPr>
      </w:pPr>
      <w:bookmarkStart w:id="52" w:name="_Ref_sec_m_predictors"/>
      <w:r>
        <w:lastRenderedPageBreak/>
        <w:t>Key Explanatory Variables</w:t>
      </w:r>
      <w:bookmarkEnd w:id="52"/>
    </w:p>
    <w:p w14:paraId="6DFBADA1" w14:textId="0DBAE160" w:rsidR="00091F08" w:rsidRDefault="00091F08" w:rsidP="00091F08">
      <w:r>
        <w:t xml:space="preserve">The main explanatory variables fall into two groups: racial/ethnic composition and socioeconomic status. The race/ethnicity variables are ZIP/ZCTA-level shares of the population identifying as Black, Hispanic/Latino, and Asian. These variables are included to test whether DER deployment differs systematically across communities in ways that are not fully explained by socioeconomic conditions alone. For descriptive LOWESS plots, </w:t>
      </w:r>
      <w:r w:rsidR="001F19B7">
        <w:t>we</w:t>
      </w:r>
      <w:r>
        <w:t xml:space="preserve"> also summarize these patterns using a combined non-white share, but the regressions keep the disaggregated race variables to avoid collapsing distinct demographic patterns into one coefficient.</w:t>
      </w:r>
    </w:p>
    <w:p w14:paraId="6B40FCAF" w14:textId="77777777" w:rsidR="00091F08" w:rsidRDefault="00091F08" w:rsidP="00091F08">
      <w:r>
        <w:t>The socioeconomic variables are intended to proxy for adoption capacity and broader social advantage. The core measures are log median household income and poverty rate. Additional socioeconomic variables used in extended specifications include percent bachelor’s degree or higher and log median housing value. Education is therefore treated primarily as a control rather than as the paper’s headline predictor: it captures information, housing-market position, and adoption capacity that overlap with income, but the central research question is whether race remains statistically associated with DER deployment after those proxies are included.</w:t>
      </w:r>
    </w:p>
    <w:p w14:paraId="372AC7E0" w14:textId="77777777" w:rsidR="00091F08" w:rsidRDefault="00091F08" w:rsidP="00091F08">
      <w:r>
        <w:t>The central empirical question is whether the race/ethnicity coefficients weaken substantially once these socioeconomic proxies are included, or whether meaningful disparities remain after accounting for them. If the race coefficients remain negative and statistically distinguishable from zero in richer models, that is evidence against a purely race-neutral account of observed DER deployment patterns.</w:t>
      </w:r>
    </w:p>
    <w:p w14:paraId="7F42B16A" w14:textId="77777777" w:rsidR="00091F08" w:rsidRDefault="0014223F" w:rsidP="00091F08">
      <w:pPr>
        <w:pStyle w:val="Heading2"/>
        <w:numPr>
          <w:ilvl w:val="1"/>
          <w:numId w:val="11"/>
        </w:numPr>
      </w:pPr>
      <w:bookmarkStart w:id="53" w:name="_Ref_sec_m_controls"/>
      <w:r>
        <w:t>Contextual Controls</w:t>
      </w:r>
      <w:bookmarkEnd w:id="53"/>
    </w:p>
    <w:p w14:paraId="3C9D35EE" w14:textId="16FEC187" w:rsidR="00091F08" w:rsidRDefault="00306FC0" w:rsidP="00091F08">
      <w:r>
        <w:t xml:space="preserve">We include several categories of place-based controls to account for non-demographic factors that may shape DER deployment. First, </w:t>
      </w:r>
      <w:r w:rsidR="001F19B7">
        <w:t>we</w:t>
      </w:r>
      <w:r>
        <w:t xml:space="preserve"> include climate and resource controls. Baseline models use heating and cooling degree days to capture broad climatic differences across California. Alternative specifications use more technology-specific contextual variables, including global horizontal irradiance for solar PV and wind speed measures for wind-related outcomes. Temperature controls are also used in some robustness checks.</w:t>
      </w:r>
    </w:p>
    <w:p w14:paraId="762AC00D" w14:textId="7B6C394B" w:rsidR="00091F08" w:rsidRDefault="00091F08" w:rsidP="00091F08">
      <w:r>
        <w:t xml:space="preserve">Second, </w:t>
      </w:r>
      <w:r w:rsidR="001F19B7">
        <w:t>we</w:t>
      </w:r>
      <w:r>
        <w:t xml:space="preserve"> include institutional controls through utility territory fixed effects. Utility territories matter because rates, interconnection processes, incentive administration, and historical investment can differ substantially across service areas. Including utility fixed effects helps isolate within-utility differences in deployment.</w:t>
      </w:r>
    </w:p>
    <w:p w14:paraId="6116B5B2" w14:textId="2973B80E" w:rsidR="00091F08" w:rsidRDefault="00091F08" w:rsidP="00091F08">
      <w:r>
        <w:t xml:space="preserve">Third, </w:t>
      </w:r>
      <w:r w:rsidR="001F19B7">
        <w:t>we</w:t>
      </w:r>
      <w:r>
        <w:t xml:space="preserve"> include broader geographic controls in selected specifications, including total population, latitude and longitude, and county-based adjustments. These help account for large-scale regional gradients and spatially correlated unobservables. When </w:t>
      </w:r>
      <w:r w:rsidR="001F19B7">
        <w:t>we</w:t>
      </w:r>
      <w:r>
        <w:t xml:space="preserve"> refer below to county-clustered standard errors, </w:t>
      </w:r>
      <w:r w:rsidR="001F19B7">
        <w:t>we</w:t>
      </w:r>
      <w:r>
        <w:t xml:space="preserve"> mean that inference is adjusted for within-county error correlation rather than assuming each ZIP/ZCTA contributes an independent disturbance.</w:t>
      </w:r>
    </w:p>
    <w:p w14:paraId="3F455AFC" w14:textId="6DF34BE8" w:rsidR="00091F08" w:rsidRDefault="00091F08" w:rsidP="00091F08">
      <w:r>
        <w:t xml:space="preserve">Fourth, </w:t>
      </w:r>
      <w:r w:rsidR="001F19B7">
        <w:t>we</w:t>
      </w:r>
      <w:r>
        <w:t xml:space="preserve"> include electricity demand and infrastructure-context controls in later models. Annual electricity consumption serves as a proxy for underlying load and commercial activity, especially relevant for EV charging. Existing plant, wind, and storage assets are used as installed-energy-context proxies. They are informative about the local energy landscape, but they are not full direct measures of grid infrastructure, feeder capacity, or hosting capacity.</w:t>
      </w:r>
    </w:p>
    <w:p w14:paraId="62C04FE9" w14:textId="77777777" w:rsidR="00091F08" w:rsidRDefault="00F51C53" w:rsidP="00091F08">
      <w:pPr>
        <w:pStyle w:val="Heading2"/>
        <w:numPr>
          <w:ilvl w:val="1"/>
          <w:numId w:val="11"/>
        </w:numPr>
      </w:pPr>
      <w:bookmarkStart w:id="54" w:name="_Ref_sec_m_baseline"/>
      <w:r>
        <w:t>Baseline Regression Specification</w:t>
      </w:r>
      <w:bookmarkEnd w:id="54"/>
    </w:p>
    <w:p w14:paraId="06C679BC" w14:textId="77777777" w:rsidR="00091F08" w:rsidRDefault="00091F08" w:rsidP="00091F08">
      <w:r>
        <w:t>The main estimation approach is ordinary least squares regression using the transformed ZIP/ZCTA-level deployment outcomes. The baseline specification is:</w:t>
      </w:r>
    </w:p>
    <w:p w14:paraId="0738DDD8" w14:textId="7F374BB7" w:rsidR="00091F08" w:rsidRDefault="00191111" w:rsidP="3DC018EE">
      <w:pPr>
        <w:tabs>
          <w:tab w:val="right" w:pos="10080"/>
        </w:tabs>
        <w:jc w:val="center"/>
      </w:pPr>
      <w:commentRangeStart w:id="55"/>
      <w:r>
        <w:rPr>
          <w:rFonts w:ascii="Cambria Math" w:hAnsi="Cambria Math"/>
          <w:sz w:val="18"/>
        </w:rPr>
        <w:t>y_z = β₀ + β₁ Income_z + β₂ Black_z + β₃ Hispanic_z + β₄ Asian_z</w:t>
      </w:r>
      <w:r w:rsidR="008A7C5A">
        <w:rPr>
          <w:rFonts w:ascii="Cambria Math" w:hAnsi="Cambria Math"/>
          <w:sz w:val="18"/>
        </w:rPr>
        <w:t xml:space="preserve"> </w:t>
      </w:r>
      <w:r>
        <w:rPr>
          <w:rFonts w:ascii="Cambria Math" w:hAnsi="Cambria Math"/>
          <w:sz w:val="18"/>
        </w:rPr>
        <w:t xml:space="preserve">+ β₅ Poverty_z + γX_z + ε_z                                        </w:t>
      </w:r>
      <w:bookmarkStart w:id="56" w:name="_Ref_eq_baseline"/>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4</w:t>
      </w:r>
      <w:r>
        <w:rPr>
          <w:rFonts w:ascii="Cambria Math" w:hAnsi="Cambria Math"/>
          <w:sz w:val="18"/>
        </w:rPr>
        <w:fldChar w:fldCharType="end"/>
      </w:r>
      <w:r>
        <w:rPr>
          <w:rFonts w:ascii="Cambria Math" w:hAnsi="Cambria Math"/>
          <w:sz w:val="18"/>
        </w:rPr>
        <w:t>)</w:t>
      </w:r>
      <w:bookmarkEnd w:id="56"/>
      <w:commentRangeEnd w:id="55"/>
      <w:r w:rsidR="005C1A7B">
        <w:rPr>
          <w:rStyle w:val="CommentReference"/>
          <w:sz w:val="22"/>
          <w:szCs w:val="22"/>
        </w:rPr>
        <w:commentReference w:id="55"/>
      </w:r>
    </w:p>
    <w:p w14:paraId="2BA351F4" w14:textId="6BDBA16B" w:rsidR="00091F08" w:rsidRDefault="00091F08" w:rsidP="00091F08">
      <w:r>
        <w:lastRenderedPageBreak/>
        <w:t xml:space="preserve">where y_z is the DER deployment outcome in ZIP/ZCTA z, Income_z is log median household income, Black_z, Hispanic_z, and Asian_z are race/ethnicity population shares, Poverty_z is the ZIP/ZCTA poverty rate, X_z is a vector of contextual controls for ZIP/ZCTA z, and ε_z is the error term. Estimates of Equation </w:t>
      </w:r>
      <w:r>
        <w:fldChar w:fldCharType="begin"/>
      </w:r>
      <w:r>
        <w:instrText xml:space="preserve"> REF _Ref_eq_baseline \h </w:instrText>
      </w:r>
      <w:r>
        <w:fldChar w:fldCharType="separate"/>
      </w:r>
      <w:r>
        <w:t>(4)</w:t>
      </w:r>
      <w:r>
        <w:fldChar w:fldCharType="end"/>
      </w:r>
      <w:r>
        <w:t xml:space="preserve"> for the three headline outcomes are reported in Table 3.</w:t>
      </w:r>
    </w:p>
    <w:p w14:paraId="338BD71B" w14:textId="70F87964" w:rsidR="00091F08" w:rsidRDefault="00091F08" w:rsidP="00091F08">
      <w:r>
        <w:t xml:space="preserve">All models are estimated with heteroskedasticity-robust HC1 standard errors by default. In plain language, HC1 means the standard errors are adjusted so inference is less sensitive to unequal residual variance across ZIP/ZCTAs. In selected specifications, </w:t>
      </w:r>
      <w:r w:rsidR="001F19B7">
        <w:t>we</w:t>
      </w:r>
      <w:r>
        <w:t xml:space="preserve"> also cluster standard errors at the county level to allow for within-county correlation in errors. </w:t>
      </w:r>
      <w:r w:rsidR="00581AD7">
        <w:t xml:space="preserve">Because deployment in one ZIP/ZCTA may be related to deployment in its neighbors, we also report </w:t>
      </w:r>
      <w:r w:rsidR="002E28C7">
        <w:t xml:space="preserve">Conley </w:t>
      </w:r>
      <w:r w:rsidR="00581AD7">
        <w:t xml:space="preserve">heteroskedasticity- and autocorrelation-consistent (HAC) standard errors, which allow residuals to be correlated across nearby areas rather than treating each ZIP/ZCTA as independent. </w:t>
      </w:r>
      <w:r>
        <w:t xml:space="preserve">Spatially robust alternatives to both estimators are reported in </w:t>
      </w:r>
      <w:r>
        <w:fldChar w:fldCharType="begin"/>
      </w:r>
      <w:r>
        <w:instrText xml:space="preserve"> REF _Ref_tbl_conley \h </w:instrText>
      </w:r>
      <w:r>
        <w:fldChar w:fldCharType="separate"/>
      </w:r>
      <w:r>
        <w:t>Table 9</w:t>
      </w:r>
      <w:r>
        <w:fldChar w:fldCharType="end"/>
      </w:r>
      <w:r>
        <w:t>.</w:t>
      </w:r>
    </w:p>
    <w:p w14:paraId="16C7FC01" w14:textId="18FD81DD" w:rsidR="00091F08" w:rsidRDefault="00091F08" w:rsidP="00091F08">
      <w:r>
        <w:t xml:space="preserve">Rather than relying on one preferred specification, </w:t>
      </w:r>
      <w:r w:rsidR="001F19B7">
        <w:t>we</w:t>
      </w:r>
      <w:r>
        <w:t xml:space="preserve"> estimate a staged model ladder. This matters because the paper is not only asking whether disparities appear in one model, but whether they persist as increasingly demanding controls are introduced. The modeling objective is therefore coefficient stability and interpretability across related specifications, not selection of a single best predictive model.</w:t>
      </w:r>
    </w:p>
    <w:p w14:paraId="111B79FF" w14:textId="77777777" w:rsidR="00091F08" w:rsidRDefault="00F51C53" w:rsidP="00091F08">
      <w:pPr>
        <w:pStyle w:val="Heading2"/>
        <w:numPr>
          <w:ilvl w:val="1"/>
          <w:numId w:val="11"/>
        </w:numPr>
      </w:pPr>
      <w:bookmarkStart w:id="57" w:name="_Ref236222995"/>
      <w:bookmarkStart w:id="58" w:name="_Ref_sec_modelseries"/>
      <w:commentRangeStart w:id="59"/>
      <w:r>
        <w:t>Model Series</w:t>
      </w:r>
      <w:bookmarkEnd w:id="57"/>
      <w:bookmarkEnd w:id="58"/>
      <w:commentRangeEnd w:id="59"/>
      <w:r w:rsidR="008645D8">
        <w:rPr>
          <w:rStyle w:val="CommentReference"/>
          <w:sz w:val="26"/>
          <w:szCs w:val="26"/>
        </w:rPr>
        <w:commentReference w:id="59"/>
      </w:r>
    </w:p>
    <w:p w14:paraId="6623F7FD" w14:textId="77777777" w:rsidR="00091F08" w:rsidRDefault="002B54C7" w:rsidP="00091F08">
      <w:pPr>
        <w:pStyle w:val="Heading3"/>
        <w:numPr>
          <w:ilvl w:val="2"/>
          <w:numId w:val="11"/>
        </w:numPr>
      </w:pPr>
      <w:r>
        <w:t>Baseline Equity Specification</w:t>
      </w:r>
    </w:p>
    <w:p w14:paraId="0CED8246" w14:textId="23C9EE75" w:rsidR="00091F08" w:rsidRDefault="00091F08" w:rsidP="00091F08">
      <w:r>
        <w:t xml:space="preserve">The baseline specification includes log median household income, race/ethnicity shares, poverty rate, and a limited set of climate controls. This model provides a first-pass estimate of area-level disparities after accounting for basic socioeconomic status and broad geographic conditions. The estimating equation is </w:t>
      </w:r>
      <w:commentRangeStart w:id="60"/>
      <w:r>
        <w:t xml:space="preserve">Equation </w:t>
      </w:r>
      <w:r>
        <w:fldChar w:fldCharType="begin"/>
      </w:r>
      <w:r>
        <w:instrText xml:space="preserve"> REF _Ref_eq_climate \h </w:instrText>
      </w:r>
      <w:r>
        <w:fldChar w:fldCharType="separate"/>
      </w:r>
      <w:r>
        <w:t>(5)</w:t>
      </w:r>
      <w:r>
        <w:fldChar w:fldCharType="end"/>
      </w:r>
      <w:r>
        <w:t>.</w:t>
      </w:r>
      <w:commentRangeEnd w:id="60"/>
      <w:r w:rsidR="00623188">
        <w:rPr>
          <w:rStyle w:val="CommentReference"/>
          <w:sz w:val="22"/>
          <w:szCs w:val="22"/>
        </w:rPr>
        <w:commentReference w:id="60"/>
      </w:r>
    </w:p>
    <w:p w14:paraId="0EAB7759" w14:textId="14CDC457" w:rsidR="00B140D9" w:rsidRDefault="00191111" w:rsidP="3DC018EE">
      <w:pPr>
        <w:tabs>
          <w:tab w:val="right" w:pos="10080"/>
        </w:tabs>
        <w:jc w:val="center"/>
      </w:pPr>
      <w:r>
        <w:rPr>
          <w:rFonts w:ascii="Cambria Math" w:hAnsi="Cambria Math"/>
          <w:sz w:val="18"/>
        </w:rPr>
        <w:t xml:space="preserve">y_z = β₀ + β RaceSES_z + γ Climate_z + ε_z                                      </w:t>
      </w:r>
      <w:bookmarkStart w:id="61" w:name="_Ref_eq_climate"/>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5</w:t>
      </w:r>
      <w:r>
        <w:rPr>
          <w:rFonts w:ascii="Cambria Math" w:hAnsi="Cambria Math"/>
          <w:sz w:val="18"/>
        </w:rPr>
        <w:fldChar w:fldCharType="end"/>
      </w:r>
      <w:r>
        <w:rPr>
          <w:rFonts w:ascii="Cambria Math" w:hAnsi="Cambria Math"/>
          <w:sz w:val="18"/>
        </w:rPr>
        <w:t>)</w:t>
      </w:r>
      <w:bookmarkEnd w:id="61"/>
    </w:p>
    <w:p w14:paraId="630E427C" w14:textId="77777777" w:rsidR="00091F08" w:rsidRDefault="00137C58" w:rsidP="00091F08">
      <w:pPr>
        <w:pStyle w:val="Heading3"/>
        <w:numPr>
          <w:ilvl w:val="2"/>
          <w:numId w:val="11"/>
        </w:numPr>
      </w:pPr>
      <w:bookmarkStart w:id="62" w:name="_Ref_sec_model2"/>
      <w:r>
        <w:t>Additional Socioeconomic Controls</w:t>
      </w:r>
      <w:bookmarkEnd w:id="62"/>
    </w:p>
    <w:p w14:paraId="1B69928B" w14:textId="34F1FC2C" w:rsidR="00091F08" w:rsidRDefault="00306FC0" w:rsidP="00091F08">
      <w:r>
        <w:t>We estimate four Model 2 variants. Models 2A and 2B add bachelor’s attainment and median housing value</w:t>
      </w:r>
      <w:r w:rsidR="004E68F3">
        <w:t>, respectively</w:t>
      </w:r>
      <w:r>
        <w:t xml:space="preserve">. Model 2C adds </w:t>
      </w:r>
      <w:r w:rsidR="004E68F3">
        <w:t xml:space="preserve">exhaustive housing structure composition with </w:t>
      </w:r>
      <w:r>
        <w:t>multifamily, mobile-home, and boat/RV/van/other shares</w:t>
      </w:r>
      <w:r w:rsidR="004E68F3">
        <w:t>, while single-family units are omitted as reference.</w:t>
      </w:r>
      <w:r>
        <w:t xml:space="preserve"> Model 2D </w:t>
      </w:r>
      <w:r w:rsidR="0006707B">
        <w:t xml:space="preserve">further </w:t>
      </w:r>
      <w:r>
        <w:t>adds owner occupancy</w:t>
      </w:r>
      <w:r w:rsidR="0006707B">
        <w:t>, with renters as the omitted tenure reference</w:t>
      </w:r>
      <w:r>
        <w:t xml:space="preserve">. The implementation fails rather than silently simplifying Models 2C or 2D when a required housing variable is absent or constant. These variants use the general additional-control form in Equation </w:t>
      </w:r>
      <w:r>
        <w:fldChar w:fldCharType="begin"/>
      </w:r>
      <w:r>
        <w:instrText xml:space="preserve"> REF _Ref_eq_sesextra \h </w:instrText>
      </w:r>
      <w:r>
        <w:fldChar w:fldCharType="separate"/>
      </w:r>
      <w:r>
        <w:t>(6)</w:t>
      </w:r>
      <w:r>
        <w:fldChar w:fldCharType="end"/>
      </w:r>
      <w:r>
        <w:t>.</w:t>
      </w:r>
    </w:p>
    <w:p w14:paraId="3C27ABAC" w14:textId="4263F129" w:rsidR="00B140D9" w:rsidRDefault="00191111" w:rsidP="3DC018EE">
      <w:pPr>
        <w:tabs>
          <w:tab w:val="right" w:pos="10080"/>
        </w:tabs>
        <w:jc w:val="center"/>
      </w:pPr>
      <w:r>
        <w:rPr>
          <w:rFonts w:ascii="Cambria Math" w:hAnsi="Cambria Math"/>
          <w:sz w:val="18"/>
        </w:rPr>
        <w:t xml:space="preserve">y_z = β₀ + β RaceSES_z + θ SESextra_z + γ Climate_z + ε_z                       </w:t>
      </w:r>
      <w:bookmarkStart w:id="63" w:name="_Ref_eq_sesextra"/>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6</w:t>
      </w:r>
      <w:r>
        <w:rPr>
          <w:rFonts w:ascii="Cambria Math" w:hAnsi="Cambria Math"/>
          <w:sz w:val="18"/>
        </w:rPr>
        <w:fldChar w:fldCharType="end"/>
      </w:r>
      <w:r>
        <w:rPr>
          <w:rFonts w:ascii="Cambria Math" w:hAnsi="Cambria Math"/>
          <w:sz w:val="18"/>
        </w:rPr>
        <w:t>)</w:t>
      </w:r>
      <w:bookmarkEnd w:id="63"/>
    </w:p>
    <w:p w14:paraId="58F1C2C5" w14:textId="77777777" w:rsidR="00091F08" w:rsidRDefault="00091F08" w:rsidP="00091F08">
      <w:pPr>
        <w:pStyle w:val="Heading3"/>
        <w:numPr>
          <w:ilvl w:val="2"/>
          <w:numId w:val="11"/>
        </w:numPr>
      </w:pPr>
      <w:ins w:id="64" w:author="Claude (heading consistency)" w:date="2026-08-13T18:40:00Z">
        <w:r>
          <w:t>Alternative Climate and Resource Controls</w:t>
        </w:r>
      </w:ins>
    </w:p>
    <w:p w14:paraId="0E729970" w14:textId="5D225DFB" w:rsidR="00091F08" w:rsidRDefault="00091F08" w:rsidP="00091F08">
      <w:r>
        <w:t xml:space="preserve">To test whether results depend on a particular way of capturing geographic context, </w:t>
      </w:r>
      <w:r w:rsidR="001F19B7">
        <w:t>we</w:t>
      </w:r>
      <w:r>
        <w:t xml:space="preserve"> estimate alternative versions of the baseline model with different climate or physical-suitability controls. For PV we substitute global horizontal irradiance alone (Model 3C); elsewhere we compare heating and cooling degree days (Model 3A) against mean temperature alone (Model 3B). For wind-related outcomes, </w:t>
      </w:r>
      <w:r w:rsidR="001F19B7">
        <w:t>we</w:t>
      </w:r>
      <w:r>
        <w:t xml:space="preserve"> use wind resource measures. Equation </w:t>
      </w:r>
      <w:r>
        <w:fldChar w:fldCharType="begin"/>
      </w:r>
      <w:r>
        <w:instrText xml:space="preserve"> REF _Ref_eq_altclimate \h </w:instrText>
      </w:r>
      <w:r>
        <w:fldChar w:fldCharType="separate"/>
      </w:r>
      <w:r>
        <w:t>(7)</w:t>
      </w:r>
      <w:r>
        <w:fldChar w:fldCharType="end"/>
      </w:r>
      <w:r>
        <w:t xml:space="preserve"> shows the resulting specification.</w:t>
      </w:r>
    </w:p>
    <w:p w14:paraId="5D750E8A" w14:textId="7BACB704" w:rsidR="00B140D9" w:rsidRDefault="00191111" w:rsidP="3DC018EE">
      <w:pPr>
        <w:tabs>
          <w:tab w:val="right" w:pos="10080"/>
        </w:tabs>
        <w:jc w:val="center"/>
      </w:pPr>
      <w:r>
        <w:rPr>
          <w:rFonts w:ascii="Cambria Math" w:hAnsi="Cambria Math"/>
          <w:sz w:val="18"/>
        </w:rPr>
        <w:t xml:space="preserve">y_z = β₀ + β RaceSES_z + θ ResourceClimateAlt_z + ε_z                            </w:t>
      </w:r>
      <w:bookmarkStart w:id="65" w:name="_Ref_eq_altclimate"/>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7</w:t>
      </w:r>
      <w:r>
        <w:rPr>
          <w:rFonts w:ascii="Cambria Math" w:hAnsi="Cambria Math"/>
          <w:sz w:val="18"/>
        </w:rPr>
        <w:fldChar w:fldCharType="end"/>
      </w:r>
      <w:r>
        <w:rPr>
          <w:rFonts w:ascii="Cambria Math" w:hAnsi="Cambria Math"/>
          <w:sz w:val="18"/>
        </w:rPr>
        <w:t>)</w:t>
      </w:r>
      <w:bookmarkEnd w:id="65"/>
    </w:p>
    <w:p w14:paraId="6EBBAE74" w14:textId="77777777" w:rsidR="00091F08" w:rsidRDefault="00091F08" w:rsidP="00091F08">
      <w:pPr>
        <w:pStyle w:val="Heading3"/>
        <w:numPr>
          <w:ilvl w:val="2"/>
          <w:numId w:val="11"/>
        </w:numPr>
      </w:pPr>
      <w:ins w:id="66" w:author="Claude (heading consistency)" w:date="2026-08-13T18:40:00Z">
        <w:r>
          <w:t>Race-by-Income Interactions</w:t>
        </w:r>
      </w:ins>
    </w:p>
    <w:p w14:paraId="4911C612" w14:textId="2BF61675" w:rsidR="00091F08" w:rsidRDefault="00FA0279" w:rsidP="00091F08">
      <w:r>
        <w:t>W</w:t>
      </w:r>
      <w:r w:rsidR="00FC526E">
        <w:t xml:space="preserve">e test whether the income gradient in DER deployment differs across communities by including interaction terms between income and race/ethnicity shares. These variables are mean-centered before interaction so that the </w:t>
      </w:r>
      <w:r w:rsidR="00FC526E">
        <w:lastRenderedPageBreak/>
        <w:t xml:space="preserve">main effects remain interpretable (Model 4), and a reduced variant omits the poverty control to confirm the interaction is not absorbing it (Model 4R). The interacted specification is Equation </w:t>
      </w:r>
      <w:r>
        <w:fldChar w:fldCharType="begin"/>
      </w:r>
      <w:r>
        <w:instrText xml:space="preserve"> REF _Ref_eq_interaction \h </w:instrText>
      </w:r>
      <w:r>
        <w:fldChar w:fldCharType="separate"/>
      </w:r>
      <w:r>
        <w:t>(8)</w:t>
      </w:r>
      <w:r>
        <w:fldChar w:fldCharType="end"/>
      </w:r>
      <w:r w:rsidR="00FC526E">
        <w:t>.</w:t>
      </w:r>
    </w:p>
    <w:p w14:paraId="49E88B29" w14:textId="1AC83FAD" w:rsidR="00B140D9" w:rsidRDefault="00000000" w:rsidP="3DC018EE">
      <w:pPr>
        <w:tabs>
          <w:tab w:val="right" w:pos="10080"/>
        </w:tabs>
        <w:jc w:val="center"/>
      </w:pPr>
      <w:r>
        <w:rPr>
          <w:rFonts w:ascii="Cambria Math" w:hAnsi="Cambria Math"/>
          <w:sz w:val="18"/>
        </w:rPr>
        <w:t xml:space="preserve">y_z = β₀ + β RaceSES_z + δ(Income_z × Race_z) + γX_z + ε_z                       </w:t>
      </w:r>
      <w:bookmarkStart w:id="67" w:name="_Ref_eq_interaction"/>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8</w:t>
      </w:r>
      <w:r>
        <w:rPr>
          <w:rFonts w:ascii="Cambria Math" w:hAnsi="Cambria Math"/>
          <w:sz w:val="18"/>
        </w:rPr>
        <w:fldChar w:fldCharType="end"/>
      </w:r>
      <w:r>
        <w:rPr>
          <w:rFonts w:ascii="Cambria Math" w:hAnsi="Cambria Math"/>
          <w:sz w:val="18"/>
        </w:rPr>
        <w:t>)</w:t>
      </w:r>
      <w:bookmarkEnd w:id="67"/>
    </w:p>
    <w:p w14:paraId="792F8FF0" w14:textId="77777777" w:rsidR="00091F08" w:rsidRDefault="00091F08" w:rsidP="00091F08">
      <w:pPr>
        <w:pStyle w:val="Heading3"/>
        <w:numPr>
          <w:ilvl w:val="2"/>
          <w:numId w:val="11"/>
        </w:numPr>
      </w:pPr>
      <w:bookmarkStart w:id="68" w:name="_Ref_sec_model5"/>
      <w:ins w:id="69" w:author="Claude (heading consistency)" w:date="2026-08-13T18:40:00Z">
        <w:r>
          <w:t>Utility Fixed Effects and Inference Robustness</w:t>
        </w:r>
      </w:ins>
      <w:bookmarkEnd w:id="68"/>
    </w:p>
    <w:p w14:paraId="61BC916A" w14:textId="0F3F9A08" w:rsidR="00091F08" w:rsidRDefault="00FA0279" w:rsidP="00091F08">
      <w:r>
        <w:t>We estimate specifications with utility territory fixed effects to absorb institutional differences across service areas (Model 5), and re-estimate the baseline with county-clustered standard errors as a robustness check for inference (Model 5C).</w:t>
      </w:r>
      <w:r w:rsidR="00FC526E">
        <w:t xml:space="preserve"> Equation </w:t>
      </w:r>
      <w:r>
        <w:fldChar w:fldCharType="begin"/>
      </w:r>
      <w:r>
        <w:instrText xml:space="preserve"> REF _Ref_eq_utilityfe \h </w:instrText>
      </w:r>
      <w:r>
        <w:fldChar w:fldCharType="separate"/>
      </w:r>
      <w:r>
        <w:t>(9)</w:t>
      </w:r>
      <w:r>
        <w:fldChar w:fldCharType="end"/>
      </w:r>
      <w:r w:rsidR="00FC526E">
        <w:t xml:space="preserve"> adds the utility fixed effect.</w:t>
      </w:r>
    </w:p>
    <w:p w14:paraId="1A2371BE" w14:textId="1604D1A4" w:rsidR="00B140D9" w:rsidRDefault="00191111" w:rsidP="3DC018EE">
      <w:pPr>
        <w:tabs>
          <w:tab w:val="right" w:pos="10080"/>
        </w:tabs>
        <w:jc w:val="center"/>
      </w:pPr>
      <w:r>
        <w:rPr>
          <w:rFonts w:ascii="Cambria Math" w:hAnsi="Cambria Math"/>
          <w:sz w:val="18"/>
        </w:rPr>
        <w:t xml:space="preserve">y_z = β₀ + β RaceSES_z + γX_z + δ Utility_z + ε_z                                </w:t>
      </w:r>
      <w:bookmarkStart w:id="70" w:name="_Ref_eq_utilityfe"/>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9</w:t>
      </w:r>
      <w:r>
        <w:rPr>
          <w:rFonts w:ascii="Cambria Math" w:hAnsi="Cambria Math"/>
          <w:sz w:val="18"/>
        </w:rPr>
        <w:fldChar w:fldCharType="end"/>
      </w:r>
      <w:r>
        <w:rPr>
          <w:rFonts w:ascii="Cambria Math" w:hAnsi="Cambria Math"/>
          <w:sz w:val="18"/>
        </w:rPr>
        <w:t>)</w:t>
      </w:r>
      <w:bookmarkEnd w:id="70"/>
    </w:p>
    <w:p w14:paraId="5CCF3E85" w14:textId="77777777" w:rsidR="00091F08" w:rsidRDefault="00091F08" w:rsidP="008E511D">
      <w:pPr>
        <w:pStyle w:val="Heading3"/>
        <w:numPr>
          <w:ilvl w:val="2"/>
          <w:numId w:val="11"/>
        </w:numPr>
        <w:tabs>
          <w:tab w:val="left" w:pos="2647"/>
        </w:tabs>
      </w:pPr>
      <w:ins w:id="71" w:author="Claude (heading consistency)" w:date="2026-08-13T18:40:00Z">
        <w:r>
          <w:t>Geographic Robustness</w:t>
        </w:r>
      </w:ins>
      <w:r>
        <w:tab/>
      </w:r>
    </w:p>
    <w:p w14:paraId="4C9E58AF" w14:textId="49BF91A9" w:rsidR="00091F08" w:rsidRDefault="00091F08" w:rsidP="00091F08">
      <w:r>
        <w:t xml:space="preserve">Additional specifications introduce latitude and longitude controls (Model 6A) or county fixed effects (Model 6B) to test whether the main patterns are simply reflecting broad regional gradients within California rather than more local disparities. Equations </w:t>
      </w:r>
      <w:r>
        <w:fldChar w:fldCharType="begin"/>
      </w:r>
      <w:r>
        <w:instrText xml:space="preserve"> REF _Ref_eq_geo \h </w:instrText>
      </w:r>
      <w:r>
        <w:fldChar w:fldCharType="separate"/>
      </w:r>
      <w:r>
        <w:t>(10)</w:t>
      </w:r>
      <w:r>
        <w:fldChar w:fldCharType="end"/>
      </w:r>
      <w:r>
        <w:t xml:space="preserve"> and </w:t>
      </w:r>
      <w:r>
        <w:fldChar w:fldCharType="begin"/>
      </w:r>
      <w:r>
        <w:instrText xml:space="preserve"> REF _Ref_eq_countyfe \h </w:instrText>
      </w:r>
      <w:r>
        <w:fldChar w:fldCharType="separate"/>
      </w:r>
      <w:r>
        <w:t>(11)</w:t>
      </w:r>
      <w:r>
        <w:fldChar w:fldCharType="end"/>
      </w:r>
      <w:r>
        <w:t xml:space="preserve"> give the coordinate-control and county fixed-effect versions.</w:t>
      </w:r>
    </w:p>
    <w:p w14:paraId="71BD1DFE" w14:textId="5543D344" w:rsidR="00B140D9" w:rsidRDefault="00191111" w:rsidP="3DC018EE">
      <w:pPr>
        <w:tabs>
          <w:tab w:val="right" w:pos="10080"/>
        </w:tabs>
        <w:jc w:val="center"/>
      </w:pPr>
      <w:r>
        <w:rPr>
          <w:rFonts w:ascii="Cambria Math" w:hAnsi="Cambria Math"/>
          <w:sz w:val="18"/>
        </w:rPr>
        <w:t xml:space="preserve">y_z = β₀ + β RaceSES_z + γX_z + θ Geo_z + ε_z                                  </w:t>
      </w:r>
      <w:bookmarkStart w:id="72" w:name="_Ref_eq_geo"/>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10</w:t>
      </w:r>
      <w:r>
        <w:rPr>
          <w:rFonts w:ascii="Cambria Math" w:hAnsi="Cambria Math"/>
          <w:sz w:val="18"/>
        </w:rPr>
        <w:fldChar w:fldCharType="end"/>
      </w:r>
      <w:r>
        <w:rPr>
          <w:rFonts w:ascii="Cambria Math" w:hAnsi="Cambria Math"/>
          <w:sz w:val="18"/>
        </w:rPr>
        <w:t>)</w:t>
      </w:r>
      <w:bookmarkEnd w:id="72"/>
    </w:p>
    <w:p w14:paraId="7F34931A" w14:textId="77777777" w:rsidR="004A1694" w:rsidRDefault="004A1694" w:rsidP="00091F08">
      <w:r>
        <w:t>With county fixed effects:</w:t>
      </w:r>
    </w:p>
    <w:p w14:paraId="1EFC59FD" w14:textId="260CAD7F" w:rsidR="004A1694" w:rsidRDefault="00191111" w:rsidP="3DC018EE">
      <w:pPr>
        <w:tabs>
          <w:tab w:val="right" w:pos="10080"/>
        </w:tabs>
        <w:jc w:val="center"/>
      </w:pPr>
      <w:r>
        <w:rPr>
          <w:rFonts w:ascii="Cambria Math" w:hAnsi="Cambria Math"/>
          <w:sz w:val="18"/>
        </w:rPr>
        <w:t xml:space="preserve">y_z = β₀ + β RaceSES_z + γX_z + δ County_z + ε_z                               </w:t>
      </w:r>
      <w:bookmarkStart w:id="73" w:name="_Ref_eq_countyfe"/>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11</w:t>
      </w:r>
      <w:r>
        <w:rPr>
          <w:rFonts w:ascii="Cambria Math" w:hAnsi="Cambria Math"/>
          <w:sz w:val="18"/>
        </w:rPr>
        <w:fldChar w:fldCharType="end"/>
      </w:r>
      <w:r>
        <w:rPr>
          <w:rFonts w:ascii="Cambria Math" w:hAnsi="Cambria Math"/>
          <w:sz w:val="18"/>
        </w:rPr>
        <w:t>)</w:t>
      </w:r>
      <w:bookmarkEnd w:id="73"/>
    </w:p>
    <w:p w14:paraId="5214F708" w14:textId="77777777" w:rsidR="00091F08" w:rsidRDefault="002B54C7" w:rsidP="00091F08">
      <w:pPr>
        <w:pStyle w:val="Heading3"/>
        <w:numPr>
          <w:ilvl w:val="2"/>
          <w:numId w:val="11"/>
        </w:numPr>
      </w:pPr>
      <w:bookmarkStart w:id="74" w:name="_Ref_sec_model7"/>
      <w:r>
        <w:t>Infrastructure Context Controls</w:t>
      </w:r>
      <w:bookmarkEnd w:id="74"/>
    </w:p>
    <w:p w14:paraId="3B2498D3" w14:textId="4F68BA27" w:rsidR="00091F08" w:rsidRDefault="00FA0279" w:rsidP="00091F08">
      <w:r>
        <w:t>We add measures of existing energy infrastructure to examine whether local deployment patterns are partly explained by the surrounding energy-system context, alongside a variant that scales those measures by population (Model 7PC).</w:t>
      </w:r>
      <w:r w:rsidR="00FC526E">
        <w:t xml:space="preserve"> These models test whether communities with more existing infrastructure also mechanically appear to have more DER deployment. Equation </w:t>
      </w:r>
      <w:r>
        <w:fldChar w:fldCharType="begin"/>
      </w:r>
      <w:r>
        <w:instrText xml:space="preserve"> REF _Ref_eq_infrastructure \h </w:instrText>
      </w:r>
      <w:r>
        <w:fldChar w:fldCharType="separate"/>
      </w:r>
      <w:r>
        <w:t>(12)</w:t>
      </w:r>
      <w:r>
        <w:fldChar w:fldCharType="end"/>
      </w:r>
      <w:r w:rsidR="00FC526E">
        <w:t xml:space="preserve"> adds the infrastructure block.</w:t>
      </w:r>
    </w:p>
    <w:p w14:paraId="0607BC1C" w14:textId="7FBA3BE9" w:rsidR="004A1694" w:rsidRDefault="00191111" w:rsidP="3DC018EE">
      <w:pPr>
        <w:tabs>
          <w:tab w:val="right" w:pos="10080"/>
        </w:tabs>
        <w:jc w:val="center"/>
      </w:pPr>
      <w:r>
        <w:rPr>
          <w:rFonts w:ascii="Cambria Math" w:hAnsi="Cambria Math"/>
          <w:sz w:val="18"/>
        </w:rPr>
        <w:t xml:space="preserve">y_z = β₀ + β RaceSES_z + γX_z + λ Infrastructure_z + ε_z                       </w:t>
      </w:r>
      <w:bookmarkStart w:id="75" w:name="_Ref_eq_infrastructure"/>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12</w:t>
      </w:r>
      <w:r>
        <w:rPr>
          <w:rFonts w:ascii="Cambria Math" w:hAnsi="Cambria Math"/>
          <w:sz w:val="18"/>
        </w:rPr>
        <w:fldChar w:fldCharType="end"/>
      </w:r>
      <w:r>
        <w:rPr>
          <w:rFonts w:ascii="Cambria Math" w:hAnsi="Cambria Math"/>
          <w:sz w:val="18"/>
        </w:rPr>
        <w:t>)</w:t>
      </w:r>
      <w:bookmarkEnd w:id="75"/>
    </w:p>
    <w:p w14:paraId="71C82F66" w14:textId="77777777" w:rsidR="008159BC" w:rsidRPr="008159BC" w:rsidRDefault="002B54C7" w:rsidP="008159BC">
      <w:pPr>
        <w:pStyle w:val="Heading3"/>
        <w:numPr>
          <w:ilvl w:val="2"/>
          <w:numId w:val="11"/>
        </w:numPr>
      </w:pPr>
      <w:bookmarkStart w:id="76" w:name="_Ref_sec_model8"/>
      <w:r>
        <w:t>Electricity Demand Controls</w:t>
      </w:r>
      <w:bookmarkEnd w:id="76"/>
    </w:p>
    <w:p w14:paraId="27CF42DC" w14:textId="2699605E" w:rsidR="00091F08" w:rsidRDefault="00C47129" w:rsidP="00091F08">
      <w:r>
        <w:t xml:space="preserve">Here, we add a demand proxy based on annual electricity consumption (Model 8). This is particularly relevant for EV charging, where infrastructure deployment may track commercial activity and underlying load as much as residential adoption potential. Equation </w:t>
      </w:r>
      <w:r>
        <w:fldChar w:fldCharType="begin"/>
      </w:r>
      <w:r>
        <w:instrText xml:space="preserve"> REF _Ref_eq_demand \h </w:instrText>
      </w:r>
      <w:r>
        <w:fldChar w:fldCharType="separate"/>
      </w:r>
      <w:r>
        <w:t>(13)</w:t>
      </w:r>
      <w:r>
        <w:fldChar w:fldCharType="end"/>
      </w:r>
      <w:r>
        <w:t xml:space="preserve"> adds the demand proxy.</w:t>
      </w:r>
    </w:p>
    <w:p w14:paraId="5544AD7D" w14:textId="4703D4CD" w:rsidR="00184A8A" w:rsidRDefault="00000000">
      <w:r>
        <w:t>After correcting a parsing fault that had silently zeroed roughly 85 percent of PG&amp;E consumption records, the demand proxy enters positively where it is significant: 0.018 (p &lt; 0.001) for solar PV and 0.061 (p &lt; 0.001) for storage, and it is not distinguishable from zero for aggregate charging (0.007, p = 0.327). The corrected variable is available for 1,196 of the 1,390 analysis ZIP/ZCTAs, with 1,159 reporting positive consumption; most remaining gaps fall outside the three investor-owned utility territories for which ZIP-level usage is published. Race and ethnicity coefficients in the demand-proxy models moved by at most 0.04 under this correction, with no change in significance, so the robustness claims that rely on them are unaffected.</w:t>
      </w:r>
    </w:p>
    <w:p w14:paraId="46C07DC2" w14:textId="6512C040" w:rsidR="008159BC" w:rsidRDefault="00191111" w:rsidP="3DC018EE">
      <w:pPr>
        <w:tabs>
          <w:tab w:val="right" w:pos="10080"/>
        </w:tabs>
        <w:jc w:val="center"/>
      </w:pPr>
      <w:r>
        <w:rPr>
          <w:rFonts w:ascii="Cambria Math" w:hAnsi="Cambria Math"/>
          <w:sz w:val="18"/>
        </w:rPr>
        <w:t xml:space="preserve">y_z = β₀ + β RaceSES_z + γX_z + λ Infrastructure_z + ϕ Demand_z + ε_z          </w:t>
      </w:r>
      <w:bookmarkStart w:id="77" w:name="_Ref_eq_demand"/>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13</w:t>
      </w:r>
      <w:r>
        <w:rPr>
          <w:rFonts w:ascii="Cambria Math" w:hAnsi="Cambria Math"/>
          <w:sz w:val="18"/>
        </w:rPr>
        <w:fldChar w:fldCharType="end"/>
      </w:r>
      <w:r>
        <w:rPr>
          <w:rFonts w:ascii="Cambria Math" w:hAnsi="Cambria Math"/>
          <w:sz w:val="18"/>
        </w:rPr>
        <w:t>)</w:t>
      </w:r>
      <w:bookmarkEnd w:id="77"/>
    </w:p>
    <w:p w14:paraId="61A56426" w14:textId="77777777" w:rsidR="008159BC" w:rsidRPr="008159BC" w:rsidRDefault="008159BC" w:rsidP="008159BC">
      <w:pPr>
        <w:pStyle w:val="Heading3"/>
        <w:numPr>
          <w:ilvl w:val="2"/>
          <w:numId w:val="11"/>
        </w:numPr>
      </w:pPr>
      <w:bookmarkStart w:id="78" w:name="_Ref_sec_model9"/>
      <w:r>
        <w:t>Outcome-Specific DER Cross-Control and Extension Models</w:t>
      </w:r>
      <w:bookmarkEnd w:id="78"/>
    </w:p>
    <w:p w14:paraId="20FFFC7E" w14:textId="1B6649BE" w:rsidR="002B54C7" w:rsidRPr="002B54C7" w:rsidRDefault="002B54C7" w:rsidP="008159BC">
      <w:r>
        <w:t xml:space="preserve">Model 9 (storage, with PV control) adds local PV deployment to the storage model, to test whether storage disparities persist after conditioning on upstream PV deployment. Equation </w:t>
      </w:r>
      <w:r>
        <w:fldChar w:fldCharType="begin"/>
      </w:r>
      <w:r>
        <w:instrText xml:space="preserve"> REF _Ref_eq_dercontrol \h </w:instrText>
      </w:r>
      <w:r>
        <w:fldChar w:fldCharType="separate"/>
      </w:r>
      <w:r>
        <w:t>(14)</w:t>
      </w:r>
      <w:r>
        <w:fldChar w:fldCharType="end"/>
      </w:r>
      <w:r>
        <w:t xml:space="preserve"> states the combined specification. Model 9A (predicting burden) instead adds DER deployment terms to the energy-burden outcome models, to examine whether DER deployment is associated with household energy burden or affordability gaps. These are </w:t>
      </w:r>
      <w:r>
        <w:lastRenderedPageBreak/>
        <w:t>two distinct specifications with different outcomes and different control sets; they are labelled separately in all exported tables and figures, as "Model 9 + pv control (most controlled)" and "Model 9A (predicting burden)" respectively.</w:t>
      </w:r>
    </w:p>
    <w:p w14:paraId="13D83655" w14:textId="3E27C67B" w:rsidR="002B54C7" w:rsidRPr="002B54C7" w:rsidRDefault="00191111" w:rsidP="3DC018EE">
      <w:pPr>
        <w:tabs>
          <w:tab w:val="right" w:pos="10080"/>
        </w:tabs>
        <w:jc w:val="center"/>
      </w:pPr>
      <w:r>
        <w:rPr>
          <w:rFonts w:ascii="Cambria Math" w:hAnsi="Cambria Math"/>
          <w:sz w:val="18"/>
        </w:rPr>
        <w:t xml:space="preserve">y_z = β₀ + β RaceSES_z + γX_z + λ Infrastructure_z + ϕ Demand_z + ψ DER_z + ε_z </w:t>
      </w:r>
      <w:bookmarkStart w:id="79" w:name="_Ref_eq_dercontrol"/>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14</w:t>
      </w:r>
      <w:r>
        <w:rPr>
          <w:rFonts w:ascii="Cambria Math" w:hAnsi="Cambria Math"/>
          <w:sz w:val="18"/>
        </w:rPr>
        <w:fldChar w:fldCharType="end"/>
      </w:r>
      <w:r>
        <w:rPr>
          <w:rFonts w:ascii="Cambria Math" w:hAnsi="Cambria Math"/>
          <w:sz w:val="18"/>
        </w:rPr>
        <w:t>)</w:t>
      </w:r>
      <w:bookmarkEnd w:id="79"/>
    </w:p>
    <w:p w14:paraId="68A91FE3" w14:textId="0C77ACA2" w:rsidR="002B54C7" w:rsidRDefault="002B54C7" w:rsidP="00091F08">
      <w:r>
        <w:t xml:space="preserve">Because these two variants differ in both outcome and control set, </w:t>
      </w:r>
      <w:r w:rsidR="001F19B7">
        <w:t>we</w:t>
      </w:r>
      <w:r>
        <w:t xml:space="preserve"> treat them as targeted robustness and extension models rather than a single, uniform specification applied across all outcomes.</w:t>
      </w:r>
    </w:p>
    <w:p w14:paraId="3B392C78" w14:textId="6EC3ED19" w:rsidR="00091F08" w:rsidRDefault="00091F08" w:rsidP="00091F08">
      <w:r>
        <w:t xml:space="preserve">Taken together, this model ladder allows us to ask a structured question: do racial/ethnic disparities shrink meaningfully once </w:t>
      </w:r>
      <w:r w:rsidR="001F19B7">
        <w:t>we</w:t>
      </w:r>
      <w:r>
        <w:t xml:space="preserve"> account for socioeconomic status, geography, utility context, and infrastructure, or do they remain persistent across specifications?</w:t>
      </w:r>
    </w:p>
    <w:p w14:paraId="1B6BCBBE" w14:textId="77777777" w:rsidR="00091F08" w:rsidRDefault="0042424C" w:rsidP="00091F08">
      <w:pPr>
        <w:pStyle w:val="Heading2"/>
        <w:numPr>
          <w:ilvl w:val="1"/>
          <w:numId w:val="11"/>
        </w:numPr>
      </w:pPr>
      <w:bookmarkStart w:id="80" w:name="_Ref_sec_m_estimation"/>
      <w:r>
        <w:t>Estimation and Inference</w:t>
      </w:r>
      <w:bookmarkEnd w:id="80"/>
    </w:p>
    <w:p w14:paraId="1173EAD4" w14:textId="77777777" w:rsidR="00091F08" w:rsidRDefault="00091F08" w:rsidP="00091F08">
      <w:r>
        <w:t>The main quantities of interest are the coefficients on the race/ethnicity variables and how those coefficients change across specifications. We compare both the direction and relative magnitude of these coefficients across solar PV, storage, and EV charging outcomes. The interpretation is comparative rather than at the individual level. A negative coefficient on a racial/ethnic population share does not imply anything about the behavior of an individual resident. Instead, it indicates that ZIP/ZCTA areas with larger shares of that population tend to have lower DER deployment intensity, conditional on the model's controls. If the coefficient decreases after additional controls are added, that suggests part of the disparity is explained by those factors. This comparison across DERs is central to the paper. If the same communities appear underserved across multiple technologies, that points to broader structural inequities in the clean energy transition. If the patterns differ by technology, that suggests more technology-specific barriers.</w:t>
      </w:r>
    </w:p>
    <w:p w14:paraId="27048056" w14:textId="77777777" w:rsidR="00091F08" w:rsidRDefault="0042424C" w:rsidP="0019795D">
      <w:pPr>
        <w:pStyle w:val="Heading2"/>
        <w:numPr>
          <w:ilvl w:val="1"/>
          <w:numId w:val="11"/>
        </w:numPr>
        <w:ind w:hanging="540"/>
      </w:pPr>
      <w:bookmarkStart w:id="81" w:name="_Ref_sec_m_robustness"/>
      <w:r>
        <w:t>Robustness and Diagnostic Checks</w:t>
      </w:r>
      <w:bookmarkEnd w:id="81"/>
    </w:p>
    <w:p w14:paraId="72BC3B5B" w14:textId="2127660D" w:rsidR="00091F08" w:rsidRDefault="00091F08" w:rsidP="00091F08">
      <w:r>
        <w:t xml:space="preserve">In addition to the main regression ladder, </w:t>
      </w:r>
      <w:r w:rsidR="00FA0279">
        <w:t>we</w:t>
      </w:r>
      <w:r>
        <w:t xml:space="preserve"> conduct several supporting checks. We examine variance inflation factors (VIFs) to monitor multicollinearity across specifications (</w:t>
      </w:r>
      <w:r>
        <w:fldChar w:fldCharType="begin"/>
      </w:r>
      <w:r>
        <w:instrText xml:space="preserve"> REF _Ref_tbl_vif \h </w:instrText>
      </w:r>
      <w:r>
        <w:fldChar w:fldCharType="separate"/>
      </w:r>
      <w:r>
        <w:t>Table 7</w:t>
      </w:r>
      <w:r>
        <w:fldChar w:fldCharType="end"/>
      </w:r>
      <w:r>
        <w:t>), compare alternative climate and resource control blocks to test the stability of the results, estimate county-clustered standard errors to assess whether statistical significance is sensitive to local spatial clustering, and generate descriptive maps, distribution plots, and coefficient comparison figures to visualize both the raw patterns and the modeled results (</w:t>
      </w:r>
      <w:r>
        <w:fldChar w:fldCharType="begin"/>
      </w:r>
      <w:r>
        <w:instrText xml:space="preserve"> REF _Ref_fig1 \h </w:instrText>
      </w:r>
      <w:r>
        <w:fldChar w:fldCharType="separate"/>
      </w:r>
      <w:r>
        <w:t>Figure 1</w:t>
      </w:r>
      <w:r>
        <w:fldChar w:fldCharType="end"/>
      </w:r>
      <w:r>
        <w:t xml:space="preserve">, </w:t>
      </w:r>
      <w:r>
        <w:fldChar w:fldCharType="begin"/>
      </w:r>
      <w:r>
        <w:instrText xml:space="preserve"> REF _Ref_fig2 \h </w:instrText>
      </w:r>
      <w:r>
        <w:fldChar w:fldCharType="separate"/>
      </w:r>
      <w:r>
        <w:t>Figure 2</w:t>
      </w:r>
      <w:r>
        <w:fldChar w:fldCharType="end"/>
      </w:r>
      <w:r>
        <w:t xml:space="preserve">, and </w:t>
      </w:r>
      <w:r>
        <w:fldChar w:fldCharType="begin"/>
      </w:r>
      <w:r>
        <w:instrText xml:space="preserve"> REF _Ref_fig4 \h </w:instrText>
      </w:r>
      <w:r>
        <w:fldChar w:fldCharType="separate"/>
      </w:r>
      <w:r>
        <w:t>Figure 4</w:t>
      </w:r>
      <w:r>
        <w:fldChar w:fldCharType="end"/>
      </w:r>
      <w:r>
        <w:t xml:space="preserve">). Residual spatial dependence and spatially robust inference are examined in </w:t>
      </w:r>
      <w:r>
        <w:fldChar w:fldCharType="begin"/>
      </w:r>
      <w:r>
        <w:instrText xml:space="preserve"> REF _Ref_sec_appx_diag \h </w:instrText>
      </w:r>
      <w:r>
        <w:fldChar w:fldCharType="separate"/>
      </w:r>
      <w:r>
        <w:t>Statistical robustness and diagnostics</w:t>
      </w:r>
      <w:r>
        <w:fldChar w:fldCharType="end"/>
      </w:r>
      <w:r>
        <w:t xml:space="preserve"> (</w:t>
      </w:r>
      <w:r>
        <w:fldChar w:fldCharType="begin"/>
      </w:r>
      <w:r>
        <w:instrText xml:space="preserve"> REF _Ref_tbl_moran \h </w:instrText>
      </w:r>
      <w:r>
        <w:fldChar w:fldCharType="separate"/>
      </w:r>
      <w:r>
        <w:t>Table 8</w:t>
      </w:r>
      <w:r>
        <w:fldChar w:fldCharType="end"/>
      </w:r>
      <w:r>
        <w:t xml:space="preserve"> and </w:t>
      </w:r>
      <w:r>
        <w:fldChar w:fldCharType="begin"/>
      </w:r>
      <w:r>
        <w:instrText xml:space="preserve"> REF _Ref_tbl_conley \h </w:instrText>
      </w:r>
      <w:r>
        <w:fldChar w:fldCharType="separate"/>
      </w:r>
      <w:r>
        <w:t>Table 9</w:t>
      </w:r>
      <w:r>
        <w:fldChar w:fldCharType="end"/>
      </w:r>
      <w:r>
        <w:t>).</w:t>
      </w:r>
    </w:p>
    <w:p w14:paraId="3A3E0347" w14:textId="77777777" w:rsidR="00091F08" w:rsidRDefault="00091F08" w:rsidP="00091F08">
      <w:r>
        <w:t>VIF screening informs the model inventory, but it is not used as a rigid mechanical inclusion rule. Some richer specifications show elevated VIF values (</w:t>
      </w:r>
      <w:r>
        <w:fldChar w:fldCharType="begin"/>
      </w:r>
      <w:r>
        <w:instrText xml:space="preserve"> REF _Ref_tbl_vif \h </w:instrText>
      </w:r>
      <w:r>
        <w:fldChar w:fldCharType="separate"/>
      </w:r>
      <w:r>
        <w:t>Table 7</w:t>
      </w:r>
      <w:r>
        <w:fldChar w:fldCharType="end"/>
      </w:r>
      <w:r>
        <w:t>), especially once multiple SES and contextual controls are introduced. We retain predictors when they correspond to substantively distinct constructs that are central to the modeling objective rather than treating any moderate VIF increase as evidence that the model is unusable. The relevant question for this paper is therefore whether the coefficients of interest remain interpretable and stable, not whether every rich specification minimizes collinearity by design.</w:t>
      </w:r>
    </w:p>
    <w:p w14:paraId="78107FF3" w14:textId="586FF2A7" w:rsidR="00091F08" w:rsidRDefault="00091F08" w:rsidP="00091F08">
      <w:r>
        <w:t xml:space="preserve">In exploratory analysis, </w:t>
      </w:r>
      <w:r w:rsidR="001F19B7">
        <w:t>we</w:t>
      </w:r>
      <w:r>
        <w:t xml:space="preserve"> compare linear specifications to more flexible predictive models, including polynomial regression, random forest, and gradient-boosted trees, using cross-validation (</w:t>
      </w:r>
      <w:r>
        <w:fldChar w:fldCharType="begin"/>
      </w:r>
      <w:r>
        <w:instrText xml:space="preserve"> REF _Ref_fig17 \h </w:instrText>
      </w:r>
      <w:r>
        <w:fldChar w:fldCharType="separate"/>
      </w:r>
      <w:r>
        <w:t>Figure 17</w:t>
      </w:r>
      <w:r>
        <w:fldChar w:fldCharType="end"/>
      </w:r>
      <w:r>
        <w:t xml:space="preserve">, </w:t>
      </w:r>
      <w:r>
        <w:fldChar w:fldCharType="begin"/>
      </w:r>
      <w:r>
        <w:instrText xml:space="preserve"> REF _Ref_fig18 \h </w:instrText>
      </w:r>
      <w:r>
        <w:fldChar w:fldCharType="separate"/>
      </w:r>
      <w:r>
        <w:t>Figure 18</w:t>
      </w:r>
      <w:r>
        <w:fldChar w:fldCharType="end"/>
      </w:r>
      <w:r>
        <w:t xml:space="preserve">, and </w:t>
      </w:r>
      <w:r>
        <w:fldChar w:fldCharType="begin"/>
      </w:r>
      <w:r>
        <w:instrText xml:space="preserve"> REF _Ref_fig20 \h </w:instrText>
      </w:r>
      <w:r>
        <w:fldChar w:fldCharType="separate"/>
      </w:r>
      <w:r>
        <w:t>Figure 20</w:t>
      </w:r>
      <w:r>
        <w:fldChar w:fldCharType="end"/>
      </w:r>
      <w:r>
        <w:t>). These models are not the basis for the paper’s main claims. Instead, they serve as a diagnostic check on whether simple linear models are missing strong nonlinear structure. The substantive conclusions remain grounded in the interpretable OLS results.</w:t>
      </w:r>
    </w:p>
    <w:p w14:paraId="2C098038" w14:textId="77777777" w:rsidR="00091F08" w:rsidRDefault="00D32F87" w:rsidP="0019795D">
      <w:pPr>
        <w:pStyle w:val="Heading2"/>
        <w:numPr>
          <w:ilvl w:val="1"/>
          <w:numId w:val="11"/>
        </w:numPr>
        <w:ind w:hanging="540"/>
        <w:jc w:val="both"/>
      </w:pPr>
      <w:bookmarkStart w:id="82" w:name="_Ref_sec_limitations"/>
      <w:r>
        <w:lastRenderedPageBreak/>
        <w:t>Methodological Limitations</w:t>
      </w:r>
      <w:bookmarkEnd w:id="82"/>
    </w:p>
    <w:p w14:paraId="0388B040" w14:textId="182BC91D" w:rsidR="00091F08" w:rsidRDefault="00091F08" w:rsidP="00091F08">
      <w:r>
        <w:t xml:space="preserve">This methodology identifies area-level associations, not causal effects. </w:t>
      </w:r>
      <w:r w:rsidR="00833BDD">
        <w:t>Housing</w:t>
      </w:r>
      <w:r>
        <w:t xml:space="preserve"> structure and tenure are included at the ZIP/ZCTA level, but unmeasured confounding may remain around household tenancy, roof suitability, installer presence, permitting, and technology-specific incentive access. ZIP/ZCTA aggregation can also blur within-area heterogeneity, and some source files require spatial assignment or manual cleaning.</w:t>
      </w:r>
    </w:p>
    <w:p w14:paraId="4182A31D" w14:textId="77777777" w:rsidR="00B86A12" w:rsidRDefault="00000000">
      <w:r>
        <w:t>This study identifies area-level conditional associations, not causal effects (Section 6.8). Area-level housing structure and tenure are observed in Models 2C and 2D, but unmeasured confounding may remain around household tenancy, roof suitability, installer availability, local permitting, program participation, and technology-specific incentive access.</w:t>
      </w:r>
    </w:p>
    <w:p w14:paraId="4BB864CE" w14:textId="77777777" w:rsidR="00B86A12" w:rsidRDefault="00000000">
      <w:r>
        <w:t xml:space="preserve">The use of ZIP/ZCTA geography is a practical strength for harmonizing multiple datasets, but it also introduces limitations. ZIP/ZCTAs can blur substantial within-area heterogeneity, and ecological inference problems remain. The analysis therefore cannot describe the behavior of individual households or residents. In addition, some raw source files required spatial assignment from latitude and longitude, manual ZIP corrections, or source-specific cleaning decisions, all of which may introduce measurement error. For EV chargers specifically, rows without valid source ZIPs are excluded from ZIP/ZCTA outcomes rather than rescued from coordinates (Section </w:t>
      </w:r>
      <w:r>
        <w:fldChar w:fldCharType="begin"/>
      </w:r>
      <w:r>
        <w:instrText xml:space="preserve"> REF _Ref_sec_m_data \r \h </w:instrText>
      </w:r>
      <w:r>
        <w:fldChar w:fldCharType="separate"/>
      </w:r>
      <w:r>
        <w:t>6.2</w:t>
      </w:r>
      <w:r>
        <w:fldChar w:fldCharType="end"/>
      </w:r>
      <w:r>
        <w:t>), so the charger outcomes should be interpreted as valid-source-ZIP charger records.</w:t>
      </w:r>
    </w:p>
    <w:p w14:paraId="7C00016F" w14:textId="77777777" w:rsidR="00B86A12" w:rsidRDefault="00000000">
      <w:r>
        <w:t>There are also technology-specific measurement limitations. Aggregate charger counts mix charger types and host contexts that may not represent equivalent forms of access. The charger-type decomposition (Table 5 and Figure 9) helps, but even that does not fully distinguish residential, workplace, corridor, and municipal use cases. Wind outcomes are also less directly comparable to behind-the-meter technologies, which is why the paper treats wind capacity as supplementary context rather than a headline equity result (Section 4.8; Figure 16).</w:t>
      </w:r>
    </w:p>
    <w:p w14:paraId="2743EDEC" w14:textId="77777777" w:rsidR="00B86A12" w:rsidRDefault="00000000">
      <w:r>
        <w:t>Finally, the paper is a California 2023 cross-sectional snapshot. The results may not generalize mechanically to other states, years, or regulatory contexts. Future work would benefit from longitudinal analysis, property- or household-level tenancy and roof-suitability measures, direct data on technology-specific access mechanisms, and place-based measures such as transit and corridor intensity.</w:t>
      </w:r>
    </w:p>
    <w:p w14:paraId="5782CD68" w14:textId="59819CF4" w:rsidR="00E062E0" w:rsidRDefault="00000000" w:rsidP="00524914">
      <w:pPr>
        <w:pStyle w:val="Heading1"/>
        <w:numPr>
          <w:ilvl w:val="0"/>
          <w:numId w:val="11"/>
        </w:numPr>
      </w:pPr>
      <w:bookmarkStart w:id="83" w:name="_Ref_sec_conclusion"/>
      <w:r>
        <w:t>Conclusion</w:t>
      </w:r>
      <w:bookmarkEnd w:id="83"/>
    </w:p>
    <w:p w14:paraId="2F374255" w14:textId="3ABD2E62" w:rsidR="00524914" w:rsidRDefault="00E062E0">
      <w:r>
        <w:t xml:space="preserve">This paper asks whether racial and socioeconomic disparities in distributed energy resource deployment persist across California ZIP/ZCTA areas once socioeconomic, housing, geographic, institutional, and infrastructure controls are added. The answer is yes, but the form of disparity depends strongly on the technology being considered. Solar PV and especially battery storage remain unequally distributed across communities even in more demanding specifications (Sections </w:t>
      </w:r>
      <w:r>
        <w:fldChar w:fldCharType="begin"/>
      </w:r>
      <w:r>
        <w:instrText xml:space="preserve"> REF _Ref_sec_r_pv \r \h </w:instrText>
      </w:r>
      <w:r>
        <w:fldChar w:fldCharType="separate"/>
      </w:r>
      <w:r>
        <w:t>4.2</w:t>
      </w:r>
      <w:r>
        <w:fldChar w:fldCharType="end"/>
      </w:r>
      <w:r>
        <w:t xml:space="preserve"> and </w:t>
      </w:r>
      <w:r>
        <w:fldChar w:fldCharType="begin"/>
      </w:r>
      <w:r>
        <w:instrText xml:space="preserve"> REF _Ref_sec_r_storage \r \h </w:instrText>
      </w:r>
      <w:r>
        <w:fldChar w:fldCharType="separate"/>
      </w:r>
      <w:r>
        <w:t>4.3</w:t>
      </w:r>
      <w:r>
        <w:fldChar w:fldCharType="end"/>
      </w:r>
      <w:r>
        <w:t xml:space="preserve">), while EV charging shows a more complicated pattern (Section </w:t>
      </w:r>
      <w:r>
        <w:fldChar w:fldCharType="begin"/>
      </w:r>
      <w:r>
        <w:instrText xml:space="preserve"> REF _Ref_sec_r_chargers \r \h </w:instrText>
      </w:r>
      <w:r>
        <w:fldChar w:fldCharType="separate"/>
      </w:r>
      <w:r>
        <w:t>4.4</w:t>
      </w:r>
      <w:r>
        <w:fldChar w:fldCharType="end"/>
      </w:r>
      <w:r>
        <w:t xml:space="preserve">) in which aggregate charger counts can obscure meaningful differences across charger types. Disparities do persist, subject to two qualifications the analysis makes explicit. Area-level housing structure and tenure absorb 32 to 53 percent of the race coefficients for solar PV and storage, so a substantial part of what reads as a racial gap actually tracks the housing stock. What remains is uneven in precision: the Asian-share coefficients for PV and storage hold at every distance cutoff under spatially robust standard errors, while the Black-share coefficients weaken once </w:t>
      </w:r>
      <w:r w:rsidR="001F19B7">
        <w:t>we</w:t>
      </w:r>
      <w:r>
        <w:t xml:space="preserve"> model spatial dependence (</w:t>
      </w:r>
      <w:r>
        <w:fldChar w:fldCharType="begin"/>
      </w:r>
      <w:r>
        <w:instrText xml:space="preserve"> REF _Ref_tbl_conley \h </w:instrText>
      </w:r>
      <w:r>
        <w:fldChar w:fldCharType="separate"/>
      </w:r>
      <w:r>
        <w:t>Table 9</w:t>
      </w:r>
      <w:r>
        <w:fldChar w:fldCharType="end"/>
      </w:r>
      <w:r>
        <w:t xml:space="preserve">). </w:t>
      </w:r>
    </w:p>
    <w:p w14:paraId="51618946" w14:textId="592B732A" w:rsidR="00B86A12" w:rsidRDefault="00000000">
      <w:r>
        <w:t xml:space="preserve">The broader lesson is that clean energy inequality is not one phenomenon (Section </w:t>
      </w:r>
      <w:r>
        <w:fldChar w:fldCharType="begin"/>
      </w:r>
      <w:r>
        <w:instrText xml:space="preserve"> REF _Ref_sec_r_overall \r \h </w:instrText>
      </w:r>
      <w:r>
        <w:fldChar w:fldCharType="separate"/>
      </w:r>
      <w:r>
        <w:t>4.9</w:t>
      </w:r>
      <w:r>
        <w:fldChar w:fldCharType="end"/>
      </w:r>
      <w:r>
        <w:t xml:space="preserve">). Technologies that appear under the same DER umbrella deliver different benefits, face different barriers, and are deployed through different market and institutional pathways. If equity is measured too coarsely, policy can mistake infrastructure counts for access, or progress in one technology for progress in another. A more credible clean energy transition therefore </w:t>
      </w:r>
      <w:r>
        <w:lastRenderedPageBreak/>
        <w:t>requires not only more deployment, but better measurement of who can actually use, benefit from, and rely on each technology.</w:t>
      </w:r>
      <w:r w:rsidR="00524914">
        <w:t xml:space="preserve"> </w:t>
      </w:r>
      <w:r>
        <w:t>Viewed in that light, California serves as both an empirical case and an early warning. As decarbonization expands, the question is not only how quickly DERs diffuse, but whether the benefits of that diffusion are structured in ways that reduce inequality or reproduce it in new forms. This paper’s evidence suggests that answering that question requires a multi-DER equity lens rather than a single-technology one. Concretely, income-keyed eligibility rules, undifferentiated deployment targets, and race-neutral planning defaults each need revisiting if the transition is to narrow existing gaps rather than widen them.</w:t>
      </w:r>
    </w:p>
    <w:p w14:paraId="25DC1DD8" w14:textId="77777777" w:rsidR="00B86A12" w:rsidRDefault="00000000">
      <w:pPr>
        <w:pStyle w:val="Heading1"/>
      </w:pPr>
      <w:bookmarkStart w:id="84" w:name="_Ref_sec_appendix"/>
      <w:commentRangeStart w:id="85"/>
      <w:r>
        <w:t>Appendix: Additional Robustness Visuals</w:t>
      </w:r>
      <w:bookmarkEnd w:id="84"/>
      <w:commentRangeEnd w:id="85"/>
      <w:r w:rsidR="002E28C7">
        <w:rPr>
          <w:rStyle w:val="CommentReference"/>
          <w:sz w:val="28"/>
          <w:szCs w:val="28"/>
        </w:rPr>
        <w:commentReference w:id="85"/>
      </w:r>
    </w:p>
    <w:p w14:paraId="0871B207" w14:textId="27A60296" w:rsidR="00B86A12" w:rsidRDefault="00000000">
      <w:r>
        <w:t>This appendix keeps the heavier visual material out of the main results flow while preserving model-comparison, spatial, wind, and housing-control checks (</w:t>
      </w:r>
      <w:r w:rsidR="0019795D">
        <w:fldChar w:fldCharType="begin"/>
      </w:r>
      <w:r w:rsidR="0019795D">
        <w:instrText xml:space="preserve"> REF _Ref_fig17 \h </w:instrText>
      </w:r>
      <w:r w:rsidR="0019795D">
        <w:fldChar w:fldCharType="separate"/>
      </w:r>
      <w:r w:rsidR="0019795D">
        <w:t xml:space="preserve">Figure </w:t>
      </w:r>
      <w:r w:rsidR="0019795D">
        <w:rPr>
          <w:noProof/>
        </w:rPr>
        <w:t>17</w:t>
      </w:r>
      <w:r w:rsidR="0019795D">
        <w:fldChar w:fldCharType="end"/>
      </w:r>
      <w:r>
        <w:t xml:space="preserve"> through 21), followed by the statistical diagnostics in Tables 7 through 9.</w:t>
      </w:r>
    </w:p>
    <w:p w14:paraId="0CC75FC2" w14:textId="77777777" w:rsidR="00B86A12" w:rsidRDefault="00000000">
      <w:pPr>
        <w:pStyle w:val="Heading3"/>
      </w:pPr>
      <w:r>
        <w:t>Outcome-specific model comparisons</w:t>
      </w:r>
    </w:p>
    <w:p w14:paraId="18A379EC" w14:textId="77777777" w:rsidR="008A7C5A" w:rsidRDefault="00000000" w:rsidP="008A7C5A">
      <w:pPr>
        <w:keepNext/>
        <w:jc w:val="center"/>
      </w:pPr>
      <w:r>
        <w:rPr>
          <w:noProof/>
        </w:rPr>
        <w:drawing>
          <wp:inline distT="0" distB="0" distL="0" distR="0" wp14:anchorId="2C586A57" wp14:editId="56F4655E">
            <wp:extent cx="5943600" cy="3366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 adoption_model_comparison.png"/>
                    <pic:cNvPicPr/>
                  </pic:nvPicPr>
                  <pic:blipFill>
                    <a:blip r:embed="rId38"/>
                    <a:stretch>
                      <a:fillRect/>
                    </a:stretch>
                  </pic:blipFill>
                  <pic:spPr>
                    <a:xfrm>
                      <a:off x="0" y="0"/>
                      <a:ext cx="5943600" cy="3366210"/>
                    </a:xfrm>
                    <a:prstGeom prst="rect">
                      <a:avLst/>
                    </a:prstGeom>
                  </pic:spPr>
                </pic:pic>
              </a:graphicData>
            </a:graphic>
          </wp:inline>
        </w:drawing>
      </w:r>
    </w:p>
    <w:p w14:paraId="57B14534" w14:textId="164AE088" w:rsidR="00B86A12" w:rsidRDefault="008A7C5A" w:rsidP="008A7C5A">
      <w:pPr>
        <w:pStyle w:val="Caption"/>
        <w:jc w:val="center"/>
      </w:pPr>
      <w:bookmarkStart w:id="86" w:name="_Ref_fig17"/>
      <w:r>
        <w:t xml:space="preserve">Figure </w:t>
      </w:r>
      <w:r>
        <w:fldChar w:fldCharType="begin"/>
      </w:r>
      <w:r>
        <w:instrText xml:space="preserve"> SEQ Figure \* ARABIC </w:instrText>
      </w:r>
      <w:r>
        <w:fldChar w:fldCharType="separate"/>
      </w:r>
      <w:r>
        <w:rPr>
          <w:noProof/>
        </w:rPr>
        <w:t>17</w:t>
      </w:r>
      <w:r>
        <w:rPr>
          <w:noProof/>
        </w:rPr>
        <w:fldChar w:fldCharType="end"/>
      </w:r>
      <w:bookmarkEnd w:id="86"/>
      <w:r>
        <w:t xml:space="preserve">: </w:t>
      </w:r>
      <w:r w:rsidRPr="00D3151F">
        <w:t>Storage adoption: cross-validated predictive comparison of linear and nonlinear models. Error bars are +/- 1 SD across the five cross-validation folds.</w:t>
      </w:r>
    </w:p>
    <w:p w14:paraId="3B2E49EB" w14:textId="12FA7D03" w:rsidR="00B86A12" w:rsidRDefault="00000000">
      <w:r>
        <w:t>Storage model-comparison figure (</w:t>
      </w:r>
      <w:r w:rsidR="0019795D">
        <w:fldChar w:fldCharType="begin"/>
      </w:r>
      <w:r w:rsidR="0019795D">
        <w:instrText xml:space="preserve"> REF _Ref_fig17 \h </w:instrText>
      </w:r>
      <w:r w:rsidR="0019795D">
        <w:fldChar w:fldCharType="separate"/>
      </w:r>
      <w:r w:rsidR="0019795D">
        <w:t xml:space="preserve">Figure </w:t>
      </w:r>
      <w:r w:rsidR="0019795D">
        <w:rPr>
          <w:noProof/>
        </w:rPr>
        <w:t>17</w:t>
      </w:r>
      <w:r w:rsidR="0019795D">
        <w:fldChar w:fldCharType="end"/>
      </w:r>
      <w:r>
        <w:t>). The same appendix folder also includes EV charging (</w:t>
      </w:r>
      <w:r w:rsidR="0019795D">
        <w:fldChar w:fldCharType="begin"/>
      </w:r>
      <w:r w:rsidR="0019795D">
        <w:instrText xml:space="preserve"> REF _Ref_fig18 \h </w:instrText>
      </w:r>
      <w:r w:rsidR="0019795D">
        <w:fldChar w:fldCharType="separate"/>
      </w:r>
      <w:r w:rsidR="0019795D">
        <w:t xml:space="preserve">Figure </w:t>
      </w:r>
      <w:r w:rsidR="0019795D">
        <w:rPr>
          <w:noProof/>
        </w:rPr>
        <w:t>18</w:t>
      </w:r>
      <w:r w:rsidR="0019795D">
        <w:fldChar w:fldCharType="end"/>
      </w:r>
      <w:r>
        <w:t>) and wind (</w:t>
      </w:r>
      <w:r w:rsidR="0019795D">
        <w:fldChar w:fldCharType="begin"/>
      </w:r>
      <w:r w:rsidR="0019795D">
        <w:instrText xml:space="preserve"> REF _Ref_fig20 \h </w:instrText>
      </w:r>
      <w:r w:rsidR="0019795D">
        <w:fldChar w:fldCharType="separate"/>
      </w:r>
      <w:r w:rsidR="0019795D">
        <w:t xml:space="preserve">Figure </w:t>
      </w:r>
      <w:r w:rsidR="0019795D">
        <w:rPr>
          <w:noProof/>
        </w:rPr>
        <w:t>20</w:t>
      </w:r>
      <w:r w:rsidR="0019795D">
        <w:fldChar w:fldCharType="end"/>
      </w:r>
      <w:r>
        <w:t>) comparison exports for side-by-side review.</w:t>
      </w:r>
    </w:p>
    <w:p w14:paraId="79D69E39" w14:textId="77777777" w:rsidR="00B86A12" w:rsidRDefault="00000000">
      <w:pPr>
        <w:pStyle w:val="Heading3"/>
      </w:pPr>
      <w:r>
        <w:lastRenderedPageBreak/>
        <w:t>EV charging model comparison</w:t>
      </w:r>
    </w:p>
    <w:p w14:paraId="326A1140" w14:textId="77777777" w:rsidR="008A7C5A" w:rsidRDefault="00000000" w:rsidP="008A7C5A">
      <w:pPr>
        <w:keepNext/>
        <w:jc w:val="center"/>
      </w:pPr>
      <w:r>
        <w:rPr>
          <w:noProof/>
        </w:rPr>
        <w:drawing>
          <wp:inline distT="0" distB="0" distL="0" distR="0" wp14:anchorId="78E1B836" wp14:editId="0664F37F">
            <wp:extent cx="5943600" cy="33662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 charger availability_model_comparison.png"/>
                    <pic:cNvPicPr/>
                  </pic:nvPicPr>
                  <pic:blipFill>
                    <a:blip r:embed="rId39"/>
                    <a:stretch>
                      <a:fillRect/>
                    </a:stretch>
                  </pic:blipFill>
                  <pic:spPr>
                    <a:xfrm>
                      <a:off x="0" y="0"/>
                      <a:ext cx="5943600" cy="3366210"/>
                    </a:xfrm>
                    <a:prstGeom prst="rect">
                      <a:avLst/>
                    </a:prstGeom>
                  </pic:spPr>
                </pic:pic>
              </a:graphicData>
            </a:graphic>
          </wp:inline>
        </w:drawing>
      </w:r>
    </w:p>
    <w:p w14:paraId="3980F974" w14:textId="65F08BFA" w:rsidR="00B86A12" w:rsidRDefault="008A7C5A" w:rsidP="008A7C5A">
      <w:pPr>
        <w:pStyle w:val="Caption"/>
        <w:jc w:val="center"/>
      </w:pPr>
      <w:bookmarkStart w:id="87" w:name="_Ref_fig18"/>
      <w:r>
        <w:t xml:space="preserve">Figure </w:t>
      </w:r>
      <w:r>
        <w:fldChar w:fldCharType="begin"/>
      </w:r>
      <w:r>
        <w:instrText xml:space="preserve"> SEQ Figure \* ARABIC </w:instrText>
      </w:r>
      <w:r>
        <w:fldChar w:fldCharType="separate"/>
      </w:r>
      <w:r>
        <w:rPr>
          <w:noProof/>
        </w:rPr>
        <w:t>18</w:t>
      </w:r>
      <w:r>
        <w:rPr>
          <w:noProof/>
        </w:rPr>
        <w:fldChar w:fldCharType="end"/>
      </w:r>
      <w:bookmarkEnd w:id="87"/>
      <w:r>
        <w:t xml:space="preserve">: </w:t>
      </w:r>
      <w:r w:rsidRPr="00B053F2">
        <w:t>Aggregate EV charging: cross-validated predictive comparison of linear and nonlinear models.</w:t>
      </w:r>
    </w:p>
    <w:p w14:paraId="1422C039" w14:textId="0418371E" w:rsidR="00B86A12" w:rsidRDefault="00000000">
      <w:r>
        <w:t>Aggregate charging comparison across the model ladder (</w:t>
      </w:r>
      <w:r w:rsidR="0019795D">
        <w:fldChar w:fldCharType="begin"/>
      </w:r>
      <w:r w:rsidR="0019795D">
        <w:instrText xml:space="preserve"> REF _Ref_fig18 \h </w:instrText>
      </w:r>
      <w:r w:rsidR="0019795D">
        <w:fldChar w:fldCharType="separate"/>
      </w:r>
      <w:r w:rsidR="0019795D">
        <w:t xml:space="preserve">Figure </w:t>
      </w:r>
      <w:r w:rsidR="0019795D">
        <w:rPr>
          <w:noProof/>
        </w:rPr>
        <w:t>18</w:t>
      </w:r>
      <w:r w:rsidR="0019795D">
        <w:fldChar w:fldCharType="end"/>
      </w:r>
      <w:r>
        <w:t>), included here rather than inline so the main section can focus on the headline robustness (</w:t>
      </w:r>
      <w:r w:rsidR="0019795D">
        <w:fldChar w:fldCharType="begin"/>
      </w:r>
      <w:r w:rsidR="0019795D">
        <w:instrText xml:space="preserve"> REF _Ref_fig8 \h </w:instrText>
      </w:r>
      <w:r w:rsidR="0019795D">
        <w:fldChar w:fldCharType="separate"/>
      </w:r>
      <w:r w:rsidR="0019795D">
        <w:t xml:space="preserve">Figure </w:t>
      </w:r>
      <w:r w:rsidR="0019795D">
        <w:rPr>
          <w:noProof/>
        </w:rPr>
        <w:t>8</w:t>
      </w:r>
      <w:r w:rsidR="0019795D">
        <w:fldChar w:fldCharType="end"/>
      </w:r>
      <w:r>
        <w:t>) and subtype composition (</w:t>
      </w:r>
      <w:r w:rsidR="0019795D">
        <w:fldChar w:fldCharType="begin"/>
      </w:r>
      <w:r w:rsidR="0019795D">
        <w:instrText xml:space="preserve"> REF _Ref_fig9 \h </w:instrText>
      </w:r>
      <w:r w:rsidR="0019795D">
        <w:fldChar w:fldCharType="separate"/>
      </w:r>
      <w:r w:rsidR="0019795D">
        <w:t xml:space="preserve">Figure </w:t>
      </w:r>
      <w:r w:rsidR="0019795D">
        <w:rPr>
          <w:noProof/>
        </w:rPr>
        <w:t>9</w:t>
      </w:r>
      <w:r w:rsidR="0019795D">
        <w:fldChar w:fldCharType="end"/>
      </w:r>
      <w:r>
        <w:t>) figures.</w:t>
      </w:r>
    </w:p>
    <w:p w14:paraId="14351929" w14:textId="77777777" w:rsidR="00B86A12" w:rsidRDefault="00000000">
      <w:pPr>
        <w:pStyle w:val="Heading3"/>
      </w:pPr>
      <w:r>
        <w:t>Representative baseline spatial maps</w:t>
      </w:r>
    </w:p>
    <w:p w14:paraId="0E0561EB" w14:textId="77777777" w:rsidR="008A7C5A" w:rsidRDefault="00000000" w:rsidP="008A7C5A">
      <w:pPr>
        <w:keepNext/>
        <w:jc w:val="center"/>
      </w:pPr>
      <w:r>
        <w:rPr>
          <w:noProof/>
        </w:rPr>
        <w:drawing>
          <wp:inline distT="0" distB="0" distL="0" distR="0" wp14:anchorId="69DDF69F" wp14:editId="034B2767">
            <wp:extent cx="5943600" cy="2830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_pv_model_1_baseline_climate_controls_spatial_figure.png"/>
                    <pic:cNvPicPr/>
                  </pic:nvPicPr>
                  <pic:blipFill>
                    <a:blip r:embed="rId40"/>
                    <a:stretch>
                      <a:fillRect/>
                    </a:stretch>
                  </pic:blipFill>
                  <pic:spPr>
                    <a:xfrm>
                      <a:off x="0" y="0"/>
                      <a:ext cx="5943600" cy="2830607"/>
                    </a:xfrm>
                    <a:prstGeom prst="rect">
                      <a:avLst/>
                    </a:prstGeom>
                  </pic:spPr>
                </pic:pic>
              </a:graphicData>
            </a:graphic>
          </wp:inline>
        </w:drawing>
      </w:r>
    </w:p>
    <w:p w14:paraId="5412F430" w14:textId="1FE55BBB" w:rsidR="00B86A12" w:rsidRDefault="008A7C5A" w:rsidP="008A7C5A">
      <w:pPr>
        <w:pStyle w:val="Caption"/>
        <w:jc w:val="center"/>
      </w:pPr>
      <w:bookmarkStart w:id="88" w:name="_Ref_fig19"/>
      <w:r>
        <w:t xml:space="preserve">Figure </w:t>
      </w:r>
      <w:r>
        <w:fldChar w:fldCharType="begin"/>
      </w:r>
      <w:r>
        <w:instrText xml:space="preserve"> SEQ Figure \* ARABIC </w:instrText>
      </w:r>
      <w:r>
        <w:fldChar w:fldCharType="separate"/>
      </w:r>
      <w:r>
        <w:rPr>
          <w:noProof/>
        </w:rPr>
        <w:t>19</w:t>
      </w:r>
      <w:r>
        <w:rPr>
          <w:noProof/>
        </w:rPr>
        <w:fldChar w:fldCharType="end"/>
      </w:r>
      <w:bookmarkEnd w:id="88"/>
      <w:r>
        <w:t xml:space="preserve">: </w:t>
      </w:r>
      <w:r w:rsidRPr="00D75DDC">
        <w:t>Representative baseline spatial output for rooftop PV: observed adoption and Model 1 standardized residuals by ZIP/ZCTA.</w:t>
      </w:r>
    </w:p>
    <w:p w14:paraId="79D8B383" w14:textId="314D9FBB" w:rsidR="00B86A12" w:rsidRDefault="00000000">
      <w:r>
        <w:t>Representative baseline spatial output for rooftop PV (</w:t>
      </w:r>
      <w:r w:rsidR="0019795D">
        <w:fldChar w:fldCharType="begin"/>
      </w:r>
      <w:r w:rsidR="0019795D">
        <w:instrText xml:space="preserve"> REF _Ref_fig19 \h </w:instrText>
      </w:r>
      <w:r w:rsidR="0019795D">
        <w:fldChar w:fldCharType="separate"/>
      </w:r>
      <w:r w:rsidR="0019795D">
        <w:t xml:space="preserve">Figure </w:t>
      </w:r>
      <w:r w:rsidR="0019795D">
        <w:rPr>
          <w:noProof/>
        </w:rPr>
        <w:t>19</w:t>
      </w:r>
      <w:r w:rsidR="0019795D">
        <w:fldChar w:fldCharType="end"/>
      </w:r>
      <w:r>
        <w:t>). Matching storage and charging spatial maps are linked in the same appendix asset folder; the statewide observed geography for all three outcomes is shown in</w:t>
      </w:r>
      <w:r w:rsidR="0019795D">
        <w:t xml:space="preserve"> </w:t>
      </w:r>
      <w:r w:rsidR="0019795D">
        <w:fldChar w:fldCharType="begin"/>
      </w:r>
      <w:r w:rsidR="0019795D">
        <w:instrText xml:space="preserve"> REF _Ref_fig1 \h </w:instrText>
      </w:r>
      <w:r w:rsidR="0019795D">
        <w:fldChar w:fldCharType="separate"/>
      </w:r>
      <w:r w:rsidR="0019795D">
        <w:t xml:space="preserve">Figure </w:t>
      </w:r>
      <w:r w:rsidR="0019795D">
        <w:rPr>
          <w:noProof/>
        </w:rPr>
        <w:t>1</w:t>
      </w:r>
      <w:r w:rsidR="0019795D">
        <w:fldChar w:fldCharType="end"/>
      </w:r>
      <w:r>
        <w:t>.</w:t>
      </w:r>
    </w:p>
    <w:p w14:paraId="096B98E9" w14:textId="77777777" w:rsidR="00B86A12" w:rsidRDefault="00000000">
      <w:pPr>
        <w:pStyle w:val="Heading3"/>
      </w:pPr>
      <w:r>
        <w:lastRenderedPageBreak/>
        <w:t>Supplementary wind comparison</w:t>
      </w:r>
    </w:p>
    <w:p w14:paraId="35A9F4DD" w14:textId="77777777" w:rsidR="008A7C5A" w:rsidRDefault="00000000" w:rsidP="008A7C5A">
      <w:pPr>
        <w:keepNext/>
        <w:jc w:val="center"/>
      </w:pPr>
      <w:r>
        <w:rPr>
          <w:noProof/>
        </w:rPr>
        <w:drawing>
          <wp:inline distT="0" distB="0" distL="0" distR="0" wp14:anchorId="753354A2" wp14:editId="4D42D03A">
            <wp:extent cx="5943600" cy="33678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 capacity_model_comparison.png"/>
                    <pic:cNvPicPr/>
                  </pic:nvPicPr>
                  <pic:blipFill>
                    <a:blip r:embed="rId41"/>
                    <a:stretch>
                      <a:fillRect/>
                    </a:stretch>
                  </pic:blipFill>
                  <pic:spPr>
                    <a:xfrm>
                      <a:off x="0" y="0"/>
                      <a:ext cx="5943600" cy="3367847"/>
                    </a:xfrm>
                    <a:prstGeom prst="rect">
                      <a:avLst/>
                    </a:prstGeom>
                  </pic:spPr>
                </pic:pic>
              </a:graphicData>
            </a:graphic>
          </wp:inline>
        </w:drawing>
      </w:r>
    </w:p>
    <w:p w14:paraId="7FD5E0E8" w14:textId="46E3273D" w:rsidR="00B86A12" w:rsidRDefault="008A7C5A" w:rsidP="008A7C5A">
      <w:pPr>
        <w:pStyle w:val="Caption"/>
        <w:jc w:val="center"/>
      </w:pPr>
      <w:bookmarkStart w:id="89" w:name="_Ref_fig20"/>
      <w:r>
        <w:t xml:space="preserve">Figure </w:t>
      </w:r>
      <w:r>
        <w:fldChar w:fldCharType="begin"/>
      </w:r>
      <w:r>
        <w:instrText xml:space="preserve"> SEQ Figure \* ARABIC </w:instrText>
      </w:r>
      <w:r>
        <w:fldChar w:fldCharType="separate"/>
      </w:r>
      <w:r>
        <w:rPr>
          <w:noProof/>
        </w:rPr>
        <w:t>20</w:t>
      </w:r>
      <w:r>
        <w:rPr>
          <w:noProof/>
        </w:rPr>
        <w:fldChar w:fldCharType="end"/>
      </w:r>
      <w:bookmarkEnd w:id="89"/>
      <w:r>
        <w:t xml:space="preserve">: </w:t>
      </w:r>
      <w:r w:rsidRPr="00D67ABE">
        <w:t>Wind capacity: cross-validated predictive comparison of linear and nonlinear models, included as contextual material.</w:t>
      </w:r>
    </w:p>
    <w:p w14:paraId="778B1E77" w14:textId="64E055E7" w:rsidR="00B86A12" w:rsidRDefault="00000000">
      <w:r>
        <w:t>Wind remains supplementary in the paper (Section 4.8), but the model-comparison export (</w:t>
      </w:r>
      <w:r w:rsidR="0019795D">
        <w:fldChar w:fldCharType="begin"/>
      </w:r>
      <w:r w:rsidR="0019795D">
        <w:instrText xml:space="preserve"> REF _Ref_fig20 \h </w:instrText>
      </w:r>
      <w:r w:rsidR="0019795D">
        <w:fldChar w:fldCharType="separate"/>
      </w:r>
      <w:r w:rsidR="0019795D">
        <w:t xml:space="preserve">Figure </w:t>
      </w:r>
      <w:r w:rsidR="0019795D">
        <w:rPr>
          <w:noProof/>
        </w:rPr>
        <w:t>20</w:t>
      </w:r>
      <w:r w:rsidR="0019795D">
        <w:fldChar w:fldCharType="end"/>
      </w:r>
      <w:r>
        <w:t>) is preserved here as a contextual benchmark against the consumer-facing DER outcomes.</w:t>
      </w:r>
    </w:p>
    <w:p w14:paraId="2F1CBF68" w14:textId="77777777" w:rsidR="00184A8A" w:rsidRDefault="00000000">
      <w:pPr>
        <w:pStyle w:val="Heading3"/>
      </w:pPr>
      <w:r>
        <w:t>Housing structure and tenure attenuation</w:t>
      </w:r>
    </w:p>
    <w:p w14:paraId="4DAC577E" w14:textId="77777777" w:rsidR="008A7C5A" w:rsidRDefault="00000000" w:rsidP="008A7C5A">
      <w:pPr>
        <w:keepNext/>
      </w:pPr>
      <w:r>
        <w:rPr>
          <w:noProof/>
        </w:rPr>
        <w:drawing>
          <wp:inline distT="0" distB="0" distL="0" distR="0" wp14:anchorId="665C62DD" wp14:editId="01499679">
            <wp:extent cx="5852160" cy="2338610"/>
            <wp:effectExtent l="0" t="0" r="0" b="0"/>
            <wp:docPr id="1989849343" name="Picture 1989849343" descr="Race coefficients before and after adding housing structure and tenur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ing_structure_attenuation.png"/>
                    <pic:cNvPicPr/>
                  </pic:nvPicPr>
                  <pic:blipFill>
                    <a:blip r:embed="rId42"/>
                    <a:stretch>
                      <a:fillRect/>
                    </a:stretch>
                  </pic:blipFill>
                  <pic:spPr>
                    <a:xfrm>
                      <a:off x="0" y="0"/>
                      <a:ext cx="5852160" cy="2338610"/>
                    </a:xfrm>
                    <a:prstGeom prst="rect">
                      <a:avLst/>
                    </a:prstGeom>
                  </pic:spPr>
                </pic:pic>
              </a:graphicData>
            </a:graphic>
          </wp:inline>
        </w:drawing>
      </w:r>
    </w:p>
    <w:p w14:paraId="7CE7BC23" w14:textId="2768DB2F" w:rsidR="00184A8A" w:rsidRDefault="008A7C5A" w:rsidP="008A7C5A">
      <w:pPr>
        <w:pStyle w:val="Caption"/>
      </w:pPr>
      <w:bookmarkStart w:id="90" w:name="_Ref_fig21"/>
      <w:r>
        <w:t xml:space="preserve">Figure </w:t>
      </w:r>
      <w:r>
        <w:fldChar w:fldCharType="begin"/>
      </w:r>
      <w:r>
        <w:instrText xml:space="preserve"> SEQ Figure \* ARABIC </w:instrText>
      </w:r>
      <w:r>
        <w:fldChar w:fldCharType="separate"/>
      </w:r>
      <w:r>
        <w:rPr>
          <w:noProof/>
        </w:rPr>
        <w:t>21</w:t>
      </w:r>
      <w:r>
        <w:rPr>
          <w:noProof/>
        </w:rPr>
        <w:fldChar w:fldCharType="end"/>
      </w:r>
      <w:bookmarkEnd w:id="90"/>
      <w:r>
        <w:t xml:space="preserve">: </w:t>
      </w:r>
      <w:r w:rsidRPr="00AA5AFE">
        <w:t>Race-coefficient attenuation after adding exhaustive B25024 housing structure and B25003 tenure controls. Hollow points are the standardized baseline; filled points are Model 2D.</w:t>
      </w:r>
    </w:p>
    <w:p w14:paraId="13753785" w14:textId="77777777" w:rsidR="00184A8A" w:rsidRDefault="00000000">
      <w:r>
        <w:t>Structure coefficients use single-family housing as the omitted reference, and tenure uses renters as the omitted reference.</w:t>
      </w:r>
    </w:p>
    <w:p w14:paraId="12DF93E1" w14:textId="77777777" w:rsidR="00184A8A" w:rsidRDefault="3DC018EE">
      <w:pPr>
        <w:pStyle w:val="Heading2"/>
      </w:pPr>
      <w:bookmarkStart w:id="91" w:name="_Ref_sec_appx_diag"/>
      <w:r>
        <w:t>Statistical robustness and diagnostics</w:t>
      </w:r>
      <w:bookmarkEnd w:id="91"/>
    </w:p>
    <w:p w14:paraId="2638D8CF" w14:textId="3C2E2FDC" w:rsidR="00184A8A" w:rsidRDefault="3DC018EE">
      <w:r>
        <w:t>The remainder of the appendix reports diagnostic checks on the estimating equations rather than additional descriptive figures (</w:t>
      </w:r>
      <w:r>
        <w:fldChar w:fldCharType="begin"/>
      </w:r>
      <w:r>
        <w:instrText xml:space="preserve"> REF _Ref_tbl_vif \h </w:instrText>
      </w:r>
      <w:r>
        <w:fldChar w:fldCharType="separate"/>
      </w:r>
      <w:r>
        <w:t>Table 7</w:t>
      </w:r>
      <w:r>
        <w:fldChar w:fldCharType="end"/>
      </w:r>
      <w:r>
        <w:t xml:space="preserve">, </w:t>
      </w:r>
      <w:r>
        <w:fldChar w:fldCharType="begin"/>
      </w:r>
      <w:r>
        <w:instrText xml:space="preserve"> REF _Ref_tbl_moran \h </w:instrText>
      </w:r>
      <w:r>
        <w:fldChar w:fldCharType="separate"/>
      </w:r>
      <w:r>
        <w:t>Table 8</w:t>
      </w:r>
      <w:r>
        <w:fldChar w:fldCharType="end"/>
      </w:r>
      <w:r>
        <w:t xml:space="preserve">, and </w:t>
      </w:r>
      <w:r>
        <w:fldChar w:fldCharType="begin"/>
      </w:r>
      <w:r>
        <w:instrText xml:space="preserve"> REF _Ref_tbl_conley \h </w:instrText>
      </w:r>
      <w:r>
        <w:fldChar w:fldCharType="separate"/>
      </w:r>
      <w:r>
        <w:t>Table 9</w:t>
      </w:r>
      <w:r>
        <w:fldChar w:fldCharType="end"/>
      </w:r>
      <w:r>
        <w:t xml:space="preserve">). These do not alter any point estimate; they </w:t>
      </w:r>
      <w:r w:rsidR="00585544">
        <w:t>characterize</w:t>
      </w:r>
      <w:r>
        <w:t xml:space="preserve"> how </w:t>
      </w:r>
      <w:r>
        <w:lastRenderedPageBreak/>
        <w:t xml:space="preserve">much confidence the standard errors deserve and where the specification is strained. Section </w:t>
      </w:r>
      <w:r>
        <w:fldChar w:fldCharType="begin"/>
      </w:r>
      <w:r>
        <w:instrText xml:space="preserve"> REF _Ref_sec_m_robustness \r \h </w:instrText>
      </w:r>
      <w:r>
        <w:fldChar w:fldCharType="separate"/>
      </w:r>
      <w:r>
        <w:t>6.9</w:t>
      </w:r>
      <w:r>
        <w:fldChar w:fldCharType="end"/>
      </w:r>
      <w:r>
        <w:t xml:space="preserve"> describes the diagnostic strategy these checks implement.</w:t>
      </w:r>
    </w:p>
    <w:p w14:paraId="6DE24E45" w14:textId="77777777" w:rsidR="00184A8A" w:rsidRDefault="3DC018EE">
      <w:pPr>
        <w:pStyle w:val="Heading3"/>
        <w:pageBreakBefore/>
      </w:pPr>
      <w:r>
        <w:lastRenderedPageBreak/>
        <w:t>Multicollinearity diagnostics</w:t>
      </w:r>
    </w:p>
    <w:p w14:paraId="1DE19B70" w14:textId="77777777" w:rsidR="00184A8A" w:rsidRDefault="00000000">
      <w:r>
        <w:t>Variance inflation factors for the Solar PV models (Table 7) show both a well-conditioned specification and a cautionary case. VIF is computed with the intercept retained in the auxiliary regressions, so raw and standardized diagnostics agree. The housing structure and tenure controls in Model 2D have a maximum VIF of 5.30, despite owner occupancy correlating -0.72 with multifamily share. In the per-capita infrastructure specification, wind MW per 100k and turbines per 100k reach 27.40 and 27.38; their individual coefficients should not be read separately. VIF tables for every model and outcome are exported alongside the coefficient tables.</w:t>
      </w:r>
    </w:p>
    <w:p w14:paraId="7314E097" w14:textId="77777777" w:rsidR="00184A8A" w:rsidRDefault="3DC018EE">
      <w:pPr>
        <w:pStyle w:val="Caption"/>
        <w:keepNext/>
      </w:pPr>
      <w:bookmarkStart w:id="92" w:name="_Ref_tbl_vif"/>
      <w:r>
        <w:t xml:space="preserve">Table </w:t>
      </w:r>
      <w:r>
        <w:fldChar w:fldCharType="begin"/>
      </w:r>
      <w:r>
        <w:instrText xml:space="preserve"> SEQ Table \* ARABIC </w:instrText>
      </w:r>
      <w:r>
        <w:fldChar w:fldCharType="separate"/>
      </w:r>
      <w:r>
        <w:t>7</w:t>
      </w:r>
      <w:r>
        <w:fldChar w:fldCharType="end"/>
      </w:r>
      <w:bookmarkEnd w:id="92"/>
      <w:r>
        <w:t>: Variance inflation factors across four Solar PV specifications. Values above about 10 indicate a coefficient is not separately identified; an em dash means the predictor does not enter that model.</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1500"/>
        <w:gridCol w:w="1700"/>
        <w:gridCol w:w="1900"/>
        <w:gridCol w:w="2100"/>
      </w:tblGrid>
      <w:tr w:rsidR="00184A8A" w14:paraId="125EA7F5" w14:textId="77777777" w:rsidTr="3DC018EE">
        <w:trPr>
          <w:trHeight w:val="300"/>
          <w:tblHeader/>
        </w:trPr>
        <w:tc>
          <w:tcPr>
            <w:tcW w:w="2600" w:type="dxa"/>
            <w:tcBorders>
              <w:bottom w:val="single" w:sz="6" w:space="0" w:color="auto"/>
            </w:tcBorders>
            <w:shd w:val="clear" w:color="auto" w:fill="F2EFE7"/>
          </w:tcPr>
          <w:p w14:paraId="02F8F6F2" w14:textId="77777777" w:rsidR="00184A8A" w:rsidRDefault="3DC018EE">
            <w:r>
              <w:rPr>
                <w:b/>
                <w:bCs/>
              </w:rPr>
              <w:t>Predictor</w:t>
            </w:r>
          </w:p>
        </w:tc>
        <w:tc>
          <w:tcPr>
            <w:tcW w:w="1500" w:type="dxa"/>
            <w:tcBorders>
              <w:bottom w:val="single" w:sz="6" w:space="0" w:color="auto"/>
            </w:tcBorders>
            <w:shd w:val="clear" w:color="auto" w:fill="F2EFE7"/>
          </w:tcPr>
          <w:p w14:paraId="24265F95" w14:textId="77777777" w:rsidR="00184A8A" w:rsidRDefault="3DC018EE">
            <w:r>
              <w:rPr>
                <w:b/>
                <w:bCs/>
              </w:rPr>
              <w:t>M1 baseline</w:t>
            </w:r>
          </w:p>
        </w:tc>
        <w:tc>
          <w:tcPr>
            <w:tcW w:w="1700" w:type="dxa"/>
            <w:tcBorders>
              <w:bottom w:val="single" w:sz="6" w:space="0" w:color="auto"/>
            </w:tcBorders>
            <w:shd w:val="clear" w:color="auto" w:fill="F2EFE7"/>
          </w:tcPr>
          <w:p w14:paraId="6F2D9D69" w14:textId="77777777" w:rsidR="00184A8A" w:rsidRDefault="3DC018EE">
            <w:r>
              <w:rPr>
                <w:b/>
                <w:bCs/>
              </w:rPr>
              <w:t>M2 + housing value</w:t>
            </w:r>
          </w:p>
        </w:tc>
        <w:tc>
          <w:tcPr>
            <w:tcW w:w="1900" w:type="dxa"/>
            <w:tcBorders>
              <w:bottom w:val="single" w:sz="6" w:space="0" w:color="auto"/>
            </w:tcBorders>
            <w:shd w:val="clear" w:color="auto" w:fill="F2EFE7"/>
          </w:tcPr>
          <w:p w14:paraId="43FCC486" w14:textId="77777777" w:rsidR="00184A8A" w:rsidRDefault="3DC018EE">
            <w:r>
              <w:rPr>
                <w:b/>
                <w:bCs/>
              </w:rPr>
              <w:t>M2D + structure/tenure</w:t>
            </w:r>
          </w:p>
        </w:tc>
        <w:tc>
          <w:tcPr>
            <w:tcW w:w="2100" w:type="dxa"/>
            <w:tcBorders>
              <w:bottom w:val="single" w:sz="6" w:space="0" w:color="auto"/>
            </w:tcBorders>
            <w:shd w:val="clear" w:color="auto" w:fill="F2EFE7"/>
          </w:tcPr>
          <w:p w14:paraId="530C1A6D" w14:textId="77777777" w:rsidR="00184A8A" w:rsidRDefault="3DC018EE">
            <w:r>
              <w:rPr>
                <w:b/>
                <w:bCs/>
              </w:rPr>
              <w:t>M7 per-capita infrastructure</w:t>
            </w:r>
          </w:p>
        </w:tc>
      </w:tr>
      <w:tr w:rsidR="00184A8A" w14:paraId="4D79199F" w14:textId="77777777" w:rsidTr="3DC018EE">
        <w:trPr>
          <w:trHeight w:val="300"/>
        </w:trPr>
        <w:tc>
          <w:tcPr>
            <w:tcW w:w="2600" w:type="dxa"/>
          </w:tcPr>
          <w:p w14:paraId="545E2C1B" w14:textId="77777777" w:rsidR="00184A8A" w:rsidRDefault="3DC018EE">
            <w:r>
              <w:t>Log median income</w:t>
            </w:r>
          </w:p>
        </w:tc>
        <w:tc>
          <w:tcPr>
            <w:tcW w:w="1500" w:type="dxa"/>
          </w:tcPr>
          <w:p w14:paraId="3BCEFA4D" w14:textId="77777777" w:rsidR="00184A8A" w:rsidRDefault="00000000">
            <w:r>
              <w:t>3.09</w:t>
            </w:r>
          </w:p>
        </w:tc>
        <w:tc>
          <w:tcPr>
            <w:tcW w:w="1700" w:type="dxa"/>
          </w:tcPr>
          <w:p w14:paraId="0E65246F" w14:textId="77777777" w:rsidR="00184A8A" w:rsidRDefault="00000000">
            <w:r>
              <w:t>4.94</w:t>
            </w:r>
          </w:p>
        </w:tc>
        <w:tc>
          <w:tcPr>
            <w:tcW w:w="1900" w:type="dxa"/>
          </w:tcPr>
          <w:p w14:paraId="59335C3D" w14:textId="77777777" w:rsidR="00184A8A" w:rsidRDefault="00000000">
            <w:r>
              <w:t>3.64</w:t>
            </w:r>
          </w:p>
        </w:tc>
        <w:tc>
          <w:tcPr>
            <w:tcW w:w="2100" w:type="dxa"/>
          </w:tcPr>
          <w:p w14:paraId="2266668E" w14:textId="77777777" w:rsidR="00184A8A" w:rsidRDefault="00000000">
            <w:r>
              <w:t>3.18</w:t>
            </w:r>
          </w:p>
        </w:tc>
      </w:tr>
      <w:tr w:rsidR="00184A8A" w14:paraId="4A3BCD05" w14:textId="77777777" w:rsidTr="3DC018EE">
        <w:trPr>
          <w:trHeight w:val="300"/>
        </w:trPr>
        <w:tc>
          <w:tcPr>
            <w:tcW w:w="2600" w:type="dxa"/>
          </w:tcPr>
          <w:p w14:paraId="39D8BFE7" w14:textId="77777777" w:rsidR="00184A8A" w:rsidRDefault="3DC018EE">
            <w:r>
              <w:t>Poverty rate</w:t>
            </w:r>
          </w:p>
        </w:tc>
        <w:tc>
          <w:tcPr>
            <w:tcW w:w="1500" w:type="dxa"/>
          </w:tcPr>
          <w:p w14:paraId="4B46E446" w14:textId="77777777" w:rsidR="00184A8A" w:rsidRDefault="00000000">
            <w:r>
              <w:t>2.59</w:t>
            </w:r>
          </w:p>
        </w:tc>
        <w:tc>
          <w:tcPr>
            <w:tcW w:w="1700" w:type="dxa"/>
          </w:tcPr>
          <w:p w14:paraId="79B025B9" w14:textId="77777777" w:rsidR="00184A8A" w:rsidRDefault="00000000">
            <w:r>
              <w:t>2.68</w:t>
            </w:r>
          </w:p>
        </w:tc>
        <w:tc>
          <w:tcPr>
            <w:tcW w:w="1900" w:type="dxa"/>
          </w:tcPr>
          <w:p w14:paraId="75A4114E" w14:textId="77777777" w:rsidR="00184A8A" w:rsidRDefault="00000000">
            <w:r>
              <w:t>2.80</w:t>
            </w:r>
          </w:p>
        </w:tc>
        <w:tc>
          <w:tcPr>
            <w:tcW w:w="2100" w:type="dxa"/>
          </w:tcPr>
          <w:p w14:paraId="3238DB24" w14:textId="77777777" w:rsidR="00184A8A" w:rsidRDefault="00000000">
            <w:r>
              <w:t>2.61</w:t>
            </w:r>
          </w:p>
        </w:tc>
      </w:tr>
      <w:tr w:rsidR="00184A8A" w14:paraId="0063628C" w14:textId="77777777" w:rsidTr="3DC018EE">
        <w:trPr>
          <w:trHeight w:val="300"/>
        </w:trPr>
        <w:tc>
          <w:tcPr>
            <w:tcW w:w="2600" w:type="dxa"/>
          </w:tcPr>
          <w:p w14:paraId="73350398" w14:textId="77777777" w:rsidR="00184A8A" w:rsidRDefault="3DC018EE">
            <w:r>
              <w:t>% Hispanic</w:t>
            </w:r>
          </w:p>
        </w:tc>
        <w:tc>
          <w:tcPr>
            <w:tcW w:w="1500" w:type="dxa"/>
          </w:tcPr>
          <w:p w14:paraId="53D7C2B2" w14:textId="77777777" w:rsidR="00184A8A" w:rsidRDefault="00000000">
            <w:r>
              <w:t>1.42</w:t>
            </w:r>
          </w:p>
        </w:tc>
        <w:tc>
          <w:tcPr>
            <w:tcW w:w="1700" w:type="dxa"/>
          </w:tcPr>
          <w:p w14:paraId="175516D6" w14:textId="77777777" w:rsidR="00184A8A" w:rsidRDefault="00000000">
            <w:r>
              <w:t>1.43</w:t>
            </w:r>
          </w:p>
        </w:tc>
        <w:tc>
          <w:tcPr>
            <w:tcW w:w="1900" w:type="dxa"/>
          </w:tcPr>
          <w:p w14:paraId="3659BFFF" w14:textId="77777777" w:rsidR="00184A8A" w:rsidRDefault="00000000">
            <w:r>
              <w:t>1.61</w:t>
            </w:r>
          </w:p>
        </w:tc>
        <w:tc>
          <w:tcPr>
            <w:tcW w:w="2100" w:type="dxa"/>
          </w:tcPr>
          <w:p w14:paraId="2C277294" w14:textId="77777777" w:rsidR="00184A8A" w:rsidRDefault="00000000">
            <w:r>
              <w:t>1.46</w:t>
            </w:r>
          </w:p>
        </w:tc>
      </w:tr>
      <w:tr w:rsidR="00184A8A" w14:paraId="614F5844" w14:textId="77777777" w:rsidTr="3DC018EE">
        <w:trPr>
          <w:trHeight w:val="300"/>
        </w:trPr>
        <w:tc>
          <w:tcPr>
            <w:tcW w:w="2600" w:type="dxa"/>
          </w:tcPr>
          <w:p w14:paraId="7FC852F9" w14:textId="77777777" w:rsidR="00184A8A" w:rsidRDefault="3DC018EE">
            <w:r>
              <w:t>% Asian</w:t>
            </w:r>
          </w:p>
        </w:tc>
        <w:tc>
          <w:tcPr>
            <w:tcW w:w="1500" w:type="dxa"/>
          </w:tcPr>
          <w:p w14:paraId="43240A8D" w14:textId="77777777" w:rsidR="00184A8A" w:rsidRDefault="00000000">
            <w:r>
              <w:t>1.26</w:t>
            </w:r>
          </w:p>
        </w:tc>
        <w:tc>
          <w:tcPr>
            <w:tcW w:w="1700" w:type="dxa"/>
          </w:tcPr>
          <w:p w14:paraId="58B5A142" w14:textId="77777777" w:rsidR="00184A8A" w:rsidRDefault="00000000">
            <w:r>
              <w:t>1.29</w:t>
            </w:r>
          </w:p>
        </w:tc>
        <w:tc>
          <w:tcPr>
            <w:tcW w:w="1900" w:type="dxa"/>
          </w:tcPr>
          <w:p w14:paraId="4AF8393E" w14:textId="77777777" w:rsidR="00184A8A" w:rsidRDefault="00000000">
            <w:r>
              <w:t>1.37</w:t>
            </w:r>
          </w:p>
        </w:tc>
        <w:tc>
          <w:tcPr>
            <w:tcW w:w="2100" w:type="dxa"/>
          </w:tcPr>
          <w:p w14:paraId="2FB8D851" w14:textId="77777777" w:rsidR="00184A8A" w:rsidRDefault="00000000">
            <w:r>
              <w:t>1.34</w:t>
            </w:r>
          </w:p>
        </w:tc>
      </w:tr>
      <w:tr w:rsidR="00184A8A" w14:paraId="47D2401C" w14:textId="77777777" w:rsidTr="3DC018EE">
        <w:trPr>
          <w:trHeight w:val="300"/>
        </w:trPr>
        <w:tc>
          <w:tcPr>
            <w:tcW w:w="2600" w:type="dxa"/>
          </w:tcPr>
          <w:p w14:paraId="3BFA156D" w14:textId="77777777" w:rsidR="00184A8A" w:rsidRDefault="3DC018EE">
            <w:r>
              <w:t>Solar irradiance (GHI)</w:t>
            </w:r>
          </w:p>
        </w:tc>
        <w:tc>
          <w:tcPr>
            <w:tcW w:w="1500" w:type="dxa"/>
          </w:tcPr>
          <w:p w14:paraId="0414BF95" w14:textId="77777777" w:rsidR="00184A8A" w:rsidRDefault="00000000">
            <w:r>
              <w:t>1.15</w:t>
            </w:r>
          </w:p>
        </w:tc>
        <w:tc>
          <w:tcPr>
            <w:tcW w:w="1700" w:type="dxa"/>
          </w:tcPr>
          <w:p w14:paraId="2B066776" w14:textId="77777777" w:rsidR="00184A8A" w:rsidRDefault="00000000">
            <w:r>
              <w:t>1.18</w:t>
            </w:r>
          </w:p>
        </w:tc>
        <w:tc>
          <w:tcPr>
            <w:tcW w:w="1900" w:type="dxa"/>
          </w:tcPr>
          <w:p w14:paraId="2FBBD36A" w14:textId="77777777" w:rsidR="00184A8A" w:rsidRDefault="00000000">
            <w:r>
              <w:t>1.18</w:t>
            </w:r>
          </w:p>
        </w:tc>
        <w:tc>
          <w:tcPr>
            <w:tcW w:w="2100" w:type="dxa"/>
          </w:tcPr>
          <w:p w14:paraId="53AA502A" w14:textId="77777777" w:rsidR="00184A8A" w:rsidRDefault="00000000">
            <w:r>
              <w:t>1.15</w:t>
            </w:r>
          </w:p>
        </w:tc>
      </w:tr>
      <w:tr w:rsidR="00184A8A" w14:paraId="2965DE65" w14:textId="77777777" w:rsidTr="3DC018EE">
        <w:trPr>
          <w:trHeight w:val="300"/>
        </w:trPr>
        <w:tc>
          <w:tcPr>
            <w:tcW w:w="2600" w:type="dxa"/>
          </w:tcPr>
          <w:p w14:paraId="67F25EBE" w14:textId="77777777" w:rsidR="00184A8A" w:rsidRDefault="3DC018EE">
            <w:r>
              <w:t>% Black</w:t>
            </w:r>
          </w:p>
        </w:tc>
        <w:tc>
          <w:tcPr>
            <w:tcW w:w="1500" w:type="dxa"/>
          </w:tcPr>
          <w:p w14:paraId="5829806E" w14:textId="77777777" w:rsidR="00184A8A" w:rsidRDefault="00000000">
            <w:r>
              <w:t>1.04</w:t>
            </w:r>
          </w:p>
        </w:tc>
        <w:tc>
          <w:tcPr>
            <w:tcW w:w="1700" w:type="dxa"/>
          </w:tcPr>
          <w:p w14:paraId="4B30DAE5" w14:textId="77777777" w:rsidR="00184A8A" w:rsidRDefault="00000000">
            <w:r>
              <w:t>1.05</w:t>
            </w:r>
          </w:p>
        </w:tc>
        <w:tc>
          <w:tcPr>
            <w:tcW w:w="1900" w:type="dxa"/>
          </w:tcPr>
          <w:p w14:paraId="2C4A625A" w14:textId="77777777" w:rsidR="00184A8A" w:rsidRDefault="00000000">
            <w:r>
              <w:t>1.13</w:t>
            </w:r>
          </w:p>
        </w:tc>
        <w:tc>
          <w:tcPr>
            <w:tcW w:w="2100" w:type="dxa"/>
          </w:tcPr>
          <w:p w14:paraId="3CABE465" w14:textId="77777777" w:rsidR="00184A8A" w:rsidRDefault="00000000">
            <w:r>
              <w:t>1.06</w:t>
            </w:r>
          </w:p>
        </w:tc>
      </w:tr>
      <w:tr w:rsidR="00184A8A" w14:paraId="07202BFF" w14:textId="77777777" w:rsidTr="3DC018EE">
        <w:trPr>
          <w:trHeight w:val="300"/>
        </w:trPr>
        <w:tc>
          <w:tcPr>
            <w:tcW w:w="2600" w:type="dxa"/>
          </w:tcPr>
          <w:p w14:paraId="44118B27" w14:textId="77777777" w:rsidR="00184A8A" w:rsidRDefault="3DC018EE">
            <w:r>
              <w:t>Log housing value</w:t>
            </w:r>
          </w:p>
        </w:tc>
        <w:tc>
          <w:tcPr>
            <w:tcW w:w="1500" w:type="dxa"/>
          </w:tcPr>
          <w:p w14:paraId="7014356D" w14:textId="77777777" w:rsidR="00184A8A" w:rsidRDefault="00000000">
            <w:r>
              <w:t>—</w:t>
            </w:r>
          </w:p>
        </w:tc>
        <w:tc>
          <w:tcPr>
            <w:tcW w:w="1700" w:type="dxa"/>
          </w:tcPr>
          <w:p w14:paraId="525283C4" w14:textId="77777777" w:rsidR="00184A8A" w:rsidRDefault="00000000">
            <w:r>
              <w:t>2.84</w:t>
            </w:r>
          </w:p>
        </w:tc>
        <w:tc>
          <w:tcPr>
            <w:tcW w:w="1900" w:type="dxa"/>
          </w:tcPr>
          <w:p w14:paraId="4295E912" w14:textId="77777777" w:rsidR="00184A8A" w:rsidRDefault="00000000">
            <w:r>
              <w:t>—</w:t>
            </w:r>
          </w:p>
        </w:tc>
        <w:tc>
          <w:tcPr>
            <w:tcW w:w="2100" w:type="dxa"/>
          </w:tcPr>
          <w:p w14:paraId="0C1B1C7A" w14:textId="77777777" w:rsidR="00184A8A" w:rsidRDefault="00000000">
            <w:r>
              <w:t>—</w:t>
            </w:r>
          </w:p>
        </w:tc>
      </w:tr>
      <w:tr w:rsidR="00184A8A" w14:paraId="19656DEA" w14:textId="77777777" w:rsidTr="3DC018EE">
        <w:trPr>
          <w:trHeight w:val="300"/>
        </w:trPr>
        <w:tc>
          <w:tcPr>
            <w:tcW w:w="2600" w:type="dxa"/>
          </w:tcPr>
          <w:p w14:paraId="78448789" w14:textId="77777777" w:rsidR="00184A8A" w:rsidRDefault="3DC018EE">
            <w:r>
              <w:t>% owner-occupied</w:t>
            </w:r>
          </w:p>
        </w:tc>
        <w:tc>
          <w:tcPr>
            <w:tcW w:w="1500" w:type="dxa"/>
          </w:tcPr>
          <w:p w14:paraId="781091EB" w14:textId="77777777" w:rsidR="00184A8A" w:rsidRDefault="00000000">
            <w:r>
              <w:t>—</w:t>
            </w:r>
          </w:p>
        </w:tc>
        <w:tc>
          <w:tcPr>
            <w:tcW w:w="1700" w:type="dxa"/>
          </w:tcPr>
          <w:p w14:paraId="2EBAEE04" w14:textId="77777777" w:rsidR="00184A8A" w:rsidRDefault="00000000">
            <w:r>
              <w:t>—</w:t>
            </w:r>
          </w:p>
        </w:tc>
        <w:tc>
          <w:tcPr>
            <w:tcW w:w="1900" w:type="dxa"/>
            <w:shd w:val="clear" w:color="auto" w:fill="F6E7DA"/>
          </w:tcPr>
          <w:p w14:paraId="5449DCDA" w14:textId="77777777" w:rsidR="00184A8A" w:rsidRDefault="00000000">
            <w:r>
              <w:t>5.30</w:t>
            </w:r>
          </w:p>
        </w:tc>
        <w:tc>
          <w:tcPr>
            <w:tcW w:w="2100" w:type="dxa"/>
          </w:tcPr>
          <w:p w14:paraId="30AA8963" w14:textId="77777777" w:rsidR="00184A8A" w:rsidRDefault="00000000">
            <w:r>
              <w:t>—</w:t>
            </w:r>
          </w:p>
        </w:tc>
      </w:tr>
      <w:tr w:rsidR="00184A8A" w14:paraId="3133C227" w14:textId="77777777" w:rsidTr="3DC018EE">
        <w:trPr>
          <w:trHeight w:val="300"/>
        </w:trPr>
        <w:tc>
          <w:tcPr>
            <w:tcW w:w="2600" w:type="dxa"/>
          </w:tcPr>
          <w:p w14:paraId="63366067" w14:textId="77777777" w:rsidR="00184A8A" w:rsidRDefault="3DC018EE">
            <w:r>
              <w:t>% multifamily units</w:t>
            </w:r>
          </w:p>
        </w:tc>
        <w:tc>
          <w:tcPr>
            <w:tcW w:w="1500" w:type="dxa"/>
          </w:tcPr>
          <w:p w14:paraId="381D4AAD" w14:textId="77777777" w:rsidR="00184A8A" w:rsidRDefault="00000000">
            <w:r>
              <w:t>—</w:t>
            </w:r>
          </w:p>
        </w:tc>
        <w:tc>
          <w:tcPr>
            <w:tcW w:w="1700" w:type="dxa"/>
          </w:tcPr>
          <w:p w14:paraId="56C6A0F8" w14:textId="77777777" w:rsidR="00184A8A" w:rsidRDefault="00000000">
            <w:r>
              <w:t>—</w:t>
            </w:r>
          </w:p>
        </w:tc>
        <w:tc>
          <w:tcPr>
            <w:tcW w:w="1900" w:type="dxa"/>
          </w:tcPr>
          <w:p w14:paraId="1D1A26EF" w14:textId="77777777" w:rsidR="00184A8A" w:rsidRDefault="00000000">
            <w:r>
              <w:t>4.62</w:t>
            </w:r>
          </w:p>
        </w:tc>
        <w:tc>
          <w:tcPr>
            <w:tcW w:w="2100" w:type="dxa"/>
          </w:tcPr>
          <w:p w14:paraId="0F545454" w14:textId="77777777" w:rsidR="00184A8A" w:rsidRDefault="00000000">
            <w:r>
              <w:t>—</w:t>
            </w:r>
          </w:p>
        </w:tc>
      </w:tr>
      <w:tr w:rsidR="00184A8A" w14:paraId="076ACD85" w14:textId="77777777" w:rsidTr="3DC018EE">
        <w:trPr>
          <w:trHeight w:val="300"/>
        </w:trPr>
        <w:tc>
          <w:tcPr>
            <w:tcW w:w="2600" w:type="dxa"/>
          </w:tcPr>
          <w:p w14:paraId="29AC2F61" w14:textId="77777777" w:rsidR="00184A8A" w:rsidRDefault="3DC018EE">
            <w:r>
              <w:t>% mobile-home units</w:t>
            </w:r>
          </w:p>
        </w:tc>
        <w:tc>
          <w:tcPr>
            <w:tcW w:w="1500" w:type="dxa"/>
          </w:tcPr>
          <w:p w14:paraId="4DA27494" w14:textId="77777777" w:rsidR="00184A8A" w:rsidRDefault="00000000">
            <w:r>
              <w:t>—</w:t>
            </w:r>
          </w:p>
        </w:tc>
        <w:tc>
          <w:tcPr>
            <w:tcW w:w="1700" w:type="dxa"/>
          </w:tcPr>
          <w:p w14:paraId="6C5F3186" w14:textId="77777777" w:rsidR="00184A8A" w:rsidRDefault="00000000">
            <w:r>
              <w:t>—</w:t>
            </w:r>
          </w:p>
        </w:tc>
        <w:tc>
          <w:tcPr>
            <w:tcW w:w="1900" w:type="dxa"/>
          </w:tcPr>
          <w:p w14:paraId="1AFBC0C4" w14:textId="77777777" w:rsidR="00184A8A" w:rsidRDefault="00000000">
            <w:r>
              <w:t>1.56</w:t>
            </w:r>
          </w:p>
        </w:tc>
        <w:tc>
          <w:tcPr>
            <w:tcW w:w="2100" w:type="dxa"/>
          </w:tcPr>
          <w:p w14:paraId="471EE603" w14:textId="77777777" w:rsidR="00184A8A" w:rsidRDefault="00000000">
            <w:r>
              <w:t>—</w:t>
            </w:r>
          </w:p>
        </w:tc>
      </w:tr>
      <w:tr w:rsidR="00184A8A" w14:paraId="7B8DD7BA" w14:textId="77777777">
        <w:tc>
          <w:tcPr>
            <w:tcW w:w="2600" w:type="dxa"/>
          </w:tcPr>
          <w:p w14:paraId="275B2549" w14:textId="77777777" w:rsidR="00184A8A" w:rsidRDefault="00000000">
            <w:r>
              <w:t>% boat/RV/van/other units</w:t>
            </w:r>
          </w:p>
        </w:tc>
        <w:tc>
          <w:tcPr>
            <w:tcW w:w="1500" w:type="dxa"/>
          </w:tcPr>
          <w:p w14:paraId="6EB21D4F" w14:textId="77777777" w:rsidR="00184A8A" w:rsidRDefault="00000000">
            <w:r>
              <w:t>—</w:t>
            </w:r>
          </w:p>
        </w:tc>
        <w:tc>
          <w:tcPr>
            <w:tcW w:w="1700" w:type="dxa"/>
          </w:tcPr>
          <w:p w14:paraId="421B5DF4" w14:textId="77777777" w:rsidR="00184A8A" w:rsidRDefault="00000000">
            <w:r>
              <w:t>—</w:t>
            </w:r>
          </w:p>
        </w:tc>
        <w:tc>
          <w:tcPr>
            <w:tcW w:w="1900" w:type="dxa"/>
          </w:tcPr>
          <w:p w14:paraId="2EF03607" w14:textId="77777777" w:rsidR="00184A8A" w:rsidRDefault="00000000">
            <w:r>
              <w:t>1.11</w:t>
            </w:r>
          </w:p>
        </w:tc>
        <w:tc>
          <w:tcPr>
            <w:tcW w:w="2100" w:type="dxa"/>
          </w:tcPr>
          <w:p w14:paraId="505582F5" w14:textId="77777777" w:rsidR="00184A8A" w:rsidRDefault="00000000">
            <w:r>
              <w:t>—</w:t>
            </w:r>
          </w:p>
        </w:tc>
      </w:tr>
      <w:tr w:rsidR="00184A8A" w14:paraId="25A471E8" w14:textId="77777777" w:rsidTr="3DC018EE">
        <w:trPr>
          <w:trHeight w:val="300"/>
        </w:trPr>
        <w:tc>
          <w:tcPr>
            <w:tcW w:w="2600" w:type="dxa"/>
          </w:tcPr>
          <w:p w14:paraId="0B99FBE6" w14:textId="77777777" w:rsidR="00184A8A" w:rsidRDefault="3DC018EE">
            <w:r>
              <w:t>Wind MW per 100k</w:t>
            </w:r>
          </w:p>
        </w:tc>
        <w:tc>
          <w:tcPr>
            <w:tcW w:w="1500" w:type="dxa"/>
          </w:tcPr>
          <w:p w14:paraId="2D616DAA" w14:textId="77777777" w:rsidR="00184A8A" w:rsidRDefault="00000000">
            <w:r>
              <w:t>—</w:t>
            </w:r>
          </w:p>
        </w:tc>
        <w:tc>
          <w:tcPr>
            <w:tcW w:w="1700" w:type="dxa"/>
          </w:tcPr>
          <w:p w14:paraId="0DB8D4B3" w14:textId="77777777" w:rsidR="00184A8A" w:rsidRDefault="00000000">
            <w:r>
              <w:t>—</w:t>
            </w:r>
          </w:p>
        </w:tc>
        <w:tc>
          <w:tcPr>
            <w:tcW w:w="1900" w:type="dxa"/>
          </w:tcPr>
          <w:p w14:paraId="06C48483" w14:textId="77777777" w:rsidR="00184A8A" w:rsidRDefault="00000000">
            <w:r>
              <w:t>—</w:t>
            </w:r>
          </w:p>
        </w:tc>
        <w:tc>
          <w:tcPr>
            <w:tcW w:w="2100" w:type="dxa"/>
            <w:shd w:val="clear" w:color="auto" w:fill="E8CDBD"/>
          </w:tcPr>
          <w:p w14:paraId="3C1C52E2" w14:textId="77777777" w:rsidR="00184A8A" w:rsidRDefault="00000000">
            <w:r>
              <w:t>27.40</w:t>
            </w:r>
          </w:p>
        </w:tc>
      </w:tr>
      <w:tr w:rsidR="00184A8A" w14:paraId="2D53E7BA" w14:textId="77777777" w:rsidTr="3DC018EE">
        <w:trPr>
          <w:trHeight w:val="300"/>
        </w:trPr>
        <w:tc>
          <w:tcPr>
            <w:tcW w:w="2600" w:type="dxa"/>
          </w:tcPr>
          <w:p w14:paraId="30B2A7E6" w14:textId="77777777" w:rsidR="00184A8A" w:rsidRDefault="3DC018EE">
            <w:r>
              <w:t>Turbines per 100k</w:t>
            </w:r>
          </w:p>
        </w:tc>
        <w:tc>
          <w:tcPr>
            <w:tcW w:w="1500" w:type="dxa"/>
          </w:tcPr>
          <w:p w14:paraId="50DFFB7E" w14:textId="77777777" w:rsidR="00184A8A" w:rsidRDefault="00000000">
            <w:r>
              <w:t>—</w:t>
            </w:r>
          </w:p>
        </w:tc>
        <w:tc>
          <w:tcPr>
            <w:tcW w:w="1700" w:type="dxa"/>
          </w:tcPr>
          <w:p w14:paraId="3BC001EA" w14:textId="77777777" w:rsidR="00184A8A" w:rsidRDefault="00000000">
            <w:r>
              <w:t>—</w:t>
            </w:r>
          </w:p>
        </w:tc>
        <w:tc>
          <w:tcPr>
            <w:tcW w:w="1900" w:type="dxa"/>
          </w:tcPr>
          <w:p w14:paraId="5016527C" w14:textId="77777777" w:rsidR="00184A8A" w:rsidRDefault="00000000">
            <w:r>
              <w:t>—</w:t>
            </w:r>
          </w:p>
        </w:tc>
        <w:tc>
          <w:tcPr>
            <w:tcW w:w="2100" w:type="dxa"/>
            <w:shd w:val="clear" w:color="auto" w:fill="E8CDBD"/>
          </w:tcPr>
          <w:p w14:paraId="03674F25" w14:textId="77777777" w:rsidR="00184A8A" w:rsidRDefault="00000000">
            <w:r>
              <w:t>27.38</w:t>
            </w:r>
          </w:p>
        </w:tc>
      </w:tr>
      <w:tr w:rsidR="00184A8A" w14:paraId="5DA8630F" w14:textId="77777777" w:rsidTr="3DC018EE">
        <w:trPr>
          <w:trHeight w:val="300"/>
        </w:trPr>
        <w:tc>
          <w:tcPr>
            <w:tcW w:w="2600" w:type="dxa"/>
          </w:tcPr>
          <w:p w14:paraId="06EDA7A3" w14:textId="77777777" w:rsidR="00184A8A" w:rsidRDefault="3DC018EE">
            <w:r>
              <w:t>Storage MW per 100k</w:t>
            </w:r>
          </w:p>
        </w:tc>
        <w:tc>
          <w:tcPr>
            <w:tcW w:w="1500" w:type="dxa"/>
          </w:tcPr>
          <w:p w14:paraId="6644BC41" w14:textId="77777777" w:rsidR="00184A8A" w:rsidRDefault="00000000">
            <w:r>
              <w:t>—</w:t>
            </w:r>
          </w:p>
        </w:tc>
        <w:tc>
          <w:tcPr>
            <w:tcW w:w="1700" w:type="dxa"/>
          </w:tcPr>
          <w:p w14:paraId="75F6F19C" w14:textId="77777777" w:rsidR="00184A8A" w:rsidRDefault="00000000">
            <w:r>
              <w:t>—</w:t>
            </w:r>
          </w:p>
        </w:tc>
        <w:tc>
          <w:tcPr>
            <w:tcW w:w="1900" w:type="dxa"/>
          </w:tcPr>
          <w:p w14:paraId="1D9FF25F" w14:textId="77777777" w:rsidR="00184A8A" w:rsidRDefault="00000000">
            <w:r>
              <w:t>—</w:t>
            </w:r>
          </w:p>
        </w:tc>
        <w:tc>
          <w:tcPr>
            <w:tcW w:w="2100" w:type="dxa"/>
          </w:tcPr>
          <w:p w14:paraId="1C21F45D" w14:textId="77777777" w:rsidR="00184A8A" w:rsidRDefault="00000000">
            <w:r>
              <w:t>1.15</w:t>
            </w:r>
          </w:p>
        </w:tc>
      </w:tr>
      <w:tr w:rsidR="00184A8A" w14:paraId="5409E717" w14:textId="77777777" w:rsidTr="3DC018EE">
        <w:trPr>
          <w:trHeight w:val="300"/>
        </w:trPr>
        <w:tc>
          <w:tcPr>
            <w:tcW w:w="2600" w:type="dxa"/>
          </w:tcPr>
          <w:p w14:paraId="1FED1709" w14:textId="77777777" w:rsidR="00184A8A" w:rsidRDefault="3DC018EE">
            <w:r>
              <w:t>Plant MW per 100k</w:t>
            </w:r>
          </w:p>
        </w:tc>
        <w:tc>
          <w:tcPr>
            <w:tcW w:w="1500" w:type="dxa"/>
          </w:tcPr>
          <w:p w14:paraId="65996CEA" w14:textId="77777777" w:rsidR="00184A8A" w:rsidRDefault="00000000">
            <w:r>
              <w:t>—</w:t>
            </w:r>
          </w:p>
        </w:tc>
        <w:tc>
          <w:tcPr>
            <w:tcW w:w="1700" w:type="dxa"/>
          </w:tcPr>
          <w:p w14:paraId="49F43323" w14:textId="77777777" w:rsidR="00184A8A" w:rsidRDefault="00000000">
            <w:r>
              <w:t>—</w:t>
            </w:r>
          </w:p>
        </w:tc>
        <w:tc>
          <w:tcPr>
            <w:tcW w:w="1900" w:type="dxa"/>
          </w:tcPr>
          <w:p w14:paraId="385A8F4C" w14:textId="77777777" w:rsidR="00184A8A" w:rsidRDefault="00000000">
            <w:r>
              <w:t>—</w:t>
            </w:r>
          </w:p>
        </w:tc>
        <w:tc>
          <w:tcPr>
            <w:tcW w:w="2100" w:type="dxa"/>
          </w:tcPr>
          <w:p w14:paraId="05381853" w14:textId="77777777" w:rsidR="00184A8A" w:rsidRDefault="00000000">
            <w:r>
              <w:t>1.02</w:t>
            </w:r>
          </w:p>
        </w:tc>
      </w:tr>
      <w:tr w:rsidR="00184A8A" w14:paraId="5CBA9AE5" w14:textId="77777777" w:rsidTr="3DC018EE">
        <w:trPr>
          <w:trHeight w:val="300"/>
        </w:trPr>
        <w:tc>
          <w:tcPr>
            <w:tcW w:w="2600" w:type="dxa"/>
          </w:tcPr>
          <w:p w14:paraId="1AF34D60" w14:textId="77777777" w:rsidR="00184A8A" w:rsidRDefault="3DC018EE">
            <w:r>
              <w:t>Maximum VIF</w:t>
            </w:r>
          </w:p>
        </w:tc>
        <w:tc>
          <w:tcPr>
            <w:tcW w:w="1500" w:type="dxa"/>
          </w:tcPr>
          <w:p w14:paraId="02EC248F" w14:textId="77777777" w:rsidR="00184A8A" w:rsidRDefault="00000000">
            <w:r>
              <w:t>3.09</w:t>
            </w:r>
          </w:p>
        </w:tc>
        <w:tc>
          <w:tcPr>
            <w:tcW w:w="1700" w:type="dxa"/>
          </w:tcPr>
          <w:p w14:paraId="38433CC5" w14:textId="77777777" w:rsidR="00184A8A" w:rsidRDefault="00000000">
            <w:r>
              <w:t>4.94</w:t>
            </w:r>
          </w:p>
        </w:tc>
        <w:tc>
          <w:tcPr>
            <w:tcW w:w="1900" w:type="dxa"/>
            <w:shd w:val="clear" w:color="auto" w:fill="F6E7DA"/>
          </w:tcPr>
          <w:p w14:paraId="067F1B9A" w14:textId="77777777" w:rsidR="00184A8A" w:rsidRDefault="00000000">
            <w:r>
              <w:t>5.30</w:t>
            </w:r>
          </w:p>
        </w:tc>
        <w:tc>
          <w:tcPr>
            <w:tcW w:w="2100" w:type="dxa"/>
            <w:shd w:val="clear" w:color="auto" w:fill="E8CDBD"/>
          </w:tcPr>
          <w:p w14:paraId="555298BE" w14:textId="77777777" w:rsidR="00184A8A" w:rsidRDefault="00000000">
            <w:r>
              <w:t>27.40</w:t>
            </w:r>
          </w:p>
        </w:tc>
      </w:tr>
    </w:tbl>
    <w:p w14:paraId="7DD53647" w14:textId="77777777" w:rsidR="00184A8A" w:rsidRDefault="3DC018EE">
      <w:pPr>
        <w:pStyle w:val="Heading3"/>
        <w:pageBreakBefore/>
      </w:pPr>
      <w:r>
        <w:lastRenderedPageBreak/>
        <w:t>Spatial autocorrelation of residuals</w:t>
      </w:r>
    </w:p>
    <w:p w14:paraId="779041FE" w14:textId="7C8E3BC2" w:rsidR="00184A8A" w:rsidRDefault="00000000">
      <w:r>
        <w:t xml:space="preserve">Moran’s I measures whether what a model fails to explain is clustered in space. It runs from roughly -1 to 1, where 0 means residuals are scattered independently of location and positive values mean that neighboring ZIP/ZCTAs carry similar residuals. Positive residual autocorrelation matters here because it breaks the independence assumption behind heteroskedasticity-robust standard errors, which are then too small and overstate precision. </w:t>
      </w:r>
      <w:commentRangeStart w:id="93"/>
      <w:r>
        <w:t xml:space="preserve">We compute it on the OLS residuals </w:t>
      </w:r>
      <w:commentRangeEnd w:id="93"/>
      <w:r w:rsidR="002B7396">
        <w:rPr>
          <w:rStyle w:val="CommentReference"/>
          <w:sz w:val="22"/>
          <w:szCs w:val="22"/>
        </w:rPr>
        <w:commentReference w:id="93"/>
      </w:r>
      <w:r>
        <w:t>using row-</w:t>
      </w:r>
      <w:r w:rsidR="00585544">
        <w:t>standardized</w:t>
      </w:r>
      <w:r>
        <w:t xml:space="preserve"> eight-nearest-</w:t>
      </w:r>
      <w:r w:rsidR="00585544">
        <w:t>neighbor</w:t>
      </w:r>
      <w:r>
        <w:t xml:space="preserve"> weights over ZCTA centroids, with pseudo p-values from 999 permutations (Table 8). All 72 tests (six outcomes by four specifications by three </w:t>
      </w:r>
      <w:r w:rsidR="00585544">
        <w:t>neighbor</w:t>
      </w:r>
      <w:r>
        <w:t xml:space="preserve"> counts) return p ≤ 0.001, so residual spatial dependence is present throughout rather than marginal. Two patterns are worth noting. Including latitude and longitude linearly absorbs almost none of it, and for energy burden it is slightly worse than the baseline, so that specification should not be read as a geographic robustness check. County fixed effects remove roughly two-thirds of the dependence for PV and storage but leave it clearly present, which indicates clustering at a finer scale than counties. County-clustered standard errors therefore address the right concern at too coarse a resolution, and county clustering alone is not sufficient. </w:t>
      </w:r>
      <w:r w:rsidR="00294F7E" w:rsidRPr="00294F7E">
        <w:t xml:space="preserve">Conley spatially robust (HAC) standard errors </w:t>
      </w:r>
      <w:r>
        <w:t xml:space="preserve">(Table 9) are the correction we adopt. Results are stable across four, eight and sixteen </w:t>
      </w:r>
      <w:r w:rsidR="00585544">
        <w:t>neighbors</w:t>
      </w:r>
      <w:r>
        <w:t>.</w:t>
      </w:r>
    </w:p>
    <w:p w14:paraId="7440A561" w14:textId="5C7BE227" w:rsidR="00184A8A" w:rsidRDefault="3DC018EE">
      <w:pPr>
        <w:pStyle w:val="Caption"/>
        <w:keepNext/>
      </w:pPr>
      <w:bookmarkStart w:id="94" w:name="_Ref_tbl_moran"/>
      <w:r>
        <w:t xml:space="preserve">Table </w:t>
      </w:r>
      <w:r>
        <w:fldChar w:fldCharType="begin"/>
      </w:r>
      <w:r>
        <w:instrText xml:space="preserve"> SEQ Table \* ARABIC </w:instrText>
      </w:r>
      <w:r>
        <w:fldChar w:fldCharType="separate"/>
      </w:r>
      <w:r>
        <w:t>8</w:t>
      </w:r>
      <w:r>
        <w:fldChar w:fldCharType="end"/>
      </w:r>
      <w:bookmarkEnd w:id="94"/>
      <w:r>
        <w:t>: Moran’s I on OLS residuals, eight-nearest-</w:t>
      </w:r>
      <w:r w:rsidR="00585544">
        <w:t>neighbor</w:t>
      </w:r>
      <w:r>
        <w:t xml:space="preserve"> weights. Every entry is significant at p &lt; 0.001 by permutation test. Larger values indicate stronger spatial clustering of what the model fails to explain.</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1500"/>
        <w:gridCol w:w="1700"/>
        <w:gridCol w:w="1900"/>
        <w:gridCol w:w="2100"/>
      </w:tblGrid>
      <w:tr w:rsidR="00184A8A" w14:paraId="510B72F5" w14:textId="77777777" w:rsidTr="3DC018EE">
        <w:trPr>
          <w:trHeight w:val="300"/>
          <w:tblHeader/>
        </w:trPr>
        <w:tc>
          <w:tcPr>
            <w:tcW w:w="2600" w:type="dxa"/>
            <w:tcBorders>
              <w:bottom w:val="single" w:sz="6" w:space="0" w:color="auto"/>
            </w:tcBorders>
            <w:shd w:val="clear" w:color="auto" w:fill="F2EFE7"/>
          </w:tcPr>
          <w:p w14:paraId="6F158108" w14:textId="77777777" w:rsidR="00184A8A" w:rsidRDefault="3DC018EE">
            <w:r>
              <w:rPr>
                <w:b/>
                <w:bCs/>
              </w:rPr>
              <w:t>Outcome</w:t>
            </w:r>
          </w:p>
        </w:tc>
        <w:tc>
          <w:tcPr>
            <w:tcW w:w="1500" w:type="dxa"/>
            <w:tcBorders>
              <w:bottom w:val="single" w:sz="6" w:space="0" w:color="auto"/>
            </w:tcBorders>
            <w:shd w:val="clear" w:color="auto" w:fill="F2EFE7"/>
          </w:tcPr>
          <w:p w14:paraId="2704076B" w14:textId="77777777" w:rsidR="00184A8A" w:rsidRDefault="3DC018EE">
            <w:r>
              <w:rPr>
                <w:b/>
                <w:bCs/>
              </w:rPr>
              <w:t>M1 baseline</w:t>
            </w:r>
          </w:p>
        </w:tc>
        <w:tc>
          <w:tcPr>
            <w:tcW w:w="1700" w:type="dxa"/>
            <w:tcBorders>
              <w:bottom w:val="single" w:sz="6" w:space="0" w:color="auto"/>
            </w:tcBorders>
            <w:shd w:val="clear" w:color="auto" w:fill="F2EFE7"/>
          </w:tcPr>
          <w:p w14:paraId="609D62EB" w14:textId="77777777" w:rsidR="00184A8A" w:rsidRDefault="3DC018EE">
            <w:r>
              <w:rPr>
                <w:b/>
                <w:bCs/>
              </w:rPr>
              <w:t>M6A + lat/lon</w:t>
            </w:r>
          </w:p>
        </w:tc>
        <w:tc>
          <w:tcPr>
            <w:tcW w:w="1900" w:type="dxa"/>
            <w:tcBorders>
              <w:bottom w:val="single" w:sz="6" w:space="0" w:color="auto"/>
            </w:tcBorders>
            <w:shd w:val="clear" w:color="auto" w:fill="F2EFE7"/>
          </w:tcPr>
          <w:p w14:paraId="10E8C36A" w14:textId="77777777" w:rsidR="00184A8A" w:rsidRDefault="3DC018EE">
            <w:r>
              <w:rPr>
                <w:b/>
                <w:bCs/>
              </w:rPr>
              <w:t>M6B county FE</w:t>
            </w:r>
          </w:p>
        </w:tc>
        <w:tc>
          <w:tcPr>
            <w:tcW w:w="2100" w:type="dxa"/>
            <w:tcBorders>
              <w:bottom w:val="single" w:sz="6" w:space="0" w:color="auto"/>
            </w:tcBorders>
            <w:shd w:val="clear" w:color="auto" w:fill="F2EFE7"/>
          </w:tcPr>
          <w:p w14:paraId="4C9D7E84" w14:textId="77777777" w:rsidR="00184A8A" w:rsidRDefault="3DC018EE">
            <w:r>
              <w:rPr>
                <w:b/>
                <w:bCs/>
              </w:rPr>
              <w:t>M8 + demand proxy</w:t>
            </w:r>
          </w:p>
        </w:tc>
      </w:tr>
      <w:tr w:rsidR="00184A8A" w14:paraId="1C165BFA" w14:textId="77777777" w:rsidTr="3DC018EE">
        <w:trPr>
          <w:trHeight w:val="300"/>
        </w:trPr>
        <w:tc>
          <w:tcPr>
            <w:tcW w:w="2600" w:type="dxa"/>
          </w:tcPr>
          <w:p w14:paraId="3F45F526" w14:textId="77777777" w:rsidR="00184A8A" w:rsidRDefault="3DC018EE">
            <w:r>
              <w:t>Solar PV</w:t>
            </w:r>
          </w:p>
        </w:tc>
        <w:tc>
          <w:tcPr>
            <w:tcW w:w="1500" w:type="dxa"/>
            <w:shd w:val="clear" w:color="auto" w:fill="D9D1BC"/>
          </w:tcPr>
          <w:p w14:paraId="79DA8BF7" w14:textId="77777777" w:rsidR="00184A8A" w:rsidRDefault="00000000">
            <w:r>
              <w:t>0.437</w:t>
            </w:r>
          </w:p>
        </w:tc>
        <w:tc>
          <w:tcPr>
            <w:tcW w:w="1700" w:type="dxa"/>
            <w:shd w:val="clear" w:color="auto" w:fill="D9D1BC"/>
          </w:tcPr>
          <w:p w14:paraId="503888C7" w14:textId="77777777" w:rsidR="00184A8A" w:rsidRDefault="00000000">
            <w:r>
              <w:t>0.426</w:t>
            </w:r>
          </w:p>
        </w:tc>
        <w:tc>
          <w:tcPr>
            <w:tcW w:w="1900" w:type="dxa"/>
            <w:shd w:val="clear" w:color="auto" w:fill="F4F1EA"/>
          </w:tcPr>
          <w:p w14:paraId="23E4127C" w14:textId="77777777" w:rsidR="00184A8A" w:rsidRDefault="00000000">
            <w:r>
              <w:t>0.145</w:t>
            </w:r>
          </w:p>
        </w:tc>
        <w:tc>
          <w:tcPr>
            <w:tcW w:w="2100" w:type="dxa"/>
            <w:shd w:val="clear" w:color="auto" w:fill="D9D1BC"/>
          </w:tcPr>
          <w:p w14:paraId="7FA5F0DD" w14:textId="77777777" w:rsidR="00184A8A" w:rsidRDefault="00000000">
            <w:r>
              <w:t>0.359</w:t>
            </w:r>
          </w:p>
        </w:tc>
      </w:tr>
      <w:tr w:rsidR="00184A8A" w14:paraId="3FB4A13D" w14:textId="77777777" w:rsidTr="3DC018EE">
        <w:trPr>
          <w:trHeight w:val="300"/>
        </w:trPr>
        <w:tc>
          <w:tcPr>
            <w:tcW w:w="2600" w:type="dxa"/>
          </w:tcPr>
          <w:p w14:paraId="20D34BE1" w14:textId="77777777" w:rsidR="00184A8A" w:rsidRDefault="3DC018EE">
            <w:r>
              <w:t>Storage</w:t>
            </w:r>
          </w:p>
        </w:tc>
        <w:tc>
          <w:tcPr>
            <w:tcW w:w="1500" w:type="dxa"/>
            <w:shd w:val="clear" w:color="auto" w:fill="D9D1BC"/>
          </w:tcPr>
          <w:p w14:paraId="6512CA35" w14:textId="77777777" w:rsidR="00184A8A" w:rsidRDefault="00000000">
            <w:r>
              <w:t>0.319</w:t>
            </w:r>
          </w:p>
        </w:tc>
        <w:tc>
          <w:tcPr>
            <w:tcW w:w="1700" w:type="dxa"/>
            <w:shd w:val="clear" w:color="auto" w:fill="D9D1BC"/>
          </w:tcPr>
          <w:p w14:paraId="1CE43A6F" w14:textId="77777777" w:rsidR="00184A8A" w:rsidRDefault="00000000">
            <w:r>
              <w:t>0.314</w:t>
            </w:r>
          </w:p>
        </w:tc>
        <w:tc>
          <w:tcPr>
            <w:tcW w:w="1900" w:type="dxa"/>
            <w:shd w:val="clear" w:color="auto" w:fill="F4F1EA"/>
          </w:tcPr>
          <w:p w14:paraId="7AA26C5E" w14:textId="77777777" w:rsidR="00184A8A" w:rsidRDefault="00000000">
            <w:r>
              <w:t>0.096</w:t>
            </w:r>
          </w:p>
        </w:tc>
        <w:tc>
          <w:tcPr>
            <w:tcW w:w="2100" w:type="dxa"/>
            <w:shd w:val="clear" w:color="auto" w:fill="E7E1D3"/>
          </w:tcPr>
          <w:p w14:paraId="44244D41" w14:textId="77777777" w:rsidR="00184A8A" w:rsidRDefault="00000000">
            <w:r>
              <w:t>0.150</w:t>
            </w:r>
          </w:p>
        </w:tc>
      </w:tr>
      <w:tr w:rsidR="00184A8A" w14:paraId="483F862C" w14:textId="77777777" w:rsidTr="3DC018EE">
        <w:trPr>
          <w:trHeight w:val="300"/>
        </w:trPr>
        <w:tc>
          <w:tcPr>
            <w:tcW w:w="2600" w:type="dxa"/>
          </w:tcPr>
          <w:p w14:paraId="0F9A66D9" w14:textId="77777777" w:rsidR="00184A8A" w:rsidRDefault="3DC018EE">
            <w:r>
              <w:t>EV chargers (aggregate)</w:t>
            </w:r>
          </w:p>
        </w:tc>
        <w:tc>
          <w:tcPr>
            <w:tcW w:w="1500" w:type="dxa"/>
            <w:shd w:val="clear" w:color="auto" w:fill="F4F1EA"/>
          </w:tcPr>
          <w:p w14:paraId="31684376" w14:textId="77777777" w:rsidR="00184A8A" w:rsidRDefault="00000000">
            <w:r>
              <w:t>0.140</w:t>
            </w:r>
          </w:p>
        </w:tc>
        <w:tc>
          <w:tcPr>
            <w:tcW w:w="1700" w:type="dxa"/>
            <w:shd w:val="clear" w:color="auto" w:fill="F4F1EA"/>
          </w:tcPr>
          <w:p w14:paraId="07F0DB4A" w14:textId="77777777" w:rsidR="00184A8A" w:rsidRDefault="00000000">
            <w:r>
              <w:t>0.132</w:t>
            </w:r>
          </w:p>
        </w:tc>
        <w:tc>
          <w:tcPr>
            <w:tcW w:w="1900" w:type="dxa"/>
            <w:shd w:val="clear" w:color="auto" w:fill="F4F1EA"/>
          </w:tcPr>
          <w:p w14:paraId="3E195C0E" w14:textId="77777777" w:rsidR="00184A8A" w:rsidRDefault="00000000">
            <w:r>
              <w:t>0.078</w:t>
            </w:r>
          </w:p>
        </w:tc>
        <w:tc>
          <w:tcPr>
            <w:tcW w:w="2100" w:type="dxa"/>
            <w:shd w:val="clear" w:color="auto" w:fill="F4F1EA"/>
          </w:tcPr>
          <w:p w14:paraId="6DED6B6F" w14:textId="77777777" w:rsidR="00184A8A" w:rsidRDefault="00000000">
            <w:r>
              <w:t>0.127</w:t>
            </w:r>
          </w:p>
        </w:tc>
      </w:tr>
      <w:tr w:rsidR="00184A8A" w14:paraId="381A94CE" w14:textId="77777777" w:rsidTr="3DC018EE">
        <w:trPr>
          <w:trHeight w:val="300"/>
        </w:trPr>
        <w:tc>
          <w:tcPr>
            <w:tcW w:w="2600" w:type="dxa"/>
          </w:tcPr>
          <w:p w14:paraId="480B21C5" w14:textId="77777777" w:rsidR="00184A8A" w:rsidRDefault="3DC018EE">
            <w:r>
              <w:t>EV chargers (Level 2)</w:t>
            </w:r>
          </w:p>
        </w:tc>
        <w:tc>
          <w:tcPr>
            <w:tcW w:w="1500" w:type="dxa"/>
            <w:shd w:val="clear" w:color="auto" w:fill="E7E1D3"/>
          </w:tcPr>
          <w:p w14:paraId="6E1B6FF6" w14:textId="77777777" w:rsidR="00184A8A" w:rsidRDefault="00000000">
            <w:r>
              <w:t>0.162</w:t>
            </w:r>
          </w:p>
        </w:tc>
        <w:tc>
          <w:tcPr>
            <w:tcW w:w="1700" w:type="dxa"/>
            <w:shd w:val="clear" w:color="auto" w:fill="E7E1D3"/>
          </w:tcPr>
          <w:p w14:paraId="2DA311B3" w14:textId="77777777" w:rsidR="00184A8A" w:rsidRDefault="00000000">
            <w:r>
              <w:t>0.152</w:t>
            </w:r>
          </w:p>
        </w:tc>
        <w:tc>
          <w:tcPr>
            <w:tcW w:w="1900" w:type="dxa"/>
            <w:shd w:val="clear" w:color="auto" w:fill="F4F1EA"/>
          </w:tcPr>
          <w:p w14:paraId="63EAD811" w14:textId="77777777" w:rsidR="00184A8A" w:rsidRDefault="00000000">
            <w:r>
              <w:t>0.100</w:t>
            </w:r>
          </w:p>
        </w:tc>
        <w:tc>
          <w:tcPr>
            <w:tcW w:w="2100" w:type="dxa"/>
            <w:shd w:val="clear" w:color="auto" w:fill="F4F1EA"/>
          </w:tcPr>
          <w:p w14:paraId="436FEE6D" w14:textId="77777777" w:rsidR="00184A8A" w:rsidRDefault="00000000">
            <w:r>
              <w:t>0.149</w:t>
            </w:r>
          </w:p>
        </w:tc>
      </w:tr>
      <w:tr w:rsidR="00184A8A" w14:paraId="4755DE19" w14:textId="77777777" w:rsidTr="3DC018EE">
        <w:trPr>
          <w:trHeight w:val="300"/>
        </w:trPr>
        <w:tc>
          <w:tcPr>
            <w:tcW w:w="2600" w:type="dxa"/>
          </w:tcPr>
          <w:p w14:paraId="6ECB6811" w14:textId="77777777" w:rsidR="00184A8A" w:rsidRDefault="3DC018EE">
            <w:r>
              <w:t>Energy burden</w:t>
            </w:r>
          </w:p>
        </w:tc>
        <w:tc>
          <w:tcPr>
            <w:tcW w:w="1500" w:type="dxa"/>
            <w:shd w:val="clear" w:color="auto" w:fill="D9D1BC"/>
          </w:tcPr>
          <w:p w14:paraId="0C644E16" w14:textId="77777777" w:rsidR="00184A8A" w:rsidRDefault="00000000">
            <w:r>
              <w:t>0.352</w:t>
            </w:r>
          </w:p>
        </w:tc>
        <w:tc>
          <w:tcPr>
            <w:tcW w:w="1700" w:type="dxa"/>
            <w:shd w:val="clear" w:color="auto" w:fill="D9D1BC"/>
          </w:tcPr>
          <w:p w14:paraId="7F1469D8" w14:textId="77777777" w:rsidR="00184A8A" w:rsidRDefault="00000000">
            <w:r>
              <w:t>0.434</w:t>
            </w:r>
          </w:p>
        </w:tc>
        <w:tc>
          <w:tcPr>
            <w:tcW w:w="1900" w:type="dxa"/>
            <w:shd w:val="clear" w:color="auto" w:fill="E7E1D3"/>
          </w:tcPr>
          <w:p w14:paraId="4D2D8B17" w14:textId="77777777" w:rsidR="00184A8A" w:rsidRDefault="00000000">
            <w:r>
              <w:t>0.275</w:t>
            </w:r>
          </w:p>
        </w:tc>
        <w:tc>
          <w:tcPr>
            <w:tcW w:w="2100" w:type="dxa"/>
            <w:shd w:val="clear" w:color="auto" w:fill="E7E1D3"/>
          </w:tcPr>
          <w:p w14:paraId="673DC25A" w14:textId="77777777" w:rsidR="00184A8A" w:rsidRDefault="00000000">
            <w:r>
              <w:t>0.289</w:t>
            </w:r>
          </w:p>
        </w:tc>
      </w:tr>
      <w:tr w:rsidR="00184A8A" w14:paraId="53C2FB79" w14:textId="77777777" w:rsidTr="3DC018EE">
        <w:trPr>
          <w:trHeight w:val="300"/>
        </w:trPr>
        <w:tc>
          <w:tcPr>
            <w:tcW w:w="2600" w:type="dxa"/>
          </w:tcPr>
          <w:p w14:paraId="44363209" w14:textId="77777777" w:rsidR="00184A8A" w:rsidRDefault="3DC018EE">
            <w:r>
              <w:t>Log affordability gap</w:t>
            </w:r>
          </w:p>
        </w:tc>
        <w:tc>
          <w:tcPr>
            <w:tcW w:w="1500" w:type="dxa"/>
            <w:shd w:val="clear" w:color="auto" w:fill="E7E1D3"/>
          </w:tcPr>
          <w:p w14:paraId="6E2A4BA6" w14:textId="77777777" w:rsidR="00184A8A" w:rsidRDefault="00000000">
            <w:r>
              <w:t>0.153</w:t>
            </w:r>
          </w:p>
        </w:tc>
        <w:tc>
          <w:tcPr>
            <w:tcW w:w="1700" w:type="dxa"/>
            <w:shd w:val="clear" w:color="auto" w:fill="F4F1EA"/>
          </w:tcPr>
          <w:p w14:paraId="67A50AF9" w14:textId="77777777" w:rsidR="00184A8A" w:rsidRDefault="00000000">
            <w:r>
              <w:t>0.142</w:t>
            </w:r>
          </w:p>
        </w:tc>
        <w:tc>
          <w:tcPr>
            <w:tcW w:w="1900" w:type="dxa"/>
            <w:shd w:val="clear" w:color="auto" w:fill="F4F1EA"/>
          </w:tcPr>
          <w:p w14:paraId="41A2F369" w14:textId="77777777" w:rsidR="00184A8A" w:rsidRDefault="00000000">
            <w:r>
              <w:t>0.112</w:t>
            </w:r>
          </w:p>
        </w:tc>
        <w:tc>
          <w:tcPr>
            <w:tcW w:w="2100" w:type="dxa"/>
            <w:shd w:val="clear" w:color="auto" w:fill="F4F1EA"/>
          </w:tcPr>
          <w:p w14:paraId="2360CDC6" w14:textId="77777777" w:rsidR="00184A8A" w:rsidRDefault="00000000">
            <w:r>
              <w:t>0.127</w:t>
            </w:r>
          </w:p>
        </w:tc>
      </w:tr>
    </w:tbl>
    <w:p w14:paraId="7A3622ED" w14:textId="77777777" w:rsidR="00184A8A" w:rsidRDefault="3DC018EE">
      <w:pPr>
        <w:pStyle w:val="Heading3"/>
        <w:pageBreakBefore/>
      </w:pPr>
      <w:r>
        <w:lastRenderedPageBreak/>
        <w:t>Conley spatial HAC standard errors</w:t>
      </w:r>
    </w:p>
    <w:p w14:paraId="09E6D35D" w14:textId="236A00F4" w:rsidR="00184A8A" w:rsidRDefault="3DC018EE">
      <w:r>
        <w:t>Given the residual spatial dependence documented above (</w:t>
      </w:r>
      <w:r>
        <w:fldChar w:fldCharType="begin"/>
      </w:r>
      <w:r>
        <w:instrText xml:space="preserve"> REF _Ref_tbl_moran \h </w:instrText>
      </w:r>
      <w:r>
        <w:fldChar w:fldCharType="separate"/>
      </w:r>
      <w:r>
        <w:t>Table 8</w:t>
      </w:r>
      <w:r>
        <w:fldChar w:fldCharType="end"/>
      </w:r>
      <w:r>
        <w:t xml:space="preserve">), </w:t>
      </w:r>
      <w:r w:rsidR="001F19B7">
        <w:t>we</w:t>
      </w:r>
      <w:r>
        <w:t xml:space="preserve"> recompute the baseline standard errors following </w:t>
      </w:r>
      <w:commentRangeStart w:id="95"/>
      <w:r>
        <w:t xml:space="preserve">Conley (1999) </w:t>
      </w:r>
      <w:hyperlink w:anchor="_Ref_src25" w:history="1">
        <w:r>
          <w:t>[25]</w:t>
        </w:r>
      </w:hyperlink>
      <w:r>
        <w:t xml:space="preserve"> </w:t>
      </w:r>
      <w:commentRangeEnd w:id="95"/>
      <w:r w:rsidR="00B7718C">
        <w:rPr>
          <w:rStyle w:val="CommentReference"/>
          <w:sz w:val="22"/>
          <w:szCs w:val="22"/>
        </w:rPr>
        <w:commentReference w:id="95"/>
      </w:r>
      <w:r>
        <w:t>(</w:t>
      </w:r>
      <w:r>
        <w:fldChar w:fldCharType="begin"/>
      </w:r>
      <w:r>
        <w:instrText xml:space="preserve"> REF _Ref_tbl_conley \h </w:instrText>
      </w:r>
      <w:r>
        <w:fldChar w:fldCharType="separate"/>
      </w:r>
      <w:r>
        <w:t>Table 9</w:t>
      </w:r>
      <w:r>
        <w:fldChar w:fldCharType="end"/>
      </w:r>
      <w:r>
        <w:t xml:space="preserve">), allowing residuals to covary with great-circle distance under a Bartlett kernel. Point estimates are unchanged by construction; only the standard errors move. Because there is no consensus rule for the distance cutoff, several are reported. Standard errors rise by up to a factor of three relative to HC1 and plateau between 100 and 200 </w:t>
      </w:r>
      <w:r w:rsidR="00585544">
        <w:t>kilometers</w:t>
      </w:r>
      <w:r>
        <w:t>, consistent with clustering at utility-territory and metropolitan scale. The substantive conclusions hold but their relative strength changes. The Asian-share coefficients for PV and storage remain significant at the 0.1 percent level at every cutoff and are the most robust results in the paper. The Black-share coefficients remain negative and significant at the 5 percent level but are less precisely estimated than the HC1 errors imply, so they should be described accordingly. The positive poverty coefficient for aggregate charging, which underpins the charger-composition argument, survives at the 1 percent level.</w:t>
      </w:r>
    </w:p>
    <w:p w14:paraId="77475499" w14:textId="77777777" w:rsidR="00184A8A" w:rsidRDefault="3DC018EE">
      <w:pPr>
        <w:pStyle w:val="Caption"/>
        <w:keepNext/>
      </w:pPr>
      <w:bookmarkStart w:id="96" w:name="_Ref_tbl_conley"/>
      <w:bookmarkStart w:id="97" w:name="_Ref237519824"/>
      <w:r>
        <w:t xml:space="preserve">Table </w:t>
      </w:r>
      <w:r>
        <w:fldChar w:fldCharType="begin"/>
      </w:r>
      <w:r>
        <w:instrText xml:space="preserve"> SEQ Table \* ARABIC </w:instrText>
      </w:r>
      <w:r>
        <w:fldChar w:fldCharType="separate"/>
      </w:r>
      <w:r>
        <w:t>9</w:t>
      </w:r>
      <w:r>
        <w:fldChar w:fldCharType="end"/>
      </w:r>
      <w:bookmarkEnd w:id="96"/>
      <w:r>
        <w:t>: Conley spatial HAC standard errors for the baseline specification, Bartlett kernel over great-circle distance. Coefficients are identical across columns; only the standard errors differ. Stars denote significance under each estimator.</w:t>
      </w:r>
      <w:bookmarkEnd w:id="97"/>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00"/>
        <w:gridCol w:w="1400"/>
        <w:gridCol w:w="1400"/>
        <w:gridCol w:w="1500"/>
        <w:gridCol w:w="1550"/>
        <w:gridCol w:w="1550"/>
      </w:tblGrid>
      <w:tr w:rsidR="00184A8A" w14:paraId="63F0730D" w14:textId="77777777" w:rsidTr="3DC018EE">
        <w:trPr>
          <w:trHeight w:val="300"/>
          <w:tblHeader/>
        </w:trPr>
        <w:tc>
          <w:tcPr>
            <w:tcW w:w="2400" w:type="dxa"/>
            <w:tcBorders>
              <w:bottom w:val="single" w:sz="6" w:space="0" w:color="auto"/>
            </w:tcBorders>
            <w:shd w:val="clear" w:color="auto" w:fill="F2EFE7"/>
          </w:tcPr>
          <w:p w14:paraId="06856C2B" w14:textId="77777777" w:rsidR="00184A8A" w:rsidRDefault="3DC018EE">
            <w:r>
              <w:rPr>
                <w:b/>
                <w:bCs/>
              </w:rPr>
              <w:t>Term</w:t>
            </w:r>
          </w:p>
        </w:tc>
        <w:tc>
          <w:tcPr>
            <w:tcW w:w="1400" w:type="dxa"/>
            <w:tcBorders>
              <w:bottom w:val="single" w:sz="6" w:space="0" w:color="auto"/>
            </w:tcBorders>
            <w:shd w:val="clear" w:color="auto" w:fill="F2EFE7"/>
          </w:tcPr>
          <w:p w14:paraId="47936764" w14:textId="77777777" w:rsidR="00184A8A" w:rsidRDefault="3DC018EE">
            <w:r>
              <w:rPr>
                <w:b/>
                <w:bCs/>
              </w:rPr>
              <w:t>Coefficient</w:t>
            </w:r>
          </w:p>
        </w:tc>
        <w:tc>
          <w:tcPr>
            <w:tcW w:w="1400" w:type="dxa"/>
            <w:tcBorders>
              <w:bottom w:val="single" w:sz="6" w:space="0" w:color="auto"/>
            </w:tcBorders>
            <w:shd w:val="clear" w:color="auto" w:fill="F2EFE7"/>
          </w:tcPr>
          <w:p w14:paraId="7CF242E3" w14:textId="77777777" w:rsidR="00184A8A" w:rsidRDefault="3DC018EE">
            <w:r>
              <w:rPr>
                <w:b/>
                <w:bCs/>
              </w:rPr>
              <w:t>HC1</w:t>
            </w:r>
          </w:p>
        </w:tc>
        <w:tc>
          <w:tcPr>
            <w:tcW w:w="1500" w:type="dxa"/>
            <w:tcBorders>
              <w:bottom w:val="single" w:sz="6" w:space="0" w:color="auto"/>
            </w:tcBorders>
            <w:shd w:val="clear" w:color="auto" w:fill="F2EFE7"/>
          </w:tcPr>
          <w:p w14:paraId="74FCFD51" w14:textId="77777777" w:rsidR="00184A8A" w:rsidRDefault="3DC018EE">
            <w:r>
              <w:rPr>
                <w:b/>
                <w:bCs/>
              </w:rPr>
              <w:t>Conley 50 km</w:t>
            </w:r>
          </w:p>
        </w:tc>
        <w:tc>
          <w:tcPr>
            <w:tcW w:w="1550" w:type="dxa"/>
            <w:tcBorders>
              <w:bottom w:val="single" w:sz="6" w:space="0" w:color="auto"/>
            </w:tcBorders>
            <w:shd w:val="clear" w:color="auto" w:fill="F2EFE7"/>
          </w:tcPr>
          <w:p w14:paraId="288EFA33" w14:textId="77777777" w:rsidR="00184A8A" w:rsidRDefault="3DC018EE">
            <w:r>
              <w:rPr>
                <w:b/>
                <w:bCs/>
              </w:rPr>
              <w:t>Conley 100 km</w:t>
            </w:r>
          </w:p>
        </w:tc>
        <w:tc>
          <w:tcPr>
            <w:tcW w:w="1550" w:type="dxa"/>
            <w:tcBorders>
              <w:bottom w:val="single" w:sz="6" w:space="0" w:color="auto"/>
            </w:tcBorders>
            <w:shd w:val="clear" w:color="auto" w:fill="F2EFE7"/>
          </w:tcPr>
          <w:p w14:paraId="10212E0D" w14:textId="77777777" w:rsidR="00184A8A" w:rsidRDefault="3DC018EE">
            <w:r>
              <w:rPr>
                <w:b/>
                <w:bCs/>
              </w:rPr>
              <w:t>Conley 200 km</w:t>
            </w:r>
          </w:p>
        </w:tc>
      </w:tr>
      <w:tr w:rsidR="00184A8A" w14:paraId="6E94D056" w14:textId="77777777" w:rsidTr="3DC018EE">
        <w:trPr>
          <w:trHeight w:val="300"/>
        </w:trPr>
        <w:tc>
          <w:tcPr>
            <w:tcW w:w="2400" w:type="dxa"/>
          </w:tcPr>
          <w:p w14:paraId="1A7A9AC2" w14:textId="77777777" w:rsidR="00184A8A" w:rsidRDefault="3DC018EE">
            <w:r>
              <w:rPr>
                <w:b/>
                <w:bCs/>
              </w:rPr>
              <w:t>Solar PV</w:t>
            </w:r>
          </w:p>
        </w:tc>
        <w:tc>
          <w:tcPr>
            <w:tcW w:w="1400" w:type="dxa"/>
          </w:tcPr>
          <w:p w14:paraId="6C8FC091" w14:textId="77777777" w:rsidR="00184A8A" w:rsidRDefault="00184A8A"/>
        </w:tc>
        <w:tc>
          <w:tcPr>
            <w:tcW w:w="1400" w:type="dxa"/>
          </w:tcPr>
          <w:p w14:paraId="61DB6E70" w14:textId="77777777" w:rsidR="00184A8A" w:rsidRDefault="00184A8A"/>
        </w:tc>
        <w:tc>
          <w:tcPr>
            <w:tcW w:w="1500" w:type="dxa"/>
          </w:tcPr>
          <w:p w14:paraId="3A28B0F4" w14:textId="77777777" w:rsidR="00184A8A" w:rsidRDefault="00184A8A"/>
        </w:tc>
        <w:tc>
          <w:tcPr>
            <w:tcW w:w="1550" w:type="dxa"/>
          </w:tcPr>
          <w:p w14:paraId="46195A8E" w14:textId="77777777" w:rsidR="00184A8A" w:rsidRDefault="00184A8A"/>
        </w:tc>
        <w:tc>
          <w:tcPr>
            <w:tcW w:w="1550" w:type="dxa"/>
          </w:tcPr>
          <w:p w14:paraId="55B3D23A" w14:textId="77777777" w:rsidR="00184A8A" w:rsidRDefault="00184A8A"/>
        </w:tc>
      </w:tr>
      <w:tr w:rsidR="00184A8A" w14:paraId="05039A1F" w14:textId="77777777" w:rsidTr="3DC018EE">
        <w:trPr>
          <w:trHeight w:val="300"/>
        </w:trPr>
        <w:tc>
          <w:tcPr>
            <w:tcW w:w="2400" w:type="dxa"/>
          </w:tcPr>
          <w:p w14:paraId="5E096834" w14:textId="77777777" w:rsidR="00184A8A" w:rsidRDefault="3DC018EE">
            <w:r>
              <w:t xml:space="preserve">  Log median income</w:t>
            </w:r>
          </w:p>
        </w:tc>
        <w:tc>
          <w:tcPr>
            <w:tcW w:w="1400" w:type="dxa"/>
          </w:tcPr>
          <w:p w14:paraId="29EF8190" w14:textId="77777777" w:rsidR="00184A8A" w:rsidRDefault="00000000">
            <w:r>
              <w:t>0.126</w:t>
            </w:r>
          </w:p>
        </w:tc>
        <w:tc>
          <w:tcPr>
            <w:tcW w:w="1400" w:type="dxa"/>
          </w:tcPr>
          <w:p w14:paraId="644A2FA7" w14:textId="77777777" w:rsidR="00184A8A" w:rsidRDefault="00000000">
            <w:r>
              <w:t>0.038***</w:t>
            </w:r>
          </w:p>
        </w:tc>
        <w:tc>
          <w:tcPr>
            <w:tcW w:w="1500" w:type="dxa"/>
          </w:tcPr>
          <w:p w14:paraId="0D12F84E" w14:textId="77777777" w:rsidR="00184A8A" w:rsidRDefault="00000000">
            <w:r>
              <w:t>0.053*</w:t>
            </w:r>
          </w:p>
        </w:tc>
        <w:tc>
          <w:tcPr>
            <w:tcW w:w="1550" w:type="dxa"/>
          </w:tcPr>
          <w:p w14:paraId="2BCC8BA0" w14:textId="77777777" w:rsidR="00184A8A" w:rsidRDefault="00000000">
            <w:r>
              <w:t>0.056*</w:t>
            </w:r>
          </w:p>
        </w:tc>
        <w:tc>
          <w:tcPr>
            <w:tcW w:w="1550" w:type="dxa"/>
          </w:tcPr>
          <w:p w14:paraId="611530F2" w14:textId="77777777" w:rsidR="00184A8A" w:rsidRDefault="00000000">
            <w:r>
              <w:t>0.053*</w:t>
            </w:r>
          </w:p>
        </w:tc>
      </w:tr>
      <w:tr w:rsidR="00184A8A" w14:paraId="6EA91AD2" w14:textId="77777777" w:rsidTr="3DC018EE">
        <w:trPr>
          <w:trHeight w:val="300"/>
        </w:trPr>
        <w:tc>
          <w:tcPr>
            <w:tcW w:w="2400" w:type="dxa"/>
          </w:tcPr>
          <w:p w14:paraId="763C4172" w14:textId="77777777" w:rsidR="00184A8A" w:rsidRDefault="3DC018EE">
            <w:r>
              <w:t xml:space="preserve">  % Black</w:t>
            </w:r>
          </w:p>
        </w:tc>
        <w:tc>
          <w:tcPr>
            <w:tcW w:w="1400" w:type="dxa"/>
          </w:tcPr>
          <w:p w14:paraId="00A7965F" w14:textId="77777777" w:rsidR="00184A8A" w:rsidRDefault="00000000">
            <w:r>
              <w:t>-0.760</w:t>
            </w:r>
          </w:p>
        </w:tc>
        <w:tc>
          <w:tcPr>
            <w:tcW w:w="1400" w:type="dxa"/>
          </w:tcPr>
          <w:p w14:paraId="384079D4" w14:textId="77777777" w:rsidR="00184A8A" w:rsidRDefault="00000000">
            <w:r>
              <w:t>0.109***</w:t>
            </w:r>
          </w:p>
        </w:tc>
        <w:tc>
          <w:tcPr>
            <w:tcW w:w="1500" w:type="dxa"/>
          </w:tcPr>
          <w:p w14:paraId="1C8E8027" w14:textId="77777777" w:rsidR="00184A8A" w:rsidRDefault="00000000">
            <w:r>
              <w:t>0.173***</w:t>
            </w:r>
          </w:p>
        </w:tc>
        <w:tc>
          <w:tcPr>
            <w:tcW w:w="1550" w:type="dxa"/>
          </w:tcPr>
          <w:p w14:paraId="21D717B6" w14:textId="77777777" w:rsidR="00184A8A" w:rsidRDefault="00000000">
            <w:r>
              <w:t>0.237**</w:t>
            </w:r>
          </w:p>
        </w:tc>
        <w:tc>
          <w:tcPr>
            <w:tcW w:w="1550" w:type="dxa"/>
          </w:tcPr>
          <w:p w14:paraId="53B555CA" w14:textId="77777777" w:rsidR="00184A8A" w:rsidRDefault="00000000">
            <w:r>
              <w:t>0.298*</w:t>
            </w:r>
          </w:p>
        </w:tc>
      </w:tr>
      <w:tr w:rsidR="00184A8A" w14:paraId="1FC84195" w14:textId="77777777" w:rsidTr="3DC018EE">
        <w:trPr>
          <w:trHeight w:val="300"/>
        </w:trPr>
        <w:tc>
          <w:tcPr>
            <w:tcW w:w="2400" w:type="dxa"/>
          </w:tcPr>
          <w:p w14:paraId="6876CE77" w14:textId="77777777" w:rsidR="00184A8A" w:rsidRDefault="3DC018EE">
            <w:r>
              <w:t xml:space="preserve">  % Hispanic</w:t>
            </w:r>
          </w:p>
        </w:tc>
        <w:tc>
          <w:tcPr>
            <w:tcW w:w="1400" w:type="dxa"/>
          </w:tcPr>
          <w:p w14:paraId="30DBA5E4" w14:textId="77777777" w:rsidR="00184A8A" w:rsidRDefault="00000000">
            <w:r>
              <w:t>0.017</w:t>
            </w:r>
          </w:p>
        </w:tc>
        <w:tc>
          <w:tcPr>
            <w:tcW w:w="1400" w:type="dxa"/>
          </w:tcPr>
          <w:p w14:paraId="7577DC90" w14:textId="77777777" w:rsidR="00184A8A" w:rsidRDefault="00000000">
            <w:r>
              <w:t>0.048</w:t>
            </w:r>
          </w:p>
        </w:tc>
        <w:tc>
          <w:tcPr>
            <w:tcW w:w="1500" w:type="dxa"/>
          </w:tcPr>
          <w:p w14:paraId="12557E1F" w14:textId="77777777" w:rsidR="00184A8A" w:rsidRDefault="00000000">
            <w:r>
              <w:t>0.105</w:t>
            </w:r>
          </w:p>
        </w:tc>
        <w:tc>
          <w:tcPr>
            <w:tcW w:w="1550" w:type="dxa"/>
          </w:tcPr>
          <w:p w14:paraId="74D41DD6" w14:textId="77777777" w:rsidR="00184A8A" w:rsidRDefault="00000000">
            <w:r>
              <w:t>0.122</w:t>
            </w:r>
          </w:p>
        </w:tc>
        <w:tc>
          <w:tcPr>
            <w:tcW w:w="1550" w:type="dxa"/>
          </w:tcPr>
          <w:p w14:paraId="08898BE3" w14:textId="77777777" w:rsidR="00184A8A" w:rsidRDefault="00000000">
            <w:r>
              <w:t>0.144</w:t>
            </w:r>
          </w:p>
        </w:tc>
      </w:tr>
      <w:tr w:rsidR="00184A8A" w14:paraId="7282F941" w14:textId="77777777" w:rsidTr="3DC018EE">
        <w:trPr>
          <w:trHeight w:val="300"/>
        </w:trPr>
        <w:tc>
          <w:tcPr>
            <w:tcW w:w="2400" w:type="dxa"/>
          </w:tcPr>
          <w:p w14:paraId="6088BADB" w14:textId="77777777" w:rsidR="00184A8A" w:rsidRDefault="3DC018EE">
            <w:r>
              <w:t xml:space="preserve">  % Asian</w:t>
            </w:r>
          </w:p>
        </w:tc>
        <w:tc>
          <w:tcPr>
            <w:tcW w:w="1400" w:type="dxa"/>
          </w:tcPr>
          <w:p w14:paraId="78755991" w14:textId="77777777" w:rsidR="00184A8A" w:rsidRDefault="00000000">
            <w:r>
              <w:t>-0.579</w:t>
            </w:r>
          </w:p>
        </w:tc>
        <w:tc>
          <w:tcPr>
            <w:tcW w:w="1400" w:type="dxa"/>
          </w:tcPr>
          <w:p w14:paraId="48FA131A" w14:textId="77777777" w:rsidR="00184A8A" w:rsidRDefault="00000000">
            <w:r>
              <w:t>0.048***</w:t>
            </w:r>
          </w:p>
        </w:tc>
        <w:tc>
          <w:tcPr>
            <w:tcW w:w="1500" w:type="dxa"/>
          </w:tcPr>
          <w:p w14:paraId="3CBB96DA" w14:textId="77777777" w:rsidR="00184A8A" w:rsidRDefault="00000000">
            <w:r>
              <w:t>0.071***</w:t>
            </w:r>
          </w:p>
        </w:tc>
        <w:tc>
          <w:tcPr>
            <w:tcW w:w="1550" w:type="dxa"/>
          </w:tcPr>
          <w:p w14:paraId="0396EAD6" w14:textId="77777777" w:rsidR="00184A8A" w:rsidRDefault="00000000">
            <w:r>
              <w:t>0.085***</w:t>
            </w:r>
          </w:p>
        </w:tc>
        <w:tc>
          <w:tcPr>
            <w:tcW w:w="1550" w:type="dxa"/>
          </w:tcPr>
          <w:p w14:paraId="4FBBCBB7" w14:textId="77777777" w:rsidR="00184A8A" w:rsidRDefault="00000000">
            <w:r>
              <w:t>0.085***</w:t>
            </w:r>
          </w:p>
        </w:tc>
      </w:tr>
      <w:tr w:rsidR="00184A8A" w14:paraId="0BDE6D6D" w14:textId="77777777" w:rsidTr="3DC018EE">
        <w:trPr>
          <w:trHeight w:val="300"/>
        </w:trPr>
        <w:tc>
          <w:tcPr>
            <w:tcW w:w="2400" w:type="dxa"/>
          </w:tcPr>
          <w:p w14:paraId="25A12149" w14:textId="77777777" w:rsidR="00184A8A" w:rsidRDefault="3DC018EE">
            <w:r>
              <w:t xml:space="preserve">  Poverty rate</w:t>
            </w:r>
          </w:p>
        </w:tc>
        <w:tc>
          <w:tcPr>
            <w:tcW w:w="1400" w:type="dxa"/>
          </w:tcPr>
          <w:p w14:paraId="3186ABF0" w14:textId="77777777" w:rsidR="00184A8A" w:rsidRDefault="00000000">
            <w:r>
              <w:t>-0.047</w:t>
            </w:r>
          </w:p>
        </w:tc>
        <w:tc>
          <w:tcPr>
            <w:tcW w:w="1400" w:type="dxa"/>
          </w:tcPr>
          <w:p w14:paraId="167ED56E" w14:textId="77777777" w:rsidR="00184A8A" w:rsidRDefault="00000000">
            <w:r>
              <w:t>0.219</w:t>
            </w:r>
          </w:p>
        </w:tc>
        <w:tc>
          <w:tcPr>
            <w:tcW w:w="1500" w:type="dxa"/>
          </w:tcPr>
          <w:p w14:paraId="1ACE9C21" w14:textId="77777777" w:rsidR="00184A8A" w:rsidRDefault="00000000">
            <w:r>
              <w:t>0.240</w:t>
            </w:r>
          </w:p>
        </w:tc>
        <w:tc>
          <w:tcPr>
            <w:tcW w:w="1550" w:type="dxa"/>
          </w:tcPr>
          <w:p w14:paraId="03485630" w14:textId="77777777" w:rsidR="00184A8A" w:rsidRDefault="00000000">
            <w:r>
              <w:t>0.254</w:t>
            </w:r>
          </w:p>
        </w:tc>
        <w:tc>
          <w:tcPr>
            <w:tcW w:w="1550" w:type="dxa"/>
          </w:tcPr>
          <w:p w14:paraId="091F2BC2" w14:textId="77777777" w:rsidR="00184A8A" w:rsidRDefault="00000000">
            <w:r>
              <w:t>0.259</w:t>
            </w:r>
          </w:p>
        </w:tc>
      </w:tr>
      <w:tr w:rsidR="00184A8A" w14:paraId="4F95080D" w14:textId="77777777" w:rsidTr="3DC018EE">
        <w:trPr>
          <w:trHeight w:val="300"/>
        </w:trPr>
        <w:tc>
          <w:tcPr>
            <w:tcW w:w="2400" w:type="dxa"/>
          </w:tcPr>
          <w:p w14:paraId="6F189EB1" w14:textId="77777777" w:rsidR="00184A8A" w:rsidRDefault="3DC018EE">
            <w:r>
              <w:rPr>
                <w:b/>
                <w:bCs/>
              </w:rPr>
              <w:t>Storage</w:t>
            </w:r>
          </w:p>
        </w:tc>
        <w:tc>
          <w:tcPr>
            <w:tcW w:w="1400" w:type="dxa"/>
          </w:tcPr>
          <w:p w14:paraId="1E8CCE6A" w14:textId="77777777" w:rsidR="00184A8A" w:rsidRDefault="00184A8A"/>
        </w:tc>
        <w:tc>
          <w:tcPr>
            <w:tcW w:w="1400" w:type="dxa"/>
          </w:tcPr>
          <w:p w14:paraId="1AD76A7D" w14:textId="77777777" w:rsidR="00184A8A" w:rsidRDefault="00184A8A"/>
        </w:tc>
        <w:tc>
          <w:tcPr>
            <w:tcW w:w="1500" w:type="dxa"/>
          </w:tcPr>
          <w:p w14:paraId="551CF6CE" w14:textId="77777777" w:rsidR="00184A8A" w:rsidRDefault="00184A8A"/>
        </w:tc>
        <w:tc>
          <w:tcPr>
            <w:tcW w:w="1550" w:type="dxa"/>
          </w:tcPr>
          <w:p w14:paraId="53351BEB" w14:textId="77777777" w:rsidR="00184A8A" w:rsidRDefault="00184A8A"/>
        </w:tc>
        <w:tc>
          <w:tcPr>
            <w:tcW w:w="1550" w:type="dxa"/>
          </w:tcPr>
          <w:p w14:paraId="377CF378" w14:textId="77777777" w:rsidR="00184A8A" w:rsidRDefault="00184A8A"/>
        </w:tc>
      </w:tr>
      <w:tr w:rsidR="00184A8A" w14:paraId="22CA086E" w14:textId="77777777" w:rsidTr="3DC018EE">
        <w:trPr>
          <w:trHeight w:val="300"/>
        </w:trPr>
        <w:tc>
          <w:tcPr>
            <w:tcW w:w="2400" w:type="dxa"/>
          </w:tcPr>
          <w:p w14:paraId="2362C32D" w14:textId="77777777" w:rsidR="00184A8A" w:rsidRDefault="3DC018EE">
            <w:r>
              <w:t xml:space="preserve">  Log median income</w:t>
            </w:r>
          </w:p>
        </w:tc>
        <w:tc>
          <w:tcPr>
            <w:tcW w:w="1400" w:type="dxa"/>
          </w:tcPr>
          <w:p w14:paraId="1EE650C5" w14:textId="77777777" w:rsidR="00184A8A" w:rsidRDefault="00000000">
            <w:r>
              <w:t>0.771</w:t>
            </w:r>
          </w:p>
        </w:tc>
        <w:tc>
          <w:tcPr>
            <w:tcW w:w="1400" w:type="dxa"/>
          </w:tcPr>
          <w:p w14:paraId="04B54A9F" w14:textId="77777777" w:rsidR="00184A8A" w:rsidRDefault="00000000">
            <w:r>
              <w:t>0.122***</w:t>
            </w:r>
          </w:p>
        </w:tc>
        <w:tc>
          <w:tcPr>
            <w:tcW w:w="1500" w:type="dxa"/>
          </w:tcPr>
          <w:p w14:paraId="39FC59F4" w14:textId="77777777" w:rsidR="00184A8A" w:rsidRDefault="00000000">
            <w:r>
              <w:t>0.176***</w:t>
            </w:r>
          </w:p>
        </w:tc>
        <w:tc>
          <w:tcPr>
            <w:tcW w:w="1550" w:type="dxa"/>
          </w:tcPr>
          <w:p w14:paraId="2113B537" w14:textId="77777777" w:rsidR="00184A8A" w:rsidRDefault="00000000">
            <w:r>
              <w:t>0.179***</w:t>
            </w:r>
          </w:p>
        </w:tc>
        <w:tc>
          <w:tcPr>
            <w:tcW w:w="1550" w:type="dxa"/>
          </w:tcPr>
          <w:p w14:paraId="0C1BD514" w14:textId="77777777" w:rsidR="00184A8A" w:rsidRDefault="00000000">
            <w:r>
              <w:t>0.168***</w:t>
            </w:r>
          </w:p>
        </w:tc>
      </w:tr>
      <w:tr w:rsidR="00184A8A" w14:paraId="175C6E9B" w14:textId="77777777" w:rsidTr="3DC018EE">
        <w:trPr>
          <w:trHeight w:val="300"/>
        </w:trPr>
        <w:tc>
          <w:tcPr>
            <w:tcW w:w="2400" w:type="dxa"/>
          </w:tcPr>
          <w:p w14:paraId="3BB22539" w14:textId="77777777" w:rsidR="00184A8A" w:rsidRDefault="3DC018EE">
            <w:r>
              <w:t xml:space="preserve">  % Black</w:t>
            </w:r>
          </w:p>
        </w:tc>
        <w:tc>
          <w:tcPr>
            <w:tcW w:w="1400" w:type="dxa"/>
          </w:tcPr>
          <w:p w14:paraId="3C4ADD90" w14:textId="77777777" w:rsidR="00184A8A" w:rsidRDefault="00000000">
            <w:r>
              <w:t>-1.652</w:t>
            </w:r>
          </w:p>
        </w:tc>
        <w:tc>
          <w:tcPr>
            <w:tcW w:w="1400" w:type="dxa"/>
          </w:tcPr>
          <w:p w14:paraId="1F22BFB2" w14:textId="77777777" w:rsidR="00184A8A" w:rsidRDefault="00000000">
            <w:r>
              <w:t>0.328***</w:t>
            </w:r>
          </w:p>
        </w:tc>
        <w:tc>
          <w:tcPr>
            <w:tcW w:w="1500" w:type="dxa"/>
          </w:tcPr>
          <w:p w14:paraId="1320D61A" w14:textId="77777777" w:rsidR="00184A8A" w:rsidRDefault="00000000">
            <w:r>
              <w:t>0.464***</w:t>
            </w:r>
          </w:p>
        </w:tc>
        <w:tc>
          <w:tcPr>
            <w:tcW w:w="1550" w:type="dxa"/>
          </w:tcPr>
          <w:p w14:paraId="6DC24D07" w14:textId="77777777" w:rsidR="00184A8A" w:rsidRDefault="00000000">
            <w:r>
              <w:t>0.557**</w:t>
            </w:r>
          </w:p>
        </w:tc>
        <w:tc>
          <w:tcPr>
            <w:tcW w:w="1550" w:type="dxa"/>
          </w:tcPr>
          <w:p w14:paraId="5211FE7A" w14:textId="77777777" w:rsidR="00184A8A" w:rsidRDefault="00000000">
            <w:r>
              <w:t>0.644*</w:t>
            </w:r>
          </w:p>
        </w:tc>
      </w:tr>
      <w:tr w:rsidR="00184A8A" w14:paraId="256D7728" w14:textId="77777777" w:rsidTr="3DC018EE">
        <w:trPr>
          <w:trHeight w:val="300"/>
        </w:trPr>
        <w:tc>
          <w:tcPr>
            <w:tcW w:w="2400" w:type="dxa"/>
          </w:tcPr>
          <w:p w14:paraId="500BF372" w14:textId="77777777" w:rsidR="00184A8A" w:rsidRDefault="3DC018EE">
            <w:r>
              <w:t xml:space="preserve">  % Hispanic</w:t>
            </w:r>
          </w:p>
        </w:tc>
        <w:tc>
          <w:tcPr>
            <w:tcW w:w="1400" w:type="dxa"/>
          </w:tcPr>
          <w:p w14:paraId="75872CA9" w14:textId="77777777" w:rsidR="00184A8A" w:rsidRDefault="00000000">
            <w:r>
              <w:t>-0.612</w:t>
            </w:r>
          </w:p>
        </w:tc>
        <w:tc>
          <w:tcPr>
            <w:tcW w:w="1400" w:type="dxa"/>
          </w:tcPr>
          <w:p w14:paraId="5DC93DD6" w14:textId="77777777" w:rsidR="00184A8A" w:rsidRDefault="00000000">
            <w:r>
              <w:t>0.126***</w:t>
            </w:r>
          </w:p>
        </w:tc>
        <w:tc>
          <w:tcPr>
            <w:tcW w:w="1500" w:type="dxa"/>
          </w:tcPr>
          <w:p w14:paraId="0C5630E8" w14:textId="77777777" w:rsidR="00184A8A" w:rsidRDefault="00000000">
            <w:r>
              <w:t>0.205**</w:t>
            </w:r>
          </w:p>
        </w:tc>
        <w:tc>
          <w:tcPr>
            <w:tcW w:w="1550" w:type="dxa"/>
          </w:tcPr>
          <w:p w14:paraId="619EF8EA" w14:textId="77777777" w:rsidR="00184A8A" w:rsidRDefault="00000000">
            <w:r>
              <w:t>0.213**</w:t>
            </w:r>
          </w:p>
        </w:tc>
        <w:tc>
          <w:tcPr>
            <w:tcW w:w="1550" w:type="dxa"/>
          </w:tcPr>
          <w:p w14:paraId="2AC01189" w14:textId="77777777" w:rsidR="00184A8A" w:rsidRDefault="00000000">
            <w:r>
              <w:t>0.182***</w:t>
            </w:r>
          </w:p>
        </w:tc>
      </w:tr>
      <w:tr w:rsidR="00184A8A" w14:paraId="3EC49746" w14:textId="77777777" w:rsidTr="3DC018EE">
        <w:trPr>
          <w:trHeight w:val="300"/>
        </w:trPr>
        <w:tc>
          <w:tcPr>
            <w:tcW w:w="2400" w:type="dxa"/>
          </w:tcPr>
          <w:p w14:paraId="738110D2" w14:textId="77777777" w:rsidR="00184A8A" w:rsidRDefault="3DC018EE">
            <w:r>
              <w:t xml:space="preserve">  % Asian</w:t>
            </w:r>
          </w:p>
        </w:tc>
        <w:tc>
          <w:tcPr>
            <w:tcW w:w="1400" w:type="dxa"/>
          </w:tcPr>
          <w:p w14:paraId="396F3995" w14:textId="77777777" w:rsidR="00184A8A" w:rsidRDefault="00000000">
            <w:r>
              <w:t>-1.780</w:t>
            </w:r>
          </w:p>
        </w:tc>
        <w:tc>
          <w:tcPr>
            <w:tcW w:w="1400" w:type="dxa"/>
          </w:tcPr>
          <w:p w14:paraId="7B00D52E" w14:textId="77777777" w:rsidR="00184A8A" w:rsidRDefault="00000000">
            <w:r>
              <w:t>0.162***</w:t>
            </w:r>
          </w:p>
        </w:tc>
        <w:tc>
          <w:tcPr>
            <w:tcW w:w="1500" w:type="dxa"/>
          </w:tcPr>
          <w:p w14:paraId="69FF2D8F" w14:textId="77777777" w:rsidR="00184A8A" w:rsidRDefault="00000000">
            <w:r>
              <w:t>0.292***</w:t>
            </w:r>
          </w:p>
        </w:tc>
        <w:tc>
          <w:tcPr>
            <w:tcW w:w="1550" w:type="dxa"/>
          </w:tcPr>
          <w:p w14:paraId="7D83BDB5" w14:textId="77777777" w:rsidR="00184A8A" w:rsidRDefault="00000000">
            <w:r>
              <w:t>0.344***</w:t>
            </w:r>
          </w:p>
        </w:tc>
        <w:tc>
          <w:tcPr>
            <w:tcW w:w="1550" w:type="dxa"/>
          </w:tcPr>
          <w:p w14:paraId="4211C523" w14:textId="77777777" w:rsidR="00184A8A" w:rsidRDefault="00000000">
            <w:r>
              <w:t>0.339***</w:t>
            </w:r>
          </w:p>
        </w:tc>
      </w:tr>
      <w:tr w:rsidR="00184A8A" w14:paraId="18BD6095" w14:textId="77777777" w:rsidTr="3DC018EE">
        <w:trPr>
          <w:trHeight w:val="300"/>
        </w:trPr>
        <w:tc>
          <w:tcPr>
            <w:tcW w:w="2400" w:type="dxa"/>
          </w:tcPr>
          <w:p w14:paraId="16EC1DD1" w14:textId="77777777" w:rsidR="00184A8A" w:rsidRDefault="3DC018EE">
            <w:r>
              <w:t xml:space="preserve">  Poverty rate</w:t>
            </w:r>
          </w:p>
        </w:tc>
        <w:tc>
          <w:tcPr>
            <w:tcW w:w="1400" w:type="dxa"/>
          </w:tcPr>
          <w:p w14:paraId="7B40960A" w14:textId="77777777" w:rsidR="00184A8A" w:rsidRDefault="00000000">
            <w:r>
              <w:t>-0.228</w:t>
            </w:r>
          </w:p>
        </w:tc>
        <w:tc>
          <w:tcPr>
            <w:tcW w:w="1400" w:type="dxa"/>
          </w:tcPr>
          <w:p w14:paraId="77C909E5" w14:textId="77777777" w:rsidR="00184A8A" w:rsidRDefault="00000000">
            <w:r>
              <w:t>0.562</w:t>
            </w:r>
          </w:p>
        </w:tc>
        <w:tc>
          <w:tcPr>
            <w:tcW w:w="1500" w:type="dxa"/>
          </w:tcPr>
          <w:p w14:paraId="768D9797" w14:textId="77777777" w:rsidR="00184A8A" w:rsidRDefault="00000000">
            <w:r>
              <w:t>0.681</w:t>
            </w:r>
          </w:p>
        </w:tc>
        <w:tc>
          <w:tcPr>
            <w:tcW w:w="1550" w:type="dxa"/>
          </w:tcPr>
          <w:p w14:paraId="30FD705F" w14:textId="77777777" w:rsidR="00184A8A" w:rsidRDefault="00000000">
            <w:r>
              <w:t>0.710</w:t>
            </w:r>
          </w:p>
        </w:tc>
        <w:tc>
          <w:tcPr>
            <w:tcW w:w="1550" w:type="dxa"/>
          </w:tcPr>
          <w:p w14:paraId="05CCB160" w14:textId="77777777" w:rsidR="00184A8A" w:rsidRDefault="00000000">
            <w:r>
              <w:t>0.682</w:t>
            </w:r>
          </w:p>
        </w:tc>
      </w:tr>
      <w:tr w:rsidR="00184A8A" w14:paraId="10DE1BA3" w14:textId="77777777" w:rsidTr="3DC018EE">
        <w:trPr>
          <w:trHeight w:val="300"/>
        </w:trPr>
        <w:tc>
          <w:tcPr>
            <w:tcW w:w="2400" w:type="dxa"/>
          </w:tcPr>
          <w:p w14:paraId="342EEA27" w14:textId="77777777" w:rsidR="00184A8A" w:rsidRDefault="3DC018EE">
            <w:r>
              <w:rPr>
                <w:b/>
                <w:bCs/>
              </w:rPr>
              <w:t>EV chargers (aggregate)</w:t>
            </w:r>
          </w:p>
        </w:tc>
        <w:tc>
          <w:tcPr>
            <w:tcW w:w="1400" w:type="dxa"/>
          </w:tcPr>
          <w:p w14:paraId="06D9B296" w14:textId="77777777" w:rsidR="00184A8A" w:rsidRDefault="00184A8A"/>
        </w:tc>
        <w:tc>
          <w:tcPr>
            <w:tcW w:w="1400" w:type="dxa"/>
          </w:tcPr>
          <w:p w14:paraId="68A4E4DA" w14:textId="77777777" w:rsidR="00184A8A" w:rsidRDefault="00184A8A"/>
        </w:tc>
        <w:tc>
          <w:tcPr>
            <w:tcW w:w="1500" w:type="dxa"/>
          </w:tcPr>
          <w:p w14:paraId="18EC8086" w14:textId="77777777" w:rsidR="00184A8A" w:rsidRDefault="00184A8A"/>
        </w:tc>
        <w:tc>
          <w:tcPr>
            <w:tcW w:w="1550" w:type="dxa"/>
          </w:tcPr>
          <w:p w14:paraId="440B5BC9" w14:textId="77777777" w:rsidR="00184A8A" w:rsidRDefault="00184A8A"/>
        </w:tc>
        <w:tc>
          <w:tcPr>
            <w:tcW w:w="1550" w:type="dxa"/>
          </w:tcPr>
          <w:p w14:paraId="02CD1653" w14:textId="77777777" w:rsidR="00184A8A" w:rsidRDefault="00184A8A"/>
        </w:tc>
      </w:tr>
      <w:tr w:rsidR="00184A8A" w14:paraId="3FC5D10B" w14:textId="77777777" w:rsidTr="3DC018EE">
        <w:trPr>
          <w:trHeight w:val="300"/>
        </w:trPr>
        <w:tc>
          <w:tcPr>
            <w:tcW w:w="2400" w:type="dxa"/>
          </w:tcPr>
          <w:p w14:paraId="33D6F982" w14:textId="77777777" w:rsidR="00184A8A" w:rsidRDefault="3DC018EE">
            <w:r>
              <w:t xml:space="preserve">  Log median income</w:t>
            </w:r>
          </w:p>
        </w:tc>
        <w:tc>
          <w:tcPr>
            <w:tcW w:w="1400" w:type="dxa"/>
          </w:tcPr>
          <w:p w14:paraId="592ED108" w14:textId="77777777" w:rsidR="00184A8A" w:rsidRDefault="00000000">
            <w:r>
              <w:t>0.164</w:t>
            </w:r>
          </w:p>
        </w:tc>
        <w:tc>
          <w:tcPr>
            <w:tcW w:w="1400" w:type="dxa"/>
          </w:tcPr>
          <w:p w14:paraId="741613D1" w14:textId="77777777" w:rsidR="00184A8A" w:rsidRDefault="00000000">
            <w:r>
              <w:t>0.098</w:t>
            </w:r>
          </w:p>
        </w:tc>
        <w:tc>
          <w:tcPr>
            <w:tcW w:w="1500" w:type="dxa"/>
          </w:tcPr>
          <w:p w14:paraId="0E03390E" w14:textId="77777777" w:rsidR="00184A8A" w:rsidRDefault="00000000">
            <w:r>
              <w:t>0.130</w:t>
            </w:r>
          </w:p>
        </w:tc>
        <w:tc>
          <w:tcPr>
            <w:tcW w:w="1550" w:type="dxa"/>
          </w:tcPr>
          <w:p w14:paraId="2CB098CA" w14:textId="77777777" w:rsidR="00184A8A" w:rsidRDefault="00000000">
            <w:r>
              <w:t>0.120</w:t>
            </w:r>
          </w:p>
        </w:tc>
        <w:tc>
          <w:tcPr>
            <w:tcW w:w="1550" w:type="dxa"/>
          </w:tcPr>
          <w:p w14:paraId="0DE25AE6" w14:textId="77777777" w:rsidR="00184A8A" w:rsidRDefault="00000000">
            <w:r>
              <w:t>0.102</w:t>
            </w:r>
          </w:p>
        </w:tc>
      </w:tr>
      <w:tr w:rsidR="00184A8A" w14:paraId="0694B35F" w14:textId="77777777" w:rsidTr="3DC018EE">
        <w:trPr>
          <w:trHeight w:val="300"/>
        </w:trPr>
        <w:tc>
          <w:tcPr>
            <w:tcW w:w="2400" w:type="dxa"/>
          </w:tcPr>
          <w:p w14:paraId="22F16246" w14:textId="77777777" w:rsidR="00184A8A" w:rsidRDefault="3DC018EE">
            <w:r>
              <w:t xml:space="preserve">  % Black</w:t>
            </w:r>
          </w:p>
        </w:tc>
        <w:tc>
          <w:tcPr>
            <w:tcW w:w="1400" w:type="dxa"/>
          </w:tcPr>
          <w:p w14:paraId="2153D1A7" w14:textId="77777777" w:rsidR="00184A8A" w:rsidRDefault="00000000">
            <w:r>
              <w:t>-0.007</w:t>
            </w:r>
          </w:p>
        </w:tc>
        <w:tc>
          <w:tcPr>
            <w:tcW w:w="1400" w:type="dxa"/>
          </w:tcPr>
          <w:p w14:paraId="279EAC51" w14:textId="77777777" w:rsidR="00184A8A" w:rsidRDefault="00000000">
            <w:r>
              <w:t>0.343</w:t>
            </w:r>
          </w:p>
        </w:tc>
        <w:tc>
          <w:tcPr>
            <w:tcW w:w="1500" w:type="dxa"/>
          </w:tcPr>
          <w:p w14:paraId="0D455F31" w14:textId="77777777" w:rsidR="00184A8A" w:rsidRDefault="00000000">
            <w:r>
              <w:t>0.275</w:t>
            </w:r>
          </w:p>
        </w:tc>
        <w:tc>
          <w:tcPr>
            <w:tcW w:w="1550" w:type="dxa"/>
          </w:tcPr>
          <w:p w14:paraId="3961A462" w14:textId="77777777" w:rsidR="00184A8A" w:rsidRDefault="00000000">
            <w:r>
              <w:t>0.294</w:t>
            </w:r>
          </w:p>
        </w:tc>
        <w:tc>
          <w:tcPr>
            <w:tcW w:w="1550" w:type="dxa"/>
          </w:tcPr>
          <w:p w14:paraId="71EC0550" w14:textId="77777777" w:rsidR="00184A8A" w:rsidRDefault="00000000">
            <w:r>
              <w:t>0.285</w:t>
            </w:r>
          </w:p>
        </w:tc>
      </w:tr>
      <w:tr w:rsidR="00184A8A" w14:paraId="161CE5CC" w14:textId="77777777" w:rsidTr="3DC018EE">
        <w:trPr>
          <w:trHeight w:val="300"/>
        </w:trPr>
        <w:tc>
          <w:tcPr>
            <w:tcW w:w="2400" w:type="dxa"/>
          </w:tcPr>
          <w:p w14:paraId="11B1E6CE" w14:textId="77777777" w:rsidR="00184A8A" w:rsidRDefault="3DC018EE">
            <w:r>
              <w:t xml:space="preserve">  % Hispanic</w:t>
            </w:r>
          </w:p>
        </w:tc>
        <w:tc>
          <w:tcPr>
            <w:tcW w:w="1400" w:type="dxa"/>
          </w:tcPr>
          <w:p w14:paraId="70F03584" w14:textId="77777777" w:rsidR="00184A8A" w:rsidRDefault="00000000">
            <w:r>
              <w:t>-0.399</w:t>
            </w:r>
          </w:p>
        </w:tc>
        <w:tc>
          <w:tcPr>
            <w:tcW w:w="1400" w:type="dxa"/>
          </w:tcPr>
          <w:p w14:paraId="4A41EA23" w14:textId="77777777" w:rsidR="00184A8A" w:rsidRDefault="00000000">
            <w:r>
              <w:t>0.105***</w:t>
            </w:r>
          </w:p>
        </w:tc>
        <w:tc>
          <w:tcPr>
            <w:tcW w:w="1500" w:type="dxa"/>
          </w:tcPr>
          <w:p w14:paraId="5DC00AD1" w14:textId="77777777" w:rsidR="00184A8A" w:rsidRDefault="00000000">
            <w:r>
              <w:t>0.156*</w:t>
            </w:r>
          </w:p>
        </w:tc>
        <w:tc>
          <w:tcPr>
            <w:tcW w:w="1550" w:type="dxa"/>
          </w:tcPr>
          <w:p w14:paraId="2B6BE66B" w14:textId="77777777" w:rsidR="00184A8A" w:rsidRDefault="00000000">
            <w:r>
              <w:t>0.165*</w:t>
            </w:r>
          </w:p>
        </w:tc>
        <w:tc>
          <w:tcPr>
            <w:tcW w:w="1550" w:type="dxa"/>
          </w:tcPr>
          <w:p w14:paraId="65735F53" w14:textId="77777777" w:rsidR="00184A8A" w:rsidRDefault="00000000">
            <w:r>
              <w:t>0.173*</w:t>
            </w:r>
          </w:p>
        </w:tc>
      </w:tr>
      <w:tr w:rsidR="00184A8A" w14:paraId="4B204611" w14:textId="77777777" w:rsidTr="3DC018EE">
        <w:trPr>
          <w:trHeight w:val="300"/>
        </w:trPr>
        <w:tc>
          <w:tcPr>
            <w:tcW w:w="2400" w:type="dxa"/>
          </w:tcPr>
          <w:p w14:paraId="6DA87323" w14:textId="77777777" w:rsidR="00184A8A" w:rsidRDefault="3DC018EE">
            <w:r>
              <w:t xml:space="preserve">  % Asian</w:t>
            </w:r>
          </w:p>
        </w:tc>
        <w:tc>
          <w:tcPr>
            <w:tcW w:w="1400" w:type="dxa"/>
          </w:tcPr>
          <w:p w14:paraId="7255F01C" w14:textId="77777777" w:rsidR="00184A8A" w:rsidRDefault="00000000">
            <w:r>
              <w:t>0.410</w:t>
            </w:r>
          </w:p>
        </w:tc>
        <w:tc>
          <w:tcPr>
            <w:tcW w:w="1400" w:type="dxa"/>
          </w:tcPr>
          <w:p w14:paraId="65E95FAD" w14:textId="77777777" w:rsidR="00184A8A" w:rsidRDefault="00000000">
            <w:r>
              <w:t>0.146**</w:t>
            </w:r>
          </w:p>
        </w:tc>
        <w:tc>
          <w:tcPr>
            <w:tcW w:w="1500" w:type="dxa"/>
          </w:tcPr>
          <w:p w14:paraId="45085347" w14:textId="77777777" w:rsidR="00184A8A" w:rsidRDefault="00000000">
            <w:r>
              <w:t>0.207*</w:t>
            </w:r>
          </w:p>
        </w:tc>
        <w:tc>
          <w:tcPr>
            <w:tcW w:w="1550" w:type="dxa"/>
          </w:tcPr>
          <w:p w14:paraId="6B6FA60E" w14:textId="77777777" w:rsidR="00184A8A" w:rsidRDefault="00000000">
            <w:r>
              <w:t>0.218</w:t>
            </w:r>
          </w:p>
        </w:tc>
        <w:tc>
          <w:tcPr>
            <w:tcW w:w="1550" w:type="dxa"/>
          </w:tcPr>
          <w:p w14:paraId="35424A11" w14:textId="77777777" w:rsidR="00184A8A" w:rsidRDefault="00000000">
            <w:r>
              <w:t>0.197*</w:t>
            </w:r>
          </w:p>
        </w:tc>
      </w:tr>
      <w:tr w:rsidR="00184A8A" w14:paraId="0037C1BD" w14:textId="77777777" w:rsidTr="3DC018EE">
        <w:trPr>
          <w:trHeight w:val="300"/>
        </w:trPr>
        <w:tc>
          <w:tcPr>
            <w:tcW w:w="2400" w:type="dxa"/>
          </w:tcPr>
          <w:p w14:paraId="302CD67D" w14:textId="77777777" w:rsidR="00184A8A" w:rsidRDefault="3DC018EE">
            <w:r>
              <w:t xml:space="preserve">  Poverty rate</w:t>
            </w:r>
          </w:p>
        </w:tc>
        <w:tc>
          <w:tcPr>
            <w:tcW w:w="1400" w:type="dxa"/>
          </w:tcPr>
          <w:p w14:paraId="432D4ADB" w14:textId="77777777" w:rsidR="00184A8A" w:rsidRDefault="00000000">
            <w:r>
              <w:t>2.003</w:t>
            </w:r>
          </w:p>
        </w:tc>
        <w:tc>
          <w:tcPr>
            <w:tcW w:w="1400" w:type="dxa"/>
          </w:tcPr>
          <w:p w14:paraId="3B9D9E68" w14:textId="77777777" w:rsidR="00184A8A" w:rsidRDefault="00000000">
            <w:r>
              <w:t>0.497***</w:t>
            </w:r>
          </w:p>
        </w:tc>
        <w:tc>
          <w:tcPr>
            <w:tcW w:w="1500" w:type="dxa"/>
          </w:tcPr>
          <w:p w14:paraId="28D2D65F" w14:textId="77777777" w:rsidR="00184A8A" w:rsidRDefault="00000000">
            <w:r>
              <w:t>0.641**</w:t>
            </w:r>
          </w:p>
        </w:tc>
        <w:tc>
          <w:tcPr>
            <w:tcW w:w="1550" w:type="dxa"/>
          </w:tcPr>
          <w:p w14:paraId="3B76C524" w14:textId="77777777" w:rsidR="00184A8A" w:rsidRDefault="00000000">
            <w:r>
              <w:t>0.674**</w:t>
            </w:r>
          </w:p>
        </w:tc>
        <w:tc>
          <w:tcPr>
            <w:tcW w:w="1550" w:type="dxa"/>
          </w:tcPr>
          <w:p w14:paraId="5675CC9F" w14:textId="77777777" w:rsidR="00184A8A" w:rsidRDefault="00000000">
            <w:r>
              <w:t>0.692**</w:t>
            </w:r>
          </w:p>
        </w:tc>
      </w:tr>
    </w:tbl>
    <w:p w14:paraId="76101832" w14:textId="77777777" w:rsidR="00B86A12" w:rsidRDefault="00000000">
      <w:pPr>
        <w:pStyle w:val="Heading1"/>
      </w:pPr>
      <w:r>
        <w:t>References</w:t>
      </w:r>
    </w:p>
    <w:bookmarkStart w:id="98" w:name="_Ref_bib1" w:displacedByCustomXml="next"/>
    <w:sdt>
      <w:sdtPr>
        <w:rPr>
          <w:rFonts w:cs="Times New Roman"/>
          <w:color w:val="000000"/>
        </w:rPr>
        <w:tag w:val="MENDELEY_BIBLIOGRAPHY"/>
        <w:id w:val="-1455015959"/>
      </w:sdtPr>
      <w:sdtContent>
        <w:p w14:paraId="76A39857" w14:textId="77777777" w:rsidR="005C73E3" w:rsidRPr="005C73E3" w:rsidRDefault="005C73E3">
          <w:pPr>
            <w:autoSpaceDE w:val="0"/>
            <w:autoSpaceDN w:val="0"/>
            <w:ind w:hanging="640"/>
            <w:divId w:val="1927960972"/>
            <w:rPr>
              <w:rFonts w:eastAsia="Times New Roman" w:cs="Times New Roman"/>
              <w:color w:val="000000"/>
              <w:szCs w:val="24"/>
            </w:rPr>
          </w:pPr>
          <w:r w:rsidRPr="005C73E3">
            <w:rPr>
              <w:rFonts w:eastAsia="Times New Roman" w:cs="Times New Roman"/>
              <w:color w:val="000000"/>
            </w:rPr>
            <w:t>[1]</w:t>
          </w:r>
          <w:r w:rsidRPr="005C73E3">
            <w:rPr>
              <w:rFonts w:eastAsia="Times New Roman" w:cs="Times New Roman"/>
              <w:color w:val="000000"/>
            </w:rPr>
            <w:tab/>
            <w:t xml:space="preserve">B. R. Lukanov and E. M. Krieger, “Distributed solar and environmental justice: Exploring the demographic and socio-economic trends of residential PV adoption in California,” </w:t>
          </w:r>
          <w:r w:rsidRPr="005C73E3">
            <w:rPr>
              <w:rFonts w:eastAsia="Times New Roman" w:cs="Times New Roman"/>
              <w:i/>
              <w:iCs/>
              <w:color w:val="000000"/>
            </w:rPr>
            <w:t>Energy Policy</w:t>
          </w:r>
          <w:r w:rsidRPr="005C73E3">
            <w:rPr>
              <w:rFonts w:eastAsia="Times New Roman" w:cs="Times New Roman"/>
              <w:color w:val="000000"/>
            </w:rPr>
            <w:t>, vol. 134, 2019, doi:</w:t>
          </w:r>
          <w:hyperlink r:id="rId43" w:history="1">
            <w:r>
              <w:t>10.1016/j</w:t>
            </w:r>
          </w:hyperlink>
          <w:r>
            <w:t>.enpol.2019.110935.</w:t>
          </w:r>
          <w:bookmarkEnd w:id="98"/>
        </w:p>
        <w:p w14:paraId="7D182EC6" w14:textId="77777777" w:rsidR="005C73E3" w:rsidRPr="005C73E3" w:rsidRDefault="005C73E3">
          <w:pPr>
            <w:autoSpaceDE w:val="0"/>
            <w:autoSpaceDN w:val="0"/>
            <w:ind w:hanging="640"/>
            <w:divId w:val="832456146"/>
            <w:rPr>
              <w:rFonts w:eastAsia="Times New Roman" w:cs="Times New Roman"/>
              <w:color w:val="000000"/>
            </w:rPr>
          </w:pPr>
          <w:bookmarkStart w:id="99" w:name="_Ref_bib2"/>
          <w:r w:rsidRPr="005C73E3">
            <w:rPr>
              <w:rFonts w:eastAsia="Times New Roman" w:cs="Times New Roman"/>
              <w:color w:val="000000"/>
            </w:rPr>
            <w:t>[2]</w:t>
          </w:r>
          <w:r w:rsidRPr="005C73E3">
            <w:rPr>
              <w:rFonts w:eastAsia="Times New Roman" w:cs="Times New Roman"/>
              <w:color w:val="000000"/>
            </w:rPr>
            <w:tab/>
            <w:t xml:space="preserve">D. A. Sunter, S. Castellanos, and D. M. Kammen, “Disparities in rooftop photovoltaics deployment in the United States by race and ethnicity,” </w:t>
          </w:r>
          <w:r w:rsidRPr="005C73E3">
            <w:rPr>
              <w:rFonts w:eastAsia="Times New Roman" w:cs="Times New Roman"/>
              <w:i/>
              <w:iCs/>
              <w:color w:val="000000"/>
            </w:rPr>
            <w:t>Nat. Sustain.</w:t>
          </w:r>
          <w:r w:rsidRPr="005C73E3">
            <w:rPr>
              <w:rFonts w:eastAsia="Times New Roman" w:cs="Times New Roman"/>
              <w:color w:val="000000"/>
            </w:rPr>
            <w:t>, vol. 2, no. 1, pp. 71–76, Jan. 2019, doi:</w:t>
          </w:r>
          <w:hyperlink r:id="rId44" w:history="1">
            <w:r>
              <w:t>10.1038/s41893-018-0204-z</w:t>
            </w:r>
          </w:hyperlink>
          <w:r>
            <w:t>.</w:t>
          </w:r>
          <w:bookmarkEnd w:id="99"/>
        </w:p>
        <w:p w14:paraId="23C754CC" w14:textId="77777777" w:rsidR="005C73E3" w:rsidRPr="005C73E3" w:rsidRDefault="005C73E3">
          <w:pPr>
            <w:autoSpaceDE w:val="0"/>
            <w:autoSpaceDN w:val="0"/>
            <w:ind w:hanging="640"/>
            <w:divId w:val="246692011"/>
            <w:rPr>
              <w:rFonts w:eastAsia="Times New Roman" w:cs="Times New Roman"/>
              <w:color w:val="000000"/>
            </w:rPr>
          </w:pPr>
          <w:bookmarkStart w:id="100" w:name="_Ref_bib3"/>
          <w:r w:rsidRPr="005C73E3">
            <w:rPr>
              <w:rFonts w:eastAsia="Times New Roman" w:cs="Times New Roman"/>
              <w:color w:val="000000"/>
            </w:rPr>
            <w:lastRenderedPageBreak/>
            <w:t>[3]</w:t>
          </w:r>
          <w:r w:rsidRPr="005C73E3">
            <w:rPr>
              <w:rFonts w:eastAsia="Times New Roman" w:cs="Times New Roman"/>
              <w:color w:val="000000"/>
            </w:rPr>
            <w:tab/>
            <w:t xml:space="preserve">L. Kurdgelashvili, C. H. Shih, F. Yang, and M. Garg, “An empirical analysis of county-level residential PV adoption in California,” </w:t>
          </w:r>
          <w:r w:rsidRPr="005C73E3">
            <w:rPr>
              <w:rFonts w:eastAsia="Times New Roman" w:cs="Times New Roman"/>
              <w:i/>
              <w:iCs/>
              <w:color w:val="000000"/>
            </w:rPr>
            <w:t>Technol. Forecast. Soc. Change</w:t>
          </w:r>
          <w:r w:rsidRPr="005C73E3">
            <w:rPr>
              <w:rFonts w:eastAsia="Times New Roman" w:cs="Times New Roman"/>
              <w:color w:val="000000"/>
            </w:rPr>
            <w:t>, vol. 139, 2019, doi:</w:t>
          </w:r>
          <w:hyperlink r:id="rId45" w:history="1">
            <w:r>
              <w:t>10.1016/j</w:t>
            </w:r>
          </w:hyperlink>
          <w:r>
            <w:t>.techfore.2018.11.021.</w:t>
          </w:r>
          <w:bookmarkEnd w:id="100"/>
        </w:p>
        <w:p w14:paraId="310CDB1F" w14:textId="77777777" w:rsidR="005C73E3" w:rsidRPr="005C73E3" w:rsidRDefault="005C73E3">
          <w:pPr>
            <w:autoSpaceDE w:val="0"/>
            <w:autoSpaceDN w:val="0"/>
            <w:ind w:hanging="640"/>
            <w:divId w:val="65810408"/>
            <w:rPr>
              <w:rFonts w:eastAsia="Times New Roman" w:cs="Times New Roman"/>
              <w:color w:val="000000"/>
            </w:rPr>
          </w:pPr>
          <w:bookmarkStart w:id="101" w:name="_Ref_bib4"/>
          <w:r w:rsidRPr="005C73E3">
            <w:rPr>
              <w:rFonts w:eastAsia="Times New Roman" w:cs="Times New Roman"/>
              <w:color w:val="000000"/>
            </w:rPr>
            <w:t>[4]</w:t>
          </w:r>
          <w:r w:rsidRPr="005C73E3">
            <w:rPr>
              <w:rFonts w:eastAsia="Times New Roman" w:cs="Times New Roman"/>
              <w:color w:val="000000"/>
            </w:rPr>
            <w:tab/>
            <w:t xml:space="preserve">T. G. Reames, “Distributional disparities in residential rooftop solar potential and penetration in four cities in the United States,” </w:t>
          </w:r>
          <w:r w:rsidRPr="005C73E3">
            <w:rPr>
              <w:rFonts w:eastAsia="Times New Roman" w:cs="Times New Roman"/>
              <w:i/>
              <w:iCs/>
              <w:color w:val="000000"/>
            </w:rPr>
            <w:t>Energy Res. Soc. Sci.</w:t>
          </w:r>
          <w:r w:rsidRPr="005C73E3">
            <w:rPr>
              <w:rFonts w:eastAsia="Times New Roman" w:cs="Times New Roman"/>
              <w:color w:val="000000"/>
            </w:rPr>
            <w:t>, vol. 69, p. 101612, Nov. 2020, doi:</w:t>
          </w:r>
          <w:hyperlink r:id="rId46" w:history="1">
            <w:r>
              <w:t>10.1016/J</w:t>
            </w:r>
          </w:hyperlink>
          <w:r>
            <w:t>.ERSS.2020.101612.</w:t>
          </w:r>
          <w:bookmarkEnd w:id="101"/>
        </w:p>
        <w:p w14:paraId="553EF2E7" w14:textId="77777777" w:rsidR="005C73E3" w:rsidRPr="005C73E3" w:rsidRDefault="005C73E3">
          <w:pPr>
            <w:autoSpaceDE w:val="0"/>
            <w:autoSpaceDN w:val="0"/>
            <w:ind w:hanging="640"/>
            <w:divId w:val="177813034"/>
            <w:rPr>
              <w:rFonts w:eastAsia="Times New Roman" w:cs="Times New Roman"/>
              <w:color w:val="000000"/>
            </w:rPr>
          </w:pPr>
          <w:bookmarkStart w:id="102" w:name="_Ref_bib5"/>
          <w:r w:rsidRPr="005C73E3">
            <w:rPr>
              <w:rFonts w:eastAsia="Times New Roman" w:cs="Times New Roman"/>
              <w:color w:val="000000"/>
            </w:rPr>
            <w:t>[5]</w:t>
          </w:r>
          <w:r w:rsidRPr="005C73E3">
            <w:rPr>
              <w:rFonts w:eastAsia="Times New Roman" w:cs="Times New Roman"/>
              <w:color w:val="000000"/>
            </w:rPr>
            <w:tab/>
            <w:t xml:space="preserve">N. R. Darghouth, E. O’Shaughnessy, S. Forrester, and G. Barbose, “Characterizing local rooftop solar adoption inequity in the US,” </w:t>
          </w:r>
          <w:r w:rsidRPr="005C73E3">
            <w:rPr>
              <w:rFonts w:eastAsia="Times New Roman" w:cs="Times New Roman"/>
              <w:i/>
              <w:iCs/>
              <w:color w:val="000000"/>
            </w:rPr>
            <w:t>Environmental Research Letters</w:t>
          </w:r>
          <w:r w:rsidRPr="005C73E3">
            <w:rPr>
              <w:rFonts w:eastAsia="Times New Roman" w:cs="Times New Roman"/>
              <w:color w:val="000000"/>
            </w:rPr>
            <w:t>, vol. 17, no. 3, p. 034028, Feb. 2022, doi:</w:t>
          </w:r>
          <w:hyperlink r:id="rId47" w:history="1">
            <w:r>
              <w:t>10.1088/1748-9326/AC4FDC</w:t>
            </w:r>
          </w:hyperlink>
          <w:r>
            <w:t>.</w:t>
          </w:r>
          <w:bookmarkEnd w:id="102"/>
        </w:p>
        <w:p w14:paraId="6AF95C0F" w14:textId="77777777" w:rsidR="005C73E3" w:rsidRPr="005C73E3" w:rsidRDefault="005C73E3">
          <w:pPr>
            <w:autoSpaceDE w:val="0"/>
            <w:autoSpaceDN w:val="0"/>
            <w:ind w:hanging="640"/>
            <w:divId w:val="512375084"/>
            <w:rPr>
              <w:rFonts w:eastAsia="Times New Roman" w:cs="Times New Roman"/>
              <w:color w:val="000000"/>
            </w:rPr>
          </w:pPr>
          <w:bookmarkStart w:id="103" w:name="_Ref_bib6"/>
          <w:r w:rsidRPr="005C73E3">
            <w:rPr>
              <w:rFonts w:eastAsia="Times New Roman" w:cs="Times New Roman"/>
              <w:color w:val="000000"/>
            </w:rPr>
            <w:t>[6]</w:t>
          </w:r>
          <w:r w:rsidRPr="005C73E3">
            <w:rPr>
              <w:rFonts w:eastAsia="Times New Roman" w:cs="Times New Roman"/>
              <w:color w:val="000000"/>
            </w:rPr>
            <w:tab/>
            <w:t>C. Sigrist, A. Lechowicz, J. Champ, N. Bashir, and M. Hajiesmaili, “Lost in Siting: The Hidden Carbon Cost of Inequitable Residential Solar Installations,” Jan. 2025, [Online]. Available:</w:t>
          </w:r>
          <w:hyperlink r:id="rId48" w:history="1">
            <w:r>
              <w:t>http://arxiv.org/abs/2501.13868</w:t>
            </w:r>
          </w:hyperlink>
          <w:bookmarkEnd w:id="103"/>
        </w:p>
        <w:p w14:paraId="7B4DAAF9" w14:textId="77777777" w:rsidR="005C73E3" w:rsidRPr="005C73E3" w:rsidRDefault="005C73E3">
          <w:pPr>
            <w:autoSpaceDE w:val="0"/>
            <w:autoSpaceDN w:val="0"/>
            <w:ind w:hanging="640"/>
            <w:divId w:val="332071241"/>
            <w:rPr>
              <w:rFonts w:eastAsia="Times New Roman" w:cs="Times New Roman"/>
              <w:color w:val="000000"/>
            </w:rPr>
          </w:pPr>
          <w:bookmarkStart w:id="104" w:name="_Ref_bib7"/>
          <w:r w:rsidRPr="005C73E3">
            <w:rPr>
              <w:rFonts w:eastAsia="Times New Roman" w:cs="Times New Roman"/>
              <w:color w:val="000000"/>
            </w:rPr>
            <w:t>[7]</w:t>
          </w:r>
          <w:r w:rsidRPr="005C73E3">
            <w:rPr>
              <w:rFonts w:eastAsia="Times New Roman" w:cs="Times New Roman"/>
              <w:color w:val="000000"/>
            </w:rPr>
            <w:tab/>
            <w:t>A. Drehobl, L. Ross, R. Ayala, A. Zaman, and J. Amann, “An Assessment of National and Metropolitan Energy Burden across the United States SEPTEMBER 2020 How High Are Household Energy Burdens?,” 2020.</w:t>
          </w:r>
          <w:bookmarkEnd w:id="104"/>
        </w:p>
        <w:p w14:paraId="6DA51880" w14:textId="77777777" w:rsidR="005C73E3" w:rsidRPr="005C73E3" w:rsidRDefault="005C73E3">
          <w:pPr>
            <w:autoSpaceDE w:val="0"/>
            <w:autoSpaceDN w:val="0"/>
            <w:ind w:hanging="640"/>
            <w:divId w:val="977800147"/>
            <w:rPr>
              <w:rFonts w:eastAsia="Times New Roman" w:cs="Times New Roman"/>
              <w:color w:val="000000"/>
            </w:rPr>
          </w:pPr>
          <w:bookmarkStart w:id="105" w:name="_Ref_bib8"/>
          <w:r w:rsidRPr="005C73E3">
            <w:rPr>
              <w:rFonts w:eastAsia="Times New Roman" w:cs="Times New Roman"/>
              <w:color w:val="000000"/>
            </w:rPr>
            <w:t>[8]</w:t>
          </w:r>
          <w:r w:rsidRPr="005C73E3">
            <w:rPr>
              <w:rFonts w:eastAsia="Times New Roman" w:cs="Times New Roman"/>
              <w:color w:val="000000"/>
            </w:rPr>
            <w:tab/>
            <w:t>The Greenlining Institute, “Demystifying Equity in California’s Energy Grid Transition,” Jul. 25, 2024. [Online]. Available:</w:t>
          </w:r>
          <w:hyperlink r:id="rId49" w:history="1">
            <w:r>
              <w:t>https://greenlining.org/2024/demystifying-equity-in-californias-energy-grid-transition/</w:t>
            </w:r>
          </w:hyperlink>
          <w:bookmarkEnd w:id="105"/>
        </w:p>
        <w:p w14:paraId="71A9E50D" w14:textId="77777777" w:rsidR="005C73E3" w:rsidRPr="005C73E3" w:rsidRDefault="005C73E3">
          <w:pPr>
            <w:autoSpaceDE w:val="0"/>
            <w:autoSpaceDN w:val="0"/>
            <w:ind w:hanging="640"/>
            <w:divId w:val="7680994"/>
            <w:rPr>
              <w:rFonts w:eastAsia="Times New Roman" w:cs="Times New Roman"/>
              <w:color w:val="000000"/>
            </w:rPr>
          </w:pPr>
          <w:bookmarkStart w:id="106" w:name="_Ref_bib9"/>
          <w:r w:rsidRPr="005C73E3">
            <w:rPr>
              <w:rFonts w:eastAsia="Times New Roman" w:cs="Times New Roman"/>
              <w:color w:val="000000"/>
            </w:rPr>
            <w:t>[9]</w:t>
          </w:r>
          <w:r w:rsidRPr="005C73E3">
            <w:rPr>
              <w:rFonts w:eastAsia="Times New Roman" w:cs="Times New Roman"/>
              <w:color w:val="000000"/>
            </w:rPr>
            <w:tab/>
            <w:t xml:space="preserve">T. Light, E. McIntosh, and O. Stephenson, “Advancing Equity in Access to Distributed Energy Resources in California,” </w:t>
          </w:r>
          <w:r w:rsidRPr="005C73E3">
            <w:rPr>
              <w:rFonts w:eastAsia="Times New Roman" w:cs="Times New Roman"/>
              <w:i/>
              <w:iCs/>
              <w:color w:val="000000"/>
            </w:rPr>
            <w:t>Journal of Science Policy &amp; Governance</w:t>
          </w:r>
          <w:r w:rsidRPr="005C73E3">
            <w:rPr>
              <w:rFonts w:eastAsia="Times New Roman" w:cs="Times New Roman"/>
              <w:color w:val="000000"/>
            </w:rPr>
            <w:t>, 2022, doi:</w:t>
          </w:r>
          <w:hyperlink r:id="rId50" w:history="1">
            <w:r>
              <w:t>10.38126/jspg200106</w:t>
            </w:r>
          </w:hyperlink>
          <w:r>
            <w:t>.</w:t>
          </w:r>
          <w:bookmarkEnd w:id="106"/>
        </w:p>
        <w:p w14:paraId="1DC51BFC" w14:textId="77777777" w:rsidR="005C73E3" w:rsidRPr="005C73E3" w:rsidRDefault="005C73E3">
          <w:pPr>
            <w:autoSpaceDE w:val="0"/>
            <w:autoSpaceDN w:val="0"/>
            <w:ind w:hanging="640"/>
            <w:divId w:val="1398741142"/>
            <w:rPr>
              <w:rFonts w:eastAsia="Times New Roman" w:cs="Times New Roman"/>
              <w:color w:val="000000"/>
            </w:rPr>
          </w:pPr>
          <w:bookmarkStart w:id="107" w:name="_Ref_bib10"/>
          <w:r w:rsidRPr="005C73E3">
            <w:rPr>
              <w:rFonts w:eastAsia="Times New Roman" w:cs="Times New Roman"/>
              <w:color w:val="000000"/>
            </w:rPr>
            <w:t>[10]</w:t>
          </w:r>
          <w:r w:rsidRPr="005C73E3">
            <w:rPr>
              <w:rFonts w:eastAsia="Times New Roman" w:cs="Times New Roman"/>
              <w:color w:val="000000"/>
            </w:rPr>
            <w:tab/>
            <w:t xml:space="preserve">S. P. Forrester, C. C. Montañés, E. O’Shaughnessy, and G. Barbose, “Modeling the potential effects of rooftop solar on household energy burden in the United States,” </w:t>
          </w:r>
          <w:r w:rsidRPr="005C73E3">
            <w:rPr>
              <w:rFonts w:eastAsia="Times New Roman" w:cs="Times New Roman"/>
              <w:i/>
              <w:iCs/>
              <w:color w:val="000000"/>
            </w:rPr>
            <w:t>Nature Communications 2024 15:1</w:t>
          </w:r>
          <w:r w:rsidRPr="005C73E3">
            <w:rPr>
              <w:rFonts w:eastAsia="Times New Roman" w:cs="Times New Roman"/>
              <w:color w:val="000000"/>
            </w:rPr>
            <w:t>, vol. 15, no. 1, pp. 4676-, Jun. 2024, doi:</w:t>
          </w:r>
          <w:hyperlink r:id="rId51" w:history="1">
            <w:r>
              <w:t>10.1038/s41467-024-48967-x</w:t>
            </w:r>
          </w:hyperlink>
          <w:r>
            <w:t>.</w:t>
          </w:r>
          <w:bookmarkEnd w:id="107"/>
        </w:p>
        <w:p w14:paraId="2DCF5A8E" w14:textId="77777777" w:rsidR="005C73E3" w:rsidRPr="005C73E3" w:rsidRDefault="005C73E3">
          <w:pPr>
            <w:autoSpaceDE w:val="0"/>
            <w:autoSpaceDN w:val="0"/>
            <w:ind w:hanging="640"/>
            <w:divId w:val="205682073"/>
            <w:rPr>
              <w:rFonts w:eastAsia="Times New Roman" w:cs="Times New Roman"/>
              <w:color w:val="000000"/>
            </w:rPr>
          </w:pPr>
          <w:bookmarkStart w:id="108" w:name="_Ref_bib11"/>
          <w:r w:rsidRPr="005C73E3">
            <w:rPr>
              <w:rFonts w:eastAsia="Times New Roman" w:cs="Times New Roman"/>
              <w:color w:val="000000"/>
            </w:rPr>
            <w:t>[11]</w:t>
          </w:r>
          <w:r w:rsidRPr="005C73E3">
            <w:rPr>
              <w:rFonts w:eastAsia="Times New Roman" w:cs="Times New Roman"/>
              <w:color w:val="000000"/>
            </w:rPr>
            <w:tab/>
            <w:t xml:space="preserve">A. M. Brockway, J. Conde, and D. Callaway, “Inequitable access to distributed energy resources due to grid infrastructure limits in California,” </w:t>
          </w:r>
          <w:r w:rsidRPr="005C73E3">
            <w:rPr>
              <w:rFonts w:eastAsia="Times New Roman" w:cs="Times New Roman"/>
              <w:i/>
              <w:iCs/>
              <w:color w:val="000000"/>
            </w:rPr>
            <w:t>Nat. Energy</w:t>
          </w:r>
          <w:r w:rsidRPr="005C73E3">
            <w:rPr>
              <w:rFonts w:eastAsia="Times New Roman" w:cs="Times New Roman"/>
              <w:color w:val="000000"/>
            </w:rPr>
            <w:t>, vol. 6, no. 9, 2021, doi:</w:t>
          </w:r>
          <w:hyperlink r:id="rId52" w:history="1">
            <w:r>
              <w:t>10.1038/s41560-021-00887-6</w:t>
            </w:r>
          </w:hyperlink>
          <w:r>
            <w:t>.</w:t>
          </w:r>
          <w:bookmarkEnd w:id="108"/>
        </w:p>
        <w:p w14:paraId="06D1C26C" w14:textId="77777777" w:rsidR="005C73E3" w:rsidRPr="005C73E3" w:rsidRDefault="005C73E3">
          <w:pPr>
            <w:autoSpaceDE w:val="0"/>
            <w:autoSpaceDN w:val="0"/>
            <w:ind w:hanging="640"/>
            <w:divId w:val="266012986"/>
            <w:rPr>
              <w:rFonts w:eastAsia="Times New Roman" w:cs="Times New Roman"/>
              <w:color w:val="000000"/>
            </w:rPr>
          </w:pPr>
          <w:bookmarkStart w:id="109" w:name="_Ref_bib12"/>
          <w:r w:rsidRPr="005C73E3">
            <w:rPr>
              <w:rFonts w:eastAsia="Times New Roman" w:cs="Times New Roman"/>
              <w:color w:val="000000"/>
            </w:rPr>
            <w:t>[12]</w:t>
          </w:r>
          <w:r w:rsidRPr="005C73E3">
            <w:rPr>
              <w:rFonts w:eastAsia="Times New Roman" w:cs="Times New Roman"/>
              <w:color w:val="000000"/>
            </w:rPr>
            <w:tab/>
            <w:t xml:space="preserve">J. Caballero-Peña, C. Cadena-Zarate, A. Parrado-Duque, and G. Osma-Pinto, “Distributed energy resources on distribution networks: A systematic review of modelling, simulation, metrics, and impacts,” </w:t>
          </w:r>
          <w:r w:rsidRPr="005C73E3">
            <w:rPr>
              <w:rFonts w:eastAsia="Times New Roman" w:cs="Times New Roman"/>
              <w:i/>
              <w:iCs/>
              <w:color w:val="000000"/>
            </w:rPr>
            <w:t>International Journal of Electrical Power &amp; Energy Systems</w:t>
          </w:r>
          <w:r w:rsidRPr="005C73E3">
            <w:rPr>
              <w:rFonts w:eastAsia="Times New Roman" w:cs="Times New Roman"/>
              <w:color w:val="000000"/>
            </w:rPr>
            <w:t>, vol. 138, p. 107900, Jun. 2022, doi:</w:t>
          </w:r>
          <w:hyperlink r:id="rId53" w:history="1">
            <w:r>
              <w:t>10.1016/J</w:t>
            </w:r>
          </w:hyperlink>
          <w:r>
            <w:t>.IJEPES.2021.107900.</w:t>
          </w:r>
          <w:bookmarkEnd w:id="109"/>
        </w:p>
        <w:p w14:paraId="381C4BA1" w14:textId="77777777" w:rsidR="005C73E3" w:rsidRPr="005C73E3" w:rsidRDefault="005C73E3">
          <w:pPr>
            <w:autoSpaceDE w:val="0"/>
            <w:autoSpaceDN w:val="0"/>
            <w:ind w:hanging="640"/>
            <w:divId w:val="1835024084"/>
            <w:rPr>
              <w:rFonts w:eastAsia="Times New Roman" w:cs="Times New Roman"/>
              <w:color w:val="000000"/>
            </w:rPr>
          </w:pPr>
          <w:bookmarkStart w:id="110" w:name="_Ref_bib13"/>
          <w:r w:rsidRPr="005C73E3">
            <w:rPr>
              <w:rFonts w:eastAsia="Times New Roman" w:cs="Times New Roman"/>
              <w:color w:val="000000"/>
            </w:rPr>
            <w:t>[13]</w:t>
          </w:r>
          <w:r w:rsidRPr="005C73E3">
            <w:rPr>
              <w:rFonts w:eastAsia="Times New Roman" w:cs="Times New Roman"/>
              <w:color w:val="000000"/>
            </w:rPr>
            <w:tab/>
            <w:t>Federal Energy Regulatory Commission Staff, “Distributed Energy Resources: Technical Considerations for the Bulk Power System,” Docket No. AD18-10-000, Feb. 2018.</w:t>
          </w:r>
          <w:bookmarkEnd w:id="110"/>
        </w:p>
        <w:p w14:paraId="308E2147" w14:textId="77777777" w:rsidR="005C73E3" w:rsidRPr="005C73E3" w:rsidRDefault="005C73E3">
          <w:pPr>
            <w:autoSpaceDE w:val="0"/>
            <w:autoSpaceDN w:val="0"/>
            <w:ind w:hanging="640"/>
            <w:divId w:val="1439525163"/>
            <w:rPr>
              <w:rFonts w:eastAsia="Times New Roman" w:cs="Times New Roman"/>
              <w:color w:val="000000"/>
            </w:rPr>
          </w:pPr>
          <w:bookmarkStart w:id="111" w:name="_Ref_bib14"/>
          <w:r w:rsidRPr="005C73E3">
            <w:rPr>
              <w:rFonts w:eastAsia="Times New Roman" w:cs="Times New Roman"/>
              <w:color w:val="000000"/>
            </w:rPr>
            <w:t>[14]</w:t>
          </w:r>
          <w:r w:rsidRPr="005C73E3">
            <w:rPr>
              <w:rFonts w:eastAsia="Times New Roman" w:cs="Times New Roman"/>
              <w:color w:val="000000"/>
            </w:rPr>
            <w:tab/>
            <w:t>R. Mcallister, M. Coddington, M. Kolb, S. Murtishaw, L. Schwartz, and S. Sergici, “WESTERN INTERSTATE ENERGY BOARD Distributed Energy Resources: Technological and Policy Considerations of Hosting Capacity and Locational Value Acknowledgements Disclaimer,” 2016.</w:t>
          </w:r>
          <w:bookmarkEnd w:id="111"/>
        </w:p>
        <w:p w14:paraId="579F66B3" w14:textId="77777777" w:rsidR="005C73E3" w:rsidRPr="005C73E3" w:rsidRDefault="005C73E3">
          <w:pPr>
            <w:autoSpaceDE w:val="0"/>
            <w:autoSpaceDN w:val="0"/>
            <w:ind w:hanging="640"/>
            <w:divId w:val="1253735744"/>
            <w:rPr>
              <w:rFonts w:eastAsia="Times New Roman" w:cs="Times New Roman"/>
              <w:color w:val="000000"/>
            </w:rPr>
          </w:pPr>
          <w:bookmarkStart w:id="112" w:name="_Ref_bib15"/>
          <w:r w:rsidRPr="005C73E3">
            <w:rPr>
              <w:rFonts w:eastAsia="Times New Roman" w:cs="Times New Roman"/>
              <w:color w:val="000000"/>
            </w:rPr>
            <w:t>[15]</w:t>
          </w:r>
          <w:r w:rsidRPr="005C73E3">
            <w:rPr>
              <w:rFonts w:eastAsia="Times New Roman" w:cs="Times New Roman"/>
              <w:color w:val="000000"/>
            </w:rPr>
            <w:tab/>
            <w:t>B. Aydin, R. Holt, and M. Almassalkhi, “Fairness-aware Dynamic Hosting Capacity and the Impacts of Strategic Solar PV Curtailment,” Apr. 2025, [Online]. Available:</w:t>
          </w:r>
          <w:hyperlink r:id="rId54" w:history="1">
            <w:r>
              <w:t>http://arxiv.org/abs/2504.18905</w:t>
            </w:r>
          </w:hyperlink>
          <w:bookmarkEnd w:id="112"/>
        </w:p>
        <w:p w14:paraId="1933CCED" w14:textId="77777777" w:rsidR="005C73E3" w:rsidRPr="005C73E3" w:rsidRDefault="005C73E3">
          <w:pPr>
            <w:autoSpaceDE w:val="0"/>
            <w:autoSpaceDN w:val="0"/>
            <w:ind w:hanging="640"/>
            <w:divId w:val="511528959"/>
            <w:rPr>
              <w:rFonts w:eastAsia="Times New Roman" w:cs="Times New Roman"/>
              <w:color w:val="000000"/>
            </w:rPr>
          </w:pPr>
          <w:bookmarkStart w:id="113" w:name="_Ref_bib16"/>
          <w:r w:rsidRPr="005C73E3">
            <w:rPr>
              <w:rFonts w:eastAsia="Times New Roman" w:cs="Times New Roman"/>
              <w:color w:val="000000"/>
            </w:rPr>
            <w:t>[16]</w:t>
          </w:r>
          <w:r w:rsidRPr="005C73E3">
            <w:rPr>
              <w:rFonts w:eastAsia="Times New Roman" w:cs="Times New Roman"/>
              <w:color w:val="000000"/>
            </w:rPr>
            <w:tab/>
            <w:t>“Distributed Energy Resource Interconnection Roadmap.”</w:t>
          </w:r>
          <w:bookmarkEnd w:id="113"/>
        </w:p>
        <w:p w14:paraId="73496926" w14:textId="77777777" w:rsidR="005C73E3" w:rsidRPr="005C73E3" w:rsidRDefault="005C73E3">
          <w:pPr>
            <w:autoSpaceDE w:val="0"/>
            <w:autoSpaceDN w:val="0"/>
            <w:ind w:hanging="640"/>
            <w:divId w:val="1284649049"/>
            <w:rPr>
              <w:rFonts w:eastAsia="Times New Roman" w:cs="Times New Roman"/>
              <w:color w:val="000000"/>
            </w:rPr>
          </w:pPr>
          <w:bookmarkStart w:id="114" w:name="_Ref_bib17"/>
          <w:r w:rsidRPr="005C73E3">
            <w:rPr>
              <w:rFonts w:eastAsia="Times New Roman" w:cs="Times New Roman"/>
              <w:color w:val="000000"/>
            </w:rPr>
            <w:lastRenderedPageBreak/>
            <w:t>[17]</w:t>
          </w:r>
          <w:r w:rsidRPr="005C73E3">
            <w:rPr>
              <w:rFonts w:eastAsia="Times New Roman" w:cs="Times New Roman"/>
              <w:color w:val="000000"/>
            </w:rPr>
            <w:tab/>
            <w:t>B. Tarekegne, R. O’Neil, and J. Twitchell, “Energy Storage as an Equity Asset,” 2021. doi:</w:t>
          </w:r>
          <w:hyperlink r:id="rId55" w:history="1">
            <w:r>
              <w:t>10.1007/s40518-021-00184-6</w:t>
            </w:r>
          </w:hyperlink>
          <w:r>
            <w:t>.</w:t>
          </w:r>
          <w:bookmarkEnd w:id="114"/>
        </w:p>
        <w:p w14:paraId="6253DAD4" w14:textId="77777777" w:rsidR="005C73E3" w:rsidRPr="005C73E3" w:rsidRDefault="005C73E3">
          <w:pPr>
            <w:autoSpaceDE w:val="0"/>
            <w:autoSpaceDN w:val="0"/>
            <w:ind w:hanging="640"/>
            <w:divId w:val="114569170"/>
            <w:rPr>
              <w:rFonts w:eastAsia="Times New Roman" w:cs="Times New Roman"/>
              <w:color w:val="000000"/>
            </w:rPr>
          </w:pPr>
          <w:bookmarkStart w:id="115" w:name="_Ref_bib18"/>
          <w:r w:rsidRPr="005C73E3">
            <w:rPr>
              <w:rFonts w:eastAsia="Times New Roman" w:cs="Times New Roman"/>
              <w:color w:val="000000"/>
            </w:rPr>
            <w:t>[18]</w:t>
          </w:r>
          <w:r w:rsidRPr="005C73E3">
            <w:rPr>
              <w:rFonts w:eastAsia="Times New Roman" w:cs="Times New Roman"/>
              <w:color w:val="000000"/>
            </w:rPr>
            <w:tab/>
            <w:t xml:space="preserve">L. C. Stokes and C. Warshaw, “Renewable energy policy design and framing influence public support in the United States,” </w:t>
          </w:r>
          <w:r w:rsidRPr="005C73E3">
            <w:rPr>
              <w:rFonts w:eastAsia="Times New Roman" w:cs="Times New Roman"/>
              <w:i/>
              <w:iCs/>
              <w:color w:val="000000"/>
            </w:rPr>
            <w:t>Nat. Energy</w:t>
          </w:r>
          <w:r w:rsidRPr="005C73E3">
            <w:rPr>
              <w:rFonts w:eastAsia="Times New Roman" w:cs="Times New Roman"/>
              <w:color w:val="000000"/>
            </w:rPr>
            <w:t>, vol. 2, no. 8, Aug. 2017, doi:</w:t>
          </w:r>
          <w:hyperlink r:id="rId56" w:history="1">
            <w:r>
              <w:t>10.1038/NENERGY</w:t>
            </w:r>
          </w:hyperlink>
          <w:r>
            <w:t>.2017.107.</w:t>
          </w:r>
          <w:bookmarkEnd w:id="115"/>
        </w:p>
        <w:p w14:paraId="45FED2CE" w14:textId="77777777" w:rsidR="005C73E3" w:rsidRPr="005C73E3" w:rsidRDefault="005C73E3">
          <w:pPr>
            <w:autoSpaceDE w:val="0"/>
            <w:autoSpaceDN w:val="0"/>
            <w:ind w:hanging="640"/>
            <w:divId w:val="1488011668"/>
            <w:rPr>
              <w:rFonts w:eastAsia="Times New Roman" w:cs="Times New Roman"/>
              <w:color w:val="000000"/>
            </w:rPr>
          </w:pPr>
          <w:bookmarkStart w:id="116" w:name="_Ref_bib19"/>
          <w:r w:rsidRPr="005C73E3">
            <w:rPr>
              <w:rFonts w:eastAsia="Times New Roman" w:cs="Times New Roman"/>
              <w:color w:val="000000"/>
            </w:rPr>
            <w:t>[19]</w:t>
          </w:r>
          <w:r w:rsidRPr="005C73E3">
            <w:rPr>
              <w:rFonts w:eastAsia="Times New Roman" w:cs="Times New Roman"/>
              <w:color w:val="000000"/>
            </w:rPr>
            <w:tab/>
            <w:t>S. Borenstein and J. Bushnell, “The U.S. Electricity Industry after 20 Years of Restructuring,” 2015, doi:</w:t>
          </w:r>
          <w:hyperlink r:id="rId57" w:history="1">
            <w:r>
              <w:t>10.1146/annurev-economics-080614-115630</w:t>
            </w:r>
          </w:hyperlink>
          <w:r>
            <w:t>.</w:t>
          </w:r>
          <w:bookmarkEnd w:id="116"/>
        </w:p>
        <w:p w14:paraId="5BE9EFDE" w14:textId="77777777" w:rsidR="005C73E3" w:rsidRPr="005C73E3" w:rsidRDefault="005C73E3">
          <w:pPr>
            <w:autoSpaceDE w:val="0"/>
            <w:autoSpaceDN w:val="0"/>
            <w:ind w:hanging="640"/>
            <w:divId w:val="297104338"/>
            <w:rPr>
              <w:rFonts w:eastAsia="Times New Roman" w:cs="Times New Roman"/>
              <w:color w:val="000000"/>
            </w:rPr>
          </w:pPr>
          <w:bookmarkStart w:id="117" w:name="_Ref_bib20"/>
          <w:r w:rsidRPr="005C73E3">
            <w:rPr>
              <w:rFonts w:eastAsia="Times New Roman" w:cs="Times New Roman"/>
              <w:color w:val="000000"/>
            </w:rPr>
            <w:t>[20]</w:t>
          </w:r>
          <w:r w:rsidRPr="005C73E3">
            <w:rPr>
              <w:rFonts w:eastAsia="Times New Roman" w:cs="Times New Roman"/>
              <w:color w:val="000000"/>
            </w:rPr>
            <w:tab/>
            <w:t xml:space="preserve">T. Light, E. McIntosh, and O. Stephenson, “Advancing Equity in Access to Distributed Energy Resources in California,” </w:t>
          </w:r>
          <w:r w:rsidRPr="005C73E3">
            <w:rPr>
              <w:rFonts w:eastAsia="Times New Roman" w:cs="Times New Roman"/>
              <w:i/>
              <w:iCs/>
              <w:color w:val="000000"/>
            </w:rPr>
            <w:t>Journal of Science Policy &amp; Governance</w:t>
          </w:r>
          <w:r w:rsidRPr="005C73E3">
            <w:rPr>
              <w:rFonts w:eastAsia="Times New Roman" w:cs="Times New Roman"/>
              <w:color w:val="000000"/>
            </w:rPr>
            <w:t>, 2022, doi:</w:t>
          </w:r>
          <w:hyperlink r:id="rId58" w:history="1">
            <w:r>
              <w:t>10.38126/jspg200106</w:t>
            </w:r>
          </w:hyperlink>
          <w:r>
            <w:t>.</w:t>
          </w:r>
          <w:bookmarkEnd w:id="117"/>
        </w:p>
        <w:p w14:paraId="38A3F8FB" w14:textId="77777777" w:rsidR="005C73E3" w:rsidRPr="005C73E3" w:rsidRDefault="005C73E3">
          <w:pPr>
            <w:autoSpaceDE w:val="0"/>
            <w:autoSpaceDN w:val="0"/>
            <w:ind w:hanging="640"/>
            <w:divId w:val="1426000254"/>
            <w:rPr>
              <w:rFonts w:eastAsia="Times New Roman" w:cs="Times New Roman"/>
              <w:color w:val="000000"/>
            </w:rPr>
          </w:pPr>
          <w:bookmarkStart w:id="118" w:name="_Ref_bib21"/>
          <w:r w:rsidRPr="005C73E3">
            <w:rPr>
              <w:rFonts w:eastAsia="Times New Roman" w:cs="Times New Roman"/>
              <w:color w:val="000000"/>
            </w:rPr>
            <w:t>[21]</w:t>
          </w:r>
          <w:r w:rsidRPr="005C73E3">
            <w:rPr>
              <w:rFonts w:eastAsia="Times New Roman" w:cs="Times New Roman"/>
              <w:color w:val="000000"/>
            </w:rPr>
            <w:tab/>
            <w:t>S. Churchill and J. B. Armstrong, “BEFORE THE PUBLIC UTILITIES COMMISSION OF THE STATE OF CALIFORNIA OPENING BRIEF OF THE SOLAR ENERGY INDUSTRIES ASSOCIATION AND VOTE SOLAR VOTE SOLAR,” 2021.</w:t>
          </w:r>
          <w:bookmarkEnd w:id="118"/>
        </w:p>
        <w:p w14:paraId="05938D27" w14:textId="77777777" w:rsidR="005C73E3" w:rsidRPr="005C73E3" w:rsidRDefault="005C73E3">
          <w:pPr>
            <w:autoSpaceDE w:val="0"/>
            <w:autoSpaceDN w:val="0"/>
            <w:ind w:hanging="640"/>
            <w:divId w:val="1907180809"/>
            <w:rPr>
              <w:rFonts w:eastAsia="Times New Roman" w:cs="Times New Roman"/>
              <w:color w:val="000000"/>
            </w:rPr>
          </w:pPr>
          <w:bookmarkStart w:id="119" w:name="_Ref_bib22"/>
          <w:r w:rsidRPr="005C73E3">
            <w:rPr>
              <w:rFonts w:eastAsia="Times New Roman" w:cs="Times New Roman"/>
              <w:color w:val="000000"/>
            </w:rPr>
            <w:t>[22]</w:t>
          </w:r>
          <w:r w:rsidRPr="005C73E3">
            <w:rPr>
              <w:rFonts w:eastAsia="Times New Roman" w:cs="Times New Roman"/>
              <w:color w:val="000000"/>
            </w:rPr>
            <w:tab/>
            <w:t xml:space="preserve">M. Alipour, E. Irannezhad, R. A. Stewart, and O. Sahin, “Exploring residential solar PV and battery energy storage adoption motivations and barriers in a mature PV market,” </w:t>
          </w:r>
          <w:r w:rsidRPr="005C73E3">
            <w:rPr>
              <w:rFonts w:eastAsia="Times New Roman" w:cs="Times New Roman"/>
              <w:i/>
              <w:iCs/>
              <w:color w:val="000000"/>
            </w:rPr>
            <w:t>Renew. Energy</w:t>
          </w:r>
          <w:r w:rsidRPr="005C73E3">
            <w:rPr>
              <w:rFonts w:eastAsia="Times New Roman" w:cs="Times New Roman"/>
              <w:color w:val="000000"/>
            </w:rPr>
            <w:t>, vol. 190, 2022, doi:</w:t>
          </w:r>
          <w:hyperlink r:id="rId59" w:history="1">
            <w:r>
              <w:t>10.1016/j</w:t>
            </w:r>
          </w:hyperlink>
          <w:r>
            <w:t>.renene.2022.03.040.</w:t>
          </w:r>
          <w:bookmarkEnd w:id="119"/>
        </w:p>
        <w:p w14:paraId="089ACE17" w14:textId="77777777" w:rsidR="005C73E3" w:rsidRPr="005C73E3" w:rsidRDefault="005C73E3">
          <w:pPr>
            <w:autoSpaceDE w:val="0"/>
            <w:autoSpaceDN w:val="0"/>
            <w:ind w:hanging="640"/>
            <w:divId w:val="3824811"/>
            <w:rPr>
              <w:rFonts w:eastAsia="Times New Roman" w:cs="Times New Roman"/>
              <w:color w:val="000000"/>
            </w:rPr>
          </w:pPr>
          <w:bookmarkStart w:id="120" w:name="_Ref_bib23"/>
          <w:r w:rsidRPr="005C73E3">
            <w:rPr>
              <w:rFonts w:eastAsia="Times New Roman" w:cs="Times New Roman"/>
              <w:color w:val="000000"/>
            </w:rPr>
            <w:t>[23]</w:t>
          </w:r>
          <w:r w:rsidRPr="005C73E3">
            <w:rPr>
              <w:rFonts w:eastAsia="Times New Roman" w:cs="Times New Roman"/>
              <w:color w:val="000000"/>
            </w:rPr>
            <w:tab/>
            <w:t xml:space="preserve">R. Haider, Y. Xu, and W. Yang, “Towards closing the data gap: A project-driven distributed energy resource dataset for the U.S. Grid,” in </w:t>
          </w:r>
          <w:r w:rsidRPr="005C73E3">
            <w:rPr>
              <w:rFonts w:eastAsia="Times New Roman" w:cs="Times New Roman"/>
              <w:i/>
              <w:iCs/>
              <w:color w:val="000000"/>
            </w:rPr>
            <w:t>e-Energy 2023 Companion - Proceedings of the 14th ACM International Conference on Future Energy Systems</w:t>
          </w:r>
          <w:r w:rsidRPr="005C73E3">
            <w:rPr>
              <w:rFonts w:eastAsia="Times New Roman" w:cs="Times New Roman"/>
              <w:color w:val="000000"/>
            </w:rPr>
            <w:t>, 2023. doi:</w:t>
          </w:r>
          <w:hyperlink r:id="rId60" w:history="1">
            <w:r>
              <w:t>10.1145/3599733</w:t>
            </w:r>
          </w:hyperlink>
          <w:r>
            <w:t>.3600250.</w:t>
          </w:r>
          <w:bookmarkEnd w:id="120"/>
        </w:p>
        <w:p w14:paraId="35E0EF52" w14:textId="77777777" w:rsidR="005C73E3" w:rsidRPr="005C73E3" w:rsidRDefault="005C73E3">
          <w:pPr>
            <w:autoSpaceDE w:val="0"/>
            <w:autoSpaceDN w:val="0"/>
            <w:ind w:hanging="640"/>
            <w:divId w:val="1290358837"/>
            <w:rPr>
              <w:rFonts w:eastAsia="Times New Roman" w:cs="Times New Roman"/>
              <w:color w:val="000000"/>
            </w:rPr>
          </w:pPr>
          <w:bookmarkStart w:id="121" w:name="_Ref_bib24"/>
          <w:r w:rsidRPr="005C73E3">
            <w:rPr>
              <w:rFonts w:eastAsia="Times New Roman" w:cs="Times New Roman"/>
              <w:color w:val="000000"/>
            </w:rPr>
            <w:t>[24]</w:t>
          </w:r>
          <w:r w:rsidRPr="005C73E3">
            <w:rPr>
              <w:rFonts w:eastAsia="Times New Roman" w:cs="Times New Roman"/>
              <w:color w:val="000000"/>
            </w:rPr>
            <w:tab/>
            <w:t>L. Ge, T. Du, C. Li, Y. Li, J. Yan, and M. U. Rafiq, “Virtual Collection for Distributed Photovoltaic Data: Challenges, Methodologies, and Applications,” 2022. doi:</w:t>
          </w:r>
          <w:hyperlink r:id="rId61" w:history="1">
            <w:r>
              <w:t>10.3390/en15238783</w:t>
            </w:r>
          </w:hyperlink>
          <w:r>
            <w:t>.</w:t>
          </w:r>
          <w:bookmarkEnd w:id="121"/>
        </w:p>
        <w:p w14:paraId="4202AB9C" w14:textId="1149E1A7" w:rsidR="00C82ADA" w:rsidRDefault="005C73E3" w:rsidP="00BE0E1E">
          <w:r w:rsidRPr="005C73E3">
            <w:rPr>
              <w:rFonts w:eastAsia="Times New Roman" w:cs="Times New Roman"/>
              <w:color w:val="000000"/>
            </w:rPr>
            <w:t> </w:t>
          </w:r>
        </w:p>
      </w:sdtContent>
    </w:sdt>
    <w:p w14:paraId="5DB654E7" w14:textId="77777777" w:rsidR="00E133AE" w:rsidRDefault="00000000">
      <w:pPr>
        <w:autoSpaceDE w:val="0"/>
        <w:autoSpaceDN w:val="0"/>
        <w:ind w:hanging="640"/>
      </w:pPr>
      <w:bookmarkStart w:id="122" w:name="_Ref_src25"/>
      <w:r>
        <w:rPr>
          <w:rFonts w:eastAsia="Times New Roman" w:cs="Times New Roman"/>
          <w:color w:val="000000"/>
        </w:rPr>
        <w:t>[25]</w:t>
      </w:r>
      <w:r>
        <w:rPr>
          <w:rFonts w:eastAsia="Times New Roman" w:cs="Times New Roman"/>
          <w:color w:val="000000"/>
        </w:rPr>
        <w:tab/>
        <w:t xml:space="preserve">T. G. Conley, "GMM estimation with cross sectional dependence," </w:t>
      </w:r>
      <w:r>
        <w:rPr>
          <w:i/>
          <w:iCs/>
        </w:rPr>
        <w:t>Journal of Econometrics</w:t>
      </w:r>
      <w:r>
        <w:rPr>
          <w:rFonts w:eastAsia="Times New Roman" w:cs="Times New Roman"/>
          <w:color w:val="000000"/>
        </w:rPr>
        <w:t xml:space="preserve">, vol. 92, no. 1, pp. 1-45, Sep. 1999, doi: </w:t>
      </w:r>
      <w:hyperlink r:id="rId62" w:history="1">
        <w:r>
          <w:t>10.1016/S0304-4076(98)00084-0</w:t>
        </w:r>
      </w:hyperlink>
      <w:r>
        <w:rPr>
          <w:rFonts w:eastAsia="Times New Roman" w:cs="Times New Roman"/>
          <w:color w:val="000000"/>
        </w:rPr>
        <w:t>.</w:t>
      </w:r>
      <w:bookmarkEnd w:id="122"/>
    </w:p>
    <w:p w14:paraId="36E3FBE8" w14:textId="77777777" w:rsidR="00E133AE" w:rsidRDefault="00000000">
      <w:pPr>
        <w:autoSpaceDE w:val="0"/>
        <w:autoSpaceDN w:val="0"/>
        <w:ind w:hanging="640"/>
      </w:pPr>
      <w:bookmarkStart w:id="123" w:name="_Ref_src26"/>
      <w:r>
        <w:rPr>
          <w:rFonts w:eastAsia="Times New Roman" w:cs="Times New Roman"/>
          <w:color w:val="000000"/>
        </w:rPr>
        <w:t>[26]</w:t>
      </w:r>
      <w:r>
        <w:rPr>
          <w:rFonts w:eastAsia="Times New Roman" w:cs="Times New Roman"/>
          <w:color w:val="000000"/>
        </w:rPr>
        <w:tab/>
        <w:t xml:space="preserve">Lawrence Berkeley National Laboratory, "Tracking the Sun: public data file," 2024. [Online]. Available: </w:t>
      </w:r>
      <w:hyperlink r:id="rId63" w:history="1">
        <w:r>
          <w:t>https://emp.lbl.gov/tracking-the-sun</w:t>
        </w:r>
      </w:hyperlink>
      <w:bookmarkEnd w:id="123"/>
    </w:p>
    <w:p w14:paraId="6343D2E3" w14:textId="77777777" w:rsidR="00E133AE" w:rsidRDefault="00000000">
      <w:pPr>
        <w:autoSpaceDE w:val="0"/>
        <w:autoSpaceDN w:val="0"/>
        <w:ind w:hanging="640"/>
      </w:pPr>
      <w:bookmarkStart w:id="124" w:name="_Ref_src27"/>
      <w:r>
        <w:rPr>
          <w:rFonts w:eastAsia="Times New Roman" w:cs="Times New Roman"/>
          <w:color w:val="000000"/>
        </w:rPr>
        <w:t>[27]</w:t>
      </w:r>
      <w:r>
        <w:rPr>
          <w:rFonts w:eastAsia="Times New Roman" w:cs="Times New Roman"/>
          <w:color w:val="000000"/>
        </w:rPr>
        <w:tab/>
        <w:t xml:space="preserve">California Distributed Generation Statistics, "Interconnected project sites report, 31 December 2023," 2023. [Online]. Available: </w:t>
      </w:r>
      <w:hyperlink r:id="rId64" w:history="1">
        <w:r>
          <w:t>https://www.californiadgstats.ca.gov/downloads/</w:t>
        </w:r>
      </w:hyperlink>
      <w:bookmarkEnd w:id="124"/>
    </w:p>
    <w:p w14:paraId="3BFE45FA" w14:textId="77777777" w:rsidR="00E133AE" w:rsidRDefault="00000000">
      <w:pPr>
        <w:autoSpaceDE w:val="0"/>
        <w:autoSpaceDN w:val="0"/>
        <w:ind w:hanging="640"/>
      </w:pPr>
      <w:bookmarkStart w:id="125" w:name="_Ref_src28"/>
      <w:r>
        <w:rPr>
          <w:rFonts w:eastAsia="Times New Roman" w:cs="Times New Roman"/>
          <w:color w:val="000000"/>
        </w:rPr>
        <w:t>[28]</w:t>
      </w:r>
      <w:r>
        <w:rPr>
          <w:rFonts w:eastAsia="Times New Roman" w:cs="Times New Roman"/>
          <w:color w:val="000000"/>
        </w:rPr>
        <w:tab/>
        <w:t xml:space="preserve">California Energy Commission, "California energy storage system survey," 2024. [Online]. Available: </w:t>
      </w:r>
      <w:hyperlink r:id="rId65" w:history="1">
        <w:r>
          <w:t>https://www.energy.ca.gov/data-reports/energy-almanac/california-electricity-data/california-energy-storage-system-survey</w:t>
        </w:r>
      </w:hyperlink>
      <w:bookmarkEnd w:id="125"/>
    </w:p>
    <w:p w14:paraId="24CF56CC" w14:textId="77777777" w:rsidR="00E133AE" w:rsidRDefault="00000000">
      <w:pPr>
        <w:autoSpaceDE w:val="0"/>
        <w:autoSpaceDN w:val="0"/>
        <w:ind w:hanging="640"/>
      </w:pPr>
      <w:bookmarkStart w:id="126" w:name="_Ref_src29"/>
      <w:r>
        <w:rPr>
          <w:rFonts w:eastAsia="Times New Roman" w:cs="Times New Roman"/>
          <w:color w:val="000000"/>
        </w:rPr>
        <w:t>[29]</w:t>
      </w:r>
      <w:r>
        <w:rPr>
          <w:rFonts w:eastAsia="Times New Roman" w:cs="Times New Roman"/>
          <w:color w:val="000000"/>
        </w:rPr>
        <w:tab/>
        <w:t xml:space="preserve">California Energy Commission, "Zero emission vehicle and infrastructure statistics," 2024. [Online]. Available: </w:t>
      </w:r>
      <w:hyperlink r:id="rId66" w:history="1">
        <w:r>
          <w:t>https://www.energy.ca.gov/data-reports/energy-almanac/zero-emission-vehicle-and-infrastructure-statistics-collection/electric</w:t>
        </w:r>
      </w:hyperlink>
      <w:bookmarkEnd w:id="126"/>
    </w:p>
    <w:p w14:paraId="414194D2" w14:textId="77777777" w:rsidR="00E133AE" w:rsidRDefault="00000000">
      <w:pPr>
        <w:autoSpaceDE w:val="0"/>
        <w:autoSpaceDN w:val="0"/>
        <w:ind w:hanging="640"/>
      </w:pPr>
      <w:bookmarkStart w:id="127" w:name="_Ref_src30"/>
      <w:r>
        <w:rPr>
          <w:rFonts w:eastAsia="Times New Roman" w:cs="Times New Roman"/>
          <w:color w:val="000000"/>
        </w:rPr>
        <w:t>[30]</w:t>
      </w:r>
      <w:r>
        <w:rPr>
          <w:rFonts w:eastAsia="Times New Roman" w:cs="Times New Roman"/>
          <w:color w:val="000000"/>
        </w:rPr>
        <w:tab/>
        <w:t xml:space="preserve">B. D. Hoen, J. E. Diffendorfer, J. T. Rand, L. A. Kramer, C. P. Garrity, and H. E. Hunt, "United States wind turbine database," U.S. Geological Survey data release, 2018, doi: </w:t>
      </w:r>
      <w:hyperlink r:id="rId67" w:history="1">
        <w:r>
          <w:t>10.5066/F7TX3DN0</w:t>
        </w:r>
      </w:hyperlink>
      <w:r>
        <w:rPr>
          <w:rFonts w:eastAsia="Times New Roman" w:cs="Times New Roman"/>
          <w:color w:val="000000"/>
        </w:rPr>
        <w:t>.</w:t>
      </w:r>
      <w:bookmarkEnd w:id="127"/>
    </w:p>
    <w:p w14:paraId="0BF7056C" w14:textId="77777777" w:rsidR="00E133AE" w:rsidRDefault="00000000">
      <w:pPr>
        <w:autoSpaceDE w:val="0"/>
        <w:autoSpaceDN w:val="0"/>
        <w:ind w:hanging="640"/>
      </w:pPr>
      <w:bookmarkStart w:id="128" w:name="_Ref_src31"/>
      <w:r>
        <w:rPr>
          <w:rFonts w:eastAsia="Times New Roman" w:cs="Times New Roman"/>
          <w:color w:val="000000"/>
        </w:rPr>
        <w:t>[31]</w:t>
      </w:r>
      <w:r>
        <w:rPr>
          <w:rFonts w:eastAsia="Times New Roman" w:cs="Times New Roman"/>
          <w:color w:val="000000"/>
        </w:rPr>
        <w:tab/>
        <w:t xml:space="preserve">U.S. Energy Information Administration, "Power plants," 2023. [Online]. Available: </w:t>
      </w:r>
      <w:hyperlink r:id="rId68" w:history="1">
        <w:r>
          <w:t>https://atlas.eia.gov/datasets/eia::power-plants/explore</w:t>
        </w:r>
      </w:hyperlink>
      <w:bookmarkEnd w:id="128"/>
    </w:p>
    <w:p w14:paraId="1E97BE81" w14:textId="77777777" w:rsidR="00E133AE" w:rsidRDefault="00000000">
      <w:pPr>
        <w:autoSpaceDE w:val="0"/>
        <w:autoSpaceDN w:val="0"/>
        <w:ind w:hanging="640"/>
      </w:pPr>
      <w:bookmarkStart w:id="129" w:name="_Ref_src32"/>
      <w:r>
        <w:rPr>
          <w:rFonts w:eastAsia="Times New Roman" w:cs="Times New Roman"/>
          <w:color w:val="000000"/>
        </w:rPr>
        <w:lastRenderedPageBreak/>
        <w:t>[32]</w:t>
      </w:r>
      <w:r>
        <w:rPr>
          <w:rFonts w:eastAsia="Times New Roman" w:cs="Times New Roman"/>
          <w:color w:val="000000"/>
        </w:rPr>
        <w:tab/>
        <w:t xml:space="preserve">U.S. Census Bureau, "American Community Survey 5-year estimates, detailed tables," 2023. [Online]. Available: </w:t>
      </w:r>
      <w:hyperlink r:id="rId69" w:history="1">
        <w:r>
          <w:t>https://api.census.gov/data/2023/acs/acs5</w:t>
        </w:r>
      </w:hyperlink>
      <w:bookmarkEnd w:id="129"/>
    </w:p>
    <w:p w14:paraId="3E740C2B" w14:textId="77777777" w:rsidR="00E133AE" w:rsidRDefault="00000000">
      <w:pPr>
        <w:autoSpaceDE w:val="0"/>
        <w:autoSpaceDN w:val="0"/>
        <w:ind w:hanging="640"/>
      </w:pPr>
      <w:bookmarkStart w:id="130" w:name="_Ref_src33"/>
      <w:r>
        <w:rPr>
          <w:rFonts w:eastAsia="Times New Roman" w:cs="Times New Roman"/>
          <w:color w:val="000000"/>
        </w:rPr>
        <w:t>[33]</w:t>
      </w:r>
      <w:r>
        <w:rPr>
          <w:rFonts w:eastAsia="Times New Roman" w:cs="Times New Roman"/>
          <w:color w:val="000000"/>
        </w:rPr>
        <w:tab/>
        <w:t xml:space="preserve">U.S. Census Bureau, "TIGER/Line shapefiles," 2023. [Online]. Available: </w:t>
      </w:r>
      <w:hyperlink r:id="rId70" w:history="1">
        <w:r>
          <w:t>https://www.census.gov/geographies/mapping-files/time-series/geo/tiger-line-file.html</w:t>
        </w:r>
      </w:hyperlink>
      <w:bookmarkEnd w:id="130"/>
    </w:p>
    <w:p w14:paraId="05039508" w14:textId="77777777" w:rsidR="00E133AE" w:rsidRDefault="00000000">
      <w:pPr>
        <w:autoSpaceDE w:val="0"/>
        <w:autoSpaceDN w:val="0"/>
        <w:ind w:hanging="640"/>
      </w:pPr>
      <w:bookmarkStart w:id="131" w:name="_Ref_src34"/>
      <w:r>
        <w:rPr>
          <w:rFonts w:eastAsia="Times New Roman" w:cs="Times New Roman"/>
          <w:color w:val="000000"/>
        </w:rPr>
        <w:t>[34]</w:t>
      </w:r>
      <w:r>
        <w:rPr>
          <w:rFonts w:eastAsia="Times New Roman" w:cs="Times New Roman"/>
          <w:color w:val="000000"/>
        </w:rPr>
        <w:tab/>
        <w:t xml:space="preserve">NASA Langley Research Center, "Prediction of Worldwide Energy Resources (POWER)," 2023. [Online]. Available: </w:t>
      </w:r>
      <w:hyperlink r:id="rId71" w:history="1">
        <w:r>
          <w:t>https://power.larc.nasa.gov/</w:t>
        </w:r>
      </w:hyperlink>
      <w:bookmarkEnd w:id="131"/>
    </w:p>
    <w:p w14:paraId="75790B5A" w14:textId="77777777" w:rsidR="00E133AE" w:rsidRDefault="00000000">
      <w:pPr>
        <w:autoSpaceDE w:val="0"/>
        <w:autoSpaceDN w:val="0"/>
        <w:ind w:hanging="640"/>
      </w:pPr>
      <w:bookmarkStart w:id="132" w:name="_Ref_src35"/>
      <w:r>
        <w:rPr>
          <w:rFonts w:eastAsia="Times New Roman" w:cs="Times New Roman"/>
          <w:color w:val="000000"/>
        </w:rPr>
        <w:t>[35]</w:t>
      </w:r>
      <w:r>
        <w:rPr>
          <w:rFonts w:eastAsia="Times New Roman" w:cs="Times New Roman"/>
          <w:color w:val="000000"/>
        </w:rPr>
        <w:tab/>
        <w:t xml:space="preserve">California Energy Commission, "Energy equity indicators: deep dive energy," 2023. [Online]. Available: </w:t>
      </w:r>
      <w:hyperlink r:id="rId72" w:history="1">
        <w:r>
          <w:t>https://www.energy.ca.gov/data-reports/data-exploration-tools/energy-equity-indicators-dashboard-collection/deep-dive-energy</w:t>
        </w:r>
      </w:hyperlink>
      <w:bookmarkEnd w:id="132"/>
    </w:p>
    <w:p w14:paraId="3FB5656B" w14:textId="77777777" w:rsidR="00E133AE" w:rsidRDefault="00000000">
      <w:pPr>
        <w:autoSpaceDE w:val="0"/>
        <w:autoSpaceDN w:val="0"/>
        <w:ind w:hanging="640"/>
      </w:pPr>
      <w:bookmarkStart w:id="133" w:name="_Ref_src36"/>
      <w:r>
        <w:rPr>
          <w:rFonts w:eastAsia="Times New Roman" w:cs="Times New Roman"/>
          <w:color w:val="000000"/>
        </w:rPr>
        <w:t>[36]</w:t>
      </w:r>
      <w:r>
        <w:rPr>
          <w:rFonts w:eastAsia="Times New Roman" w:cs="Times New Roman"/>
          <w:color w:val="000000"/>
        </w:rPr>
        <w:tab/>
        <w:t xml:space="preserve">Pacific Gas and Electric Company, Southern California Edison, and San Diego Gas and Electric, "Electric usage by ZIP code, 2023 quarterly datasets," 2023. [Online]. Available: </w:t>
      </w:r>
      <w:hyperlink r:id="rId73" w:history="1">
        <w:r>
          <w:t>https://pge-energydatarequest.com/public_datasets</w:t>
        </w:r>
      </w:hyperlink>
      <w:bookmarkEnd w:id="133"/>
    </w:p>
    <w:p w14:paraId="7B7E6545" w14:textId="77777777" w:rsidR="00B86A12" w:rsidRDefault="00B86A12" w:rsidP="004A1694">
      <w:pPr>
        <w:pStyle w:val="ListNumber"/>
        <w:numPr>
          <w:ilvl w:val="0"/>
          <w:numId w:val="0"/>
        </w:numPr>
      </w:pPr>
    </w:p>
    <w:sectPr w:rsidR="00B86A12" w:rsidSect="00034616">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ineet Jagadeesan Nair" w:date="2026-08-13T14:55:00Z" w:initials="VJN">
    <w:p w14:paraId="289953DC" w14:textId="77777777" w:rsidR="00E92A9C" w:rsidRDefault="00E92A9C" w:rsidP="00E92A9C">
      <w:r>
        <w:rPr>
          <w:rStyle w:val="CommentReference"/>
        </w:rPr>
        <w:annotationRef/>
      </w:r>
      <w:r>
        <w:rPr>
          <w:sz w:val="20"/>
          <w:szCs w:val="20"/>
        </w:rPr>
        <w:t>see if we can improve look of tables - conditional formatting</w:t>
      </w:r>
    </w:p>
  </w:comment>
  <w:comment w:id="2" w:author="Vineet Jagadeesan Nair" w:date="2026-08-13T14:59:00Z" w:initials="VJN">
    <w:p w14:paraId="00186EA9" w14:textId="77777777" w:rsidR="00E92A9C" w:rsidRDefault="00E92A9C" w:rsidP="00E92A9C">
      <w:r>
        <w:rPr>
          <w:rStyle w:val="CommentReference"/>
        </w:rPr>
        <w:annotationRef/>
      </w:r>
      <w:r>
        <w:rPr>
          <w:sz w:val="20"/>
          <w:szCs w:val="20"/>
        </w:rPr>
        <w:t>I'll draft a cover letter for Nature Sust editor</w:t>
      </w:r>
    </w:p>
  </w:comment>
  <w:comment w:id="13" w:author="Vineet Jagadeesan Nair" w:date="2026-08-13T14:37:00Z" w:initials="VJN">
    <w:p w14:paraId="4C7F50AE" w14:textId="77777777" w:rsidR="009C6396" w:rsidRDefault="009C6396" w:rsidP="009C6396">
      <w:r>
        <w:rPr>
          <w:rStyle w:val="CommentReference"/>
        </w:rPr>
        <w:annotationRef/>
      </w:r>
      <w:r>
        <w:rPr>
          <w:sz w:val="20"/>
          <w:szCs w:val="20"/>
        </w:rPr>
        <w:t>which model spec is this for? confirm it's baseline model</w:t>
      </w:r>
    </w:p>
  </w:comment>
  <w:comment w:id="15" w:author="Vineet Jagadeesan Nair" w:date="2026-08-13T14:40:00Z" w:initials="VJN">
    <w:p w14:paraId="1C99C58A" w14:textId="77777777" w:rsidR="00465D57" w:rsidRDefault="00465D57" w:rsidP="00465D57">
      <w:r>
        <w:rPr>
          <w:rStyle w:val="CommentReference"/>
        </w:rPr>
        <w:annotationRef/>
      </w:r>
      <w:r>
        <w:rPr>
          <w:sz w:val="20"/>
          <w:szCs w:val="20"/>
        </w:rPr>
        <w:t>add asian % to all model ladder plots -- explain weird results based on housing information</w:t>
      </w:r>
    </w:p>
  </w:comment>
  <w:comment w:id="40" w:author="Vineet Jagadeesan Nair" w:date="2026-08-13T14:38:00Z" w:initials="VJN">
    <w:p w14:paraId="77147393" w14:textId="77777777" w:rsidR="009C6396" w:rsidRDefault="009C6396" w:rsidP="009C6396">
      <w:r>
        <w:rPr>
          <w:rStyle w:val="CommentReference"/>
        </w:rPr>
        <w:annotationRef/>
      </w:r>
      <w:r>
        <w:rPr>
          <w:sz w:val="20"/>
          <w:szCs w:val="20"/>
        </w:rPr>
        <w:t>Confirm if non-stacked model ladder is OK -- pre-empt that criticism in text</w:t>
      </w:r>
    </w:p>
  </w:comment>
  <w:comment w:id="46" w:author="Vineet Jagadeesan Nair" w:date="2026-08-13T14:33:00Z" w:initials="VJN">
    <w:p w14:paraId="689F3F06" w14:textId="77777777" w:rsidR="009C6396" w:rsidRDefault="009C6396" w:rsidP="009C6396">
      <w:r>
        <w:rPr>
          <w:rStyle w:val="CommentReference"/>
        </w:rPr>
        <w:annotationRef/>
      </w:r>
      <w:r>
        <w:rPr>
          <w:sz w:val="20"/>
          <w:szCs w:val="20"/>
        </w:rPr>
        <w:t>Add link to public Github repo / Zenodo here</w:t>
      </w:r>
    </w:p>
  </w:comment>
  <w:comment w:id="47" w:author="Vineet Jagadeesan Nair" w:date="2026-08-13T14:30:00Z" w:initials="VJN">
    <w:p w14:paraId="2C23E24B" w14:textId="77777777" w:rsidR="009C6396" w:rsidRDefault="009C6396" w:rsidP="009C6396">
      <w:r>
        <w:rPr>
          <w:rStyle w:val="CommentReference"/>
        </w:rPr>
        <w:annotationRef/>
      </w:r>
      <w:r>
        <w:rPr>
          <w:sz w:val="20"/>
          <w:szCs w:val="20"/>
        </w:rPr>
        <w:t>Add citations for DER data sources + also sources for ACS/POWER etc.</w:t>
      </w:r>
    </w:p>
  </w:comment>
  <w:comment w:id="55" w:author="Vineet Jagadeesan Nair" w:date="2026-08-13T14:24:00Z" w:initials="VJN">
    <w:p w14:paraId="22A9A4F0" w14:textId="77777777" w:rsidR="005C1A7B" w:rsidRDefault="005C1A7B" w:rsidP="005C1A7B">
      <w:r>
        <w:rPr>
          <w:rStyle w:val="CommentReference"/>
        </w:rPr>
        <w:annotationRef/>
      </w:r>
      <w:r>
        <w:rPr>
          <w:sz w:val="20"/>
          <w:szCs w:val="20"/>
        </w:rPr>
        <w:t>add numbering (4)</w:t>
      </w:r>
    </w:p>
  </w:comment>
  <w:comment w:id="59" w:author="Vineet Jagadeesan Nair" w:date="2026-08-13T14:42:00Z" w:initials="VJN">
    <w:p w14:paraId="39356721" w14:textId="77777777" w:rsidR="008645D8" w:rsidRDefault="008645D8" w:rsidP="008645D8">
      <w:r>
        <w:rPr>
          <w:rStyle w:val="CommentReference"/>
        </w:rPr>
        <w:annotationRef/>
      </w:r>
      <w:r>
        <w:rPr>
          <w:sz w:val="20"/>
          <w:szCs w:val="20"/>
        </w:rPr>
        <w:t>Modify to avoid listing model names</w:t>
      </w:r>
    </w:p>
  </w:comment>
  <w:comment w:id="60" w:author="Vineet Jagadeesan Nair" w:date="2026-08-13T14:25:00Z" w:initials="VJN">
    <w:p w14:paraId="712553B5" w14:textId="77777777" w:rsidR="00623188" w:rsidRDefault="00623188" w:rsidP="00623188">
      <w:r>
        <w:rPr>
          <w:rStyle w:val="CommentReference"/>
        </w:rPr>
        <w:annotationRef/>
      </w:r>
      <w:r>
        <w:rPr>
          <w:sz w:val="20"/>
          <w:szCs w:val="20"/>
        </w:rPr>
        <w:t>fix cross ref of all eqns</w:t>
      </w:r>
    </w:p>
  </w:comment>
  <w:comment w:id="85" w:author="Vineet Jagadeesan Nair" w:date="2026-08-13T14:23:00Z" w:initials="VJN">
    <w:p w14:paraId="0755DAD5" w14:textId="77777777" w:rsidR="002E28C7" w:rsidRDefault="002E28C7" w:rsidP="002E28C7">
      <w:r>
        <w:rPr>
          <w:rStyle w:val="CommentReference"/>
        </w:rPr>
        <w:annotationRef/>
      </w:r>
      <w:r>
        <w:rPr>
          <w:sz w:val="20"/>
          <w:szCs w:val="20"/>
        </w:rPr>
        <w:t>Ensure we're cross referencing all figures/tables in appendix at least once in main text</w:t>
      </w:r>
    </w:p>
  </w:comment>
  <w:comment w:id="93" w:author="Vineet Jagadeesan Nair" w:date="2026-08-13T14:01:00Z" w:initials="VJN">
    <w:p w14:paraId="1EACE085" w14:textId="77777777" w:rsidR="002B7396" w:rsidRDefault="002B7396" w:rsidP="002B7396">
      <w:r>
        <w:rPr>
          <w:rStyle w:val="CommentReference"/>
        </w:rPr>
        <w:annotationRef/>
      </w:r>
      <w:r>
        <w:rPr>
          <w:sz w:val="20"/>
          <w:szCs w:val="20"/>
        </w:rPr>
        <w:t>Need to explain this a bit</w:t>
      </w:r>
    </w:p>
  </w:comment>
  <w:comment w:id="95" w:author="Vineet Jagadeesan Nair" w:date="2026-08-13T14:02:00Z" w:initials="VJN">
    <w:p w14:paraId="68C3AEF5" w14:textId="77777777" w:rsidR="00B7718C" w:rsidRDefault="00B7718C" w:rsidP="00B7718C">
      <w:r>
        <w:rPr>
          <w:rStyle w:val="CommentReference"/>
        </w:rPr>
        <w:annotationRef/>
      </w:r>
      <w:r>
        <w:rPr>
          <w:sz w:val="20"/>
          <w:szCs w:val="20"/>
        </w:rPr>
        <w:t>cite: T. G. Conley, "GMM estimation with cross sectional dependence," Journal of Econometrics, vol. 92, no. 1, pp. 1–45, Sep. 1999, doi: 10.1016/S0304-4076(98)00084-0.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89953DC" w15:done="1"/>
  <w15:commentEx w15:paraId="00186EA9" w15:done="0"/>
  <w15:commentEx w15:paraId="4C7F50AE" w15:done="1"/>
  <w15:commentEx w15:paraId="1C99C58A" w15:done="1"/>
  <w15:commentEx w15:paraId="77147393" w15:done="0"/>
  <w15:commentEx w15:paraId="689F3F06" w15:done="0"/>
  <w15:commentEx w15:paraId="2C23E24B" w15:done="0"/>
  <w15:commentEx w15:paraId="22A9A4F0" w15:done="1"/>
  <w15:commentEx w15:paraId="39356721" w15:done="0"/>
  <w15:commentEx w15:paraId="712553B5" w15:done="1"/>
  <w15:commentEx w15:paraId="0755DAD5" w15:done="0"/>
  <w15:commentEx w15:paraId="1EACE085" w15:done="0"/>
  <w15:commentEx w15:paraId="68C3AE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BA0479F" w16cex:dateUtc="2026-08-13T21:55:00Z"/>
  <w16cex:commentExtensible w16cex:durableId="16A2782A" w16cex:dateUtc="2026-08-13T21:59:00Z"/>
  <w16cex:commentExtensible w16cex:durableId="2E70C320" w16cex:dateUtc="2026-08-13T21:37:00Z">
    <w16cex:extLst>
      <w16:ext w16:uri="{CE6994B0-6A32-4C9F-8C6B-6E91EDA988CE}">
        <cr:reactions xmlns:cr="http://schemas.microsoft.com/office/comments/2020/reactions">
          <cr:reaction reactionType="1">
            <cr:reactionInfo dateUtc="2026-08-18T21:10:50Z">
              <cr:user userId="S::daniknut@mit.edu::faa0d056-9190-4521-8d5e-4d90c40f7ca9" userProvider="AD" userName="Danielle Knutson"/>
            </cr:reactionInfo>
          </cr:reaction>
        </cr:reactions>
      </w16:ext>
    </w16cex:extLst>
  </w16cex:commentExtensible>
  <w16cex:commentExtensible w16cex:durableId="5315FD51" w16cex:dateUtc="2026-08-13T21:40:00Z"/>
  <w16cex:commentExtensible w16cex:durableId="2753FA01" w16cex:dateUtc="2026-08-13T21:38:00Z"/>
  <w16cex:commentExtensible w16cex:durableId="0E62C0E1" w16cex:dateUtc="2026-08-13T21:33:00Z"/>
  <w16cex:commentExtensible w16cex:durableId="64B7893B" w16cex:dateUtc="2026-08-13T21:30:00Z"/>
  <w16cex:commentExtensible w16cex:durableId="64E4885E" w16cex:dateUtc="2026-08-13T21:24:00Z"/>
  <w16cex:commentExtensible w16cex:durableId="24F0EE71" w16cex:dateUtc="2026-08-13T21:42:00Z"/>
  <w16cex:commentExtensible w16cex:durableId="2082869B" w16cex:dateUtc="2026-08-13T21:25:00Z"/>
  <w16cex:commentExtensible w16cex:durableId="3768B91A" w16cex:dateUtc="2026-08-13T21:23:00Z"/>
  <w16cex:commentExtensible w16cex:durableId="4C0A6842" w16cex:dateUtc="2026-08-13T21:01:00Z"/>
  <w16cex:commentExtensible w16cex:durableId="59F486A2" w16cex:dateUtc="2026-08-13T2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89953DC" w16cid:durableId="7BA0479F"/>
  <w16cid:commentId w16cid:paraId="00186EA9" w16cid:durableId="16A2782A"/>
  <w16cid:commentId w16cid:paraId="4C7F50AE" w16cid:durableId="2E70C320"/>
  <w16cid:commentId w16cid:paraId="1C99C58A" w16cid:durableId="5315FD51"/>
  <w16cid:commentId w16cid:paraId="77147393" w16cid:durableId="2753FA01"/>
  <w16cid:commentId w16cid:paraId="689F3F06" w16cid:durableId="0E62C0E1"/>
  <w16cid:commentId w16cid:paraId="2C23E24B" w16cid:durableId="64B7893B"/>
  <w16cid:commentId w16cid:paraId="22A9A4F0" w16cid:durableId="64E4885E"/>
  <w16cid:commentId w16cid:paraId="39356721" w16cid:durableId="24F0EE71"/>
  <w16cid:commentId w16cid:paraId="712553B5" w16cid:durableId="2082869B"/>
  <w16cid:commentId w16cid:paraId="0755DAD5" w16cid:durableId="3768B91A"/>
  <w16cid:commentId w16cid:paraId="1EACE085" w16cid:durableId="4C0A6842"/>
  <w16cid:commentId w16cid:paraId="68C3AEF5" w16cid:durableId="59F486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81CDA"/>
    <w:multiLevelType w:val="multilevel"/>
    <w:tmpl w:val="3DB47194"/>
    <w:lvl w:ilvl="0">
      <w:start w:val="1"/>
      <w:numFmt w:val="decimal"/>
      <w:lvlText w:val="%1."/>
      <w:lvlJc w:val="left"/>
      <w:pPr>
        <w:ind w:left="0" w:hanging="360"/>
      </w:pPr>
    </w:lvl>
    <w:lvl w:ilvl="1">
      <w:start w:val="1"/>
      <w:numFmt w:val="decimal"/>
      <w:lvlText w:val="%1.%2"/>
      <w:lvlJc w:val="left"/>
      <w:pPr>
        <w:ind w:left="0" w:hanging="432"/>
      </w:pPr>
    </w:lvl>
    <w:lvl w:ilvl="2">
      <w:start w:val="1"/>
      <w:numFmt w:val="decimal"/>
      <w:lvlText w:val="%1.%2.%3"/>
      <w:lvlJc w:val="left"/>
      <w:pPr>
        <w:ind w:left="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10"/>
  </w:num>
  <w:num w:numId="11" w16cid:durableId="8734698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neet Jagadeesan Nair">
    <w15:presenceInfo w15:providerId="AD" w15:userId="S::jvineet9@mit.edu::f89f4b57-9500-4ce3-a8ff-e7c26d7f1e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3680A"/>
    <w:rsid w:val="00045545"/>
    <w:rsid w:val="00055630"/>
    <w:rsid w:val="0006063C"/>
    <w:rsid w:val="00061F24"/>
    <w:rsid w:val="0006707B"/>
    <w:rsid w:val="00077612"/>
    <w:rsid w:val="00091F08"/>
    <w:rsid w:val="000A1AD4"/>
    <w:rsid w:val="000A73BA"/>
    <w:rsid w:val="000B5F0F"/>
    <w:rsid w:val="000C338C"/>
    <w:rsid w:val="000E0BF8"/>
    <w:rsid w:val="000F22ED"/>
    <w:rsid w:val="00100D1E"/>
    <w:rsid w:val="00106056"/>
    <w:rsid w:val="00127991"/>
    <w:rsid w:val="00137C58"/>
    <w:rsid w:val="0014040F"/>
    <w:rsid w:val="0014158B"/>
    <w:rsid w:val="0014223F"/>
    <w:rsid w:val="0015074B"/>
    <w:rsid w:val="00152136"/>
    <w:rsid w:val="0015244D"/>
    <w:rsid w:val="00157F04"/>
    <w:rsid w:val="00160394"/>
    <w:rsid w:val="00175BB8"/>
    <w:rsid w:val="00182025"/>
    <w:rsid w:val="00184A8A"/>
    <w:rsid w:val="0018583E"/>
    <w:rsid w:val="00191111"/>
    <w:rsid w:val="001921CB"/>
    <w:rsid w:val="0019795D"/>
    <w:rsid w:val="001B3B10"/>
    <w:rsid w:val="001B5F3C"/>
    <w:rsid w:val="001D5F0E"/>
    <w:rsid w:val="001F19B7"/>
    <w:rsid w:val="00201CD0"/>
    <w:rsid w:val="00203BBD"/>
    <w:rsid w:val="002178F8"/>
    <w:rsid w:val="002457BD"/>
    <w:rsid w:val="00245EEC"/>
    <w:rsid w:val="002808A9"/>
    <w:rsid w:val="00294CAB"/>
    <w:rsid w:val="00294F7E"/>
    <w:rsid w:val="0029639D"/>
    <w:rsid w:val="002A13EA"/>
    <w:rsid w:val="002B54C7"/>
    <w:rsid w:val="002B7396"/>
    <w:rsid w:val="002C1F46"/>
    <w:rsid w:val="002C6638"/>
    <w:rsid w:val="002C7826"/>
    <w:rsid w:val="002D2B29"/>
    <w:rsid w:val="002E28C7"/>
    <w:rsid w:val="00306FC0"/>
    <w:rsid w:val="0032353E"/>
    <w:rsid w:val="00326F90"/>
    <w:rsid w:val="003442C4"/>
    <w:rsid w:val="003720D6"/>
    <w:rsid w:val="003765B1"/>
    <w:rsid w:val="00384EC6"/>
    <w:rsid w:val="003900CC"/>
    <w:rsid w:val="003A3139"/>
    <w:rsid w:val="003B1B46"/>
    <w:rsid w:val="003C0764"/>
    <w:rsid w:val="003C3701"/>
    <w:rsid w:val="003D2B40"/>
    <w:rsid w:val="003D485F"/>
    <w:rsid w:val="003F718D"/>
    <w:rsid w:val="003F7B79"/>
    <w:rsid w:val="00406B15"/>
    <w:rsid w:val="0042424C"/>
    <w:rsid w:val="00437447"/>
    <w:rsid w:val="004378CC"/>
    <w:rsid w:val="00443A1A"/>
    <w:rsid w:val="00465D57"/>
    <w:rsid w:val="0046773C"/>
    <w:rsid w:val="004747C6"/>
    <w:rsid w:val="0047792C"/>
    <w:rsid w:val="004835F6"/>
    <w:rsid w:val="00483EAB"/>
    <w:rsid w:val="00486BD1"/>
    <w:rsid w:val="004901D2"/>
    <w:rsid w:val="004A1694"/>
    <w:rsid w:val="004A7202"/>
    <w:rsid w:val="004C0D73"/>
    <w:rsid w:val="004C6176"/>
    <w:rsid w:val="004C7FF5"/>
    <w:rsid w:val="004D537B"/>
    <w:rsid w:val="004E1F0A"/>
    <w:rsid w:val="004E68F3"/>
    <w:rsid w:val="004F5336"/>
    <w:rsid w:val="005031A8"/>
    <w:rsid w:val="00511E45"/>
    <w:rsid w:val="00517A79"/>
    <w:rsid w:val="00520714"/>
    <w:rsid w:val="00520AE2"/>
    <w:rsid w:val="00524914"/>
    <w:rsid w:val="00527EBA"/>
    <w:rsid w:val="00531576"/>
    <w:rsid w:val="00537512"/>
    <w:rsid w:val="00546E66"/>
    <w:rsid w:val="00554FC3"/>
    <w:rsid w:val="00581AD7"/>
    <w:rsid w:val="00585544"/>
    <w:rsid w:val="00585A84"/>
    <w:rsid w:val="005902F6"/>
    <w:rsid w:val="00596EAB"/>
    <w:rsid w:val="005C1A7B"/>
    <w:rsid w:val="005C73E3"/>
    <w:rsid w:val="005E0F8B"/>
    <w:rsid w:val="005E7849"/>
    <w:rsid w:val="00603C3A"/>
    <w:rsid w:val="00614286"/>
    <w:rsid w:val="00615DEA"/>
    <w:rsid w:val="0062078F"/>
    <w:rsid w:val="00623188"/>
    <w:rsid w:val="0063786E"/>
    <w:rsid w:val="00644B63"/>
    <w:rsid w:val="006538B8"/>
    <w:rsid w:val="00663EFC"/>
    <w:rsid w:val="00673DEC"/>
    <w:rsid w:val="006C2191"/>
    <w:rsid w:val="006D74E0"/>
    <w:rsid w:val="006E5D43"/>
    <w:rsid w:val="006F5932"/>
    <w:rsid w:val="00706CDA"/>
    <w:rsid w:val="00732685"/>
    <w:rsid w:val="007475EA"/>
    <w:rsid w:val="007653BB"/>
    <w:rsid w:val="00785640"/>
    <w:rsid w:val="0079116D"/>
    <w:rsid w:val="0079166C"/>
    <w:rsid w:val="0079640E"/>
    <w:rsid w:val="007B6D7D"/>
    <w:rsid w:val="007C6BC8"/>
    <w:rsid w:val="007D2DAE"/>
    <w:rsid w:val="007D314E"/>
    <w:rsid w:val="007D5B77"/>
    <w:rsid w:val="007E05F8"/>
    <w:rsid w:val="007E10A5"/>
    <w:rsid w:val="007F6C74"/>
    <w:rsid w:val="0080320E"/>
    <w:rsid w:val="00807E68"/>
    <w:rsid w:val="008159BC"/>
    <w:rsid w:val="00833BDD"/>
    <w:rsid w:val="008448B0"/>
    <w:rsid w:val="00851642"/>
    <w:rsid w:val="008620FF"/>
    <w:rsid w:val="008645D8"/>
    <w:rsid w:val="008653DC"/>
    <w:rsid w:val="00871AB2"/>
    <w:rsid w:val="00877620"/>
    <w:rsid w:val="00880690"/>
    <w:rsid w:val="00881233"/>
    <w:rsid w:val="00886579"/>
    <w:rsid w:val="00893723"/>
    <w:rsid w:val="008A7C5A"/>
    <w:rsid w:val="008A7D7E"/>
    <w:rsid w:val="008C0925"/>
    <w:rsid w:val="008E511D"/>
    <w:rsid w:val="008F3125"/>
    <w:rsid w:val="008F3128"/>
    <w:rsid w:val="008F65ED"/>
    <w:rsid w:val="009368C5"/>
    <w:rsid w:val="00944B5A"/>
    <w:rsid w:val="0095728B"/>
    <w:rsid w:val="009611E9"/>
    <w:rsid w:val="009657B3"/>
    <w:rsid w:val="00976302"/>
    <w:rsid w:val="00992032"/>
    <w:rsid w:val="009A4338"/>
    <w:rsid w:val="009A4DF2"/>
    <w:rsid w:val="009B0EFB"/>
    <w:rsid w:val="009B78FE"/>
    <w:rsid w:val="009C6396"/>
    <w:rsid w:val="009E0DB7"/>
    <w:rsid w:val="009E7256"/>
    <w:rsid w:val="009F519D"/>
    <w:rsid w:val="009F7E33"/>
    <w:rsid w:val="00A10AE9"/>
    <w:rsid w:val="00A14FD4"/>
    <w:rsid w:val="00A46E38"/>
    <w:rsid w:val="00A50352"/>
    <w:rsid w:val="00A51986"/>
    <w:rsid w:val="00A604E6"/>
    <w:rsid w:val="00A80216"/>
    <w:rsid w:val="00A82F73"/>
    <w:rsid w:val="00A94BE9"/>
    <w:rsid w:val="00A955AA"/>
    <w:rsid w:val="00AA1D8D"/>
    <w:rsid w:val="00AA3403"/>
    <w:rsid w:val="00AB013D"/>
    <w:rsid w:val="00AB6D59"/>
    <w:rsid w:val="00AC0CD6"/>
    <w:rsid w:val="00AD5F98"/>
    <w:rsid w:val="00AF3C51"/>
    <w:rsid w:val="00B0308E"/>
    <w:rsid w:val="00B140D9"/>
    <w:rsid w:val="00B1541B"/>
    <w:rsid w:val="00B1723E"/>
    <w:rsid w:val="00B42EF5"/>
    <w:rsid w:val="00B47730"/>
    <w:rsid w:val="00B60DF6"/>
    <w:rsid w:val="00B6658C"/>
    <w:rsid w:val="00B74DA5"/>
    <w:rsid w:val="00B7718C"/>
    <w:rsid w:val="00B86A12"/>
    <w:rsid w:val="00B87FB7"/>
    <w:rsid w:val="00B92B39"/>
    <w:rsid w:val="00B93869"/>
    <w:rsid w:val="00BB27C7"/>
    <w:rsid w:val="00BB4F94"/>
    <w:rsid w:val="00BC5A60"/>
    <w:rsid w:val="00BE2061"/>
    <w:rsid w:val="00BE3296"/>
    <w:rsid w:val="00C0319E"/>
    <w:rsid w:val="00C11068"/>
    <w:rsid w:val="00C338B0"/>
    <w:rsid w:val="00C4201B"/>
    <w:rsid w:val="00C47129"/>
    <w:rsid w:val="00C55845"/>
    <w:rsid w:val="00C82ADA"/>
    <w:rsid w:val="00C848A2"/>
    <w:rsid w:val="00C86F74"/>
    <w:rsid w:val="00CB0664"/>
    <w:rsid w:val="00CB57CA"/>
    <w:rsid w:val="00CC36AC"/>
    <w:rsid w:val="00CD6657"/>
    <w:rsid w:val="00CE3C99"/>
    <w:rsid w:val="00CE78DD"/>
    <w:rsid w:val="00CF0667"/>
    <w:rsid w:val="00D055FE"/>
    <w:rsid w:val="00D32F87"/>
    <w:rsid w:val="00D40A32"/>
    <w:rsid w:val="00D45EBF"/>
    <w:rsid w:val="00D515B5"/>
    <w:rsid w:val="00D54205"/>
    <w:rsid w:val="00D57483"/>
    <w:rsid w:val="00D624F4"/>
    <w:rsid w:val="00D71306"/>
    <w:rsid w:val="00D72967"/>
    <w:rsid w:val="00D74412"/>
    <w:rsid w:val="00D805F4"/>
    <w:rsid w:val="00D81309"/>
    <w:rsid w:val="00D81DEE"/>
    <w:rsid w:val="00D834A0"/>
    <w:rsid w:val="00D83570"/>
    <w:rsid w:val="00DA6FD6"/>
    <w:rsid w:val="00DA77A3"/>
    <w:rsid w:val="00DB0D71"/>
    <w:rsid w:val="00DC78C8"/>
    <w:rsid w:val="00DF031C"/>
    <w:rsid w:val="00E062E0"/>
    <w:rsid w:val="00E133AE"/>
    <w:rsid w:val="00E36996"/>
    <w:rsid w:val="00E45693"/>
    <w:rsid w:val="00E475F8"/>
    <w:rsid w:val="00E713DB"/>
    <w:rsid w:val="00E74C8C"/>
    <w:rsid w:val="00E80772"/>
    <w:rsid w:val="00E92A9C"/>
    <w:rsid w:val="00EB73C3"/>
    <w:rsid w:val="00EC5B8D"/>
    <w:rsid w:val="00ED2806"/>
    <w:rsid w:val="00EF58DD"/>
    <w:rsid w:val="00EF7D9A"/>
    <w:rsid w:val="00F00FFF"/>
    <w:rsid w:val="00F05440"/>
    <w:rsid w:val="00F1065D"/>
    <w:rsid w:val="00F121D0"/>
    <w:rsid w:val="00F32F9F"/>
    <w:rsid w:val="00F41C78"/>
    <w:rsid w:val="00F46D99"/>
    <w:rsid w:val="00F51C53"/>
    <w:rsid w:val="00F654AD"/>
    <w:rsid w:val="00F82E29"/>
    <w:rsid w:val="00F97B61"/>
    <w:rsid w:val="00FA0279"/>
    <w:rsid w:val="00FB3097"/>
    <w:rsid w:val="00FB378A"/>
    <w:rsid w:val="00FC526E"/>
    <w:rsid w:val="00FC693F"/>
    <w:rsid w:val="00FC705B"/>
    <w:rsid w:val="00FC79A9"/>
    <w:rsid w:val="00FC7C7A"/>
    <w:rsid w:val="3DC01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581271"/>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 w:type="paragraph" w:customStyle="1" w:styleId="font-claude-response-body">
    <w:name w:val="font-claude-response-body"/>
    <w:basedOn w:val="Normal"/>
    <w:rsid w:val="00443A1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062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053652">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3166602">
      <w:marLeft w:val="640"/>
      <w:marRight w:val="0"/>
      <w:marTop w:val="0"/>
      <w:marBottom w:val="0"/>
      <w:divBdr>
        <w:top w:val="none" w:sz="0" w:space="0" w:color="auto"/>
        <w:left w:val="none" w:sz="0" w:space="0" w:color="auto"/>
        <w:bottom w:val="none" w:sz="0" w:space="0" w:color="auto"/>
        <w:right w:val="none" w:sz="0" w:space="0" w:color="auto"/>
      </w:divBdr>
    </w:div>
    <w:div w:id="3367700">
      <w:marLeft w:val="640"/>
      <w:marRight w:val="0"/>
      <w:marTop w:val="0"/>
      <w:marBottom w:val="0"/>
      <w:divBdr>
        <w:top w:val="none" w:sz="0" w:space="0" w:color="auto"/>
        <w:left w:val="none" w:sz="0" w:space="0" w:color="auto"/>
        <w:bottom w:val="none" w:sz="0" w:space="0" w:color="auto"/>
        <w:right w:val="none" w:sz="0" w:space="0" w:color="auto"/>
      </w:divBdr>
    </w:div>
    <w:div w:id="3824811">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5985397">
      <w:marLeft w:val="640"/>
      <w:marRight w:val="0"/>
      <w:marTop w:val="0"/>
      <w:marBottom w:val="0"/>
      <w:divBdr>
        <w:top w:val="none" w:sz="0" w:space="0" w:color="auto"/>
        <w:left w:val="none" w:sz="0" w:space="0" w:color="auto"/>
        <w:bottom w:val="none" w:sz="0" w:space="0" w:color="auto"/>
        <w:right w:val="none" w:sz="0" w:space="0" w:color="auto"/>
      </w:divBdr>
    </w:div>
    <w:div w:id="6451100">
      <w:marLeft w:val="640"/>
      <w:marRight w:val="0"/>
      <w:marTop w:val="0"/>
      <w:marBottom w:val="0"/>
      <w:divBdr>
        <w:top w:val="none" w:sz="0" w:space="0" w:color="auto"/>
        <w:left w:val="none" w:sz="0" w:space="0" w:color="auto"/>
        <w:bottom w:val="none" w:sz="0" w:space="0" w:color="auto"/>
        <w:right w:val="none" w:sz="0" w:space="0" w:color="auto"/>
      </w:divBdr>
    </w:div>
    <w:div w:id="6752955">
      <w:marLeft w:val="640"/>
      <w:marRight w:val="0"/>
      <w:marTop w:val="0"/>
      <w:marBottom w:val="0"/>
      <w:divBdr>
        <w:top w:val="none" w:sz="0" w:space="0" w:color="auto"/>
        <w:left w:val="none" w:sz="0" w:space="0" w:color="auto"/>
        <w:bottom w:val="none" w:sz="0" w:space="0" w:color="auto"/>
        <w:right w:val="none" w:sz="0" w:space="0" w:color="auto"/>
      </w:divBdr>
    </w:div>
    <w:div w:id="7102611">
      <w:marLeft w:val="640"/>
      <w:marRight w:val="0"/>
      <w:marTop w:val="0"/>
      <w:marBottom w:val="0"/>
      <w:divBdr>
        <w:top w:val="none" w:sz="0" w:space="0" w:color="auto"/>
        <w:left w:val="none" w:sz="0" w:space="0" w:color="auto"/>
        <w:bottom w:val="none" w:sz="0" w:space="0" w:color="auto"/>
        <w:right w:val="none" w:sz="0" w:space="0" w:color="auto"/>
      </w:divBdr>
    </w:div>
    <w:div w:id="7340641">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7680994">
      <w:marLeft w:val="640"/>
      <w:marRight w:val="0"/>
      <w:marTop w:val="0"/>
      <w:marBottom w:val="0"/>
      <w:divBdr>
        <w:top w:val="none" w:sz="0" w:space="0" w:color="auto"/>
        <w:left w:val="none" w:sz="0" w:space="0" w:color="auto"/>
        <w:bottom w:val="none" w:sz="0" w:space="0" w:color="auto"/>
        <w:right w:val="none" w:sz="0" w:space="0" w:color="auto"/>
      </w:divBdr>
    </w:div>
    <w:div w:id="7875356">
      <w:marLeft w:val="640"/>
      <w:marRight w:val="0"/>
      <w:marTop w:val="0"/>
      <w:marBottom w:val="0"/>
      <w:divBdr>
        <w:top w:val="none" w:sz="0" w:space="0" w:color="auto"/>
        <w:left w:val="none" w:sz="0" w:space="0" w:color="auto"/>
        <w:bottom w:val="none" w:sz="0" w:space="0" w:color="auto"/>
        <w:right w:val="none" w:sz="0" w:space="0" w:color="auto"/>
      </w:divBdr>
    </w:div>
    <w:div w:id="8608225">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1492946">
      <w:marLeft w:val="640"/>
      <w:marRight w:val="0"/>
      <w:marTop w:val="0"/>
      <w:marBottom w:val="0"/>
      <w:divBdr>
        <w:top w:val="none" w:sz="0" w:space="0" w:color="auto"/>
        <w:left w:val="none" w:sz="0" w:space="0" w:color="auto"/>
        <w:bottom w:val="none" w:sz="0" w:space="0" w:color="auto"/>
        <w:right w:val="none" w:sz="0" w:space="0" w:color="auto"/>
      </w:divBdr>
    </w:div>
    <w:div w:id="12414881">
      <w:marLeft w:val="640"/>
      <w:marRight w:val="0"/>
      <w:marTop w:val="0"/>
      <w:marBottom w:val="0"/>
      <w:divBdr>
        <w:top w:val="none" w:sz="0" w:space="0" w:color="auto"/>
        <w:left w:val="none" w:sz="0" w:space="0" w:color="auto"/>
        <w:bottom w:val="none" w:sz="0" w:space="0" w:color="auto"/>
        <w:right w:val="none" w:sz="0" w:space="0" w:color="auto"/>
      </w:divBdr>
    </w:div>
    <w:div w:id="12659843">
      <w:marLeft w:val="640"/>
      <w:marRight w:val="0"/>
      <w:marTop w:val="0"/>
      <w:marBottom w:val="0"/>
      <w:divBdr>
        <w:top w:val="none" w:sz="0" w:space="0" w:color="auto"/>
        <w:left w:val="none" w:sz="0" w:space="0" w:color="auto"/>
        <w:bottom w:val="none" w:sz="0" w:space="0" w:color="auto"/>
        <w:right w:val="none" w:sz="0" w:space="0" w:color="auto"/>
      </w:divBdr>
    </w:div>
    <w:div w:id="13918473">
      <w:marLeft w:val="640"/>
      <w:marRight w:val="0"/>
      <w:marTop w:val="0"/>
      <w:marBottom w:val="0"/>
      <w:divBdr>
        <w:top w:val="none" w:sz="0" w:space="0" w:color="auto"/>
        <w:left w:val="none" w:sz="0" w:space="0" w:color="auto"/>
        <w:bottom w:val="none" w:sz="0" w:space="0" w:color="auto"/>
        <w:right w:val="none" w:sz="0" w:space="0" w:color="auto"/>
      </w:divBdr>
    </w:div>
    <w:div w:id="14312741">
      <w:marLeft w:val="640"/>
      <w:marRight w:val="0"/>
      <w:marTop w:val="0"/>
      <w:marBottom w:val="0"/>
      <w:divBdr>
        <w:top w:val="none" w:sz="0" w:space="0" w:color="auto"/>
        <w:left w:val="none" w:sz="0" w:space="0" w:color="auto"/>
        <w:bottom w:val="none" w:sz="0" w:space="0" w:color="auto"/>
        <w:right w:val="none" w:sz="0" w:space="0" w:color="auto"/>
      </w:divBdr>
    </w:div>
    <w:div w:id="14621433">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389766">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8092970">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1986314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1329150">
      <w:marLeft w:val="640"/>
      <w:marRight w:val="0"/>
      <w:marTop w:val="0"/>
      <w:marBottom w:val="0"/>
      <w:divBdr>
        <w:top w:val="none" w:sz="0" w:space="0" w:color="auto"/>
        <w:left w:val="none" w:sz="0" w:space="0" w:color="auto"/>
        <w:bottom w:val="none" w:sz="0" w:space="0" w:color="auto"/>
        <w:right w:val="none" w:sz="0" w:space="0" w:color="auto"/>
      </w:divBdr>
    </w:div>
    <w:div w:id="21563645">
      <w:marLeft w:val="640"/>
      <w:marRight w:val="0"/>
      <w:marTop w:val="0"/>
      <w:marBottom w:val="0"/>
      <w:divBdr>
        <w:top w:val="none" w:sz="0" w:space="0" w:color="auto"/>
        <w:left w:val="none" w:sz="0" w:space="0" w:color="auto"/>
        <w:bottom w:val="none" w:sz="0" w:space="0" w:color="auto"/>
        <w:right w:val="none" w:sz="0" w:space="0" w:color="auto"/>
      </w:divBdr>
    </w:div>
    <w:div w:id="21589055">
      <w:marLeft w:val="640"/>
      <w:marRight w:val="0"/>
      <w:marTop w:val="0"/>
      <w:marBottom w:val="0"/>
      <w:divBdr>
        <w:top w:val="none" w:sz="0" w:space="0" w:color="auto"/>
        <w:left w:val="none" w:sz="0" w:space="0" w:color="auto"/>
        <w:bottom w:val="none" w:sz="0" w:space="0" w:color="auto"/>
        <w:right w:val="none" w:sz="0" w:space="0" w:color="auto"/>
      </w:divBdr>
    </w:div>
    <w:div w:id="22094059">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454052">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4644081">
      <w:marLeft w:val="640"/>
      <w:marRight w:val="0"/>
      <w:marTop w:val="0"/>
      <w:marBottom w:val="0"/>
      <w:divBdr>
        <w:top w:val="none" w:sz="0" w:space="0" w:color="auto"/>
        <w:left w:val="none" w:sz="0" w:space="0" w:color="auto"/>
        <w:bottom w:val="none" w:sz="0" w:space="0" w:color="auto"/>
        <w:right w:val="none" w:sz="0" w:space="0" w:color="auto"/>
      </w:divBdr>
    </w:div>
    <w:div w:id="25832095">
      <w:marLeft w:val="64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8919888">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0152660">
      <w:marLeft w:val="640"/>
      <w:marRight w:val="0"/>
      <w:marTop w:val="0"/>
      <w:marBottom w:val="0"/>
      <w:divBdr>
        <w:top w:val="none" w:sz="0" w:space="0" w:color="auto"/>
        <w:left w:val="none" w:sz="0" w:space="0" w:color="auto"/>
        <w:bottom w:val="none" w:sz="0" w:space="0" w:color="auto"/>
        <w:right w:val="none" w:sz="0" w:space="0" w:color="auto"/>
      </w:divBdr>
    </w:div>
    <w:div w:id="30809340">
      <w:marLeft w:val="640"/>
      <w:marRight w:val="0"/>
      <w:marTop w:val="0"/>
      <w:marBottom w:val="0"/>
      <w:divBdr>
        <w:top w:val="none" w:sz="0" w:space="0" w:color="auto"/>
        <w:left w:val="none" w:sz="0" w:space="0" w:color="auto"/>
        <w:bottom w:val="none" w:sz="0" w:space="0" w:color="auto"/>
        <w:right w:val="none" w:sz="0" w:space="0" w:color="auto"/>
      </w:divBdr>
    </w:div>
    <w:div w:id="31729042">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3236421">
      <w:marLeft w:val="640"/>
      <w:marRight w:val="0"/>
      <w:marTop w:val="0"/>
      <w:marBottom w:val="0"/>
      <w:divBdr>
        <w:top w:val="none" w:sz="0" w:space="0" w:color="auto"/>
        <w:left w:val="none" w:sz="0" w:space="0" w:color="auto"/>
        <w:bottom w:val="none" w:sz="0" w:space="0" w:color="auto"/>
        <w:right w:val="none" w:sz="0" w:space="0" w:color="auto"/>
      </w:divBdr>
    </w:div>
    <w:div w:id="35353931">
      <w:marLeft w:val="640"/>
      <w:marRight w:val="0"/>
      <w:marTop w:val="0"/>
      <w:marBottom w:val="0"/>
      <w:divBdr>
        <w:top w:val="none" w:sz="0" w:space="0" w:color="auto"/>
        <w:left w:val="none" w:sz="0" w:space="0" w:color="auto"/>
        <w:bottom w:val="none" w:sz="0" w:space="0" w:color="auto"/>
        <w:right w:val="none" w:sz="0" w:space="0" w:color="auto"/>
      </w:divBdr>
    </w:div>
    <w:div w:id="36321972">
      <w:marLeft w:val="640"/>
      <w:marRight w:val="0"/>
      <w:marTop w:val="0"/>
      <w:marBottom w:val="0"/>
      <w:divBdr>
        <w:top w:val="none" w:sz="0" w:space="0" w:color="auto"/>
        <w:left w:val="none" w:sz="0" w:space="0" w:color="auto"/>
        <w:bottom w:val="none" w:sz="0" w:space="0" w:color="auto"/>
        <w:right w:val="none" w:sz="0" w:space="0" w:color="auto"/>
      </w:divBdr>
    </w:div>
    <w:div w:id="36393398">
      <w:marLeft w:val="640"/>
      <w:marRight w:val="0"/>
      <w:marTop w:val="0"/>
      <w:marBottom w:val="0"/>
      <w:divBdr>
        <w:top w:val="none" w:sz="0" w:space="0" w:color="auto"/>
        <w:left w:val="none" w:sz="0" w:space="0" w:color="auto"/>
        <w:bottom w:val="none" w:sz="0" w:space="0" w:color="auto"/>
        <w:right w:val="none" w:sz="0" w:space="0" w:color="auto"/>
      </w:divBdr>
    </w:div>
    <w:div w:id="36509782">
      <w:marLeft w:val="640"/>
      <w:marRight w:val="0"/>
      <w:marTop w:val="0"/>
      <w:marBottom w:val="0"/>
      <w:divBdr>
        <w:top w:val="none" w:sz="0" w:space="0" w:color="auto"/>
        <w:left w:val="none" w:sz="0" w:space="0" w:color="auto"/>
        <w:bottom w:val="none" w:sz="0" w:space="0" w:color="auto"/>
        <w:right w:val="none" w:sz="0" w:space="0" w:color="auto"/>
      </w:divBdr>
    </w:div>
    <w:div w:id="37097293">
      <w:marLeft w:val="640"/>
      <w:marRight w:val="0"/>
      <w:marTop w:val="0"/>
      <w:marBottom w:val="0"/>
      <w:divBdr>
        <w:top w:val="none" w:sz="0" w:space="0" w:color="auto"/>
        <w:left w:val="none" w:sz="0" w:space="0" w:color="auto"/>
        <w:bottom w:val="none" w:sz="0" w:space="0" w:color="auto"/>
        <w:right w:val="none" w:sz="0" w:space="0" w:color="auto"/>
      </w:divBdr>
    </w:div>
    <w:div w:id="37819685">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0138243">
      <w:marLeft w:val="640"/>
      <w:marRight w:val="0"/>
      <w:marTop w:val="0"/>
      <w:marBottom w:val="0"/>
      <w:divBdr>
        <w:top w:val="none" w:sz="0" w:space="0" w:color="auto"/>
        <w:left w:val="none" w:sz="0" w:space="0" w:color="auto"/>
        <w:bottom w:val="none" w:sz="0" w:space="0" w:color="auto"/>
        <w:right w:val="none" w:sz="0" w:space="0" w:color="auto"/>
      </w:divBdr>
    </w:div>
    <w:div w:id="40204877">
      <w:marLeft w:val="640"/>
      <w:marRight w:val="0"/>
      <w:marTop w:val="0"/>
      <w:marBottom w:val="0"/>
      <w:divBdr>
        <w:top w:val="none" w:sz="0" w:space="0" w:color="auto"/>
        <w:left w:val="none" w:sz="0" w:space="0" w:color="auto"/>
        <w:bottom w:val="none" w:sz="0" w:space="0" w:color="auto"/>
        <w:right w:val="none" w:sz="0" w:space="0" w:color="auto"/>
      </w:divBdr>
    </w:div>
    <w:div w:id="41443304">
      <w:marLeft w:val="640"/>
      <w:marRight w:val="0"/>
      <w:marTop w:val="0"/>
      <w:marBottom w:val="0"/>
      <w:divBdr>
        <w:top w:val="none" w:sz="0" w:space="0" w:color="auto"/>
        <w:left w:val="none" w:sz="0" w:space="0" w:color="auto"/>
        <w:bottom w:val="none" w:sz="0" w:space="0" w:color="auto"/>
        <w:right w:val="none" w:sz="0" w:space="0" w:color="auto"/>
      </w:divBdr>
    </w:div>
    <w:div w:id="41684110">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3143663">
      <w:marLeft w:val="640"/>
      <w:marRight w:val="0"/>
      <w:marTop w:val="0"/>
      <w:marBottom w:val="0"/>
      <w:divBdr>
        <w:top w:val="none" w:sz="0" w:space="0" w:color="auto"/>
        <w:left w:val="none" w:sz="0" w:space="0" w:color="auto"/>
        <w:bottom w:val="none" w:sz="0" w:space="0" w:color="auto"/>
        <w:right w:val="none" w:sz="0" w:space="0" w:color="auto"/>
      </w:divBdr>
    </w:div>
    <w:div w:id="44108153">
      <w:marLeft w:val="640"/>
      <w:marRight w:val="0"/>
      <w:marTop w:val="0"/>
      <w:marBottom w:val="0"/>
      <w:divBdr>
        <w:top w:val="none" w:sz="0" w:space="0" w:color="auto"/>
        <w:left w:val="none" w:sz="0" w:space="0" w:color="auto"/>
        <w:bottom w:val="none" w:sz="0" w:space="0" w:color="auto"/>
        <w:right w:val="none" w:sz="0" w:space="0" w:color="auto"/>
      </w:divBdr>
    </w:div>
    <w:div w:id="44257512">
      <w:marLeft w:val="640"/>
      <w:marRight w:val="0"/>
      <w:marTop w:val="0"/>
      <w:marBottom w:val="0"/>
      <w:divBdr>
        <w:top w:val="none" w:sz="0" w:space="0" w:color="auto"/>
        <w:left w:val="none" w:sz="0" w:space="0" w:color="auto"/>
        <w:bottom w:val="none" w:sz="0" w:space="0" w:color="auto"/>
        <w:right w:val="none" w:sz="0" w:space="0" w:color="auto"/>
      </w:divBdr>
    </w:div>
    <w:div w:id="44377608">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4961298">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6102496">
      <w:marLeft w:val="640"/>
      <w:marRight w:val="0"/>
      <w:marTop w:val="0"/>
      <w:marBottom w:val="0"/>
      <w:divBdr>
        <w:top w:val="none" w:sz="0" w:space="0" w:color="auto"/>
        <w:left w:val="none" w:sz="0" w:space="0" w:color="auto"/>
        <w:bottom w:val="none" w:sz="0" w:space="0" w:color="auto"/>
        <w:right w:val="none" w:sz="0" w:space="0" w:color="auto"/>
      </w:divBdr>
    </w:div>
    <w:div w:id="47000006">
      <w:marLeft w:val="640"/>
      <w:marRight w:val="0"/>
      <w:marTop w:val="0"/>
      <w:marBottom w:val="0"/>
      <w:divBdr>
        <w:top w:val="none" w:sz="0" w:space="0" w:color="auto"/>
        <w:left w:val="none" w:sz="0" w:space="0" w:color="auto"/>
        <w:bottom w:val="none" w:sz="0" w:space="0" w:color="auto"/>
        <w:right w:val="none" w:sz="0" w:space="0" w:color="auto"/>
      </w:divBdr>
    </w:div>
    <w:div w:id="47186686">
      <w:marLeft w:val="640"/>
      <w:marRight w:val="0"/>
      <w:marTop w:val="0"/>
      <w:marBottom w:val="0"/>
      <w:divBdr>
        <w:top w:val="none" w:sz="0" w:space="0" w:color="auto"/>
        <w:left w:val="none" w:sz="0" w:space="0" w:color="auto"/>
        <w:bottom w:val="none" w:sz="0" w:space="0" w:color="auto"/>
        <w:right w:val="none" w:sz="0" w:space="0" w:color="auto"/>
      </w:divBdr>
    </w:div>
    <w:div w:id="47270310">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48651017">
      <w:marLeft w:val="640"/>
      <w:marRight w:val="0"/>
      <w:marTop w:val="0"/>
      <w:marBottom w:val="0"/>
      <w:divBdr>
        <w:top w:val="none" w:sz="0" w:space="0" w:color="auto"/>
        <w:left w:val="none" w:sz="0" w:space="0" w:color="auto"/>
        <w:bottom w:val="none" w:sz="0" w:space="0" w:color="auto"/>
        <w:right w:val="none" w:sz="0" w:space="0" w:color="auto"/>
      </w:divBdr>
    </w:div>
    <w:div w:id="49110971">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1275695">
      <w:marLeft w:val="640"/>
      <w:marRight w:val="0"/>
      <w:marTop w:val="0"/>
      <w:marBottom w:val="0"/>
      <w:divBdr>
        <w:top w:val="none" w:sz="0" w:space="0" w:color="auto"/>
        <w:left w:val="none" w:sz="0" w:space="0" w:color="auto"/>
        <w:bottom w:val="none" w:sz="0" w:space="0" w:color="auto"/>
        <w:right w:val="none" w:sz="0" w:space="0" w:color="auto"/>
      </w:divBdr>
    </w:div>
    <w:div w:id="51656853">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403254">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6768">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667130">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1564">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366676">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0905539">
      <w:marLeft w:val="640"/>
      <w:marRight w:val="0"/>
      <w:marTop w:val="0"/>
      <w:marBottom w:val="0"/>
      <w:divBdr>
        <w:top w:val="none" w:sz="0" w:space="0" w:color="auto"/>
        <w:left w:val="none" w:sz="0" w:space="0" w:color="auto"/>
        <w:bottom w:val="none" w:sz="0" w:space="0" w:color="auto"/>
        <w:right w:val="none" w:sz="0" w:space="0" w:color="auto"/>
      </w:divBdr>
    </w:div>
    <w:div w:id="60980520">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3913612">
      <w:marLeft w:val="64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5810408">
      <w:marLeft w:val="640"/>
      <w:marRight w:val="0"/>
      <w:marTop w:val="0"/>
      <w:marBottom w:val="0"/>
      <w:divBdr>
        <w:top w:val="none" w:sz="0" w:space="0" w:color="auto"/>
        <w:left w:val="none" w:sz="0" w:space="0" w:color="auto"/>
        <w:bottom w:val="none" w:sz="0" w:space="0" w:color="auto"/>
        <w:right w:val="none" w:sz="0" w:space="0" w:color="auto"/>
      </w:divBdr>
    </w:div>
    <w:div w:id="66000353">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6541693">
      <w:marLeft w:val="640"/>
      <w:marRight w:val="0"/>
      <w:marTop w:val="0"/>
      <w:marBottom w:val="0"/>
      <w:divBdr>
        <w:top w:val="none" w:sz="0" w:space="0" w:color="auto"/>
        <w:left w:val="none" w:sz="0" w:space="0" w:color="auto"/>
        <w:bottom w:val="none" w:sz="0" w:space="0" w:color="auto"/>
        <w:right w:val="none" w:sz="0" w:space="0" w:color="auto"/>
      </w:divBdr>
    </w:div>
    <w:div w:id="68113007">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68313845">
      <w:marLeft w:val="640"/>
      <w:marRight w:val="0"/>
      <w:marTop w:val="0"/>
      <w:marBottom w:val="0"/>
      <w:divBdr>
        <w:top w:val="none" w:sz="0" w:space="0" w:color="auto"/>
        <w:left w:val="none" w:sz="0" w:space="0" w:color="auto"/>
        <w:bottom w:val="none" w:sz="0" w:space="0" w:color="auto"/>
        <w:right w:val="none" w:sz="0" w:space="0" w:color="auto"/>
      </w:divBdr>
    </w:div>
    <w:div w:id="69665980">
      <w:marLeft w:val="640"/>
      <w:marRight w:val="0"/>
      <w:marTop w:val="0"/>
      <w:marBottom w:val="0"/>
      <w:divBdr>
        <w:top w:val="none" w:sz="0" w:space="0" w:color="auto"/>
        <w:left w:val="none" w:sz="0" w:space="0" w:color="auto"/>
        <w:bottom w:val="none" w:sz="0" w:space="0" w:color="auto"/>
        <w:right w:val="none" w:sz="0" w:space="0" w:color="auto"/>
      </w:divBdr>
    </w:div>
    <w:div w:id="69736190">
      <w:marLeft w:val="640"/>
      <w:marRight w:val="0"/>
      <w:marTop w:val="0"/>
      <w:marBottom w:val="0"/>
      <w:divBdr>
        <w:top w:val="none" w:sz="0" w:space="0" w:color="auto"/>
        <w:left w:val="none" w:sz="0" w:space="0" w:color="auto"/>
        <w:bottom w:val="none" w:sz="0" w:space="0" w:color="auto"/>
        <w:right w:val="none" w:sz="0" w:space="0" w:color="auto"/>
      </w:divBdr>
    </w:div>
    <w:div w:id="69934402">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438062">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366561">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5450">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7556490">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8454857">
      <w:marLeft w:val="640"/>
      <w:marRight w:val="0"/>
      <w:marTop w:val="0"/>
      <w:marBottom w:val="0"/>
      <w:divBdr>
        <w:top w:val="none" w:sz="0" w:space="0" w:color="auto"/>
        <w:left w:val="none" w:sz="0" w:space="0" w:color="auto"/>
        <w:bottom w:val="none" w:sz="0" w:space="0" w:color="auto"/>
        <w:right w:val="none" w:sz="0" w:space="0" w:color="auto"/>
      </w:divBdr>
    </w:div>
    <w:div w:id="78841977">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068234">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381855">
      <w:marLeft w:val="640"/>
      <w:marRight w:val="0"/>
      <w:marTop w:val="0"/>
      <w:marBottom w:val="0"/>
      <w:divBdr>
        <w:top w:val="none" w:sz="0" w:space="0" w:color="auto"/>
        <w:left w:val="none" w:sz="0" w:space="0" w:color="auto"/>
        <w:bottom w:val="none" w:sz="0" w:space="0" w:color="auto"/>
        <w:right w:val="none" w:sz="0" w:space="0" w:color="auto"/>
      </w:divBdr>
    </w:div>
    <w:div w:id="82462565">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3454940">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14716">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5814016">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191475">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6661826">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8939365">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3407858">
      <w:marLeft w:val="640"/>
      <w:marRight w:val="0"/>
      <w:marTop w:val="0"/>
      <w:marBottom w:val="0"/>
      <w:divBdr>
        <w:top w:val="none" w:sz="0" w:space="0" w:color="auto"/>
        <w:left w:val="none" w:sz="0" w:space="0" w:color="auto"/>
        <w:bottom w:val="none" w:sz="0" w:space="0" w:color="auto"/>
        <w:right w:val="none" w:sz="0" w:space="0" w:color="auto"/>
      </w:divBdr>
    </w:div>
    <w:div w:id="94519140">
      <w:marLeft w:val="640"/>
      <w:marRight w:val="0"/>
      <w:marTop w:val="0"/>
      <w:marBottom w:val="0"/>
      <w:divBdr>
        <w:top w:val="none" w:sz="0" w:space="0" w:color="auto"/>
        <w:left w:val="none" w:sz="0" w:space="0" w:color="auto"/>
        <w:bottom w:val="none" w:sz="0" w:space="0" w:color="auto"/>
        <w:right w:val="none" w:sz="0" w:space="0" w:color="auto"/>
      </w:divBdr>
    </w:div>
    <w:div w:id="95173885">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5828647">
      <w:marLeft w:val="640"/>
      <w:marRight w:val="0"/>
      <w:marTop w:val="0"/>
      <w:marBottom w:val="0"/>
      <w:divBdr>
        <w:top w:val="none" w:sz="0" w:space="0" w:color="auto"/>
        <w:left w:val="none" w:sz="0" w:space="0" w:color="auto"/>
        <w:bottom w:val="none" w:sz="0" w:space="0" w:color="auto"/>
        <w:right w:val="none" w:sz="0" w:space="0" w:color="auto"/>
      </w:divBdr>
    </w:div>
    <w:div w:id="95950195">
      <w:marLeft w:val="640"/>
      <w:marRight w:val="0"/>
      <w:marTop w:val="0"/>
      <w:marBottom w:val="0"/>
      <w:divBdr>
        <w:top w:val="none" w:sz="0" w:space="0" w:color="auto"/>
        <w:left w:val="none" w:sz="0" w:space="0" w:color="auto"/>
        <w:bottom w:val="none" w:sz="0" w:space="0" w:color="auto"/>
        <w:right w:val="none" w:sz="0" w:space="0" w:color="auto"/>
      </w:divBdr>
    </w:div>
    <w:div w:id="97142961">
      <w:marLeft w:val="640"/>
      <w:marRight w:val="0"/>
      <w:marTop w:val="0"/>
      <w:marBottom w:val="0"/>
      <w:divBdr>
        <w:top w:val="none" w:sz="0" w:space="0" w:color="auto"/>
        <w:left w:val="none" w:sz="0" w:space="0" w:color="auto"/>
        <w:bottom w:val="none" w:sz="0" w:space="0" w:color="auto"/>
        <w:right w:val="none" w:sz="0" w:space="0" w:color="auto"/>
      </w:divBdr>
    </w:div>
    <w:div w:id="98068762">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34807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0956134">
      <w:marLeft w:val="640"/>
      <w:marRight w:val="0"/>
      <w:marTop w:val="0"/>
      <w:marBottom w:val="0"/>
      <w:divBdr>
        <w:top w:val="none" w:sz="0" w:space="0" w:color="auto"/>
        <w:left w:val="none" w:sz="0" w:space="0" w:color="auto"/>
        <w:bottom w:val="none" w:sz="0" w:space="0" w:color="auto"/>
        <w:right w:val="none" w:sz="0" w:space="0" w:color="auto"/>
      </w:divBdr>
    </w:div>
    <w:div w:id="101188511">
      <w:marLeft w:val="640"/>
      <w:marRight w:val="0"/>
      <w:marTop w:val="0"/>
      <w:marBottom w:val="0"/>
      <w:divBdr>
        <w:top w:val="none" w:sz="0" w:space="0" w:color="auto"/>
        <w:left w:val="none" w:sz="0" w:space="0" w:color="auto"/>
        <w:bottom w:val="none" w:sz="0" w:space="0" w:color="auto"/>
        <w:right w:val="none" w:sz="0" w:space="0" w:color="auto"/>
      </w:divBdr>
    </w:div>
    <w:div w:id="10119123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3576711">
      <w:marLeft w:val="640"/>
      <w:marRight w:val="0"/>
      <w:marTop w:val="0"/>
      <w:marBottom w:val="0"/>
      <w:divBdr>
        <w:top w:val="none" w:sz="0" w:space="0" w:color="auto"/>
        <w:left w:val="none" w:sz="0" w:space="0" w:color="auto"/>
        <w:bottom w:val="none" w:sz="0" w:space="0" w:color="auto"/>
        <w:right w:val="none" w:sz="0" w:space="0" w:color="auto"/>
      </w:divBdr>
    </w:div>
    <w:div w:id="10427182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5194086">
      <w:marLeft w:val="640"/>
      <w:marRight w:val="0"/>
      <w:marTop w:val="0"/>
      <w:marBottom w:val="0"/>
      <w:divBdr>
        <w:top w:val="none" w:sz="0" w:space="0" w:color="auto"/>
        <w:left w:val="none" w:sz="0" w:space="0" w:color="auto"/>
        <w:bottom w:val="none" w:sz="0" w:space="0" w:color="auto"/>
        <w:right w:val="none" w:sz="0" w:space="0" w:color="auto"/>
      </w:divBdr>
    </w:div>
    <w:div w:id="105514915">
      <w:marLeft w:val="640"/>
      <w:marRight w:val="0"/>
      <w:marTop w:val="0"/>
      <w:marBottom w:val="0"/>
      <w:divBdr>
        <w:top w:val="none" w:sz="0" w:space="0" w:color="auto"/>
        <w:left w:val="none" w:sz="0" w:space="0" w:color="auto"/>
        <w:bottom w:val="none" w:sz="0" w:space="0" w:color="auto"/>
        <w:right w:val="none" w:sz="0" w:space="0" w:color="auto"/>
      </w:divBdr>
    </w:div>
    <w:div w:id="105582195">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6656481">
      <w:marLeft w:val="640"/>
      <w:marRight w:val="0"/>
      <w:marTop w:val="0"/>
      <w:marBottom w:val="0"/>
      <w:divBdr>
        <w:top w:val="none" w:sz="0" w:space="0" w:color="auto"/>
        <w:left w:val="none" w:sz="0" w:space="0" w:color="auto"/>
        <w:bottom w:val="none" w:sz="0" w:space="0" w:color="auto"/>
        <w:right w:val="none" w:sz="0" w:space="0" w:color="auto"/>
      </w:divBdr>
    </w:div>
    <w:div w:id="10685038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7699237">
      <w:marLeft w:val="640"/>
      <w:marRight w:val="0"/>
      <w:marTop w:val="0"/>
      <w:marBottom w:val="0"/>
      <w:divBdr>
        <w:top w:val="none" w:sz="0" w:space="0" w:color="auto"/>
        <w:left w:val="none" w:sz="0" w:space="0" w:color="auto"/>
        <w:bottom w:val="none" w:sz="0" w:space="0" w:color="auto"/>
        <w:right w:val="none" w:sz="0" w:space="0" w:color="auto"/>
      </w:divBdr>
    </w:div>
    <w:div w:id="108010134">
      <w:marLeft w:val="640"/>
      <w:marRight w:val="0"/>
      <w:marTop w:val="0"/>
      <w:marBottom w:val="0"/>
      <w:divBdr>
        <w:top w:val="none" w:sz="0" w:space="0" w:color="auto"/>
        <w:left w:val="none" w:sz="0" w:space="0" w:color="auto"/>
        <w:bottom w:val="none" w:sz="0" w:space="0" w:color="auto"/>
        <w:right w:val="none" w:sz="0" w:space="0" w:color="auto"/>
      </w:divBdr>
    </w:div>
    <w:div w:id="108667337">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476768">
      <w:marLeft w:val="64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0832174">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86960">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257488">
      <w:marLeft w:val="640"/>
      <w:marRight w:val="0"/>
      <w:marTop w:val="0"/>
      <w:marBottom w:val="0"/>
      <w:divBdr>
        <w:top w:val="none" w:sz="0" w:space="0" w:color="auto"/>
        <w:left w:val="none" w:sz="0" w:space="0" w:color="auto"/>
        <w:bottom w:val="none" w:sz="0" w:space="0" w:color="auto"/>
        <w:right w:val="none" w:sz="0" w:space="0" w:color="auto"/>
      </w:divBdr>
    </w:div>
    <w:div w:id="114569170">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6992227">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7846985">
      <w:marLeft w:val="640"/>
      <w:marRight w:val="0"/>
      <w:marTop w:val="0"/>
      <w:marBottom w:val="0"/>
      <w:divBdr>
        <w:top w:val="none" w:sz="0" w:space="0" w:color="auto"/>
        <w:left w:val="none" w:sz="0" w:space="0" w:color="auto"/>
        <w:bottom w:val="none" w:sz="0" w:space="0" w:color="auto"/>
        <w:right w:val="none" w:sz="0" w:space="0" w:color="auto"/>
      </w:divBdr>
    </w:div>
    <w:div w:id="118424580">
      <w:marLeft w:val="640"/>
      <w:marRight w:val="0"/>
      <w:marTop w:val="0"/>
      <w:marBottom w:val="0"/>
      <w:divBdr>
        <w:top w:val="none" w:sz="0" w:space="0" w:color="auto"/>
        <w:left w:val="none" w:sz="0" w:space="0" w:color="auto"/>
        <w:bottom w:val="none" w:sz="0" w:space="0" w:color="auto"/>
        <w:right w:val="none" w:sz="0" w:space="0" w:color="auto"/>
      </w:divBdr>
    </w:div>
    <w:div w:id="11930563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0542599">
      <w:marLeft w:val="640"/>
      <w:marRight w:val="0"/>
      <w:marTop w:val="0"/>
      <w:marBottom w:val="0"/>
      <w:divBdr>
        <w:top w:val="none" w:sz="0" w:space="0" w:color="auto"/>
        <w:left w:val="none" w:sz="0" w:space="0" w:color="auto"/>
        <w:bottom w:val="none" w:sz="0" w:space="0" w:color="auto"/>
        <w:right w:val="none" w:sz="0" w:space="0" w:color="auto"/>
      </w:divBdr>
    </w:div>
    <w:div w:id="120736938">
      <w:marLeft w:val="640"/>
      <w:marRight w:val="0"/>
      <w:marTop w:val="0"/>
      <w:marBottom w:val="0"/>
      <w:divBdr>
        <w:top w:val="none" w:sz="0" w:space="0" w:color="auto"/>
        <w:left w:val="none" w:sz="0" w:space="0" w:color="auto"/>
        <w:bottom w:val="none" w:sz="0" w:space="0" w:color="auto"/>
        <w:right w:val="none" w:sz="0" w:space="0" w:color="auto"/>
      </w:divBdr>
    </w:div>
    <w:div w:id="120806625">
      <w:marLeft w:val="640"/>
      <w:marRight w:val="0"/>
      <w:marTop w:val="0"/>
      <w:marBottom w:val="0"/>
      <w:divBdr>
        <w:top w:val="none" w:sz="0" w:space="0" w:color="auto"/>
        <w:left w:val="none" w:sz="0" w:space="0" w:color="auto"/>
        <w:bottom w:val="none" w:sz="0" w:space="0" w:color="auto"/>
        <w:right w:val="none" w:sz="0" w:space="0" w:color="auto"/>
      </w:divBdr>
    </w:div>
    <w:div w:id="12081162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2385661">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4592331">
      <w:marLeft w:val="640"/>
      <w:marRight w:val="0"/>
      <w:marTop w:val="0"/>
      <w:marBottom w:val="0"/>
      <w:divBdr>
        <w:top w:val="none" w:sz="0" w:space="0" w:color="auto"/>
        <w:left w:val="none" w:sz="0" w:space="0" w:color="auto"/>
        <w:bottom w:val="none" w:sz="0" w:space="0" w:color="auto"/>
        <w:right w:val="none" w:sz="0" w:space="0" w:color="auto"/>
      </w:divBdr>
    </w:div>
    <w:div w:id="125467933">
      <w:marLeft w:val="640"/>
      <w:marRight w:val="0"/>
      <w:marTop w:val="0"/>
      <w:marBottom w:val="0"/>
      <w:divBdr>
        <w:top w:val="none" w:sz="0" w:space="0" w:color="auto"/>
        <w:left w:val="none" w:sz="0" w:space="0" w:color="auto"/>
        <w:bottom w:val="none" w:sz="0" w:space="0" w:color="auto"/>
        <w:right w:val="none" w:sz="0" w:space="0" w:color="auto"/>
      </w:divBdr>
    </w:div>
    <w:div w:id="126165561">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6700949">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28744975">
      <w:marLeft w:val="640"/>
      <w:marRight w:val="0"/>
      <w:marTop w:val="0"/>
      <w:marBottom w:val="0"/>
      <w:divBdr>
        <w:top w:val="none" w:sz="0" w:space="0" w:color="auto"/>
        <w:left w:val="none" w:sz="0" w:space="0" w:color="auto"/>
        <w:bottom w:val="none" w:sz="0" w:space="0" w:color="auto"/>
        <w:right w:val="none" w:sz="0" w:space="0" w:color="auto"/>
      </w:divBdr>
    </w:div>
    <w:div w:id="129369999">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246134">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1875099">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72121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4105644">
      <w:marLeft w:val="640"/>
      <w:marRight w:val="0"/>
      <w:marTop w:val="0"/>
      <w:marBottom w:val="0"/>
      <w:divBdr>
        <w:top w:val="none" w:sz="0" w:space="0" w:color="auto"/>
        <w:left w:val="none" w:sz="0" w:space="0" w:color="auto"/>
        <w:bottom w:val="none" w:sz="0" w:space="0" w:color="auto"/>
        <w:right w:val="none" w:sz="0" w:space="0" w:color="auto"/>
      </w:divBdr>
    </w:div>
    <w:div w:id="13483630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187139">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7693819">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39199465">
      <w:marLeft w:val="640"/>
      <w:marRight w:val="0"/>
      <w:marTop w:val="0"/>
      <w:marBottom w:val="0"/>
      <w:divBdr>
        <w:top w:val="none" w:sz="0" w:space="0" w:color="auto"/>
        <w:left w:val="none" w:sz="0" w:space="0" w:color="auto"/>
        <w:bottom w:val="none" w:sz="0" w:space="0" w:color="auto"/>
        <w:right w:val="none" w:sz="0" w:space="0" w:color="auto"/>
      </w:divBdr>
    </w:div>
    <w:div w:id="139352281">
      <w:marLeft w:val="640"/>
      <w:marRight w:val="0"/>
      <w:marTop w:val="0"/>
      <w:marBottom w:val="0"/>
      <w:divBdr>
        <w:top w:val="none" w:sz="0" w:space="0" w:color="auto"/>
        <w:left w:val="none" w:sz="0" w:space="0" w:color="auto"/>
        <w:bottom w:val="none" w:sz="0" w:space="0" w:color="auto"/>
        <w:right w:val="none" w:sz="0" w:space="0" w:color="auto"/>
      </w:divBdr>
    </w:div>
    <w:div w:id="139464060">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0852654">
      <w:marLeft w:val="640"/>
      <w:marRight w:val="0"/>
      <w:marTop w:val="0"/>
      <w:marBottom w:val="0"/>
      <w:divBdr>
        <w:top w:val="none" w:sz="0" w:space="0" w:color="auto"/>
        <w:left w:val="none" w:sz="0" w:space="0" w:color="auto"/>
        <w:bottom w:val="none" w:sz="0" w:space="0" w:color="auto"/>
        <w:right w:val="none" w:sz="0" w:space="0" w:color="auto"/>
      </w:divBdr>
    </w:div>
    <w:div w:id="141386519">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162838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502005">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3357739">
      <w:marLeft w:val="64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5124176">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439748">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090321">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058204">
      <w:marLeft w:val="640"/>
      <w:marRight w:val="0"/>
      <w:marTop w:val="0"/>
      <w:marBottom w:val="0"/>
      <w:divBdr>
        <w:top w:val="none" w:sz="0" w:space="0" w:color="auto"/>
        <w:left w:val="none" w:sz="0" w:space="0" w:color="auto"/>
        <w:bottom w:val="none" w:sz="0" w:space="0" w:color="auto"/>
        <w:right w:val="none" w:sz="0" w:space="0" w:color="auto"/>
      </w:divBdr>
    </w:div>
    <w:div w:id="149564230">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219056">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4689">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3961093">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5800747">
      <w:marLeft w:val="64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6961003">
      <w:marLeft w:val="640"/>
      <w:marRight w:val="0"/>
      <w:marTop w:val="0"/>
      <w:marBottom w:val="0"/>
      <w:divBdr>
        <w:top w:val="none" w:sz="0" w:space="0" w:color="auto"/>
        <w:left w:val="none" w:sz="0" w:space="0" w:color="auto"/>
        <w:bottom w:val="none" w:sz="0" w:space="0" w:color="auto"/>
        <w:right w:val="none" w:sz="0" w:space="0" w:color="auto"/>
      </w:divBdr>
    </w:div>
    <w:div w:id="158426751">
      <w:marLeft w:val="640"/>
      <w:marRight w:val="0"/>
      <w:marTop w:val="0"/>
      <w:marBottom w:val="0"/>
      <w:divBdr>
        <w:top w:val="none" w:sz="0" w:space="0" w:color="auto"/>
        <w:left w:val="none" w:sz="0" w:space="0" w:color="auto"/>
        <w:bottom w:val="none" w:sz="0" w:space="0" w:color="auto"/>
        <w:right w:val="none" w:sz="0" w:space="0" w:color="auto"/>
      </w:divBdr>
    </w:div>
    <w:div w:id="158619427">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149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3328107">
      <w:marLeft w:val="640"/>
      <w:marRight w:val="0"/>
      <w:marTop w:val="0"/>
      <w:marBottom w:val="0"/>
      <w:divBdr>
        <w:top w:val="none" w:sz="0" w:space="0" w:color="auto"/>
        <w:left w:val="none" w:sz="0" w:space="0" w:color="auto"/>
        <w:bottom w:val="none" w:sz="0" w:space="0" w:color="auto"/>
        <w:right w:val="none" w:sz="0" w:space="0" w:color="auto"/>
      </w:divBdr>
    </w:div>
    <w:div w:id="163514738">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394420">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6603809">
      <w:marLeft w:val="640"/>
      <w:marRight w:val="0"/>
      <w:marTop w:val="0"/>
      <w:marBottom w:val="0"/>
      <w:divBdr>
        <w:top w:val="none" w:sz="0" w:space="0" w:color="auto"/>
        <w:left w:val="none" w:sz="0" w:space="0" w:color="auto"/>
        <w:bottom w:val="none" w:sz="0" w:space="0" w:color="auto"/>
        <w:right w:val="none" w:sz="0" w:space="0" w:color="auto"/>
      </w:divBdr>
    </w:div>
    <w:div w:id="166941732">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420164">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263762">
      <w:marLeft w:val="640"/>
      <w:marRight w:val="0"/>
      <w:marTop w:val="0"/>
      <w:marBottom w:val="0"/>
      <w:divBdr>
        <w:top w:val="none" w:sz="0" w:space="0" w:color="auto"/>
        <w:left w:val="none" w:sz="0" w:space="0" w:color="auto"/>
        <w:bottom w:val="none" w:sz="0" w:space="0" w:color="auto"/>
        <w:right w:val="none" w:sz="0" w:space="0" w:color="auto"/>
      </w:divBdr>
    </w:div>
    <w:div w:id="170800375">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3305010">
      <w:marLeft w:val="640"/>
      <w:marRight w:val="0"/>
      <w:marTop w:val="0"/>
      <w:marBottom w:val="0"/>
      <w:divBdr>
        <w:top w:val="none" w:sz="0" w:space="0" w:color="auto"/>
        <w:left w:val="none" w:sz="0" w:space="0" w:color="auto"/>
        <w:bottom w:val="none" w:sz="0" w:space="0" w:color="auto"/>
        <w:right w:val="none" w:sz="0" w:space="0" w:color="auto"/>
      </w:divBdr>
    </w:div>
    <w:div w:id="173425164">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813034">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394822">
      <w:marLeft w:val="64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78813719">
      <w:marLeft w:val="640"/>
      <w:marRight w:val="0"/>
      <w:marTop w:val="0"/>
      <w:marBottom w:val="0"/>
      <w:divBdr>
        <w:top w:val="none" w:sz="0" w:space="0" w:color="auto"/>
        <w:left w:val="none" w:sz="0" w:space="0" w:color="auto"/>
        <w:bottom w:val="none" w:sz="0" w:space="0" w:color="auto"/>
        <w:right w:val="none" w:sz="0" w:space="0" w:color="auto"/>
      </w:divBdr>
    </w:div>
    <w:div w:id="179897450">
      <w:marLeft w:val="640"/>
      <w:marRight w:val="0"/>
      <w:marTop w:val="0"/>
      <w:marBottom w:val="0"/>
      <w:divBdr>
        <w:top w:val="none" w:sz="0" w:space="0" w:color="auto"/>
        <w:left w:val="none" w:sz="0" w:space="0" w:color="auto"/>
        <w:bottom w:val="none" w:sz="0" w:space="0" w:color="auto"/>
        <w:right w:val="none" w:sz="0" w:space="0" w:color="auto"/>
      </w:divBdr>
    </w:div>
    <w:div w:id="179971603">
      <w:marLeft w:val="640"/>
      <w:marRight w:val="0"/>
      <w:marTop w:val="0"/>
      <w:marBottom w:val="0"/>
      <w:divBdr>
        <w:top w:val="none" w:sz="0" w:space="0" w:color="auto"/>
        <w:left w:val="none" w:sz="0" w:space="0" w:color="auto"/>
        <w:bottom w:val="none" w:sz="0" w:space="0" w:color="auto"/>
        <w:right w:val="none" w:sz="0" w:space="0" w:color="auto"/>
      </w:divBdr>
    </w:div>
    <w:div w:id="180246771">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133743">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325010">
      <w:marLeft w:val="640"/>
      <w:marRight w:val="0"/>
      <w:marTop w:val="0"/>
      <w:marBottom w:val="0"/>
      <w:divBdr>
        <w:top w:val="none" w:sz="0" w:space="0" w:color="auto"/>
        <w:left w:val="none" w:sz="0" w:space="0" w:color="auto"/>
        <w:bottom w:val="none" w:sz="0" w:space="0" w:color="auto"/>
        <w:right w:val="none" w:sz="0" w:space="0" w:color="auto"/>
      </w:divBdr>
    </w:div>
    <w:div w:id="183712004">
      <w:marLeft w:val="640"/>
      <w:marRight w:val="0"/>
      <w:marTop w:val="0"/>
      <w:marBottom w:val="0"/>
      <w:divBdr>
        <w:top w:val="none" w:sz="0" w:space="0" w:color="auto"/>
        <w:left w:val="none" w:sz="0" w:space="0" w:color="auto"/>
        <w:bottom w:val="none" w:sz="0" w:space="0" w:color="auto"/>
        <w:right w:val="none" w:sz="0" w:space="0" w:color="auto"/>
      </w:divBdr>
    </w:div>
    <w:div w:id="183979907">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4950108">
      <w:marLeft w:val="640"/>
      <w:marRight w:val="0"/>
      <w:marTop w:val="0"/>
      <w:marBottom w:val="0"/>
      <w:divBdr>
        <w:top w:val="none" w:sz="0" w:space="0" w:color="auto"/>
        <w:left w:val="none" w:sz="0" w:space="0" w:color="auto"/>
        <w:bottom w:val="none" w:sz="0" w:space="0" w:color="auto"/>
        <w:right w:val="none" w:sz="0" w:space="0" w:color="auto"/>
      </w:divBdr>
    </w:div>
    <w:div w:id="185145208">
      <w:marLeft w:val="640"/>
      <w:marRight w:val="0"/>
      <w:marTop w:val="0"/>
      <w:marBottom w:val="0"/>
      <w:divBdr>
        <w:top w:val="none" w:sz="0" w:space="0" w:color="auto"/>
        <w:left w:val="none" w:sz="0" w:space="0" w:color="auto"/>
        <w:bottom w:val="none" w:sz="0" w:space="0" w:color="auto"/>
        <w:right w:val="none" w:sz="0" w:space="0" w:color="auto"/>
      </w:divBdr>
    </w:div>
    <w:div w:id="186061964">
      <w:marLeft w:val="640"/>
      <w:marRight w:val="0"/>
      <w:marTop w:val="0"/>
      <w:marBottom w:val="0"/>
      <w:divBdr>
        <w:top w:val="none" w:sz="0" w:space="0" w:color="auto"/>
        <w:left w:val="none" w:sz="0" w:space="0" w:color="auto"/>
        <w:bottom w:val="none" w:sz="0" w:space="0" w:color="auto"/>
        <w:right w:val="none" w:sz="0" w:space="0" w:color="auto"/>
      </w:divBdr>
    </w:div>
    <w:div w:id="18667574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6874815">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7376489">
      <w:marLeft w:val="640"/>
      <w:marRight w:val="0"/>
      <w:marTop w:val="0"/>
      <w:marBottom w:val="0"/>
      <w:divBdr>
        <w:top w:val="none" w:sz="0" w:space="0" w:color="auto"/>
        <w:left w:val="none" w:sz="0" w:space="0" w:color="auto"/>
        <w:bottom w:val="none" w:sz="0" w:space="0" w:color="auto"/>
        <w:right w:val="none" w:sz="0" w:space="0" w:color="auto"/>
      </w:divBdr>
    </w:div>
    <w:div w:id="188566388">
      <w:marLeft w:val="640"/>
      <w:marRight w:val="0"/>
      <w:marTop w:val="0"/>
      <w:marBottom w:val="0"/>
      <w:divBdr>
        <w:top w:val="none" w:sz="0" w:space="0" w:color="auto"/>
        <w:left w:val="none" w:sz="0" w:space="0" w:color="auto"/>
        <w:bottom w:val="none" w:sz="0" w:space="0" w:color="auto"/>
        <w:right w:val="none" w:sz="0" w:space="0" w:color="auto"/>
      </w:divBdr>
    </w:div>
    <w:div w:id="188570058">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463377">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3887905">
      <w:marLeft w:val="640"/>
      <w:marRight w:val="0"/>
      <w:marTop w:val="0"/>
      <w:marBottom w:val="0"/>
      <w:divBdr>
        <w:top w:val="none" w:sz="0" w:space="0" w:color="auto"/>
        <w:left w:val="none" w:sz="0" w:space="0" w:color="auto"/>
        <w:bottom w:val="none" w:sz="0" w:space="0" w:color="auto"/>
        <w:right w:val="none" w:sz="0" w:space="0" w:color="auto"/>
      </w:divBdr>
    </w:div>
    <w:div w:id="194197615">
      <w:marLeft w:val="640"/>
      <w:marRight w:val="0"/>
      <w:marTop w:val="0"/>
      <w:marBottom w:val="0"/>
      <w:divBdr>
        <w:top w:val="none" w:sz="0" w:space="0" w:color="auto"/>
        <w:left w:val="none" w:sz="0" w:space="0" w:color="auto"/>
        <w:bottom w:val="none" w:sz="0" w:space="0" w:color="auto"/>
        <w:right w:val="none" w:sz="0" w:space="0" w:color="auto"/>
      </w:divBdr>
    </w:div>
    <w:div w:id="194345142">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4587496">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360599">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7355128">
      <w:marLeft w:val="640"/>
      <w:marRight w:val="0"/>
      <w:marTop w:val="0"/>
      <w:marBottom w:val="0"/>
      <w:divBdr>
        <w:top w:val="none" w:sz="0" w:space="0" w:color="auto"/>
        <w:left w:val="none" w:sz="0" w:space="0" w:color="auto"/>
        <w:bottom w:val="none" w:sz="0" w:space="0" w:color="auto"/>
        <w:right w:val="none" w:sz="0" w:space="0" w:color="auto"/>
      </w:divBdr>
    </w:div>
    <w:div w:id="197855613">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8514682">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0174753">
      <w:marLeft w:val="640"/>
      <w:marRight w:val="0"/>
      <w:marTop w:val="0"/>
      <w:marBottom w:val="0"/>
      <w:divBdr>
        <w:top w:val="none" w:sz="0" w:space="0" w:color="auto"/>
        <w:left w:val="none" w:sz="0" w:space="0" w:color="auto"/>
        <w:bottom w:val="none" w:sz="0" w:space="0" w:color="auto"/>
        <w:right w:val="none" w:sz="0" w:space="0" w:color="auto"/>
      </w:divBdr>
    </w:div>
    <w:div w:id="200897394">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4148230">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5682073">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726124">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7377954">
      <w:marLeft w:val="640"/>
      <w:marRight w:val="0"/>
      <w:marTop w:val="0"/>
      <w:marBottom w:val="0"/>
      <w:divBdr>
        <w:top w:val="none" w:sz="0" w:space="0" w:color="auto"/>
        <w:left w:val="none" w:sz="0" w:space="0" w:color="auto"/>
        <w:bottom w:val="none" w:sz="0" w:space="0" w:color="auto"/>
        <w:right w:val="none" w:sz="0" w:space="0" w:color="auto"/>
      </w:divBdr>
    </w:div>
    <w:div w:id="207687380">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09850413">
      <w:marLeft w:val="640"/>
      <w:marRight w:val="0"/>
      <w:marTop w:val="0"/>
      <w:marBottom w:val="0"/>
      <w:divBdr>
        <w:top w:val="none" w:sz="0" w:space="0" w:color="auto"/>
        <w:left w:val="none" w:sz="0" w:space="0" w:color="auto"/>
        <w:bottom w:val="none" w:sz="0" w:space="0" w:color="auto"/>
        <w:right w:val="none" w:sz="0" w:space="0" w:color="auto"/>
      </w:divBdr>
    </w:div>
    <w:div w:id="209879017">
      <w:marLeft w:val="640"/>
      <w:marRight w:val="0"/>
      <w:marTop w:val="0"/>
      <w:marBottom w:val="0"/>
      <w:divBdr>
        <w:top w:val="none" w:sz="0" w:space="0" w:color="auto"/>
        <w:left w:val="none" w:sz="0" w:space="0" w:color="auto"/>
        <w:bottom w:val="none" w:sz="0" w:space="0" w:color="auto"/>
        <w:right w:val="none" w:sz="0" w:space="0" w:color="auto"/>
      </w:divBdr>
    </w:div>
    <w:div w:id="210465322">
      <w:marLeft w:val="640"/>
      <w:marRight w:val="0"/>
      <w:marTop w:val="0"/>
      <w:marBottom w:val="0"/>
      <w:divBdr>
        <w:top w:val="none" w:sz="0" w:space="0" w:color="auto"/>
        <w:left w:val="none" w:sz="0" w:space="0" w:color="auto"/>
        <w:bottom w:val="none" w:sz="0" w:space="0" w:color="auto"/>
        <w:right w:val="none" w:sz="0" w:space="0" w:color="auto"/>
      </w:divBdr>
    </w:div>
    <w:div w:id="210577981">
      <w:marLeft w:val="640"/>
      <w:marRight w:val="0"/>
      <w:marTop w:val="0"/>
      <w:marBottom w:val="0"/>
      <w:divBdr>
        <w:top w:val="none" w:sz="0" w:space="0" w:color="auto"/>
        <w:left w:val="none" w:sz="0" w:space="0" w:color="auto"/>
        <w:bottom w:val="none" w:sz="0" w:space="0" w:color="auto"/>
        <w:right w:val="none" w:sz="0" w:space="0" w:color="auto"/>
      </w:divBdr>
    </w:div>
    <w:div w:id="210849710">
      <w:marLeft w:val="640"/>
      <w:marRight w:val="0"/>
      <w:marTop w:val="0"/>
      <w:marBottom w:val="0"/>
      <w:divBdr>
        <w:top w:val="none" w:sz="0" w:space="0" w:color="auto"/>
        <w:left w:val="none" w:sz="0" w:space="0" w:color="auto"/>
        <w:bottom w:val="none" w:sz="0" w:space="0" w:color="auto"/>
        <w:right w:val="none" w:sz="0" w:space="0" w:color="auto"/>
      </w:divBdr>
    </w:div>
    <w:div w:id="212038738">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355464">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3852419">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5063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670171">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7716305">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19485066">
      <w:marLeft w:val="640"/>
      <w:marRight w:val="0"/>
      <w:marTop w:val="0"/>
      <w:marBottom w:val="0"/>
      <w:divBdr>
        <w:top w:val="none" w:sz="0" w:space="0" w:color="auto"/>
        <w:left w:val="none" w:sz="0" w:space="0" w:color="auto"/>
        <w:bottom w:val="none" w:sz="0" w:space="0" w:color="auto"/>
        <w:right w:val="none" w:sz="0" w:space="0" w:color="auto"/>
      </w:divBdr>
    </w:div>
    <w:div w:id="219639574">
      <w:marLeft w:val="640"/>
      <w:marRight w:val="0"/>
      <w:marTop w:val="0"/>
      <w:marBottom w:val="0"/>
      <w:divBdr>
        <w:top w:val="none" w:sz="0" w:space="0" w:color="auto"/>
        <w:left w:val="none" w:sz="0" w:space="0" w:color="auto"/>
        <w:bottom w:val="none" w:sz="0" w:space="0" w:color="auto"/>
        <w:right w:val="none" w:sz="0" w:space="0" w:color="auto"/>
      </w:divBdr>
    </w:div>
    <w:div w:id="22021570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216177">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1798201">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5838868">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6649513">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1813857">
      <w:marLeft w:val="640"/>
      <w:marRight w:val="0"/>
      <w:marTop w:val="0"/>
      <w:marBottom w:val="0"/>
      <w:divBdr>
        <w:top w:val="none" w:sz="0" w:space="0" w:color="auto"/>
        <w:left w:val="none" w:sz="0" w:space="0" w:color="auto"/>
        <w:bottom w:val="none" w:sz="0" w:space="0" w:color="auto"/>
        <w:right w:val="none" w:sz="0" w:space="0" w:color="auto"/>
      </w:divBdr>
    </w:div>
    <w:div w:id="23189171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55073">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2468740">
      <w:marLeft w:val="640"/>
      <w:marRight w:val="0"/>
      <w:marTop w:val="0"/>
      <w:marBottom w:val="0"/>
      <w:divBdr>
        <w:top w:val="none" w:sz="0" w:space="0" w:color="auto"/>
        <w:left w:val="none" w:sz="0" w:space="0" w:color="auto"/>
        <w:bottom w:val="none" w:sz="0" w:space="0" w:color="auto"/>
        <w:right w:val="none" w:sz="0" w:space="0" w:color="auto"/>
      </w:divBdr>
    </w:div>
    <w:div w:id="233512634">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4583787">
      <w:marLeft w:val="640"/>
      <w:marRight w:val="0"/>
      <w:marTop w:val="0"/>
      <w:marBottom w:val="0"/>
      <w:divBdr>
        <w:top w:val="none" w:sz="0" w:space="0" w:color="auto"/>
        <w:left w:val="none" w:sz="0" w:space="0" w:color="auto"/>
        <w:bottom w:val="none" w:sz="0" w:space="0" w:color="auto"/>
        <w:right w:val="none" w:sz="0" w:space="0" w:color="auto"/>
      </w:divBdr>
    </w:div>
    <w:div w:id="235550212">
      <w:marLeft w:val="640"/>
      <w:marRight w:val="0"/>
      <w:marTop w:val="0"/>
      <w:marBottom w:val="0"/>
      <w:divBdr>
        <w:top w:val="none" w:sz="0" w:space="0" w:color="auto"/>
        <w:left w:val="none" w:sz="0" w:space="0" w:color="auto"/>
        <w:bottom w:val="none" w:sz="0" w:space="0" w:color="auto"/>
        <w:right w:val="none" w:sz="0" w:space="0" w:color="auto"/>
      </w:divBdr>
    </w:div>
    <w:div w:id="236550400">
      <w:marLeft w:val="640"/>
      <w:marRight w:val="0"/>
      <w:marTop w:val="0"/>
      <w:marBottom w:val="0"/>
      <w:divBdr>
        <w:top w:val="none" w:sz="0" w:space="0" w:color="auto"/>
        <w:left w:val="none" w:sz="0" w:space="0" w:color="auto"/>
        <w:bottom w:val="none" w:sz="0" w:space="0" w:color="auto"/>
        <w:right w:val="none" w:sz="0" w:space="0" w:color="auto"/>
      </w:divBdr>
    </w:div>
    <w:div w:id="236717586">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39945427">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0799137">
      <w:marLeft w:val="640"/>
      <w:marRight w:val="0"/>
      <w:marTop w:val="0"/>
      <w:marBottom w:val="0"/>
      <w:divBdr>
        <w:top w:val="none" w:sz="0" w:space="0" w:color="auto"/>
        <w:left w:val="none" w:sz="0" w:space="0" w:color="auto"/>
        <w:bottom w:val="none" w:sz="0" w:space="0" w:color="auto"/>
        <w:right w:val="none" w:sz="0" w:space="0" w:color="auto"/>
      </w:divBdr>
    </w:div>
    <w:div w:id="241915787">
      <w:marLeft w:val="640"/>
      <w:marRight w:val="0"/>
      <w:marTop w:val="0"/>
      <w:marBottom w:val="0"/>
      <w:divBdr>
        <w:top w:val="none" w:sz="0" w:space="0" w:color="auto"/>
        <w:left w:val="none" w:sz="0" w:space="0" w:color="auto"/>
        <w:bottom w:val="none" w:sz="0" w:space="0" w:color="auto"/>
        <w:right w:val="none" w:sz="0" w:space="0" w:color="auto"/>
      </w:divBdr>
    </w:div>
    <w:div w:id="241917461">
      <w:marLeft w:val="640"/>
      <w:marRight w:val="0"/>
      <w:marTop w:val="0"/>
      <w:marBottom w:val="0"/>
      <w:divBdr>
        <w:top w:val="none" w:sz="0" w:space="0" w:color="auto"/>
        <w:left w:val="none" w:sz="0" w:space="0" w:color="auto"/>
        <w:bottom w:val="none" w:sz="0" w:space="0" w:color="auto"/>
        <w:right w:val="none" w:sz="0" w:space="0" w:color="auto"/>
      </w:divBdr>
    </w:div>
    <w:div w:id="242027271">
      <w:marLeft w:val="640"/>
      <w:marRight w:val="0"/>
      <w:marTop w:val="0"/>
      <w:marBottom w:val="0"/>
      <w:divBdr>
        <w:top w:val="none" w:sz="0" w:space="0" w:color="auto"/>
        <w:left w:val="none" w:sz="0" w:space="0" w:color="auto"/>
        <w:bottom w:val="none" w:sz="0" w:space="0" w:color="auto"/>
        <w:right w:val="none" w:sz="0" w:space="0" w:color="auto"/>
      </w:divBdr>
    </w:div>
    <w:div w:id="242299369">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3076409">
      <w:marLeft w:val="640"/>
      <w:marRight w:val="0"/>
      <w:marTop w:val="0"/>
      <w:marBottom w:val="0"/>
      <w:divBdr>
        <w:top w:val="none" w:sz="0" w:space="0" w:color="auto"/>
        <w:left w:val="none" w:sz="0" w:space="0" w:color="auto"/>
        <w:bottom w:val="none" w:sz="0" w:space="0" w:color="auto"/>
        <w:right w:val="none" w:sz="0" w:space="0" w:color="auto"/>
      </w:divBdr>
    </w:div>
    <w:div w:id="24353439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035324">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6692011">
      <w:marLeft w:val="640"/>
      <w:marRight w:val="0"/>
      <w:marTop w:val="0"/>
      <w:marBottom w:val="0"/>
      <w:divBdr>
        <w:top w:val="none" w:sz="0" w:space="0" w:color="auto"/>
        <w:left w:val="none" w:sz="0" w:space="0" w:color="auto"/>
        <w:bottom w:val="none" w:sz="0" w:space="0" w:color="auto"/>
        <w:right w:val="none" w:sz="0" w:space="0" w:color="auto"/>
      </w:divBdr>
    </w:div>
    <w:div w:id="246767326">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7423375">
      <w:marLeft w:val="640"/>
      <w:marRight w:val="0"/>
      <w:marTop w:val="0"/>
      <w:marBottom w:val="0"/>
      <w:divBdr>
        <w:top w:val="none" w:sz="0" w:space="0" w:color="auto"/>
        <w:left w:val="none" w:sz="0" w:space="0" w:color="auto"/>
        <w:bottom w:val="none" w:sz="0" w:space="0" w:color="auto"/>
        <w:right w:val="none" w:sz="0" w:space="0" w:color="auto"/>
      </w:divBdr>
    </w:div>
    <w:div w:id="24812535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7949">
      <w:marLeft w:val="64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0547786">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1359433">
      <w:marLeft w:val="640"/>
      <w:marRight w:val="0"/>
      <w:marTop w:val="0"/>
      <w:marBottom w:val="0"/>
      <w:divBdr>
        <w:top w:val="none" w:sz="0" w:space="0" w:color="auto"/>
        <w:left w:val="none" w:sz="0" w:space="0" w:color="auto"/>
        <w:bottom w:val="none" w:sz="0" w:space="0" w:color="auto"/>
        <w:right w:val="none" w:sz="0" w:space="0" w:color="auto"/>
      </w:divBdr>
    </w:div>
    <w:div w:id="251741766">
      <w:marLeft w:val="640"/>
      <w:marRight w:val="0"/>
      <w:marTop w:val="0"/>
      <w:marBottom w:val="0"/>
      <w:divBdr>
        <w:top w:val="none" w:sz="0" w:space="0" w:color="auto"/>
        <w:left w:val="none" w:sz="0" w:space="0" w:color="auto"/>
        <w:bottom w:val="none" w:sz="0" w:space="0" w:color="auto"/>
        <w:right w:val="none" w:sz="0" w:space="0" w:color="auto"/>
      </w:divBdr>
    </w:div>
    <w:div w:id="252473525">
      <w:marLeft w:val="640"/>
      <w:marRight w:val="0"/>
      <w:marTop w:val="0"/>
      <w:marBottom w:val="0"/>
      <w:divBdr>
        <w:top w:val="none" w:sz="0" w:space="0" w:color="auto"/>
        <w:left w:val="none" w:sz="0" w:space="0" w:color="auto"/>
        <w:bottom w:val="none" w:sz="0" w:space="0" w:color="auto"/>
        <w:right w:val="none" w:sz="0" w:space="0" w:color="auto"/>
      </w:divBdr>
    </w:div>
    <w:div w:id="252519883">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243209">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134839">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5477709">
      <w:marLeft w:val="640"/>
      <w:marRight w:val="0"/>
      <w:marTop w:val="0"/>
      <w:marBottom w:val="0"/>
      <w:divBdr>
        <w:top w:val="none" w:sz="0" w:space="0" w:color="auto"/>
        <w:left w:val="none" w:sz="0" w:space="0" w:color="auto"/>
        <w:bottom w:val="none" w:sz="0" w:space="0" w:color="auto"/>
        <w:right w:val="none" w:sz="0" w:space="0" w:color="auto"/>
      </w:divBdr>
    </w:div>
    <w:div w:id="255748368">
      <w:marLeft w:val="640"/>
      <w:marRight w:val="0"/>
      <w:marTop w:val="0"/>
      <w:marBottom w:val="0"/>
      <w:divBdr>
        <w:top w:val="none" w:sz="0" w:space="0" w:color="auto"/>
        <w:left w:val="none" w:sz="0" w:space="0" w:color="auto"/>
        <w:bottom w:val="none" w:sz="0" w:space="0" w:color="auto"/>
        <w:right w:val="none" w:sz="0" w:space="0" w:color="auto"/>
      </w:divBdr>
    </w:div>
    <w:div w:id="257057498">
      <w:marLeft w:val="640"/>
      <w:marRight w:val="0"/>
      <w:marTop w:val="0"/>
      <w:marBottom w:val="0"/>
      <w:divBdr>
        <w:top w:val="none" w:sz="0" w:space="0" w:color="auto"/>
        <w:left w:val="none" w:sz="0" w:space="0" w:color="auto"/>
        <w:bottom w:val="none" w:sz="0" w:space="0" w:color="auto"/>
        <w:right w:val="none" w:sz="0" w:space="0" w:color="auto"/>
      </w:divBdr>
    </w:div>
    <w:div w:id="257105334">
      <w:marLeft w:val="640"/>
      <w:marRight w:val="0"/>
      <w:marTop w:val="0"/>
      <w:marBottom w:val="0"/>
      <w:divBdr>
        <w:top w:val="none" w:sz="0" w:space="0" w:color="auto"/>
        <w:left w:val="none" w:sz="0" w:space="0" w:color="auto"/>
        <w:bottom w:val="none" w:sz="0" w:space="0" w:color="auto"/>
        <w:right w:val="none" w:sz="0" w:space="0" w:color="auto"/>
      </w:divBdr>
    </w:div>
    <w:div w:id="257299040">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58150">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0643562">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2494228">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5696605">
      <w:marLeft w:val="640"/>
      <w:marRight w:val="0"/>
      <w:marTop w:val="0"/>
      <w:marBottom w:val="0"/>
      <w:divBdr>
        <w:top w:val="none" w:sz="0" w:space="0" w:color="auto"/>
        <w:left w:val="none" w:sz="0" w:space="0" w:color="auto"/>
        <w:bottom w:val="none" w:sz="0" w:space="0" w:color="auto"/>
        <w:right w:val="none" w:sz="0" w:space="0" w:color="auto"/>
      </w:divBdr>
    </w:div>
    <w:div w:id="266012986">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6548997">
      <w:marLeft w:val="640"/>
      <w:marRight w:val="0"/>
      <w:marTop w:val="0"/>
      <w:marBottom w:val="0"/>
      <w:divBdr>
        <w:top w:val="none" w:sz="0" w:space="0" w:color="auto"/>
        <w:left w:val="none" w:sz="0" w:space="0" w:color="auto"/>
        <w:bottom w:val="none" w:sz="0" w:space="0" w:color="auto"/>
        <w:right w:val="none" w:sz="0" w:space="0" w:color="auto"/>
      </w:divBdr>
    </w:div>
    <w:div w:id="267080684">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0892262">
      <w:marLeft w:val="640"/>
      <w:marRight w:val="0"/>
      <w:marTop w:val="0"/>
      <w:marBottom w:val="0"/>
      <w:divBdr>
        <w:top w:val="none" w:sz="0" w:space="0" w:color="auto"/>
        <w:left w:val="none" w:sz="0" w:space="0" w:color="auto"/>
        <w:bottom w:val="none" w:sz="0" w:space="0" w:color="auto"/>
        <w:right w:val="none" w:sz="0" w:space="0" w:color="auto"/>
      </w:divBdr>
    </w:div>
    <w:div w:id="271057415">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2636133">
      <w:marLeft w:val="640"/>
      <w:marRight w:val="0"/>
      <w:marTop w:val="0"/>
      <w:marBottom w:val="0"/>
      <w:divBdr>
        <w:top w:val="none" w:sz="0" w:space="0" w:color="auto"/>
        <w:left w:val="none" w:sz="0" w:space="0" w:color="auto"/>
        <w:bottom w:val="none" w:sz="0" w:space="0" w:color="auto"/>
        <w:right w:val="none" w:sz="0" w:space="0" w:color="auto"/>
      </w:divBdr>
    </w:div>
    <w:div w:id="273362231">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215896">
      <w:marLeft w:val="64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4943954">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598827">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5912229">
      <w:marLeft w:val="640"/>
      <w:marRight w:val="0"/>
      <w:marTop w:val="0"/>
      <w:marBottom w:val="0"/>
      <w:divBdr>
        <w:top w:val="none" w:sz="0" w:space="0" w:color="auto"/>
        <w:left w:val="none" w:sz="0" w:space="0" w:color="auto"/>
        <w:bottom w:val="none" w:sz="0" w:space="0" w:color="auto"/>
        <w:right w:val="none" w:sz="0" w:space="0" w:color="auto"/>
      </w:divBdr>
    </w:div>
    <w:div w:id="276642159">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683618">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795601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1884713">
      <w:marLeft w:val="640"/>
      <w:marRight w:val="0"/>
      <w:marTop w:val="0"/>
      <w:marBottom w:val="0"/>
      <w:divBdr>
        <w:top w:val="none" w:sz="0" w:space="0" w:color="auto"/>
        <w:left w:val="none" w:sz="0" w:space="0" w:color="auto"/>
        <w:bottom w:val="none" w:sz="0" w:space="0" w:color="auto"/>
        <w:right w:val="none" w:sz="0" w:space="0" w:color="auto"/>
      </w:divBdr>
    </w:div>
    <w:div w:id="283077483">
      <w:marLeft w:val="640"/>
      <w:marRight w:val="0"/>
      <w:marTop w:val="0"/>
      <w:marBottom w:val="0"/>
      <w:divBdr>
        <w:top w:val="none" w:sz="0" w:space="0" w:color="auto"/>
        <w:left w:val="none" w:sz="0" w:space="0" w:color="auto"/>
        <w:bottom w:val="none" w:sz="0" w:space="0" w:color="auto"/>
        <w:right w:val="none" w:sz="0" w:space="0" w:color="auto"/>
      </w:divBdr>
    </w:div>
    <w:div w:id="283198572">
      <w:marLeft w:val="640"/>
      <w:marRight w:val="0"/>
      <w:marTop w:val="0"/>
      <w:marBottom w:val="0"/>
      <w:divBdr>
        <w:top w:val="none" w:sz="0" w:space="0" w:color="auto"/>
        <w:left w:val="none" w:sz="0" w:space="0" w:color="auto"/>
        <w:bottom w:val="none" w:sz="0" w:space="0" w:color="auto"/>
        <w:right w:val="none" w:sz="0" w:space="0" w:color="auto"/>
      </w:divBdr>
    </w:div>
    <w:div w:id="283344607">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235653">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5157439">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6545682">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325360">
      <w:marLeft w:val="640"/>
      <w:marRight w:val="0"/>
      <w:marTop w:val="0"/>
      <w:marBottom w:val="0"/>
      <w:divBdr>
        <w:top w:val="none" w:sz="0" w:space="0" w:color="auto"/>
        <w:left w:val="none" w:sz="0" w:space="0" w:color="auto"/>
        <w:bottom w:val="none" w:sz="0" w:space="0" w:color="auto"/>
        <w:right w:val="none" w:sz="0" w:space="0" w:color="auto"/>
      </w:divBdr>
    </w:div>
    <w:div w:id="290329876">
      <w:marLeft w:val="640"/>
      <w:marRight w:val="0"/>
      <w:marTop w:val="0"/>
      <w:marBottom w:val="0"/>
      <w:divBdr>
        <w:top w:val="none" w:sz="0" w:space="0" w:color="auto"/>
        <w:left w:val="none" w:sz="0" w:space="0" w:color="auto"/>
        <w:bottom w:val="none" w:sz="0" w:space="0" w:color="auto"/>
        <w:right w:val="none" w:sz="0" w:space="0" w:color="auto"/>
      </w:divBdr>
    </w:div>
    <w:div w:id="290475506">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135138">
      <w:marLeft w:val="640"/>
      <w:marRight w:val="0"/>
      <w:marTop w:val="0"/>
      <w:marBottom w:val="0"/>
      <w:divBdr>
        <w:top w:val="none" w:sz="0" w:space="0" w:color="auto"/>
        <w:left w:val="none" w:sz="0" w:space="0" w:color="auto"/>
        <w:bottom w:val="none" w:sz="0" w:space="0" w:color="auto"/>
        <w:right w:val="none" w:sz="0" w:space="0" w:color="auto"/>
      </w:divBdr>
    </w:div>
    <w:div w:id="291181940">
      <w:marLeft w:val="640"/>
      <w:marRight w:val="0"/>
      <w:marTop w:val="0"/>
      <w:marBottom w:val="0"/>
      <w:divBdr>
        <w:top w:val="none" w:sz="0" w:space="0" w:color="auto"/>
        <w:left w:val="none" w:sz="0" w:space="0" w:color="auto"/>
        <w:bottom w:val="none" w:sz="0" w:space="0" w:color="auto"/>
        <w:right w:val="none" w:sz="0" w:space="0" w:color="auto"/>
      </w:divBdr>
    </w:div>
    <w:div w:id="291593797">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412677">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7104338">
      <w:marLeft w:val="640"/>
      <w:marRight w:val="0"/>
      <w:marTop w:val="0"/>
      <w:marBottom w:val="0"/>
      <w:divBdr>
        <w:top w:val="none" w:sz="0" w:space="0" w:color="auto"/>
        <w:left w:val="none" w:sz="0" w:space="0" w:color="auto"/>
        <w:bottom w:val="none" w:sz="0" w:space="0" w:color="auto"/>
        <w:right w:val="none" w:sz="0" w:space="0" w:color="auto"/>
      </w:divBdr>
    </w:div>
    <w:div w:id="297615246">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190942">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299845577">
      <w:marLeft w:val="640"/>
      <w:marRight w:val="0"/>
      <w:marTop w:val="0"/>
      <w:marBottom w:val="0"/>
      <w:divBdr>
        <w:top w:val="none" w:sz="0" w:space="0" w:color="auto"/>
        <w:left w:val="none" w:sz="0" w:space="0" w:color="auto"/>
        <w:bottom w:val="none" w:sz="0" w:space="0" w:color="auto"/>
        <w:right w:val="none" w:sz="0" w:space="0" w:color="auto"/>
      </w:divBdr>
    </w:div>
    <w:div w:id="301230128">
      <w:marLeft w:val="640"/>
      <w:marRight w:val="0"/>
      <w:marTop w:val="0"/>
      <w:marBottom w:val="0"/>
      <w:divBdr>
        <w:top w:val="none" w:sz="0" w:space="0" w:color="auto"/>
        <w:left w:val="none" w:sz="0" w:space="0" w:color="auto"/>
        <w:bottom w:val="none" w:sz="0" w:space="0" w:color="auto"/>
        <w:right w:val="none" w:sz="0" w:space="0" w:color="auto"/>
      </w:divBdr>
    </w:div>
    <w:div w:id="301348248">
      <w:marLeft w:val="640"/>
      <w:marRight w:val="0"/>
      <w:marTop w:val="0"/>
      <w:marBottom w:val="0"/>
      <w:divBdr>
        <w:top w:val="none" w:sz="0" w:space="0" w:color="auto"/>
        <w:left w:val="none" w:sz="0" w:space="0" w:color="auto"/>
        <w:bottom w:val="none" w:sz="0" w:space="0" w:color="auto"/>
        <w:right w:val="none" w:sz="0" w:space="0" w:color="auto"/>
      </w:divBdr>
    </w:div>
    <w:div w:id="301934662">
      <w:marLeft w:val="640"/>
      <w:marRight w:val="0"/>
      <w:marTop w:val="0"/>
      <w:marBottom w:val="0"/>
      <w:divBdr>
        <w:top w:val="none" w:sz="0" w:space="0" w:color="auto"/>
        <w:left w:val="none" w:sz="0" w:space="0" w:color="auto"/>
        <w:bottom w:val="none" w:sz="0" w:space="0" w:color="auto"/>
        <w:right w:val="none" w:sz="0" w:space="0" w:color="auto"/>
      </w:divBdr>
    </w:div>
    <w:div w:id="302273969">
      <w:marLeft w:val="640"/>
      <w:marRight w:val="0"/>
      <w:marTop w:val="0"/>
      <w:marBottom w:val="0"/>
      <w:divBdr>
        <w:top w:val="none" w:sz="0" w:space="0" w:color="auto"/>
        <w:left w:val="none" w:sz="0" w:space="0" w:color="auto"/>
        <w:bottom w:val="none" w:sz="0" w:space="0" w:color="auto"/>
        <w:right w:val="none" w:sz="0" w:space="0" w:color="auto"/>
      </w:divBdr>
    </w:div>
    <w:div w:id="302279198">
      <w:marLeft w:val="640"/>
      <w:marRight w:val="0"/>
      <w:marTop w:val="0"/>
      <w:marBottom w:val="0"/>
      <w:divBdr>
        <w:top w:val="none" w:sz="0" w:space="0" w:color="auto"/>
        <w:left w:val="none" w:sz="0" w:space="0" w:color="auto"/>
        <w:bottom w:val="none" w:sz="0" w:space="0" w:color="auto"/>
        <w:right w:val="none" w:sz="0" w:space="0" w:color="auto"/>
      </w:divBdr>
    </w:div>
    <w:div w:id="302388728">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3511315">
      <w:marLeft w:val="640"/>
      <w:marRight w:val="0"/>
      <w:marTop w:val="0"/>
      <w:marBottom w:val="0"/>
      <w:divBdr>
        <w:top w:val="none" w:sz="0" w:space="0" w:color="auto"/>
        <w:left w:val="none" w:sz="0" w:space="0" w:color="auto"/>
        <w:bottom w:val="none" w:sz="0" w:space="0" w:color="auto"/>
        <w:right w:val="none" w:sz="0" w:space="0" w:color="auto"/>
      </w:divBdr>
    </w:div>
    <w:div w:id="304629041">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4898418">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7827043">
      <w:marLeft w:val="640"/>
      <w:marRight w:val="0"/>
      <w:marTop w:val="0"/>
      <w:marBottom w:val="0"/>
      <w:divBdr>
        <w:top w:val="none" w:sz="0" w:space="0" w:color="auto"/>
        <w:left w:val="none" w:sz="0" w:space="0" w:color="auto"/>
        <w:bottom w:val="none" w:sz="0" w:space="0" w:color="auto"/>
        <w:right w:val="none" w:sz="0" w:space="0" w:color="auto"/>
      </w:divBdr>
    </w:div>
    <w:div w:id="308755537">
      <w:marLeft w:val="640"/>
      <w:marRight w:val="0"/>
      <w:marTop w:val="0"/>
      <w:marBottom w:val="0"/>
      <w:divBdr>
        <w:top w:val="none" w:sz="0" w:space="0" w:color="auto"/>
        <w:left w:val="none" w:sz="0" w:space="0" w:color="auto"/>
        <w:bottom w:val="none" w:sz="0" w:space="0" w:color="auto"/>
        <w:right w:val="none" w:sz="0" w:space="0" w:color="auto"/>
      </w:divBdr>
    </w:div>
    <w:div w:id="30875646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091147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446395">
      <w:marLeft w:val="640"/>
      <w:marRight w:val="0"/>
      <w:marTop w:val="0"/>
      <w:marBottom w:val="0"/>
      <w:divBdr>
        <w:top w:val="none" w:sz="0" w:space="0" w:color="auto"/>
        <w:left w:val="none" w:sz="0" w:space="0" w:color="auto"/>
        <w:bottom w:val="none" w:sz="0" w:space="0" w:color="auto"/>
        <w:right w:val="none" w:sz="0" w:space="0" w:color="auto"/>
      </w:divBdr>
    </w:div>
    <w:div w:id="311494376">
      <w:marLeft w:val="640"/>
      <w:marRight w:val="0"/>
      <w:marTop w:val="0"/>
      <w:marBottom w:val="0"/>
      <w:divBdr>
        <w:top w:val="none" w:sz="0" w:space="0" w:color="auto"/>
        <w:left w:val="none" w:sz="0" w:space="0" w:color="auto"/>
        <w:bottom w:val="none" w:sz="0" w:space="0" w:color="auto"/>
        <w:right w:val="none" w:sz="0" w:space="0" w:color="auto"/>
      </w:divBdr>
    </w:div>
    <w:div w:id="311522898">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297119">
      <w:marLeft w:val="640"/>
      <w:marRight w:val="0"/>
      <w:marTop w:val="0"/>
      <w:marBottom w:val="0"/>
      <w:divBdr>
        <w:top w:val="none" w:sz="0" w:space="0" w:color="auto"/>
        <w:left w:val="none" w:sz="0" w:space="0" w:color="auto"/>
        <w:bottom w:val="none" w:sz="0" w:space="0" w:color="auto"/>
        <w:right w:val="none" w:sz="0" w:space="0" w:color="auto"/>
      </w:divBdr>
    </w:div>
    <w:div w:id="312301460">
      <w:marLeft w:val="640"/>
      <w:marRight w:val="0"/>
      <w:marTop w:val="0"/>
      <w:marBottom w:val="0"/>
      <w:divBdr>
        <w:top w:val="none" w:sz="0" w:space="0" w:color="auto"/>
        <w:left w:val="none" w:sz="0" w:space="0" w:color="auto"/>
        <w:bottom w:val="none" w:sz="0" w:space="0" w:color="auto"/>
        <w:right w:val="none" w:sz="0" w:space="0" w:color="auto"/>
      </w:divBdr>
    </w:div>
    <w:div w:id="312636757">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2956015">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4144354">
      <w:marLeft w:val="640"/>
      <w:marRight w:val="0"/>
      <w:marTop w:val="0"/>
      <w:marBottom w:val="0"/>
      <w:divBdr>
        <w:top w:val="none" w:sz="0" w:space="0" w:color="auto"/>
        <w:left w:val="none" w:sz="0" w:space="0" w:color="auto"/>
        <w:bottom w:val="none" w:sz="0" w:space="0" w:color="auto"/>
        <w:right w:val="none" w:sz="0" w:space="0" w:color="auto"/>
      </w:divBdr>
    </w:div>
    <w:div w:id="31530641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151193">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311279">
      <w:marLeft w:val="640"/>
      <w:marRight w:val="0"/>
      <w:marTop w:val="0"/>
      <w:marBottom w:val="0"/>
      <w:divBdr>
        <w:top w:val="none" w:sz="0" w:space="0" w:color="auto"/>
        <w:left w:val="none" w:sz="0" w:space="0" w:color="auto"/>
        <w:bottom w:val="none" w:sz="0" w:space="0" w:color="auto"/>
        <w:right w:val="none" w:sz="0" w:space="0" w:color="auto"/>
      </w:divBdr>
    </w:div>
    <w:div w:id="318316203">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238777">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0547181">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59146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016379">
      <w:marLeft w:val="640"/>
      <w:marRight w:val="0"/>
      <w:marTop w:val="0"/>
      <w:marBottom w:val="0"/>
      <w:divBdr>
        <w:top w:val="none" w:sz="0" w:space="0" w:color="auto"/>
        <w:left w:val="none" w:sz="0" w:space="0" w:color="auto"/>
        <w:bottom w:val="none" w:sz="0" w:space="0" w:color="auto"/>
        <w:right w:val="none" w:sz="0" w:space="0" w:color="auto"/>
      </w:divBdr>
    </w:div>
    <w:div w:id="324284773">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5590486">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6330676">
      <w:marLeft w:val="640"/>
      <w:marRight w:val="0"/>
      <w:marTop w:val="0"/>
      <w:marBottom w:val="0"/>
      <w:divBdr>
        <w:top w:val="none" w:sz="0" w:space="0" w:color="auto"/>
        <w:left w:val="none" w:sz="0" w:space="0" w:color="auto"/>
        <w:bottom w:val="none" w:sz="0" w:space="0" w:color="auto"/>
        <w:right w:val="none" w:sz="0" w:space="0" w:color="auto"/>
      </w:divBdr>
    </w:div>
    <w:div w:id="327253385">
      <w:marLeft w:val="640"/>
      <w:marRight w:val="0"/>
      <w:marTop w:val="0"/>
      <w:marBottom w:val="0"/>
      <w:divBdr>
        <w:top w:val="none" w:sz="0" w:space="0" w:color="auto"/>
        <w:left w:val="none" w:sz="0" w:space="0" w:color="auto"/>
        <w:bottom w:val="none" w:sz="0" w:space="0" w:color="auto"/>
        <w:right w:val="none" w:sz="0" w:space="0" w:color="auto"/>
      </w:divBdr>
    </w:div>
    <w:div w:id="328796128">
      <w:marLeft w:val="640"/>
      <w:marRight w:val="0"/>
      <w:marTop w:val="0"/>
      <w:marBottom w:val="0"/>
      <w:divBdr>
        <w:top w:val="none" w:sz="0" w:space="0" w:color="auto"/>
        <w:left w:val="none" w:sz="0" w:space="0" w:color="auto"/>
        <w:bottom w:val="none" w:sz="0" w:space="0" w:color="auto"/>
        <w:right w:val="none" w:sz="0" w:space="0" w:color="auto"/>
      </w:divBdr>
    </w:div>
    <w:div w:id="328797384">
      <w:marLeft w:val="640"/>
      <w:marRight w:val="0"/>
      <w:marTop w:val="0"/>
      <w:marBottom w:val="0"/>
      <w:divBdr>
        <w:top w:val="none" w:sz="0" w:space="0" w:color="auto"/>
        <w:left w:val="none" w:sz="0" w:space="0" w:color="auto"/>
        <w:bottom w:val="none" w:sz="0" w:space="0" w:color="auto"/>
        <w:right w:val="none" w:sz="0" w:space="0" w:color="auto"/>
      </w:divBdr>
    </w:div>
    <w:div w:id="328945615">
      <w:marLeft w:val="640"/>
      <w:marRight w:val="0"/>
      <w:marTop w:val="0"/>
      <w:marBottom w:val="0"/>
      <w:divBdr>
        <w:top w:val="none" w:sz="0" w:space="0" w:color="auto"/>
        <w:left w:val="none" w:sz="0" w:space="0" w:color="auto"/>
        <w:bottom w:val="none" w:sz="0" w:space="0" w:color="auto"/>
        <w:right w:val="none" w:sz="0" w:space="0" w:color="auto"/>
      </w:divBdr>
    </w:div>
    <w:div w:id="329017896">
      <w:marLeft w:val="640"/>
      <w:marRight w:val="0"/>
      <w:marTop w:val="0"/>
      <w:marBottom w:val="0"/>
      <w:divBdr>
        <w:top w:val="none" w:sz="0" w:space="0" w:color="auto"/>
        <w:left w:val="none" w:sz="0" w:space="0" w:color="auto"/>
        <w:bottom w:val="none" w:sz="0" w:space="0" w:color="auto"/>
        <w:right w:val="none" w:sz="0" w:space="0" w:color="auto"/>
      </w:divBdr>
    </w:div>
    <w:div w:id="329137143">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1027511">
      <w:marLeft w:val="640"/>
      <w:marRight w:val="0"/>
      <w:marTop w:val="0"/>
      <w:marBottom w:val="0"/>
      <w:divBdr>
        <w:top w:val="none" w:sz="0" w:space="0" w:color="auto"/>
        <w:left w:val="none" w:sz="0" w:space="0" w:color="auto"/>
        <w:bottom w:val="none" w:sz="0" w:space="0" w:color="auto"/>
        <w:right w:val="none" w:sz="0" w:space="0" w:color="auto"/>
      </w:divBdr>
    </w:div>
    <w:div w:id="331762771">
      <w:marLeft w:val="640"/>
      <w:marRight w:val="0"/>
      <w:marTop w:val="0"/>
      <w:marBottom w:val="0"/>
      <w:divBdr>
        <w:top w:val="none" w:sz="0" w:space="0" w:color="auto"/>
        <w:left w:val="none" w:sz="0" w:space="0" w:color="auto"/>
        <w:bottom w:val="none" w:sz="0" w:space="0" w:color="auto"/>
        <w:right w:val="none" w:sz="0" w:space="0" w:color="auto"/>
      </w:divBdr>
    </w:div>
    <w:div w:id="332071241">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46143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4965887">
      <w:marLeft w:val="640"/>
      <w:marRight w:val="0"/>
      <w:marTop w:val="0"/>
      <w:marBottom w:val="0"/>
      <w:divBdr>
        <w:top w:val="none" w:sz="0" w:space="0" w:color="auto"/>
        <w:left w:val="none" w:sz="0" w:space="0" w:color="auto"/>
        <w:bottom w:val="none" w:sz="0" w:space="0" w:color="auto"/>
        <w:right w:val="none" w:sz="0" w:space="0" w:color="auto"/>
      </w:divBdr>
    </w:div>
    <w:div w:id="335037163">
      <w:marLeft w:val="640"/>
      <w:marRight w:val="0"/>
      <w:marTop w:val="0"/>
      <w:marBottom w:val="0"/>
      <w:divBdr>
        <w:top w:val="none" w:sz="0" w:space="0" w:color="auto"/>
        <w:left w:val="none" w:sz="0" w:space="0" w:color="auto"/>
        <w:bottom w:val="none" w:sz="0" w:space="0" w:color="auto"/>
        <w:right w:val="none" w:sz="0" w:space="0" w:color="auto"/>
      </w:divBdr>
    </w:div>
    <w:div w:id="337008284">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507663">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470271">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1780126">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479116">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6257608">
      <w:marLeft w:val="640"/>
      <w:marRight w:val="0"/>
      <w:marTop w:val="0"/>
      <w:marBottom w:val="0"/>
      <w:divBdr>
        <w:top w:val="none" w:sz="0" w:space="0" w:color="auto"/>
        <w:left w:val="none" w:sz="0" w:space="0" w:color="auto"/>
        <w:bottom w:val="none" w:sz="0" w:space="0" w:color="auto"/>
        <w:right w:val="none" w:sz="0" w:space="0" w:color="auto"/>
      </w:divBdr>
    </w:div>
    <w:div w:id="346493087">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0993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8340241">
      <w:marLeft w:val="640"/>
      <w:marRight w:val="0"/>
      <w:marTop w:val="0"/>
      <w:marBottom w:val="0"/>
      <w:divBdr>
        <w:top w:val="none" w:sz="0" w:space="0" w:color="auto"/>
        <w:left w:val="none" w:sz="0" w:space="0" w:color="auto"/>
        <w:bottom w:val="none" w:sz="0" w:space="0" w:color="auto"/>
        <w:right w:val="none" w:sz="0" w:space="0" w:color="auto"/>
      </w:divBdr>
    </w:div>
    <w:div w:id="348483603">
      <w:marLeft w:val="640"/>
      <w:marRight w:val="0"/>
      <w:marTop w:val="0"/>
      <w:marBottom w:val="0"/>
      <w:divBdr>
        <w:top w:val="none" w:sz="0" w:space="0" w:color="auto"/>
        <w:left w:val="none" w:sz="0" w:space="0" w:color="auto"/>
        <w:bottom w:val="none" w:sz="0" w:space="0" w:color="auto"/>
        <w:right w:val="none" w:sz="0" w:space="0" w:color="auto"/>
      </w:divBdr>
    </w:div>
    <w:div w:id="348990308">
      <w:marLeft w:val="640"/>
      <w:marRight w:val="0"/>
      <w:marTop w:val="0"/>
      <w:marBottom w:val="0"/>
      <w:divBdr>
        <w:top w:val="none" w:sz="0" w:space="0" w:color="auto"/>
        <w:left w:val="none" w:sz="0" w:space="0" w:color="auto"/>
        <w:bottom w:val="none" w:sz="0" w:space="0" w:color="auto"/>
        <w:right w:val="none" w:sz="0" w:space="0" w:color="auto"/>
      </w:divBdr>
    </w:div>
    <w:div w:id="349065496">
      <w:marLeft w:val="640"/>
      <w:marRight w:val="0"/>
      <w:marTop w:val="0"/>
      <w:marBottom w:val="0"/>
      <w:divBdr>
        <w:top w:val="none" w:sz="0" w:space="0" w:color="auto"/>
        <w:left w:val="none" w:sz="0" w:space="0" w:color="auto"/>
        <w:bottom w:val="none" w:sz="0" w:space="0" w:color="auto"/>
        <w:right w:val="none" w:sz="0" w:space="0" w:color="auto"/>
      </w:divBdr>
    </w:div>
    <w:div w:id="349334605">
      <w:marLeft w:val="640"/>
      <w:marRight w:val="0"/>
      <w:marTop w:val="0"/>
      <w:marBottom w:val="0"/>
      <w:divBdr>
        <w:top w:val="none" w:sz="0" w:space="0" w:color="auto"/>
        <w:left w:val="none" w:sz="0" w:space="0" w:color="auto"/>
        <w:bottom w:val="none" w:sz="0" w:space="0" w:color="auto"/>
        <w:right w:val="none" w:sz="0" w:space="0" w:color="auto"/>
      </w:divBdr>
    </w:div>
    <w:div w:id="349572270">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2609749">
      <w:marLeft w:val="640"/>
      <w:marRight w:val="0"/>
      <w:marTop w:val="0"/>
      <w:marBottom w:val="0"/>
      <w:divBdr>
        <w:top w:val="none" w:sz="0" w:space="0" w:color="auto"/>
        <w:left w:val="none" w:sz="0" w:space="0" w:color="auto"/>
        <w:bottom w:val="none" w:sz="0" w:space="0" w:color="auto"/>
        <w:right w:val="none" w:sz="0" w:space="0" w:color="auto"/>
      </w:divBdr>
    </w:div>
    <w:div w:id="353190804">
      <w:marLeft w:val="640"/>
      <w:marRight w:val="0"/>
      <w:marTop w:val="0"/>
      <w:marBottom w:val="0"/>
      <w:divBdr>
        <w:top w:val="none" w:sz="0" w:space="0" w:color="auto"/>
        <w:left w:val="none" w:sz="0" w:space="0" w:color="auto"/>
        <w:bottom w:val="none" w:sz="0" w:space="0" w:color="auto"/>
        <w:right w:val="none" w:sz="0" w:space="0" w:color="auto"/>
      </w:divBdr>
    </w:div>
    <w:div w:id="354698059">
      <w:marLeft w:val="640"/>
      <w:marRight w:val="0"/>
      <w:marTop w:val="0"/>
      <w:marBottom w:val="0"/>
      <w:divBdr>
        <w:top w:val="none" w:sz="0" w:space="0" w:color="auto"/>
        <w:left w:val="none" w:sz="0" w:space="0" w:color="auto"/>
        <w:bottom w:val="none" w:sz="0" w:space="0" w:color="auto"/>
        <w:right w:val="none" w:sz="0" w:space="0" w:color="auto"/>
      </w:divBdr>
    </w:div>
    <w:div w:id="355083163">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430598">
      <w:marLeft w:val="64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245669">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336217">
      <w:marLeft w:val="640"/>
      <w:marRight w:val="0"/>
      <w:marTop w:val="0"/>
      <w:marBottom w:val="0"/>
      <w:divBdr>
        <w:top w:val="none" w:sz="0" w:space="0" w:color="auto"/>
        <w:left w:val="none" w:sz="0" w:space="0" w:color="auto"/>
        <w:bottom w:val="none" w:sz="0" w:space="0" w:color="auto"/>
        <w:right w:val="none" w:sz="0" w:space="0" w:color="auto"/>
      </w:divBdr>
    </w:div>
    <w:div w:id="363362550">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4061150">
      <w:marLeft w:val="640"/>
      <w:marRight w:val="0"/>
      <w:marTop w:val="0"/>
      <w:marBottom w:val="0"/>
      <w:divBdr>
        <w:top w:val="none" w:sz="0" w:space="0" w:color="auto"/>
        <w:left w:val="none" w:sz="0" w:space="0" w:color="auto"/>
        <w:bottom w:val="none" w:sz="0" w:space="0" w:color="auto"/>
        <w:right w:val="none" w:sz="0" w:space="0" w:color="auto"/>
      </w:divBdr>
    </w:div>
    <w:div w:id="365562253">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178522">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336386">
      <w:marLeft w:val="640"/>
      <w:marRight w:val="0"/>
      <w:marTop w:val="0"/>
      <w:marBottom w:val="0"/>
      <w:divBdr>
        <w:top w:val="none" w:sz="0" w:space="0" w:color="auto"/>
        <w:left w:val="none" w:sz="0" w:space="0" w:color="auto"/>
        <w:bottom w:val="none" w:sz="0" w:space="0" w:color="auto"/>
        <w:right w:val="none" w:sz="0" w:space="0" w:color="auto"/>
      </w:divBdr>
    </w:div>
    <w:div w:id="367340211">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7802519">
      <w:marLeft w:val="640"/>
      <w:marRight w:val="0"/>
      <w:marTop w:val="0"/>
      <w:marBottom w:val="0"/>
      <w:divBdr>
        <w:top w:val="none" w:sz="0" w:space="0" w:color="auto"/>
        <w:left w:val="none" w:sz="0" w:space="0" w:color="auto"/>
        <w:bottom w:val="none" w:sz="0" w:space="0" w:color="auto"/>
        <w:right w:val="none" w:sz="0" w:space="0" w:color="auto"/>
      </w:divBdr>
    </w:div>
    <w:div w:id="368336382">
      <w:marLeft w:val="640"/>
      <w:marRight w:val="0"/>
      <w:marTop w:val="0"/>
      <w:marBottom w:val="0"/>
      <w:divBdr>
        <w:top w:val="none" w:sz="0" w:space="0" w:color="auto"/>
        <w:left w:val="none" w:sz="0" w:space="0" w:color="auto"/>
        <w:bottom w:val="none" w:sz="0" w:space="0" w:color="auto"/>
        <w:right w:val="none" w:sz="0" w:space="0" w:color="auto"/>
      </w:divBdr>
    </w:div>
    <w:div w:id="368843959">
      <w:marLeft w:val="640"/>
      <w:marRight w:val="0"/>
      <w:marTop w:val="0"/>
      <w:marBottom w:val="0"/>
      <w:divBdr>
        <w:top w:val="none" w:sz="0" w:space="0" w:color="auto"/>
        <w:left w:val="none" w:sz="0" w:space="0" w:color="auto"/>
        <w:bottom w:val="none" w:sz="0" w:space="0" w:color="auto"/>
        <w:right w:val="none" w:sz="0" w:space="0" w:color="auto"/>
      </w:divBdr>
    </w:div>
    <w:div w:id="369039528">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615224">
      <w:marLeft w:val="640"/>
      <w:marRight w:val="0"/>
      <w:marTop w:val="0"/>
      <w:marBottom w:val="0"/>
      <w:divBdr>
        <w:top w:val="none" w:sz="0" w:space="0" w:color="auto"/>
        <w:left w:val="none" w:sz="0" w:space="0" w:color="auto"/>
        <w:bottom w:val="none" w:sz="0" w:space="0" w:color="auto"/>
        <w:right w:val="none" w:sz="0" w:space="0" w:color="auto"/>
      </w:divBdr>
    </w:div>
    <w:div w:id="371618840">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2779154">
      <w:marLeft w:val="640"/>
      <w:marRight w:val="0"/>
      <w:marTop w:val="0"/>
      <w:marBottom w:val="0"/>
      <w:divBdr>
        <w:top w:val="none" w:sz="0" w:space="0" w:color="auto"/>
        <w:left w:val="none" w:sz="0" w:space="0" w:color="auto"/>
        <w:bottom w:val="none" w:sz="0" w:space="0" w:color="auto"/>
        <w:right w:val="none" w:sz="0" w:space="0" w:color="auto"/>
      </w:divBdr>
    </w:div>
    <w:div w:id="375202288">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5858285">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78820220">
      <w:marLeft w:val="640"/>
      <w:marRight w:val="0"/>
      <w:marTop w:val="0"/>
      <w:marBottom w:val="0"/>
      <w:divBdr>
        <w:top w:val="none" w:sz="0" w:space="0" w:color="auto"/>
        <w:left w:val="none" w:sz="0" w:space="0" w:color="auto"/>
        <w:bottom w:val="none" w:sz="0" w:space="0" w:color="auto"/>
        <w:right w:val="none" w:sz="0" w:space="0" w:color="auto"/>
      </w:divBdr>
    </w:div>
    <w:div w:id="379550169">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020500">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3720336">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5033686">
      <w:marLeft w:val="640"/>
      <w:marRight w:val="0"/>
      <w:marTop w:val="0"/>
      <w:marBottom w:val="0"/>
      <w:divBdr>
        <w:top w:val="none" w:sz="0" w:space="0" w:color="auto"/>
        <w:left w:val="none" w:sz="0" w:space="0" w:color="auto"/>
        <w:bottom w:val="none" w:sz="0" w:space="0" w:color="auto"/>
        <w:right w:val="none" w:sz="0" w:space="0" w:color="auto"/>
      </w:divBdr>
    </w:div>
    <w:div w:id="385226966">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7842471">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89424043">
      <w:marLeft w:val="640"/>
      <w:marRight w:val="0"/>
      <w:marTop w:val="0"/>
      <w:marBottom w:val="0"/>
      <w:divBdr>
        <w:top w:val="none" w:sz="0" w:space="0" w:color="auto"/>
        <w:left w:val="none" w:sz="0" w:space="0" w:color="auto"/>
        <w:bottom w:val="none" w:sz="0" w:space="0" w:color="auto"/>
        <w:right w:val="none" w:sz="0" w:space="0" w:color="auto"/>
      </w:divBdr>
    </w:div>
    <w:div w:id="390154097">
      <w:marLeft w:val="640"/>
      <w:marRight w:val="0"/>
      <w:marTop w:val="0"/>
      <w:marBottom w:val="0"/>
      <w:divBdr>
        <w:top w:val="none" w:sz="0" w:space="0" w:color="auto"/>
        <w:left w:val="none" w:sz="0" w:space="0" w:color="auto"/>
        <w:bottom w:val="none" w:sz="0" w:space="0" w:color="auto"/>
        <w:right w:val="none" w:sz="0" w:space="0" w:color="auto"/>
      </w:divBdr>
    </w:div>
    <w:div w:id="391394376">
      <w:marLeft w:val="640"/>
      <w:marRight w:val="0"/>
      <w:marTop w:val="0"/>
      <w:marBottom w:val="0"/>
      <w:divBdr>
        <w:top w:val="none" w:sz="0" w:space="0" w:color="auto"/>
        <w:left w:val="none" w:sz="0" w:space="0" w:color="auto"/>
        <w:bottom w:val="none" w:sz="0" w:space="0" w:color="auto"/>
        <w:right w:val="none" w:sz="0" w:space="0" w:color="auto"/>
      </w:divBdr>
    </w:div>
    <w:div w:id="391975490">
      <w:marLeft w:val="640"/>
      <w:marRight w:val="0"/>
      <w:marTop w:val="0"/>
      <w:marBottom w:val="0"/>
      <w:divBdr>
        <w:top w:val="none" w:sz="0" w:space="0" w:color="auto"/>
        <w:left w:val="none" w:sz="0" w:space="0" w:color="auto"/>
        <w:bottom w:val="none" w:sz="0" w:space="0" w:color="auto"/>
        <w:right w:val="none" w:sz="0" w:space="0" w:color="auto"/>
      </w:divBdr>
    </w:div>
    <w:div w:id="392318083">
      <w:marLeft w:val="640"/>
      <w:marRight w:val="0"/>
      <w:marTop w:val="0"/>
      <w:marBottom w:val="0"/>
      <w:divBdr>
        <w:top w:val="none" w:sz="0" w:space="0" w:color="auto"/>
        <w:left w:val="none" w:sz="0" w:space="0" w:color="auto"/>
        <w:bottom w:val="none" w:sz="0" w:space="0" w:color="auto"/>
        <w:right w:val="none" w:sz="0" w:space="0" w:color="auto"/>
      </w:divBdr>
    </w:div>
    <w:div w:id="393283680">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174548">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479981">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07192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332837">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3645585">
      <w:marLeft w:val="640"/>
      <w:marRight w:val="0"/>
      <w:marTop w:val="0"/>
      <w:marBottom w:val="0"/>
      <w:divBdr>
        <w:top w:val="none" w:sz="0" w:space="0" w:color="auto"/>
        <w:left w:val="none" w:sz="0" w:space="0" w:color="auto"/>
        <w:bottom w:val="none" w:sz="0" w:space="0" w:color="auto"/>
        <w:right w:val="none" w:sz="0" w:space="0" w:color="auto"/>
      </w:divBdr>
    </w:div>
    <w:div w:id="403993117">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658724">
      <w:marLeft w:val="640"/>
      <w:marRight w:val="0"/>
      <w:marTop w:val="0"/>
      <w:marBottom w:val="0"/>
      <w:divBdr>
        <w:top w:val="none" w:sz="0" w:space="0" w:color="auto"/>
        <w:left w:val="none" w:sz="0" w:space="0" w:color="auto"/>
        <w:bottom w:val="none" w:sz="0" w:space="0" w:color="auto"/>
        <w:right w:val="none" w:sz="0" w:space="0" w:color="auto"/>
      </w:divBdr>
    </w:div>
    <w:div w:id="406850581">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7700">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7927985">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8577375">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0201507">
      <w:marLeft w:val="640"/>
      <w:marRight w:val="0"/>
      <w:marTop w:val="0"/>
      <w:marBottom w:val="0"/>
      <w:divBdr>
        <w:top w:val="none" w:sz="0" w:space="0" w:color="auto"/>
        <w:left w:val="none" w:sz="0" w:space="0" w:color="auto"/>
        <w:bottom w:val="none" w:sz="0" w:space="0" w:color="auto"/>
        <w:right w:val="none" w:sz="0" w:space="0" w:color="auto"/>
      </w:divBdr>
    </w:div>
    <w:div w:id="410856344">
      <w:marLeft w:val="640"/>
      <w:marRight w:val="0"/>
      <w:marTop w:val="0"/>
      <w:marBottom w:val="0"/>
      <w:divBdr>
        <w:top w:val="none" w:sz="0" w:space="0" w:color="auto"/>
        <w:left w:val="none" w:sz="0" w:space="0" w:color="auto"/>
        <w:bottom w:val="none" w:sz="0" w:space="0" w:color="auto"/>
        <w:right w:val="none" w:sz="0" w:space="0" w:color="auto"/>
      </w:divBdr>
    </w:div>
    <w:div w:id="411438844">
      <w:marLeft w:val="640"/>
      <w:marRight w:val="0"/>
      <w:marTop w:val="0"/>
      <w:marBottom w:val="0"/>
      <w:divBdr>
        <w:top w:val="none" w:sz="0" w:space="0" w:color="auto"/>
        <w:left w:val="none" w:sz="0" w:space="0" w:color="auto"/>
        <w:bottom w:val="none" w:sz="0" w:space="0" w:color="auto"/>
        <w:right w:val="none" w:sz="0" w:space="0" w:color="auto"/>
      </w:divBdr>
    </w:div>
    <w:div w:id="411510092">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4715981">
      <w:marLeft w:val="640"/>
      <w:marRight w:val="0"/>
      <w:marTop w:val="0"/>
      <w:marBottom w:val="0"/>
      <w:divBdr>
        <w:top w:val="none" w:sz="0" w:space="0" w:color="auto"/>
        <w:left w:val="none" w:sz="0" w:space="0" w:color="auto"/>
        <w:bottom w:val="none" w:sz="0" w:space="0" w:color="auto"/>
        <w:right w:val="none" w:sz="0" w:space="0" w:color="auto"/>
      </w:divBdr>
    </w:div>
    <w:div w:id="414910145">
      <w:marLeft w:val="640"/>
      <w:marRight w:val="0"/>
      <w:marTop w:val="0"/>
      <w:marBottom w:val="0"/>
      <w:divBdr>
        <w:top w:val="none" w:sz="0" w:space="0" w:color="auto"/>
        <w:left w:val="none" w:sz="0" w:space="0" w:color="auto"/>
        <w:bottom w:val="none" w:sz="0" w:space="0" w:color="auto"/>
        <w:right w:val="none" w:sz="0" w:space="0" w:color="auto"/>
      </w:divBdr>
    </w:div>
    <w:div w:id="414939687">
      <w:marLeft w:val="640"/>
      <w:marRight w:val="0"/>
      <w:marTop w:val="0"/>
      <w:marBottom w:val="0"/>
      <w:divBdr>
        <w:top w:val="none" w:sz="0" w:space="0" w:color="auto"/>
        <w:left w:val="none" w:sz="0" w:space="0" w:color="auto"/>
        <w:bottom w:val="none" w:sz="0" w:space="0" w:color="auto"/>
        <w:right w:val="none" w:sz="0" w:space="0" w:color="auto"/>
      </w:divBdr>
    </w:div>
    <w:div w:id="415324313">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5712951">
      <w:marLeft w:val="640"/>
      <w:marRight w:val="0"/>
      <w:marTop w:val="0"/>
      <w:marBottom w:val="0"/>
      <w:divBdr>
        <w:top w:val="none" w:sz="0" w:space="0" w:color="auto"/>
        <w:left w:val="none" w:sz="0" w:space="0" w:color="auto"/>
        <w:bottom w:val="none" w:sz="0" w:space="0" w:color="auto"/>
        <w:right w:val="none" w:sz="0" w:space="0" w:color="auto"/>
      </w:divBdr>
    </w:div>
    <w:div w:id="416485369">
      <w:marLeft w:val="640"/>
      <w:marRight w:val="0"/>
      <w:marTop w:val="0"/>
      <w:marBottom w:val="0"/>
      <w:divBdr>
        <w:top w:val="none" w:sz="0" w:space="0" w:color="auto"/>
        <w:left w:val="none" w:sz="0" w:space="0" w:color="auto"/>
        <w:bottom w:val="none" w:sz="0" w:space="0" w:color="auto"/>
        <w:right w:val="none" w:sz="0" w:space="0" w:color="auto"/>
      </w:divBdr>
    </w:div>
    <w:div w:id="416904410">
      <w:marLeft w:val="640"/>
      <w:marRight w:val="0"/>
      <w:marTop w:val="0"/>
      <w:marBottom w:val="0"/>
      <w:divBdr>
        <w:top w:val="none" w:sz="0" w:space="0" w:color="auto"/>
        <w:left w:val="none" w:sz="0" w:space="0" w:color="auto"/>
        <w:bottom w:val="none" w:sz="0" w:space="0" w:color="auto"/>
        <w:right w:val="none" w:sz="0" w:space="0" w:color="auto"/>
      </w:divBdr>
    </w:div>
    <w:div w:id="417792695">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252604">
      <w:marLeft w:val="640"/>
      <w:marRight w:val="0"/>
      <w:marTop w:val="0"/>
      <w:marBottom w:val="0"/>
      <w:divBdr>
        <w:top w:val="none" w:sz="0" w:space="0" w:color="auto"/>
        <w:left w:val="none" w:sz="0" w:space="0" w:color="auto"/>
        <w:bottom w:val="none" w:sz="0" w:space="0" w:color="auto"/>
        <w:right w:val="none" w:sz="0" w:space="0" w:color="auto"/>
      </w:divBdr>
    </w:div>
    <w:div w:id="418521558">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106114">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0873730">
      <w:marLeft w:val="640"/>
      <w:marRight w:val="0"/>
      <w:marTop w:val="0"/>
      <w:marBottom w:val="0"/>
      <w:divBdr>
        <w:top w:val="none" w:sz="0" w:space="0" w:color="auto"/>
        <w:left w:val="none" w:sz="0" w:space="0" w:color="auto"/>
        <w:bottom w:val="none" w:sz="0" w:space="0" w:color="auto"/>
        <w:right w:val="none" w:sz="0" w:space="0" w:color="auto"/>
      </w:divBdr>
    </w:div>
    <w:div w:id="421999909">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3693040">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342177">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7124159">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357271">
      <w:marLeft w:val="640"/>
      <w:marRight w:val="0"/>
      <w:marTop w:val="0"/>
      <w:marBottom w:val="0"/>
      <w:divBdr>
        <w:top w:val="none" w:sz="0" w:space="0" w:color="auto"/>
        <w:left w:val="none" w:sz="0" w:space="0" w:color="auto"/>
        <w:bottom w:val="none" w:sz="0" w:space="0" w:color="auto"/>
        <w:right w:val="none" w:sz="0" w:space="0" w:color="auto"/>
      </w:divBdr>
    </w:div>
    <w:div w:id="428739832">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0440608">
      <w:marLeft w:val="640"/>
      <w:marRight w:val="0"/>
      <w:marTop w:val="0"/>
      <w:marBottom w:val="0"/>
      <w:divBdr>
        <w:top w:val="none" w:sz="0" w:space="0" w:color="auto"/>
        <w:left w:val="none" w:sz="0" w:space="0" w:color="auto"/>
        <w:bottom w:val="none" w:sz="0" w:space="0" w:color="auto"/>
        <w:right w:val="none" w:sz="0" w:space="0" w:color="auto"/>
      </w:divBdr>
    </w:div>
    <w:div w:id="430900826">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127464">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3131239">
      <w:marLeft w:val="640"/>
      <w:marRight w:val="0"/>
      <w:marTop w:val="0"/>
      <w:marBottom w:val="0"/>
      <w:divBdr>
        <w:top w:val="none" w:sz="0" w:space="0" w:color="auto"/>
        <w:left w:val="none" w:sz="0" w:space="0" w:color="auto"/>
        <w:bottom w:val="none" w:sz="0" w:space="0" w:color="auto"/>
        <w:right w:val="none" w:sz="0" w:space="0" w:color="auto"/>
      </w:divBdr>
    </w:div>
    <w:div w:id="433669505">
      <w:marLeft w:val="640"/>
      <w:marRight w:val="0"/>
      <w:marTop w:val="0"/>
      <w:marBottom w:val="0"/>
      <w:divBdr>
        <w:top w:val="none" w:sz="0" w:space="0" w:color="auto"/>
        <w:left w:val="none" w:sz="0" w:space="0" w:color="auto"/>
        <w:bottom w:val="none" w:sz="0" w:space="0" w:color="auto"/>
        <w:right w:val="none" w:sz="0" w:space="0" w:color="auto"/>
      </w:divBdr>
    </w:div>
    <w:div w:id="434205978">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4907852">
      <w:marLeft w:val="640"/>
      <w:marRight w:val="0"/>
      <w:marTop w:val="0"/>
      <w:marBottom w:val="0"/>
      <w:divBdr>
        <w:top w:val="none" w:sz="0" w:space="0" w:color="auto"/>
        <w:left w:val="none" w:sz="0" w:space="0" w:color="auto"/>
        <w:bottom w:val="none" w:sz="0" w:space="0" w:color="auto"/>
        <w:right w:val="none" w:sz="0" w:space="0" w:color="auto"/>
      </w:divBdr>
    </w:div>
    <w:div w:id="435177169">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070137">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0341508">
      <w:marLeft w:val="640"/>
      <w:marRight w:val="0"/>
      <w:marTop w:val="0"/>
      <w:marBottom w:val="0"/>
      <w:divBdr>
        <w:top w:val="none" w:sz="0" w:space="0" w:color="auto"/>
        <w:left w:val="none" w:sz="0" w:space="0" w:color="auto"/>
        <w:bottom w:val="none" w:sz="0" w:space="0" w:color="auto"/>
        <w:right w:val="none" w:sz="0" w:space="0" w:color="auto"/>
      </w:divBdr>
    </w:div>
    <w:div w:id="440417300">
      <w:marLeft w:val="640"/>
      <w:marRight w:val="0"/>
      <w:marTop w:val="0"/>
      <w:marBottom w:val="0"/>
      <w:divBdr>
        <w:top w:val="none" w:sz="0" w:space="0" w:color="auto"/>
        <w:left w:val="none" w:sz="0" w:space="0" w:color="auto"/>
        <w:bottom w:val="none" w:sz="0" w:space="0" w:color="auto"/>
        <w:right w:val="none" w:sz="0" w:space="0" w:color="auto"/>
      </w:divBdr>
    </w:div>
    <w:div w:id="442043564">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08893">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4889184">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311798">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7435331">
      <w:marLeft w:val="640"/>
      <w:marRight w:val="0"/>
      <w:marTop w:val="0"/>
      <w:marBottom w:val="0"/>
      <w:divBdr>
        <w:top w:val="none" w:sz="0" w:space="0" w:color="auto"/>
        <w:left w:val="none" w:sz="0" w:space="0" w:color="auto"/>
        <w:bottom w:val="none" w:sz="0" w:space="0" w:color="auto"/>
        <w:right w:val="none" w:sz="0" w:space="0" w:color="auto"/>
      </w:divBdr>
    </w:div>
    <w:div w:id="447815192">
      <w:marLeft w:val="640"/>
      <w:marRight w:val="0"/>
      <w:marTop w:val="0"/>
      <w:marBottom w:val="0"/>
      <w:divBdr>
        <w:top w:val="none" w:sz="0" w:space="0" w:color="auto"/>
        <w:left w:val="none" w:sz="0" w:space="0" w:color="auto"/>
        <w:bottom w:val="none" w:sz="0" w:space="0" w:color="auto"/>
        <w:right w:val="none" w:sz="0" w:space="0" w:color="auto"/>
      </w:divBdr>
    </w:div>
    <w:div w:id="448472532">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709815">
      <w:marLeft w:val="640"/>
      <w:marRight w:val="0"/>
      <w:marTop w:val="0"/>
      <w:marBottom w:val="0"/>
      <w:divBdr>
        <w:top w:val="none" w:sz="0" w:space="0" w:color="auto"/>
        <w:left w:val="none" w:sz="0" w:space="0" w:color="auto"/>
        <w:bottom w:val="none" w:sz="0" w:space="0" w:color="auto"/>
        <w:right w:val="none" w:sz="0" w:space="0" w:color="auto"/>
      </w:divBdr>
    </w:div>
    <w:div w:id="449713567">
      <w:marLeft w:val="640"/>
      <w:marRight w:val="0"/>
      <w:marTop w:val="0"/>
      <w:marBottom w:val="0"/>
      <w:divBdr>
        <w:top w:val="none" w:sz="0" w:space="0" w:color="auto"/>
        <w:left w:val="none" w:sz="0" w:space="0" w:color="auto"/>
        <w:bottom w:val="none" w:sz="0" w:space="0" w:color="auto"/>
        <w:right w:val="none" w:sz="0" w:space="0" w:color="auto"/>
      </w:divBdr>
    </w:div>
    <w:div w:id="449859504">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361175">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3987296">
      <w:marLeft w:val="640"/>
      <w:marRight w:val="0"/>
      <w:marTop w:val="0"/>
      <w:marBottom w:val="0"/>
      <w:divBdr>
        <w:top w:val="none" w:sz="0" w:space="0" w:color="auto"/>
        <w:left w:val="none" w:sz="0" w:space="0" w:color="auto"/>
        <w:bottom w:val="none" w:sz="0" w:space="0" w:color="auto"/>
        <w:right w:val="none" w:sz="0" w:space="0" w:color="auto"/>
      </w:divBdr>
    </w:div>
    <w:div w:id="454522089">
      <w:marLeft w:val="640"/>
      <w:marRight w:val="0"/>
      <w:marTop w:val="0"/>
      <w:marBottom w:val="0"/>
      <w:divBdr>
        <w:top w:val="none" w:sz="0" w:space="0" w:color="auto"/>
        <w:left w:val="none" w:sz="0" w:space="0" w:color="auto"/>
        <w:bottom w:val="none" w:sz="0" w:space="0" w:color="auto"/>
        <w:right w:val="none" w:sz="0" w:space="0" w:color="auto"/>
      </w:divBdr>
    </w:div>
    <w:div w:id="455218530">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6410067">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58380598">
      <w:marLeft w:val="640"/>
      <w:marRight w:val="0"/>
      <w:marTop w:val="0"/>
      <w:marBottom w:val="0"/>
      <w:divBdr>
        <w:top w:val="none" w:sz="0" w:space="0" w:color="auto"/>
        <w:left w:val="none" w:sz="0" w:space="0" w:color="auto"/>
        <w:bottom w:val="none" w:sz="0" w:space="0" w:color="auto"/>
        <w:right w:val="none" w:sz="0" w:space="0" w:color="auto"/>
      </w:divBdr>
    </w:div>
    <w:div w:id="458914587">
      <w:marLeft w:val="640"/>
      <w:marRight w:val="0"/>
      <w:marTop w:val="0"/>
      <w:marBottom w:val="0"/>
      <w:divBdr>
        <w:top w:val="none" w:sz="0" w:space="0" w:color="auto"/>
        <w:left w:val="none" w:sz="0" w:space="0" w:color="auto"/>
        <w:bottom w:val="none" w:sz="0" w:space="0" w:color="auto"/>
        <w:right w:val="none" w:sz="0" w:space="0" w:color="auto"/>
      </w:divBdr>
    </w:div>
    <w:div w:id="460074322">
      <w:marLeft w:val="640"/>
      <w:marRight w:val="0"/>
      <w:marTop w:val="0"/>
      <w:marBottom w:val="0"/>
      <w:divBdr>
        <w:top w:val="none" w:sz="0" w:space="0" w:color="auto"/>
        <w:left w:val="none" w:sz="0" w:space="0" w:color="auto"/>
        <w:bottom w:val="none" w:sz="0" w:space="0" w:color="auto"/>
        <w:right w:val="none" w:sz="0" w:space="0" w:color="auto"/>
      </w:divBdr>
    </w:div>
    <w:div w:id="460148640">
      <w:marLeft w:val="640"/>
      <w:marRight w:val="0"/>
      <w:marTop w:val="0"/>
      <w:marBottom w:val="0"/>
      <w:divBdr>
        <w:top w:val="none" w:sz="0" w:space="0" w:color="auto"/>
        <w:left w:val="none" w:sz="0" w:space="0" w:color="auto"/>
        <w:bottom w:val="none" w:sz="0" w:space="0" w:color="auto"/>
        <w:right w:val="none" w:sz="0" w:space="0" w:color="auto"/>
      </w:divBdr>
    </w:div>
    <w:div w:id="460342535">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0613985">
      <w:marLeft w:val="640"/>
      <w:marRight w:val="0"/>
      <w:marTop w:val="0"/>
      <w:marBottom w:val="0"/>
      <w:divBdr>
        <w:top w:val="none" w:sz="0" w:space="0" w:color="auto"/>
        <w:left w:val="none" w:sz="0" w:space="0" w:color="auto"/>
        <w:bottom w:val="none" w:sz="0" w:space="0" w:color="auto"/>
        <w:right w:val="none" w:sz="0" w:space="0" w:color="auto"/>
      </w:divBdr>
    </w:div>
    <w:div w:id="461000549">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4928739">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6970966">
      <w:marLeft w:val="640"/>
      <w:marRight w:val="0"/>
      <w:marTop w:val="0"/>
      <w:marBottom w:val="0"/>
      <w:divBdr>
        <w:top w:val="none" w:sz="0" w:space="0" w:color="auto"/>
        <w:left w:val="none" w:sz="0" w:space="0" w:color="auto"/>
        <w:bottom w:val="none" w:sz="0" w:space="0" w:color="auto"/>
        <w:right w:val="none" w:sz="0" w:space="0" w:color="auto"/>
      </w:divBdr>
    </w:div>
    <w:div w:id="467165523">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7551351">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0137">
      <w:marLeft w:val="640"/>
      <w:marRight w:val="0"/>
      <w:marTop w:val="0"/>
      <w:marBottom w:val="0"/>
      <w:divBdr>
        <w:top w:val="none" w:sz="0" w:space="0" w:color="auto"/>
        <w:left w:val="none" w:sz="0" w:space="0" w:color="auto"/>
        <w:bottom w:val="none" w:sz="0" w:space="0" w:color="auto"/>
        <w:right w:val="none" w:sz="0" w:space="0" w:color="auto"/>
      </w:divBdr>
    </w:div>
    <w:div w:id="474956596">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151455">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6268862">
      <w:marLeft w:val="640"/>
      <w:marRight w:val="0"/>
      <w:marTop w:val="0"/>
      <w:marBottom w:val="0"/>
      <w:divBdr>
        <w:top w:val="none" w:sz="0" w:space="0" w:color="auto"/>
        <w:left w:val="none" w:sz="0" w:space="0" w:color="auto"/>
        <w:bottom w:val="none" w:sz="0" w:space="0" w:color="auto"/>
        <w:right w:val="none" w:sz="0" w:space="0" w:color="auto"/>
      </w:divBdr>
    </w:div>
    <w:div w:id="477309280">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7650431">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2163298">
      <w:marLeft w:val="640"/>
      <w:marRight w:val="0"/>
      <w:marTop w:val="0"/>
      <w:marBottom w:val="0"/>
      <w:divBdr>
        <w:top w:val="none" w:sz="0" w:space="0" w:color="auto"/>
        <w:left w:val="none" w:sz="0" w:space="0" w:color="auto"/>
        <w:bottom w:val="none" w:sz="0" w:space="0" w:color="auto"/>
        <w:right w:val="none" w:sz="0" w:space="0" w:color="auto"/>
      </w:divBdr>
    </w:div>
    <w:div w:id="482237755">
      <w:marLeft w:val="640"/>
      <w:marRight w:val="0"/>
      <w:marTop w:val="0"/>
      <w:marBottom w:val="0"/>
      <w:divBdr>
        <w:top w:val="none" w:sz="0" w:space="0" w:color="auto"/>
        <w:left w:val="none" w:sz="0" w:space="0" w:color="auto"/>
        <w:bottom w:val="none" w:sz="0" w:space="0" w:color="auto"/>
        <w:right w:val="none" w:sz="0" w:space="0" w:color="auto"/>
      </w:divBdr>
    </w:div>
    <w:div w:id="482550969">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4467499">
      <w:marLeft w:val="640"/>
      <w:marRight w:val="0"/>
      <w:marTop w:val="0"/>
      <w:marBottom w:val="0"/>
      <w:divBdr>
        <w:top w:val="none" w:sz="0" w:space="0" w:color="auto"/>
        <w:left w:val="none" w:sz="0" w:space="0" w:color="auto"/>
        <w:bottom w:val="none" w:sz="0" w:space="0" w:color="auto"/>
        <w:right w:val="none" w:sz="0" w:space="0" w:color="auto"/>
      </w:divBdr>
    </w:div>
    <w:div w:id="485170403">
      <w:marLeft w:val="640"/>
      <w:marRight w:val="0"/>
      <w:marTop w:val="0"/>
      <w:marBottom w:val="0"/>
      <w:divBdr>
        <w:top w:val="none" w:sz="0" w:space="0" w:color="auto"/>
        <w:left w:val="none" w:sz="0" w:space="0" w:color="auto"/>
        <w:bottom w:val="none" w:sz="0" w:space="0" w:color="auto"/>
        <w:right w:val="none" w:sz="0" w:space="0" w:color="auto"/>
      </w:divBdr>
    </w:div>
    <w:div w:id="485702778">
      <w:marLeft w:val="640"/>
      <w:marRight w:val="0"/>
      <w:marTop w:val="0"/>
      <w:marBottom w:val="0"/>
      <w:divBdr>
        <w:top w:val="none" w:sz="0" w:space="0" w:color="auto"/>
        <w:left w:val="none" w:sz="0" w:space="0" w:color="auto"/>
        <w:bottom w:val="none" w:sz="0" w:space="0" w:color="auto"/>
        <w:right w:val="none" w:sz="0" w:space="0" w:color="auto"/>
      </w:divBdr>
    </w:div>
    <w:div w:id="485971020">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89253821">
      <w:marLeft w:val="640"/>
      <w:marRight w:val="0"/>
      <w:marTop w:val="0"/>
      <w:marBottom w:val="0"/>
      <w:divBdr>
        <w:top w:val="none" w:sz="0" w:space="0" w:color="auto"/>
        <w:left w:val="none" w:sz="0" w:space="0" w:color="auto"/>
        <w:bottom w:val="none" w:sz="0" w:space="0" w:color="auto"/>
        <w:right w:val="none" w:sz="0" w:space="0" w:color="auto"/>
      </w:divBdr>
    </w:div>
    <w:div w:id="489709491">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0368149">
      <w:marLeft w:val="640"/>
      <w:marRight w:val="0"/>
      <w:marTop w:val="0"/>
      <w:marBottom w:val="0"/>
      <w:divBdr>
        <w:top w:val="none" w:sz="0" w:space="0" w:color="auto"/>
        <w:left w:val="none" w:sz="0" w:space="0" w:color="auto"/>
        <w:bottom w:val="none" w:sz="0" w:space="0" w:color="auto"/>
        <w:right w:val="none" w:sz="0" w:space="0" w:color="auto"/>
      </w:divBdr>
    </w:div>
    <w:div w:id="491258205">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718670">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4998825">
      <w:marLeft w:val="640"/>
      <w:marRight w:val="0"/>
      <w:marTop w:val="0"/>
      <w:marBottom w:val="0"/>
      <w:divBdr>
        <w:top w:val="none" w:sz="0" w:space="0" w:color="auto"/>
        <w:left w:val="none" w:sz="0" w:space="0" w:color="auto"/>
        <w:bottom w:val="none" w:sz="0" w:space="0" w:color="auto"/>
        <w:right w:val="none" w:sz="0" w:space="0" w:color="auto"/>
      </w:divBdr>
    </w:div>
    <w:div w:id="495922843">
      <w:marLeft w:val="640"/>
      <w:marRight w:val="0"/>
      <w:marTop w:val="0"/>
      <w:marBottom w:val="0"/>
      <w:divBdr>
        <w:top w:val="none" w:sz="0" w:space="0" w:color="auto"/>
        <w:left w:val="none" w:sz="0" w:space="0" w:color="auto"/>
        <w:bottom w:val="none" w:sz="0" w:space="0" w:color="auto"/>
        <w:right w:val="none" w:sz="0" w:space="0" w:color="auto"/>
      </w:divBdr>
    </w:div>
    <w:div w:id="496186521">
      <w:marLeft w:val="640"/>
      <w:marRight w:val="0"/>
      <w:marTop w:val="0"/>
      <w:marBottom w:val="0"/>
      <w:divBdr>
        <w:top w:val="none" w:sz="0" w:space="0" w:color="auto"/>
        <w:left w:val="none" w:sz="0" w:space="0" w:color="auto"/>
        <w:bottom w:val="none" w:sz="0" w:space="0" w:color="auto"/>
        <w:right w:val="none" w:sz="0" w:space="0" w:color="auto"/>
      </w:divBdr>
    </w:div>
    <w:div w:id="496923373">
      <w:marLeft w:val="640"/>
      <w:marRight w:val="0"/>
      <w:marTop w:val="0"/>
      <w:marBottom w:val="0"/>
      <w:divBdr>
        <w:top w:val="none" w:sz="0" w:space="0" w:color="auto"/>
        <w:left w:val="none" w:sz="0" w:space="0" w:color="auto"/>
        <w:bottom w:val="none" w:sz="0" w:space="0" w:color="auto"/>
        <w:right w:val="none" w:sz="0" w:space="0" w:color="auto"/>
      </w:divBdr>
    </w:div>
    <w:div w:id="496964800">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383607">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27644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0435575">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2551421">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4252695">
      <w:marLeft w:val="640"/>
      <w:marRight w:val="0"/>
      <w:marTop w:val="0"/>
      <w:marBottom w:val="0"/>
      <w:divBdr>
        <w:top w:val="none" w:sz="0" w:space="0" w:color="auto"/>
        <w:left w:val="none" w:sz="0" w:space="0" w:color="auto"/>
        <w:bottom w:val="none" w:sz="0" w:space="0" w:color="auto"/>
        <w:right w:val="none" w:sz="0" w:space="0" w:color="auto"/>
      </w:divBdr>
    </w:div>
    <w:div w:id="505753168">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6554938">
      <w:marLeft w:val="640"/>
      <w:marRight w:val="0"/>
      <w:marTop w:val="0"/>
      <w:marBottom w:val="0"/>
      <w:divBdr>
        <w:top w:val="none" w:sz="0" w:space="0" w:color="auto"/>
        <w:left w:val="none" w:sz="0" w:space="0" w:color="auto"/>
        <w:bottom w:val="none" w:sz="0" w:space="0" w:color="auto"/>
        <w:right w:val="none" w:sz="0" w:space="0" w:color="auto"/>
      </w:divBdr>
    </w:div>
    <w:div w:id="506797670">
      <w:marLeft w:val="640"/>
      <w:marRight w:val="0"/>
      <w:marTop w:val="0"/>
      <w:marBottom w:val="0"/>
      <w:divBdr>
        <w:top w:val="none" w:sz="0" w:space="0" w:color="auto"/>
        <w:left w:val="none" w:sz="0" w:space="0" w:color="auto"/>
        <w:bottom w:val="none" w:sz="0" w:space="0" w:color="auto"/>
        <w:right w:val="none" w:sz="0" w:space="0" w:color="auto"/>
      </w:divBdr>
    </w:div>
    <w:div w:id="508178826">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09412871">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410305">
      <w:marLeft w:val="640"/>
      <w:marRight w:val="0"/>
      <w:marTop w:val="0"/>
      <w:marBottom w:val="0"/>
      <w:divBdr>
        <w:top w:val="none" w:sz="0" w:space="0" w:color="auto"/>
        <w:left w:val="none" w:sz="0" w:space="0" w:color="auto"/>
        <w:bottom w:val="none" w:sz="0" w:space="0" w:color="auto"/>
        <w:right w:val="none" w:sz="0" w:space="0" w:color="auto"/>
      </w:divBdr>
    </w:div>
    <w:div w:id="51067852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1528959">
      <w:marLeft w:val="640"/>
      <w:marRight w:val="0"/>
      <w:marTop w:val="0"/>
      <w:marBottom w:val="0"/>
      <w:divBdr>
        <w:top w:val="none" w:sz="0" w:space="0" w:color="auto"/>
        <w:left w:val="none" w:sz="0" w:space="0" w:color="auto"/>
        <w:bottom w:val="none" w:sz="0" w:space="0" w:color="auto"/>
        <w:right w:val="none" w:sz="0" w:space="0" w:color="auto"/>
      </w:divBdr>
    </w:div>
    <w:div w:id="511606339">
      <w:marLeft w:val="640"/>
      <w:marRight w:val="0"/>
      <w:marTop w:val="0"/>
      <w:marBottom w:val="0"/>
      <w:divBdr>
        <w:top w:val="none" w:sz="0" w:space="0" w:color="auto"/>
        <w:left w:val="none" w:sz="0" w:space="0" w:color="auto"/>
        <w:bottom w:val="none" w:sz="0" w:space="0" w:color="auto"/>
        <w:right w:val="none" w:sz="0" w:space="0" w:color="auto"/>
      </w:divBdr>
    </w:div>
    <w:div w:id="511993894">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2375084">
      <w:marLeft w:val="640"/>
      <w:marRight w:val="0"/>
      <w:marTop w:val="0"/>
      <w:marBottom w:val="0"/>
      <w:divBdr>
        <w:top w:val="none" w:sz="0" w:space="0" w:color="auto"/>
        <w:left w:val="none" w:sz="0" w:space="0" w:color="auto"/>
        <w:bottom w:val="none" w:sz="0" w:space="0" w:color="auto"/>
        <w:right w:val="none" w:sz="0" w:space="0" w:color="auto"/>
      </w:divBdr>
    </w:div>
    <w:div w:id="513374334">
      <w:marLeft w:val="640"/>
      <w:marRight w:val="0"/>
      <w:marTop w:val="0"/>
      <w:marBottom w:val="0"/>
      <w:divBdr>
        <w:top w:val="none" w:sz="0" w:space="0" w:color="auto"/>
        <w:left w:val="none" w:sz="0" w:space="0" w:color="auto"/>
        <w:bottom w:val="none" w:sz="0" w:space="0" w:color="auto"/>
        <w:right w:val="none" w:sz="0" w:space="0" w:color="auto"/>
      </w:divBdr>
    </w:div>
    <w:div w:id="513374587">
      <w:marLeft w:val="640"/>
      <w:marRight w:val="0"/>
      <w:marTop w:val="0"/>
      <w:marBottom w:val="0"/>
      <w:divBdr>
        <w:top w:val="none" w:sz="0" w:space="0" w:color="auto"/>
        <w:left w:val="none" w:sz="0" w:space="0" w:color="auto"/>
        <w:bottom w:val="none" w:sz="0" w:space="0" w:color="auto"/>
        <w:right w:val="none" w:sz="0" w:space="0" w:color="auto"/>
      </w:divBdr>
    </w:div>
    <w:div w:id="513764355">
      <w:marLeft w:val="640"/>
      <w:marRight w:val="0"/>
      <w:marTop w:val="0"/>
      <w:marBottom w:val="0"/>
      <w:divBdr>
        <w:top w:val="none" w:sz="0" w:space="0" w:color="auto"/>
        <w:left w:val="none" w:sz="0" w:space="0" w:color="auto"/>
        <w:bottom w:val="none" w:sz="0" w:space="0" w:color="auto"/>
        <w:right w:val="none" w:sz="0" w:space="0" w:color="auto"/>
      </w:divBdr>
    </w:div>
    <w:div w:id="514657377">
      <w:marLeft w:val="640"/>
      <w:marRight w:val="0"/>
      <w:marTop w:val="0"/>
      <w:marBottom w:val="0"/>
      <w:divBdr>
        <w:top w:val="none" w:sz="0" w:space="0" w:color="auto"/>
        <w:left w:val="none" w:sz="0" w:space="0" w:color="auto"/>
        <w:bottom w:val="none" w:sz="0" w:space="0" w:color="auto"/>
        <w:right w:val="none" w:sz="0" w:space="0" w:color="auto"/>
      </w:divBdr>
    </w:div>
    <w:div w:id="515265941">
      <w:marLeft w:val="640"/>
      <w:marRight w:val="0"/>
      <w:marTop w:val="0"/>
      <w:marBottom w:val="0"/>
      <w:divBdr>
        <w:top w:val="none" w:sz="0" w:space="0" w:color="auto"/>
        <w:left w:val="none" w:sz="0" w:space="0" w:color="auto"/>
        <w:bottom w:val="none" w:sz="0" w:space="0" w:color="auto"/>
        <w:right w:val="none" w:sz="0" w:space="0" w:color="auto"/>
      </w:divBdr>
    </w:div>
    <w:div w:id="515535415">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6693633">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1405964">
      <w:marLeft w:val="640"/>
      <w:marRight w:val="0"/>
      <w:marTop w:val="0"/>
      <w:marBottom w:val="0"/>
      <w:divBdr>
        <w:top w:val="none" w:sz="0" w:space="0" w:color="auto"/>
        <w:left w:val="none" w:sz="0" w:space="0" w:color="auto"/>
        <w:bottom w:val="none" w:sz="0" w:space="0" w:color="auto"/>
        <w:right w:val="none" w:sz="0" w:space="0" w:color="auto"/>
      </w:divBdr>
    </w:div>
    <w:div w:id="521434110">
      <w:marLeft w:val="640"/>
      <w:marRight w:val="0"/>
      <w:marTop w:val="0"/>
      <w:marBottom w:val="0"/>
      <w:divBdr>
        <w:top w:val="none" w:sz="0" w:space="0" w:color="auto"/>
        <w:left w:val="none" w:sz="0" w:space="0" w:color="auto"/>
        <w:bottom w:val="none" w:sz="0" w:space="0" w:color="auto"/>
        <w:right w:val="none" w:sz="0" w:space="0" w:color="auto"/>
      </w:divBdr>
    </w:div>
    <w:div w:id="521938058">
      <w:marLeft w:val="640"/>
      <w:marRight w:val="0"/>
      <w:marTop w:val="0"/>
      <w:marBottom w:val="0"/>
      <w:divBdr>
        <w:top w:val="none" w:sz="0" w:space="0" w:color="auto"/>
        <w:left w:val="none" w:sz="0" w:space="0" w:color="auto"/>
        <w:bottom w:val="none" w:sz="0" w:space="0" w:color="auto"/>
        <w:right w:val="none" w:sz="0" w:space="0" w:color="auto"/>
      </w:divBdr>
    </w:div>
    <w:div w:id="522289005">
      <w:marLeft w:val="640"/>
      <w:marRight w:val="0"/>
      <w:marTop w:val="0"/>
      <w:marBottom w:val="0"/>
      <w:divBdr>
        <w:top w:val="none" w:sz="0" w:space="0" w:color="auto"/>
        <w:left w:val="none" w:sz="0" w:space="0" w:color="auto"/>
        <w:bottom w:val="none" w:sz="0" w:space="0" w:color="auto"/>
        <w:right w:val="none" w:sz="0" w:space="0" w:color="auto"/>
      </w:divBdr>
    </w:div>
    <w:div w:id="522522042">
      <w:marLeft w:val="640"/>
      <w:marRight w:val="0"/>
      <w:marTop w:val="0"/>
      <w:marBottom w:val="0"/>
      <w:divBdr>
        <w:top w:val="none" w:sz="0" w:space="0" w:color="auto"/>
        <w:left w:val="none" w:sz="0" w:space="0" w:color="auto"/>
        <w:bottom w:val="none" w:sz="0" w:space="0" w:color="auto"/>
        <w:right w:val="none" w:sz="0" w:space="0" w:color="auto"/>
      </w:divBdr>
    </w:div>
    <w:div w:id="523445995">
      <w:marLeft w:val="640"/>
      <w:marRight w:val="0"/>
      <w:marTop w:val="0"/>
      <w:marBottom w:val="0"/>
      <w:divBdr>
        <w:top w:val="none" w:sz="0" w:space="0" w:color="auto"/>
        <w:left w:val="none" w:sz="0" w:space="0" w:color="auto"/>
        <w:bottom w:val="none" w:sz="0" w:space="0" w:color="auto"/>
        <w:right w:val="none" w:sz="0" w:space="0" w:color="auto"/>
      </w:divBdr>
    </w:div>
    <w:div w:id="523632854">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4559945">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56181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7645123">
      <w:marLeft w:val="640"/>
      <w:marRight w:val="0"/>
      <w:marTop w:val="0"/>
      <w:marBottom w:val="0"/>
      <w:divBdr>
        <w:top w:val="none" w:sz="0" w:space="0" w:color="auto"/>
        <w:left w:val="none" w:sz="0" w:space="0" w:color="auto"/>
        <w:bottom w:val="none" w:sz="0" w:space="0" w:color="auto"/>
        <w:right w:val="none" w:sz="0" w:space="0" w:color="auto"/>
      </w:divBdr>
    </w:div>
    <w:div w:id="527648643">
      <w:marLeft w:val="640"/>
      <w:marRight w:val="0"/>
      <w:marTop w:val="0"/>
      <w:marBottom w:val="0"/>
      <w:divBdr>
        <w:top w:val="none" w:sz="0" w:space="0" w:color="auto"/>
        <w:left w:val="none" w:sz="0" w:space="0" w:color="auto"/>
        <w:bottom w:val="none" w:sz="0" w:space="0" w:color="auto"/>
        <w:right w:val="none" w:sz="0" w:space="0" w:color="auto"/>
      </w:divBdr>
    </w:div>
    <w:div w:id="527722810">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29152811">
      <w:marLeft w:val="640"/>
      <w:marRight w:val="0"/>
      <w:marTop w:val="0"/>
      <w:marBottom w:val="0"/>
      <w:divBdr>
        <w:top w:val="none" w:sz="0" w:space="0" w:color="auto"/>
        <w:left w:val="none" w:sz="0" w:space="0" w:color="auto"/>
        <w:bottom w:val="none" w:sz="0" w:space="0" w:color="auto"/>
        <w:right w:val="none" w:sz="0" w:space="0" w:color="auto"/>
      </w:divBdr>
    </w:div>
    <w:div w:id="529954821">
      <w:marLeft w:val="640"/>
      <w:marRight w:val="0"/>
      <w:marTop w:val="0"/>
      <w:marBottom w:val="0"/>
      <w:divBdr>
        <w:top w:val="none" w:sz="0" w:space="0" w:color="auto"/>
        <w:left w:val="none" w:sz="0" w:space="0" w:color="auto"/>
        <w:bottom w:val="none" w:sz="0" w:space="0" w:color="auto"/>
        <w:right w:val="none" w:sz="0" w:space="0" w:color="auto"/>
      </w:divBdr>
    </w:div>
    <w:div w:id="530723209">
      <w:marLeft w:val="640"/>
      <w:marRight w:val="0"/>
      <w:marTop w:val="0"/>
      <w:marBottom w:val="0"/>
      <w:divBdr>
        <w:top w:val="none" w:sz="0" w:space="0" w:color="auto"/>
        <w:left w:val="none" w:sz="0" w:space="0" w:color="auto"/>
        <w:bottom w:val="none" w:sz="0" w:space="0" w:color="auto"/>
        <w:right w:val="none" w:sz="0" w:space="0" w:color="auto"/>
      </w:divBdr>
    </w:div>
    <w:div w:id="532033450">
      <w:marLeft w:val="640"/>
      <w:marRight w:val="0"/>
      <w:marTop w:val="0"/>
      <w:marBottom w:val="0"/>
      <w:divBdr>
        <w:top w:val="none" w:sz="0" w:space="0" w:color="auto"/>
        <w:left w:val="none" w:sz="0" w:space="0" w:color="auto"/>
        <w:bottom w:val="none" w:sz="0" w:space="0" w:color="auto"/>
        <w:right w:val="none" w:sz="0" w:space="0" w:color="auto"/>
      </w:divBdr>
    </w:div>
    <w:div w:id="532966618">
      <w:marLeft w:val="640"/>
      <w:marRight w:val="0"/>
      <w:marTop w:val="0"/>
      <w:marBottom w:val="0"/>
      <w:divBdr>
        <w:top w:val="none" w:sz="0" w:space="0" w:color="auto"/>
        <w:left w:val="none" w:sz="0" w:space="0" w:color="auto"/>
        <w:bottom w:val="none" w:sz="0" w:space="0" w:color="auto"/>
        <w:right w:val="none" w:sz="0" w:space="0" w:color="auto"/>
      </w:divBdr>
    </w:div>
    <w:div w:id="533344723">
      <w:marLeft w:val="640"/>
      <w:marRight w:val="0"/>
      <w:marTop w:val="0"/>
      <w:marBottom w:val="0"/>
      <w:divBdr>
        <w:top w:val="none" w:sz="0" w:space="0" w:color="auto"/>
        <w:left w:val="none" w:sz="0" w:space="0" w:color="auto"/>
        <w:bottom w:val="none" w:sz="0" w:space="0" w:color="auto"/>
        <w:right w:val="none" w:sz="0" w:space="0" w:color="auto"/>
      </w:divBdr>
    </w:div>
    <w:div w:id="53531695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6086084">
      <w:marLeft w:val="640"/>
      <w:marRight w:val="0"/>
      <w:marTop w:val="0"/>
      <w:marBottom w:val="0"/>
      <w:divBdr>
        <w:top w:val="none" w:sz="0" w:space="0" w:color="auto"/>
        <w:left w:val="none" w:sz="0" w:space="0" w:color="auto"/>
        <w:bottom w:val="none" w:sz="0" w:space="0" w:color="auto"/>
        <w:right w:val="none" w:sz="0" w:space="0" w:color="auto"/>
      </w:divBdr>
    </w:div>
    <w:div w:id="537357523">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38709371">
      <w:marLeft w:val="640"/>
      <w:marRight w:val="0"/>
      <w:marTop w:val="0"/>
      <w:marBottom w:val="0"/>
      <w:divBdr>
        <w:top w:val="none" w:sz="0" w:space="0" w:color="auto"/>
        <w:left w:val="none" w:sz="0" w:space="0" w:color="auto"/>
        <w:bottom w:val="none" w:sz="0" w:space="0" w:color="auto"/>
        <w:right w:val="none" w:sz="0" w:space="0" w:color="auto"/>
      </w:divBdr>
    </w:div>
    <w:div w:id="538863268">
      <w:marLeft w:val="640"/>
      <w:marRight w:val="0"/>
      <w:marTop w:val="0"/>
      <w:marBottom w:val="0"/>
      <w:divBdr>
        <w:top w:val="none" w:sz="0" w:space="0" w:color="auto"/>
        <w:left w:val="none" w:sz="0" w:space="0" w:color="auto"/>
        <w:bottom w:val="none" w:sz="0" w:space="0" w:color="auto"/>
        <w:right w:val="none" w:sz="0" w:space="0" w:color="auto"/>
      </w:divBdr>
    </w:div>
    <w:div w:id="539515479">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179474">
      <w:marLeft w:val="64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594091">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559388">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4947649">
      <w:marLeft w:val="640"/>
      <w:marRight w:val="0"/>
      <w:marTop w:val="0"/>
      <w:marBottom w:val="0"/>
      <w:divBdr>
        <w:top w:val="none" w:sz="0" w:space="0" w:color="auto"/>
        <w:left w:val="none" w:sz="0" w:space="0" w:color="auto"/>
        <w:bottom w:val="none" w:sz="0" w:space="0" w:color="auto"/>
        <w:right w:val="none" w:sz="0" w:space="0" w:color="auto"/>
      </w:divBdr>
    </w:div>
    <w:div w:id="545026345">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5945027">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649852">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8614126">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49653104">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699591">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0969304">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1966006">
      <w:marLeft w:val="640"/>
      <w:marRight w:val="0"/>
      <w:marTop w:val="0"/>
      <w:marBottom w:val="0"/>
      <w:divBdr>
        <w:top w:val="none" w:sz="0" w:space="0" w:color="auto"/>
        <w:left w:val="none" w:sz="0" w:space="0" w:color="auto"/>
        <w:bottom w:val="none" w:sz="0" w:space="0" w:color="auto"/>
        <w:right w:val="none" w:sz="0" w:space="0" w:color="auto"/>
      </w:divBdr>
    </w:div>
    <w:div w:id="554511436">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5971718">
      <w:marLeft w:val="640"/>
      <w:marRight w:val="0"/>
      <w:marTop w:val="0"/>
      <w:marBottom w:val="0"/>
      <w:divBdr>
        <w:top w:val="none" w:sz="0" w:space="0" w:color="auto"/>
        <w:left w:val="none" w:sz="0" w:space="0" w:color="auto"/>
        <w:bottom w:val="none" w:sz="0" w:space="0" w:color="auto"/>
        <w:right w:val="none" w:sz="0" w:space="0" w:color="auto"/>
      </w:divBdr>
    </w:div>
    <w:div w:id="557516012">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7978346">
      <w:marLeft w:val="640"/>
      <w:marRight w:val="0"/>
      <w:marTop w:val="0"/>
      <w:marBottom w:val="0"/>
      <w:divBdr>
        <w:top w:val="none" w:sz="0" w:space="0" w:color="auto"/>
        <w:left w:val="none" w:sz="0" w:space="0" w:color="auto"/>
        <w:bottom w:val="none" w:sz="0" w:space="0" w:color="auto"/>
        <w:right w:val="none" w:sz="0" w:space="0" w:color="auto"/>
      </w:divBdr>
    </w:div>
    <w:div w:id="559441047">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0992511">
      <w:marLeft w:val="640"/>
      <w:marRight w:val="0"/>
      <w:marTop w:val="0"/>
      <w:marBottom w:val="0"/>
      <w:divBdr>
        <w:top w:val="none" w:sz="0" w:space="0" w:color="auto"/>
        <w:left w:val="none" w:sz="0" w:space="0" w:color="auto"/>
        <w:bottom w:val="none" w:sz="0" w:space="0" w:color="auto"/>
        <w:right w:val="none" w:sz="0" w:space="0" w:color="auto"/>
      </w:divBdr>
    </w:div>
    <w:div w:id="561871522">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4881068">
      <w:marLeft w:val="640"/>
      <w:marRight w:val="0"/>
      <w:marTop w:val="0"/>
      <w:marBottom w:val="0"/>
      <w:divBdr>
        <w:top w:val="none" w:sz="0" w:space="0" w:color="auto"/>
        <w:left w:val="none" w:sz="0" w:space="0" w:color="auto"/>
        <w:bottom w:val="none" w:sz="0" w:space="0" w:color="auto"/>
        <w:right w:val="none" w:sz="0" w:space="0" w:color="auto"/>
      </w:divBdr>
    </w:div>
    <w:div w:id="566037065">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736982">
      <w:marLeft w:val="640"/>
      <w:marRight w:val="0"/>
      <w:marTop w:val="0"/>
      <w:marBottom w:val="0"/>
      <w:divBdr>
        <w:top w:val="none" w:sz="0" w:space="0" w:color="auto"/>
        <w:left w:val="none" w:sz="0" w:space="0" w:color="auto"/>
        <w:bottom w:val="none" w:sz="0" w:space="0" w:color="auto"/>
        <w:right w:val="none" w:sz="0" w:space="0" w:color="auto"/>
      </w:divBdr>
    </w:div>
    <w:div w:id="568805112">
      <w:marLeft w:val="640"/>
      <w:marRight w:val="0"/>
      <w:marTop w:val="0"/>
      <w:marBottom w:val="0"/>
      <w:divBdr>
        <w:top w:val="none" w:sz="0" w:space="0" w:color="auto"/>
        <w:left w:val="none" w:sz="0" w:space="0" w:color="auto"/>
        <w:bottom w:val="none" w:sz="0" w:space="0" w:color="auto"/>
        <w:right w:val="none" w:sz="0" w:space="0" w:color="auto"/>
      </w:divBdr>
    </w:div>
    <w:div w:id="568807857">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1426091">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3709544">
      <w:marLeft w:val="640"/>
      <w:marRight w:val="0"/>
      <w:marTop w:val="0"/>
      <w:marBottom w:val="0"/>
      <w:divBdr>
        <w:top w:val="none" w:sz="0" w:space="0" w:color="auto"/>
        <w:left w:val="none" w:sz="0" w:space="0" w:color="auto"/>
        <w:bottom w:val="none" w:sz="0" w:space="0" w:color="auto"/>
        <w:right w:val="none" w:sz="0" w:space="0" w:color="auto"/>
      </w:divBdr>
    </w:div>
    <w:div w:id="574245613">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094399">
      <w:marLeft w:val="640"/>
      <w:marRight w:val="0"/>
      <w:marTop w:val="0"/>
      <w:marBottom w:val="0"/>
      <w:divBdr>
        <w:top w:val="none" w:sz="0" w:space="0" w:color="auto"/>
        <w:left w:val="none" w:sz="0" w:space="0" w:color="auto"/>
        <w:bottom w:val="none" w:sz="0" w:space="0" w:color="auto"/>
        <w:right w:val="none" w:sz="0" w:space="0" w:color="auto"/>
      </w:divBdr>
    </w:div>
    <w:div w:id="575170302">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6747610">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367649">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8759888">
      <w:marLeft w:val="640"/>
      <w:marRight w:val="0"/>
      <w:marTop w:val="0"/>
      <w:marBottom w:val="0"/>
      <w:divBdr>
        <w:top w:val="none" w:sz="0" w:space="0" w:color="auto"/>
        <w:left w:val="none" w:sz="0" w:space="0" w:color="auto"/>
        <w:bottom w:val="none" w:sz="0" w:space="0" w:color="auto"/>
        <w:right w:val="none" w:sz="0" w:space="0" w:color="auto"/>
      </w:divBdr>
    </w:div>
    <w:div w:id="578904224">
      <w:marLeft w:val="640"/>
      <w:marRight w:val="0"/>
      <w:marTop w:val="0"/>
      <w:marBottom w:val="0"/>
      <w:divBdr>
        <w:top w:val="none" w:sz="0" w:space="0" w:color="auto"/>
        <w:left w:val="none" w:sz="0" w:space="0" w:color="auto"/>
        <w:bottom w:val="none" w:sz="0" w:space="0" w:color="auto"/>
        <w:right w:val="none" w:sz="0" w:space="0" w:color="auto"/>
      </w:divBdr>
    </w:div>
    <w:div w:id="579172629">
      <w:marLeft w:val="640"/>
      <w:marRight w:val="0"/>
      <w:marTop w:val="0"/>
      <w:marBottom w:val="0"/>
      <w:divBdr>
        <w:top w:val="none" w:sz="0" w:space="0" w:color="auto"/>
        <w:left w:val="none" w:sz="0" w:space="0" w:color="auto"/>
        <w:bottom w:val="none" w:sz="0" w:space="0" w:color="auto"/>
        <w:right w:val="none" w:sz="0" w:space="0" w:color="auto"/>
      </w:divBdr>
    </w:div>
    <w:div w:id="579565668">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598547">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1573488">
      <w:marLeft w:val="640"/>
      <w:marRight w:val="0"/>
      <w:marTop w:val="0"/>
      <w:marBottom w:val="0"/>
      <w:divBdr>
        <w:top w:val="none" w:sz="0" w:space="0" w:color="auto"/>
        <w:left w:val="none" w:sz="0" w:space="0" w:color="auto"/>
        <w:bottom w:val="none" w:sz="0" w:space="0" w:color="auto"/>
        <w:right w:val="none" w:sz="0" w:space="0" w:color="auto"/>
      </w:divBdr>
    </w:div>
    <w:div w:id="581984400">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2641081">
      <w:marLeft w:val="640"/>
      <w:marRight w:val="0"/>
      <w:marTop w:val="0"/>
      <w:marBottom w:val="0"/>
      <w:divBdr>
        <w:top w:val="none" w:sz="0" w:space="0" w:color="auto"/>
        <w:left w:val="none" w:sz="0" w:space="0" w:color="auto"/>
        <w:bottom w:val="none" w:sz="0" w:space="0" w:color="auto"/>
        <w:right w:val="none" w:sz="0" w:space="0" w:color="auto"/>
      </w:divBdr>
    </w:div>
    <w:div w:id="583876851">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6619546">
      <w:marLeft w:val="640"/>
      <w:marRight w:val="0"/>
      <w:marTop w:val="0"/>
      <w:marBottom w:val="0"/>
      <w:divBdr>
        <w:top w:val="none" w:sz="0" w:space="0" w:color="auto"/>
        <w:left w:val="none" w:sz="0" w:space="0" w:color="auto"/>
        <w:bottom w:val="none" w:sz="0" w:space="0" w:color="auto"/>
        <w:right w:val="none" w:sz="0" w:space="0" w:color="auto"/>
      </w:divBdr>
    </w:div>
    <w:div w:id="587615169">
      <w:marLeft w:val="640"/>
      <w:marRight w:val="0"/>
      <w:marTop w:val="0"/>
      <w:marBottom w:val="0"/>
      <w:divBdr>
        <w:top w:val="none" w:sz="0" w:space="0" w:color="auto"/>
        <w:left w:val="none" w:sz="0" w:space="0" w:color="auto"/>
        <w:bottom w:val="none" w:sz="0" w:space="0" w:color="auto"/>
        <w:right w:val="none" w:sz="0" w:space="0" w:color="auto"/>
      </w:divBdr>
    </w:div>
    <w:div w:id="587734692">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581809">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1202012">
      <w:marLeft w:val="640"/>
      <w:marRight w:val="0"/>
      <w:marTop w:val="0"/>
      <w:marBottom w:val="0"/>
      <w:divBdr>
        <w:top w:val="none" w:sz="0" w:space="0" w:color="auto"/>
        <w:left w:val="none" w:sz="0" w:space="0" w:color="auto"/>
        <w:bottom w:val="none" w:sz="0" w:space="0" w:color="auto"/>
        <w:right w:val="none" w:sz="0" w:space="0" w:color="auto"/>
      </w:divBdr>
    </w:div>
    <w:div w:id="59174604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394439">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3323088">
      <w:marLeft w:val="640"/>
      <w:marRight w:val="0"/>
      <w:marTop w:val="0"/>
      <w:marBottom w:val="0"/>
      <w:divBdr>
        <w:top w:val="none" w:sz="0" w:space="0" w:color="auto"/>
        <w:left w:val="none" w:sz="0" w:space="0" w:color="auto"/>
        <w:bottom w:val="none" w:sz="0" w:space="0" w:color="auto"/>
        <w:right w:val="none" w:sz="0" w:space="0" w:color="auto"/>
      </w:divBdr>
    </w:div>
    <w:div w:id="593440652">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5598704">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182898">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7906097">
      <w:marLeft w:val="640"/>
      <w:marRight w:val="0"/>
      <w:marTop w:val="0"/>
      <w:marBottom w:val="0"/>
      <w:divBdr>
        <w:top w:val="none" w:sz="0" w:space="0" w:color="auto"/>
        <w:left w:val="none" w:sz="0" w:space="0" w:color="auto"/>
        <w:bottom w:val="none" w:sz="0" w:space="0" w:color="auto"/>
        <w:right w:val="none" w:sz="0" w:space="0" w:color="auto"/>
      </w:divBdr>
    </w:div>
    <w:div w:id="598219267">
      <w:marLeft w:val="640"/>
      <w:marRight w:val="0"/>
      <w:marTop w:val="0"/>
      <w:marBottom w:val="0"/>
      <w:divBdr>
        <w:top w:val="none" w:sz="0" w:space="0" w:color="auto"/>
        <w:left w:val="none" w:sz="0" w:space="0" w:color="auto"/>
        <w:bottom w:val="none" w:sz="0" w:space="0" w:color="auto"/>
        <w:right w:val="none" w:sz="0" w:space="0" w:color="auto"/>
      </w:divBdr>
    </w:div>
    <w:div w:id="59856507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75444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024574">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599993032">
      <w:marLeft w:val="640"/>
      <w:marRight w:val="0"/>
      <w:marTop w:val="0"/>
      <w:marBottom w:val="0"/>
      <w:divBdr>
        <w:top w:val="none" w:sz="0" w:space="0" w:color="auto"/>
        <w:left w:val="none" w:sz="0" w:space="0" w:color="auto"/>
        <w:bottom w:val="none" w:sz="0" w:space="0" w:color="auto"/>
        <w:right w:val="none" w:sz="0" w:space="0" w:color="auto"/>
      </w:divBdr>
    </w:div>
    <w:div w:id="600455627">
      <w:marLeft w:val="640"/>
      <w:marRight w:val="0"/>
      <w:marTop w:val="0"/>
      <w:marBottom w:val="0"/>
      <w:divBdr>
        <w:top w:val="none" w:sz="0" w:space="0" w:color="auto"/>
        <w:left w:val="none" w:sz="0" w:space="0" w:color="auto"/>
        <w:bottom w:val="none" w:sz="0" w:space="0" w:color="auto"/>
        <w:right w:val="none" w:sz="0" w:space="0" w:color="auto"/>
      </w:divBdr>
    </w:div>
    <w:div w:id="600526816">
      <w:marLeft w:val="640"/>
      <w:marRight w:val="0"/>
      <w:marTop w:val="0"/>
      <w:marBottom w:val="0"/>
      <w:divBdr>
        <w:top w:val="none" w:sz="0" w:space="0" w:color="auto"/>
        <w:left w:val="none" w:sz="0" w:space="0" w:color="auto"/>
        <w:bottom w:val="none" w:sz="0" w:space="0" w:color="auto"/>
        <w:right w:val="none" w:sz="0" w:space="0" w:color="auto"/>
      </w:divBdr>
    </w:div>
    <w:div w:id="600646159">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1501081">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766164">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4338724">
      <w:marLeft w:val="640"/>
      <w:marRight w:val="0"/>
      <w:marTop w:val="0"/>
      <w:marBottom w:val="0"/>
      <w:divBdr>
        <w:top w:val="none" w:sz="0" w:space="0" w:color="auto"/>
        <w:left w:val="none" w:sz="0" w:space="0" w:color="auto"/>
        <w:bottom w:val="none" w:sz="0" w:space="0" w:color="auto"/>
        <w:right w:val="none" w:sz="0" w:space="0" w:color="auto"/>
      </w:divBdr>
    </w:div>
    <w:div w:id="605622397">
      <w:marLeft w:val="640"/>
      <w:marRight w:val="0"/>
      <w:marTop w:val="0"/>
      <w:marBottom w:val="0"/>
      <w:divBdr>
        <w:top w:val="none" w:sz="0" w:space="0" w:color="auto"/>
        <w:left w:val="none" w:sz="0" w:space="0" w:color="auto"/>
        <w:bottom w:val="none" w:sz="0" w:space="0" w:color="auto"/>
        <w:right w:val="none" w:sz="0" w:space="0" w:color="auto"/>
      </w:divBdr>
    </w:div>
    <w:div w:id="605815675">
      <w:marLeft w:val="64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8394935">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081836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3176645">
      <w:marLeft w:val="640"/>
      <w:marRight w:val="0"/>
      <w:marTop w:val="0"/>
      <w:marBottom w:val="0"/>
      <w:divBdr>
        <w:top w:val="none" w:sz="0" w:space="0" w:color="auto"/>
        <w:left w:val="none" w:sz="0" w:space="0" w:color="auto"/>
        <w:bottom w:val="none" w:sz="0" w:space="0" w:color="auto"/>
        <w:right w:val="none" w:sz="0" w:space="0" w:color="auto"/>
      </w:divBdr>
    </w:div>
    <w:div w:id="613249662">
      <w:marLeft w:val="640"/>
      <w:marRight w:val="0"/>
      <w:marTop w:val="0"/>
      <w:marBottom w:val="0"/>
      <w:divBdr>
        <w:top w:val="none" w:sz="0" w:space="0" w:color="auto"/>
        <w:left w:val="none" w:sz="0" w:space="0" w:color="auto"/>
        <w:bottom w:val="none" w:sz="0" w:space="0" w:color="auto"/>
        <w:right w:val="none" w:sz="0" w:space="0" w:color="auto"/>
      </w:divBdr>
    </w:div>
    <w:div w:id="613707592">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110361">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6955905">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18028801">
      <w:marLeft w:val="640"/>
      <w:marRight w:val="0"/>
      <w:marTop w:val="0"/>
      <w:marBottom w:val="0"/>
      <w:divBdr>
        <w:top w:val="none" w:sz="0" w:space="0" w:color="auto"/>
        <w:left w:val="none" w:sz="0" w:space="0" w:color="auto"/>
        <w:bottom w:val="none" w:sz="0" w:space="0" w:color="auto"/>
        <w:right w:val="none" w:sz="0" w:space="0" w:color="auto"/>
      </w:divBdr>
    </w:div>
    <w:div w:id="619186574">
      <w:marLeft w:val="640"/>
      <w:marRight w:val="0"/>
      <w:marTop w:val="0"/>
      <w:marBottom w:val="0"/>
      <w:divBdr>
        <w:top w:val="none" w:sz="0" w:space="0" w:color="auto"/>
        <w:left w:val="none" w:sz="0" w:space="0" w:color="auto"/>
        <w:bottom w:val="none" w:sz="0" w:space="0" w:color="auto"/>
        <w:right w:val="none" w:sz="0" w:space="0" w:color="auto"/>
      </w:divBdr>
    </w:div>
    <w:div w:id="619537407">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272611">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261524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275163">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3779597">
      <w:marLeft w:val="640"/>
      <w:marRight w:val="0"/>
      <w:marTop w:val="0"/>
      <w:marBottom w:val="0"/>
      <w:divBdr>
        <w:top w:val="none" w:sz="0" w:space="0" w:color="auto"/>
        <w:left w:val="none" w:sz="0" w:space="0" w:color="auto"/>
        <w:bottom w:val="none" w:sz="0" w:space="0" w:color="auto"/>
        <w:right w:val="none" w:sz="0" w:space="0" w:color="auto"/>
      </w:divBdr>
    </w:div>
    <w:div w:id="623997595">
      <w:marLeft w:val="640"/>
      <w:marRight w:val="0"/>
      <w:marTop w:val="0"/>
      <w:marBottom w:val="0"/>
      <w:divBdr>
        <w:top w:val="none" w:sz="0" w:space="0" w:color="auto"/>
        <w:left w:val="none" w:sz="0" w:space="0" w:color="auto"/>
        <w:bottom w:val="none" w:sz="0" w:space="0" w:color="auto"/>
        <w:right w:val="none" w:sz="0" w:space="0" w:color="auto"/>
      </w:divBdr>
    </w:div>
    <w:div w:id="625354030">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29358700">
      <w:marLeft w:val="640"/>
      <w:marRight w:val="0"/>
      <w:marTop w:val="0"/>
      <w:marBottom w:val="0"/>
      <w:divBdr>
        <w:top w:val="none" w:sz="0" w:space="0" w:color="auto"/>
        <w:left w:val="none" w:sz="0" w:space="0" w:color="auto"/>
        <w:bottom w:val="none" w:sz="0" w:space="0" w:color="auto"/>
        <w:right w:val="none" w:sz="0" w:space="0" w:color="auto"/>
      </w:divBdr>
    </w:div>
    <w:div w:id="629819008">
      <w:marLeft w:val="640"/>
      <w:marRight w:val="0"/>
      <w:marTop w:val="0"/>
      <w:marBottom w:val="0"/>
      <w:divBdr>
        <w:top w:val="none" w:sz="0" w:space="0" w:color="auto"/>
        <w:left w:val="none" w:sz="0" w:space="0" w:color="auto"/>
        <w:bottom w:val="none" w:sz="0" w:space="0" w:color="auto"/>
        <w:right w:val="none" w:sz="0" w:space="0" w:color="auto"/>
      </w:divBdr>
    </w:div>
    <w:div w:id="629939670">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093479">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59658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291818">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489735">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3364698">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5766904">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7687214">
      <w:marLeft w:val="640"/>
      <w:marRight w:val="0"/>
      <w:marTop w:val="0"/>
      <w:marBottom w:val="0"/>
      <w:divBdr>
        <w:top w:val="none" w:sz="0" w:space="0" w:color="auto"/>
        <w:left w:val="none" w:sz="0" w:space="0" w:color="auto"/>
        <w:bottom w:val="none" w:sz="0" w:space="0" w:color="auto"/>
        <w:right w:val="none" w:sz="0" w:space="0" w:color="auto"/>
      </w:divBdr>
    </w:div>
    <w:div w:id="638077316">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38416022">
      <w:marLeft w:val="640"/>
      <w:marRight w:val="0"/>
      <w:marTop w:val="0"/>
      <w:marBottom w:val="0"/>
      <w:divBdr>
        <w:top w:val="none" w:sz="0" w:space="0" w:color="auto"/>
        <w:left w:val="none" w:sz="0" w:space="0" w:color="auto"/>
        <w:bottom w:val="none" w:sz="0" w:space="0" w:color="auto"/>
        <w:right w:val="none" w:sz="0" w:space="0" w:color="auto"/>
      </w:divBdr>
    </w:div>
    <w:div w:id="63899518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4968999">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49867005">
      <w:marLeft w:val="640"/>
      <w:marRight w:val="0"/>
      <w:marTop w:val="0"/>
      <w:marBottom w:val="0"/>
      <w:divBdr>
        <w:top w:val="none" w:sz="0" w:space="0" w:color="auto"/>
        <w:left w:val="none" w:sz="0" w:space="0" w:color="auto"/>
        <w:bottom w:val="none" w:sz="0" w:space="0" w:color="auto"/>
        <w:right w:val="none" w:sz="0" w:space="0" w:color="auto"/>
      </w:divBdr>
    </w:div>
    <w:div w:id="651367719">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1639337">
      <w:marLeft w:val="640"/>
      <w:marRight w:val="0"/>
      <w:marTop w:val="0"/>
      <w:marBottom w:val="0"/>
      <w:divBdr>
        <w:top w:val="none" w:sz="0" w:space="0" w:color="auto"/>
        <w:left w:val="none" w:sz="0" w:space="0" w:color="auto"/>
        <w:bottom w:val="none" w:sz="0" w:space="0" w:color="auto"/>
        <w:right w:val="none" w:sz="0" w:space="0" w:color="auto"/>
      </w:divBdr>
    </w:div>
    <w:div w:id="652029567">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3877736">
      <w:marLeft w:val="640"/>
      <w:marRight w:val="0"/>
      <w:marTop w:val="0"/>
      <w:marBottom w:val="0"/>
      <w:divBdr>
        <w:top w:val="none" w:sz="0" w:space="0" w:color="auto"/>
        <w:left w:val="none" w:sz="0" w:space="0" w:color="auto"/>
        <w:bottom w:val="none" w:sz="0" w:space="0" w:color="auto"/>
        <w:right w:val="none" w:sz="0" w:space="0" w:color="auto"/>
      </w:divBdr>
    </w:div>
    <w:div w:id="655232998">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6499814">
      <w:marLeft w:val="640"/>
      <w:marRight w:val="0"/>
      <w:marTop w:val="0"/>
      <w:marBottom w:val="0"/>
      <w:divBdr>
        <w:top w:val="none" w:sz="0" w:space="0" w:color="auto"/>
        <w:left w:val="none" w:sz="0" w:space="0" w:color="auto"/>
        <w:bottom w:val="none" w:sz="0" w:space="0" w:color="auto"/>
        <w:right w:val="none" w:sz="0" w:space="0" w:color="auto"/>
      </w:divBdr>
    </w:div>
    <w:div w:id="657002862">
      <w:marLeft w:val="640"/>
      <w:marRight w:val="0"/>
      <w:marTop w:val="0"/>
      <w:marBottom w:val="0"/>
      <w:divBdr>
        <w:top w:val="none" w:sz="0" w:space="0" w:color="auto"/>
        <w:left w:val="none" w:sz="0" w:space="0" w:color="auto"/>
        <w:bottom w:val="none" w:sz="0" w:space="0" w:color="auto"/>
        <w:right w:val="none" w:sz="0" w:space="0" w:color="auto"/>
      </w:divBdr>
    </w:div>
    <w:div w:id="657072129">
      <w:marLeft w:val="640"/>
      <w:marRight w:val="0"/>
      <w:marTop w:val="0"/>
      <w:marBottom w:val="0"/>
      <w:divBdr>
        <w:top w:val="none" w:sz="0" w:space="0" w:color="auto"/>
        <w:left w:val="none" w:sz="0" w:space="0" w:color="auto"/>
        <w:bottom w:val="none" w:sz="0" w:space="0" w:color="auto"/>
        <w:right w:val="none" w:sz="0" w:space="0" w:color="auto"/>
      </w:divBdr>
    </w:div>
    <w:div w:id="657075619">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59500217">
      <w:marLeft w:val="640"/>
      <w:marRight w:val="0"/>
      <w:marTop w:val="0"/>
      <w:marBottom w:val="0"/>
      <w:divBdr>
        <w:top w:val="none" w:sz="0" w:space="0" w:color="auto"/>
        <w:left w:val="none" w:sz="0" w:space="0" w:color="auto"/>
        <w:bottom w:val="none" w:sz="0" w:space="0" w:color="auto"/>
        <w:right w:val="none" w:sz="0" w:space="0" w:color="auto"/>
      </w:divBdr>
    </w:div>
    <w:div w:id="660503971">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1541457">
      <w:marLeft w:val="640"/>
      <w:marRight w:val="0"/>
      <w:marTop w:val="0"/>
      <w:marBottom w:val="0"/>
      <w:divBdr>
        <w:top w:val="none" w:sz="0" w:space="0" w:color="auto"/>
        <w:left w:val="none" w:sz="0" w:space="0" w:color="auto"/>
        <w:bottom w:val="none" w:sz="0" w:space="0" w:color="auto"/>
        <w:right w:val="none" w:sz="0" w:space="0" w:color="auto"/>
      </w:divBdr>
    </w:div>
    <w:div w:id="661737867">
      <w:marLeft w:val="640"/>
      <w:marRight w:val="0"/>
      <w:marTop w:val="0"/>
      <w:marBottom w:val="0"/>
      <w:divBdr>
        <w:top w:val="none" w:sz="0" w:space="0" w:color="auto"/>
        <w:left w:val="none" w:sz="0" w:space="0" w:color="auto"/>
        <w:bottom w:val="none" w:sz="0" w:space="0" w:color="auto"/>
        <w:right w:val="none" w:sz="0" w:space="0" w:color="auto"/>
      </w:divBdr>
    </w:div>
    <w:div w:id="662129939">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707168">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4089050">
      <w:marLeft w:val="640"/>
      <w:marRight w:val="0"/>
      <w:marTop w:val="0"/>
      <w:marBottom w:val="0"/>
      <w:divBdr>
        <w:top w:val="none" w:sz="0" w:space="0" w:color="auto"/>
        <w:left w:val="none" w:sz="0" w:space="0" w:color="auto"/>
        <w:bottom w:val="none" w:sz="0" w:space="0" w:color="auto"/>
        <w:right w:val="none" w:sz="0" w:space="0" w:color="auto"/>
      </w:divBdr>
    </w:div>
    <w:div w:id="664939811">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5212085">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8753910">
      <w:marLeft w:val="640"/>
      <w:marRight w:val="0"/>
      <w:marTop w:val="0"/>
      <w:marBottom w:val="0"/>
      <w:divBdr>
        <w:top w:val="none" w:sz="0" w:space="0" w:color="auto"/>
        <w:left w:val="none" w:sz="0" w:space="0" w:color="auto"/>
        <w:bottom w:val="none" w:sz="0" w:space="0" w:color="auto"/>
        <w:right w:val="none" w:sz="0" w:space="0" w:color="auto"/>
      </w:divBdr>
    </w:div>
    <w:div w:id="669214347">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0987233">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13142">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5766646">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8897234">
      <w:marLeft w:val="640"/>
      <w:marRight w:val="0"/>
      <w:marTop w:val="0"/>
      <w:marBottom w:val="0"/>
      <w:divBdr>
        <w:top w:val="none" w:sz="0" w:space="0" w:color="auto"/>
        <w:left w:val="none" w:sz="0" w:space="0" w:color="auto"/>
        <w:bottom w:val="none" w:sz="0" w:space="0" w:color="auto"/>
        <w:right w:val="none" w:sz="0" w:space="0" w:color="auto"/>
      </w:divBdr>
    </w:div>
    <w:div w:id="679624740">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79965032">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11905">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6760205">
      <w:marLeft w:val="640"/>
      <w:marRight w:val="0"/>
      <w:marTop w:val="0"/>
      <w:marBottom w:val="0"/>
      <w:divBdr>
        <w:top w:val="none" w:sz="0" w:space="0" w:color="auto"/>
        <w:left w:val="none" w:sz="0" w:space="0" w:color="auto"/>
        <w:bottom w:val="none" w:sz="0" w:space="0" w:color="auto"/>
        <w:right w:val="none" w:sz="0" w:space="0" w:color="auto"/>
      </w:divBdr>
    </w:div>
    <w:div w:id="68722137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89795041">
      <w:marLeft w:val="640"/>
      <w:marRight w:val="0"/>
      <w:marTop w:val="0"/>
      <w:marBottom w:val="0"/>
      <w:divBdr>
        <w:top w:val="none" w:sz="0" w:space="0" w:color="auto"/>
        <w:left w:val="none" w:sz="0" w:space="0" w:color="auto"/>
        <w:bottom w:val="none" w:sz="0" w:space="0" w:color="auto"/>
        <w:right w:val="none" w:sz="0" w:space="0" w:color="auto"/>
      </w:divBdr>
    </w:div>
    <w:div w:id="690645895">
      <w:marLeft w:val="640"/>
      <w:marRight w:val="0"/>
      <w:marTop w:val="0"/>
      <w:marBottom w:val="0"/>
      <w:divBdr>
        <w:top w:val="none" w:sz="0" w:space="0" w:color="auto"/>
        <w:left w:val="none" w:sz="0" w:space="0" w:color="auto"/>
        <w:bottom w:val="none" w:sz="0" w:space="0" w:color="auto"/>
        <w:right w:val="none" w:sz="0" w:space="0" w:color="auto"/>
      </w:divBdr>
    </w:div>
    <w:div w:id="691146670">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4040850">
      <w:marLeft w:val="640"/>
      <w:marRight w:val="0"/>
      <w:marTop w:val="0"/>
      <w:marBottom w:val="0"/>
      <w:divBdr>
        <w:top w:val="none" w:sz="0" w:space="0" w:color="auto"/>
        <w:left w:val="none" w:sz="0" w:space="0" w:color="auto"/>
        <w:bottom w:val="none" w:sz="0" w:space="0" w:color="auto"/>
        <w:right w:val="none" w:sz="0" w:space="0" w:color="auto"/>
      </w:divBdr>
    </w:div>
    <w:div w:id="694161090">
      <w:marLeft w:val="640"/>
      <w:marRight w:val="0"/>
      <w:marTop w:val="0"/>
      <w:marBottom w:val="0"/>
      <w:divBdr>
        <w:top w:val="none" w:sz="0" w:space="0" w:color="auto"/>
        <w:left w:val="none" w:sz="0" w:space="0" w:color="auto"/>
        <w:bottom w:val="none" w:sz="0" w:space="0" w:color="auto"/>
        <w:right w:val="none" w:sz="0" w:space="0" w:color="auto"/>
      </w:divBdr>
    </w:div>
    <w:div w:id="694618594">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5740595">
      <w:marLeft w:val="640"/>
      <w:marRight w:val="0"/>
      <w:marTop w:val="0"/>
      <w:marBottom w:val="0"/>
      <w:divBdr>
        <w:top w:val="none" w:sz="0" w:space="0" w:color="auto"/>
        <w:left w:val="none" w:sz="0" w:space="0" w:color="auto"/>
        <w:bottom w:val="none" w:sz="0" w:space="0" w:color="auto"/>
        <w:right w:val="none" w:sz="0" w:space="0" w:color="auto"/>
      </w:divBdr>
    </w:div>
    <w:div w:id="697241757">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357723">
      <w:marLeft w:val="640"/>
      <w:marRight w:val="0"/>
      <w:marTop w:val="0"/>
      <w:marBottom w:val="0"/>
      <w:divBdr>
        <w:top w:val="none" w:sz="0" w:space="0" w:color="auto"/>
        <w:left w:val="none" w:sz="0" w:space="0" w:color="auto"/>
        <w:bottom w:val="none" w:sz="0" w:space="0" w:color="auto"/>
        <w:right w:val="none" w:sz="0" w:space="0" w:color="auto"/>
      </w:divBdr>
    </w:div>
    <w:div w:id="698510447">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1830719">
      <w:marLeft w:val="640"/>
      <w:marRight w:val="0"/>
      <w:marTop w:val="0"/>
      <w:marBottom w:val="0"/>
      <w:divBdr>
        <w:top w:val="none" w:sz="0" w:space="0" w:color="auto"/>
        <w:left w:val="none" w:sz="0" w:space="0" w:color="auto"/>
        <w:bottom w:val="none" w:sz="0" w:space="0" w:color="auto"/>
        <w:right w:val="none" w:sz="0" w:space="0" w:color="auto"/>
      </w:divBdr>
    </w:div>
    <w:div w:id="702680715">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405169">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062441">
      <w:marLeft w:val="640"/>
      <w:marRight w:val="0"/>
      <w:marTop w:val="0"/>
      <w:marBottom w:val="0"/>
      <w:divBdr>
        <w:top w:val="none" w:sz="0" w:space="0" w:color="auto"/>
        <w:left w:val="none" w:sz="0" w:space="0" w:color="auto"/>
        <w:bottom w:val="none" w:sz="0" w:space="0" w:color="auto"/>
        <w:right w:val="none" w:sz="0" w:space="0" w:color="auto"/>
      </w:divBdr>
    </w:div>
    <w:div w:id="704137521">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4989407">
      <w:marLeft w:val="640"/>
      <w:marRight w:val="0"/>
      <w:marTop w:val="0"/>
      <w:marBottom w:val="0"/>
      <w:divBdr>
        <w:top w:val="none" w:sz="0" w:space="0" w:color="auto"/>
        <w:left w:val="none" w:sz="0" w:space="0" w:color="auto"/>
        <w:bottom w:val="none" w:sz="0" w:space="0" w:color="auto"/>
        <w:right w:val="none" w:sz="0" w:space="0" w:color="auto"/>
      </w:divBdr>
    </w:div>
    <w:div w:id="705639092">
      <w:marLeft w:val="640"/>
      <w:marRight w:val="0"/>
      <w:marTop w:val="0"/>
      <w:marBottom w:val="0"/>
      <w:divBdr>
        <w:top w:val="none" w:sz="0" w:space="0" w:color="auto"/>
        <w:left w:val="none" w:sz="0" w:space="0" w:color="auto"/>
        <w:bottom w:val="none" w:sz="0" w:space="0" w:color="auto"/>
        <w:right w:val="none" w:sz="0" w:space="0" w:color="auto"/>
      </w:divBdr>
    </w:div>
    <w:div w:id="706877188">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233581">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150551">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65741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3311212">
      <w:marLeft w:val="640"/>
      <w:marRight w:val="0"/>
      <w:marTop w:val="0"/>
      <w:marBottom w:val="0"/>
      <w:divBdr>
        <w:top w:val="none" w:sz="0" w:space="0" w:color="auto"/>
        <w:left w:val="none" w:sz="0" w:space="0" w:color="auto"/>
        <w:bottom w:val="none" w:sz="0" w:space="0" w:color="auto"/>
        <w:right w:val="none" w:sz="0" w:space="0" w:color="auto"/>
      </w:divBdr>
    </w:div>
    <w:div w:id="713313652">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4815667">
      <w:marLeft w:val="640"/>
      <w:marRight w:val="0"/>
      <w:marTop w:val="0"/>
      <w:marBottom w:val="0"/>
      <w:divBdr>
        <w:top w:val="none" w:sz="0" w:space="0" w:color="auto"/>
        <w:left w:val="none" w:sz="0" w:space="0" w:color="auto"/>
        <w:bottom w:val="none" w:sz="0" w:space="0" w:color="auto"/>
        <w:right w:val="none" w:sz="0" w:space="0" w:color="auto"/>
      </w:divBdr>
    </w:div>
    <w:div w:id="715280069">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18942919">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2293790">
      <w:marLeft w:val="640"/>
      <w:marRight w:val="0"/>
      <w:marTop w:val="0"/>
      <w:marBottom w:val="0"/>
      <w:divBdr>
        <w:top w:val="none" w:sz="0" w:space="0" w:color="auto"/>
        <w:left w:val="none" w:sz="0" w:space="0" w:color="auto"/>
        <w:bottom w:val="none" w:sz="0" w:space="0" w:color="auto"/>
        <w:right w:val="none" w:sz="0" w:space="0" w:color="auto"/>
      </w:divBdr>
    </w:div>
    <w:div w:id="722561277">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21741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445623">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538646">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0932147">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1777642">
      <w:marLeft w:val="640"/>
      <w:marRight w:val="0"/>
      <w:marTop w:val="0"/>
      <w:marBottom w:val="0"/>
      <w:divBdr>
        <w:top w:val="none" w:sz="0" w:space="0" w:color="auto"/>
        <w:left w:val="none" w:sz="0" w:space="0" w:color="auto"/>
        <w:bottom w:val="none" w:sz="0" w:space="0" w:color="auto"/>
        <w:right w:val="none" w:sz="0" w:space="0" w:color="auto"/>
      </w:divBdr>
    </w:div>
    <w:div w:id="732000793">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6561269">
      <w:marLeft w:val="64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067496">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530031">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2987483">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3533050">
      <w:marLeft w:val="640"/>
      <w:marRight w:val="0"/>
      <w:marTop w:val="0"/>
      <w:marBottom w:val="0"/>
      <w:divBdr>
        <w:top w:val="none" w:sz="0" w:space="0" w:color="auto"/>
        <w:left w:val="none" w:sz="0" w:space="0" w:color="auto"/>
        <w:bottom w:val="none" w:sz="0" w:space="0" w:color="auto"/>
        <w:right w:val="none" w:sz="0" w:space="0" w:color="auto"/>
      </w:divBdr>
    </w:div>
    <w:div w:id="744886018">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5691821">
      <w:marLeft w:val="640"/>
      <w:marRight w:val="0"/>
      <w:marTop w:val="0"/>
      <w:marBottom w:val="0"/>
      <w:divBdr>
        <w:top w:val="none" w:sz="0" w:space="0" w:color="auto"/>
        <w:left w:val="none" w:sz="0" w:space="0" w:color="auto"/>
        <w:bottom w:val="none" w:sz="0" w:space="0" w:color="auto"/>
        <w:right w:val="none" w:sz="0" w:space="0" w:color="auto"/>
      </w:divBdr>
    </w:div>
    <w:div w:id="745958160">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8313508">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49355416">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1851474">
      <w:marLeft w:val="640"/>
      <w:marRight w:val="0"/>
      <w:marTop w:val="0"/>
      <w:marBottom w:val="0"/>
      <w:divBdr>
        <w:top w:val="none" w:sz="0" w:space="0" w:color="auto"/>
        <w:left w:val="none" w:sz="0" w:space="0" w:color="auto"/>
        <w:bottom w:val="none" w:sz="0" w:space="0" w:color="auto"/>
        <w:right w:val="none" w:sz="0" w:space="0" w:color="auto"/>
      </w:divBdr>
    </w:div>
    <w:div w:id="752166045">
      <w:marLeft w:val="640"/>
      <w:marRight w:val="0"/>
      <w:marTop w:val="0"/>
      <w:marBottom w:val="0"/>
      <w:divBdr>
        <w:top w:val="none" w:sz="0" w:space="0" w:color="auto"/>
        <w:left w:val="none" w:sz="0" w:space="0" w:color="auto"/>
        <w:bottom w:val="none" w:sz="0" w:space="0" w:color="auto"/>
        <w:right w:val="none" w:sz="0" w:space="0" w:color="auto"/>
      </w:divBdr>
    </w:div>
    <w:div w:id="752317923">
      <w:marLeft w:val="640"/>
      <w:marRight w:val="0"/>
      <w:marTop w:val="0"/>
      <w:marBottom w:val="0"/>
      <w:divBdr>
        <w:top w:val="none" w:sz="0" w:space="0" w:color="auto"/>
        <w:left w:val="none" w:sz="0" w:space="0" w:color="auto"/>
        <w:bottom w:val="none" w:sz="0" w:space="0" w:color="auto"/>
        <w:right w:val="none" w:sz="0" w:space="0" w:color="auto"/>
      </w:divBdr>
    </w:div>
    <w:div w:id="752318949">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4282347">
      <w:marLeft w:val="640"/>
      <w:marRight w:val="0"/>
      <w:marTop w:val="0"/>
      <w:marBottom w:val="0"/>
      <w:divBdr>
        <w:top w:val="none" w:sz="0" w:space="0" w:color="auto"/>
        <w:left w:val="none" w:sz="0" w:space="0" w:color="auto"/>
        <w:bottom w:val="none" w:sz="0" w:space="0" w:color="auto"/>
        <w:right w:val="none" w:sz="0" w:space="0" w:color="auto"/>
      </w:divBdr>
    </w:div>
    <w:div w:id="755319400">
      <w:marLeft w:val="640"/>
      <w:marRight w:val="0"/>
      <w:marTop w:val="0"/>
      <w:marBottom w:val="0"/>
      <w:divBdr>
        <w:top w:val="none" w:sz="0" w:space="0" w:color="auto"/>
        <w:left w:val="none" w:sz="0" w:space="0" w:color="auto"/>
        <w:bottom w:val="none" w:sz="0" w:space="0" w:color="auto"/>
        <w:right w:val="none" w:sz="0" w:space="0" w:color="auto"/>
      </w:divBdr>
    </w:div>
    <w:div w:id="755326634">
      <w:marLeft w:val="640"/>
      <w:marRight w:val="0"/>
      <w:marTop w:val="0"/>
      <w:marBottom w:val="0"/>
      <w:divBdr>
        <w:top w:val="none" w:sz="0" w:space="0" w:color="auto"/>
        <w:left w:val="none" w:sz="0" w:space="0" w:color="auto"/>
        <w:bottom w:val="none" w:sz="0" w:space="0" w:color="auto"/>
        <w:right w:val="none" w:sz="0" w:space="0" w:color="auto"/>
      </w:divBdr>
    </w:div>
    <w:div w:id="755368105">
      <w:marLeft w:val="640"/>
      <w:marRight w:val="0"/>
      <w:marTop w:val="0"/>
      <w:marBottom w:val="0"/>
      <w:divBdr>
        <w:top w:val="none" w:sz="0" w:space="0" w:color="auto"/>
        <w:left w:val="none" w:sz="0" w:space="0" w:color="auto"/>
        <w:bottom w:val="none" w:sz="0" w:space="0" w:color="auto"/>
        <w:right w:val="none" w:sz="0" w:space="0" w:color="auto"/>
      </w:divBdr>
    </w:div>
    <w:div w:id="755590156">
      <w:marLeft w:val="640"/>
      <w:marRight w:val="0"/>
      <w:marTop w:val="0"/>
      <w:marBottom w:val="0"/>
      <w:divBdr>
        <w:top w:val="none" w:sz="0" w:space="0" w:color="auto"/>
        <w:left w:val="none" w:sz="0" w:space="0" w:color="auto"/>
        <w:bottom w:val="none" w:sz="0" w:space="0" w:color="auto"/>
        <w:right w:val="none" w:sz="0" w:space="0" w:color="auto"/>
      </w:divBdr>
    </w:div>
    <w:div w:id="756441402">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7942874">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8259679">
      <w:marLeft w:val="640"/>
      <w:marRight w:val="0"/>
      <w:marTop w:val="0"/>
      <w:marBottom w:val="0"/>
      <w:divBdr>
        <w:top w:val="none" w:sz="0" w:space="0" w:color="auto"/>
        <w:left w:val="none" w:sz="0" w:space="0" w:color="auto"/>
        <w:bottom w:val="none" w:sz="0" w:space="0" w:color="auto"/>
        <w:right w:val="none" w:sz="0" w:space="0" w:color="auto"/>
      </w:divBdr>
    </w:div>
    <w:div w:id="759105441">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522649">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029908">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491246">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4765452">
      <w:marLeft w:val="640"/>
      <w:marRight w:val="0"/>
      <w:marTop w:val="0"/>
      <w:marBottom w:val="0"/>
      <w:divBdr>
        <w:top w:val="none" w:sz="0" w:space="0" w:color="auto"/>
        <w:left w:val="none" w:sz="0" w:space="0" w:color="auto"/>
        <w:bottom w:val="none" w:sz="0" w:space="0" w:color="auto"/>
        <w:right w:val="none" w:sz="0" w:space="0" w:color="auto"/>
      </w:divBdr>
    </w:div>
    <w:div w:id="765492392">
      <w:marLeft w:val="640"/>
      <w:marRight w:val="0"/>
      <w:marTop w:val="0"/>
      <w:marBottom w:val="0"/>
      <w:divBdr>
        <w:top w:val="none" w:sz="0" w:space="0" w:color="auto"/>
        <w:left w:val="none" w:sz="0" w:space="0" w:color="auto"/>
        <w:bottom w:val="none" w:sz="0" w:space="0" w:color="auto"/>
        <w:right w:val="none" w:sz="0" w:space="0" w:color="auto"/>
      </w:divBdr>
    </w:div>
    <w:div w:id="766390931">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893482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396977">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0586080">
      <w:marLeft w:val="640"/>
      <w:marRight w:val="0"/>
      <w:marTop w:val="0"/>
      <w:marBottom w:val="0"/>
      <w:divBdr>
        <w:top w:val="none" w:sz="0" w:space="0" w:color="auto"/>
        <w:left w:val="none" w:sz="0" w:space="0" w:color="auto"/>
        <w:bottom w:val="none" w:sz="0" w:space="0" w:color="auto"/>
        <w:right w:val="none" w:sz="0" w:space="0" w:color="auto"/>
      </w:divBdr>
    </w:div>
    <w:div w:id="770588156">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017730">
      <w:marLeft w:val="640"/>
      <w:marRight w:val="0"/>
      <w:marTop w:val="0"/>
      <w:marBottom w:val="0"/>
      <w:divBdr>
        <w:top w:val="none" w:sz="0" w:space="0" w:color="auto"/>
        <w:left w:val="none" w:sz="0" w:space="0" w:color="auto"/>
        <w:bottom w:val="none" w:sz="0" w:space="0" w:color="auto"/>
        <w:right w:val="none" w:sz="0" w:space="0" w:color="auto"/>
      </w:divBdr>
    </w:div>
    <w:div w:id="773287121">
      <w:marLeft w:val="640"/>
      <w:marRight w:val="0"/>
      <w:marTop w:val="0"/>
      <w:marBottom w:val="0"/>
      <w:divBdr>
        <w:top w:val="none" w:sz="0" w:space="0" w:color="auto"/>
        <w:left w:val="none" w:sz="0" w:space="0" w:color="auto"/>
        <w:bottom w:val="none" w:sz="0" w:space="0" w:color="auto"/>
        <w:right w:val="none" w:sz="0" w:space="0" w:color="auto"/>
      </w:divBdr>
    </w:div>
    <w:div w:id="773400546">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5946544">
      <w:marLeft w:val="640"/>
      <w:marRight w:val="0"/>
      <w:marTop w:val="0"/>
      <w:marBottom w:val="0"/>
      <w:divBdr>
        <w:top w:val="none" w:sz="0" w:space="0" w:color="auto"/>
        <w:left w:val="none" w:sz="0" w:space="0" w:color="auto"/>
        <w:bottom w:val="none" w:sz="0" w:space="0" w:color="auto"/>
        <w:right w:val="none" w:sz="0" w:space="0" w:color="auto"/>
      </w:divBdr>
    </w:div>
    <w:div w:id="776101781">
      <w:marLeft w:val="640"/>
      <w:marRight w:val="0"/>
      <w:marTop w:val="0"/>
      <w:marBottom w:val="0"/>
      <w:divBdr>
        <w:top w:val="none" w:sz="0" w:space="0" w:color="auto"/>
        <w:left w:val="none" w:sz="0" w:space="0" w:color="auto"/>
        <w:bottom w:val="none" w:sz="0" w:space="0" w:color="auto"/>
        <w:right w:val="none" w:sz="0" w:space="0" w:color="auto"/>
      </w:divBdr>
    </w:div>
    <w:div w:id="777915360">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78989830">
      <w:marLeft w:val="640"/>
      <w:marRight w:val="0"/>
      <w:marTop w:val="0"/>
      <w:marBottom w:val="0"/>
      <w:divBdr>
        <w:top w:val="none" w:sz="0" w:space="0" w:color="auto"/>
        <w:left w:val="none" w:sz="0" w:space="0" w:color="auto"/>
        <w:bottom w:val="none" w:sz="0" w:space="0" w:color="auto"/>
        <w:right w:val="none" w:sz="0" w:space="0" w:color="auto"/>
      </w:divBdr>
    </w:div>
    <w:div w:id="779450466">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263591">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3228409">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545422">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88935630">
      <w:marLeft w:val="640"/>
      <w:marRight w:val="0"/>
      <w:marTop w:val="0"/>
      <w:marBottom w:val="0"/>
      <w:divBdr>
        <w:top w:val="none" w:sz="0" w:space="0" w:color="auto"/>
        <w:left w:val="none" w:sz="0" w:space="0" w:color="auto"/>
        <w:bottom w:val="none" w:sz="0" w:space="0" w:color="auto"/>
        <w:right w:val="none" w:sz="0" w:space="0" w:color="auto"/>
      </w:divBdr>
    </w:div>
    <w:div w:id="789855560">
      <w:marLeft w:val="640"/>
      <w:marRight w:val="0"/>
      <w:marTop w:val="0"/>
      <w:marBottom w:val="0"/>
      <w:divBdr>
        <w:top w:val="none" w:sz="0" w:space="0" w:color="auto"/>
        <w:left w:val="none" w:sz="0" w:space="0" w:color="auto"/>
        <w:bottom w:val="none" w:sz="0" w:space="0" w:color="auto"/>
        <w:right w:val="none" w:sz="0" w:space="0" w:color="auto"/>
      </w:divBdr>
    </w:div>
    <w:div w:id="791554301">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136964">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2476729">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4711639">
      <w:marLeft w:val="640"/>
      <w:marRight w:val="0"/>
      <w:marTop w:val="0"/>
      <w:marBottom w:val="0"/>
      <w:divBdr>
        <w:top w:val="none" w:sz="0" w:space="0" w:color="auto"/>
        <w:left w:val="none" w:sz="0" w:space="0" w:color="auto"/>
        <w:bottom w:val="none" w:sz="0" w:space="0" w:color="auto"/>
        <w:right w:val="none" w:sz="0" w:space="0" w:color="auto"/>
      </w:divBdr>
    </w:div>
    <w:div w:id="795292109">
      <w:marLeft w:val="640"/>
      <w:marRight w:val="0"/>
      <w:marTop w:val="0"/>
      <w:marBottom w:val="0"/>
      <w:divBdr>
        <w:top w:val="none" w:sz="0" w:space="0" w:color="auto"/>
        <w:left w:val="none" w:sz="0" w:space="0" w:color="auto"/>
        <w:bottom w:val="none" w:sz="0" w:space="0" w:color="auto"/>
        <w:right w:val="none" w:sz="0" w:space="0" w:color="auto"/>
      </w:divBdr>
    </w:div>
    <w:div w:id="795484701">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7525933">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38258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0225957">
      <w:marLeft w:val="640"/>
      <w:marRight w:val="0"/>
      <w:marTop w:val="0"/>
      <w:marBottom w:val="0"/>
      <w:divBdr>
        <w:top w:val="none" w:sz="0" w:space="0" w:color="auto"/>
        <w:left w:val="none" w:sz="0" w:space="0" w:color="auto"/>
        <w:bottom w:val="none" w:sz="0" w:space="0" w:color="auto"/>
        <w:right w:val="none" w:sz="0" w:space="0" w:color="auto"/>
      </w:divBdr>
    </w:div>
    <w:div w:id="801382283">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2623810">
      <w:marLeft w:val="640"/>
      <w:marRight w:val="0"/>
      <w:marTop w:val="0"/>
      <w:marBottom w:val="0"/>
      <w:divBdr>
        <w:top w:val="none" w:sz="0" w:space="0" w:color="auto"/>
        <w:left w:val="none" w:sz="0" w:space="0" w:color="auto"/>
        <w:bottom w:val="none" w:sz="0" w:space="0" w:color="auto"/>
        <w:right w:val="none" w:sz="0" w:space="0" w:color="auto"/>
      </w:divBdr>
    </w:div>
    <w:div w:id="802775306">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3084721">
      <w:marLeft w:val="640"/>
      <w:marRight w:val="0"/>
      <w:marTop w:val="0"/>
      <w:marBottom w:val="0"/>
      <w:divBdr>
        <w:top w:val="none" w:sz="0" w:space="0" w:color="auto"/>
        <w:left w:val="none" w:sz="0" w:space="0" w:color="auto"/>
        <w:bottom w:val="none" w:sz="0" w:space="0" w:color="auto"/>
        <w:right w:val="none" w:sz="0" w:space="0" w:color="auto"/>
      </w:divBdr>
    </w:div>
    <w:div w:id="804128944">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4927202">
      <w:marLeft w:val="640"/>
      <w:marRight w:val="0"/>
      <w:marTop w:val="0"/>
      <w:marBottom w:val="0"/>
      <w:divBdr>
        <w:top w:val="none" w:sz="0" w:space="0" w:color="auto"/>
        <w:left w:val="none" w:sz="0" w:space="0" w:color="auto"/>
        <w:bottom w:val="none" w:sz="0" w:space="0" w:color="auto"/>
        <w:right w:val="none" w:sz="0" w:space="0" w:color="auto"/>
      </w:divBdr>
    </w:div>
    <w:div w:id="805048224">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6820171">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7164570">
      <w:marLeft w:val="640"/>
      <w:marRight w:val="0"/>
      <w:marTop w:val="0"/>
      <w:marBottom w:val="0"/>
      <w:divBdr>
        <w:top w:val="none" w:sz="0" w:space="0" w:color="auto"/>
        <w:left w:val="none" w:sz="0" w:space="0" w:color="auto"/>
        <w:bottom w:val="none" w:sz="0" w:space="0" w:color="auto"/>
        <w:right w:val="none" w:sz="0" w:space="0" w:color="auto"/>
      </w:divBdr>
    </w:div>
    <w:div w:id="809441241">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0053222">
      <w:marLeft w:val="640"/>
      <w:marRight w:val="0"/>
      <w:marTop w:val="0"/>
      <w:marBottom w:val="0"/>
      <w:divBdr>
        <w:top w:val="none" w:sz="0" w:space="0" w:color="auto"/>
        <w:left w:val="none" w:sz="0" w:space="0" w:color="auto"/>
        <w:bottom w:val="none" w:sz="0" w:space="0" w:color="auto"/>
        <w:right w:val="none" w:sz="0" w:space="0" w:color="auto"/>
      </w:divBdr>
    </w:div>
    <w:div w:id="810630702">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1020742">
      <w:marLeft w:val="640"/>
      <w:marRight w:val="0"/>
      <w:marTop w:val="0"/>
      <w:marBottom w:val="0"/>
      <w:divBdr>
        <w:top w:val="none" w:sz="0" w:space="0" w:color="auto"/>
        <w:left w:val="none" w:sz="0" w:space="0" w:color="auto"/>
        <w:bottom w:val="none" w:sz="0" w:space="0" w:color="auto"/>
        <w:right w:val="none" w:sz="0" w:space="0" w:color="auto"/>
      </w:divBdr>
    </w:div>
    <w:div w:id="811822998">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6148108">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18420526">
      <w:marLeft w:val="640"/>
      <w:marRight w:val="0"/>
      <w:marTop w:val="0"/>
      <w:marBottom w:val="0"/>
      <w:divBdr>
        <w:top w:val="none" w:sz="0" w:space="0" w:color="auto"/>
        <w:left w:val="none" w:sz="0" w:space="0" w:color="auto"/>
        <w:bottom w:val="none" w:sz="0" w:space="0" w:color="auto"/>
        <w:right w:val="none" w:sz="0" w:space="0" w:color="auto"/>
      </w:divBdr>
    </w:div>
    <w:div w:id="819350085">
      <w:marLeft w:val="640"/>
      <w:marRight w:val="0"/>
      <w:marTop w:val="0"/>
      <w:marBottom w:val="0"/>
      <w:divBdr>
        <w:top w:val="none" w:sz="0" w:space="0" w:color="auto"/>
        <w:left w:val="none" w:sz="0" w:space="0" w:color="auto"/>
        <w:bottom w:val="none" w:sz="0" w:space="0" w:color="auto"/>
        <w:right w:val="none" w:sz="0" w:space="0" w:color="auto"/>
      </w:divBdr>
    </w:div>
    <w:div w:id="819351378">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0539798">
      <w:marLeft w:val="640"/>
      <w:marRight w:val="0"/>
      <w:marTop w:val="0"/>
      <w:marBottom w:val="0"/>
      <w:divBdr>
        <w:top w:val="none" w:sz="0" w:space="0" w:color="auto"/>
        <w:left w:val="none" w:sz="0" w:space="0" w:color="auto"/>
        <w:bottom w:val="none" w:sz="0" w:space="0" w:color="auto"/>
        <w:right w:val="none" w:sz="0" w:space="0" w:color="auto"/>
      </w:divBdr>
    </w:div>
    <w:div w:id="821195314">
      <w:marLeft w:val="640"/>
      <w:marRight w:val="0"/>
      <w:marTop w:val="0"/>
      <w:marBottom w:val="0"/>
      <w:divBdr>
        <w:top w:val="none" w:sz="0" w:space="0" w:color="auto"/>
        <w:left w:val="none" w:sz="0" w:space="0" w:color="auto"/>
        <w:bottom w:val="none" w:sz="0" w:space="0" w:color="auto"/>
        <w:right w:val="none" w:sz="0" w:space="0" w:color="auto"/>
      </w:divBdr>
    </w:div>
    <w:div w:id="821695254">
      <w:marLeft w:val="640"/>
      <w:marRight w:val="0"/>
      <w:marTop w:val="0"/>
      <w:marBottom w:val="0"/>
      <w:divBdr>
        <w:top w:val="none" w:sz="0" w:space="0" w:color="auto"/>
        <w:left w:val="none" w:sz="0" w:space="0" w:color="auto"/>
        <w:bottom w:val="none" w:sz="0" w:space="0" w:color="auto"/>
        <w:right w:val="none" w:sz="0" w:space="0" w:color="auto"/>
      </w:divBdr>
    </w:div>
    <w:div w:id="822546246">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424822">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4473175">
      <w:marLeft w:val="640"/>
      <w:marRight w:val="0"/>
      <w:marTop w:val="0"/>
      <w:marBottom w:val="0"/>
      <w:divBdr>
        <w:top w:val="none" w:sz="0" w:space="0" w:color="auto"/>
        <w:left w:val="none" w:sz="0" w:space="0" w:color="auto"/>
        <w:bottom w:val="none" w:sz="0" w:space="0" w:color="auto"/>
        <w:right w:val="none" w:sz="0" w:space="0" w:color="auto"/>
      </w:divBdr>
    </w:div>
    <w:div w:id="824971672">
      <w:marLeft w:val="640"/>
      <w:marRight w:val="0"/>
      <w:marTop w:val="0"/>
      <w:marBottom w:val="0"/>
      <w:divBdr>
        <w:top w:val="none" w:sz="0" w:space="0" w:color="auto"/>
        <w:left w:val="none" w:sz="0" w:space="0" w:color="auto"/>
        <w:bottom w:val="none" w:sz="0" w:space="0" w:color="auto"/>
        <w:right w:val="none" w:sz="0" w:space="0" w:color="auto"/>
      </w:divBdr>
    </w:div>
    <w:div w:id="82498028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6097949">
      <w:marLeft w:val="640"/>
      <w:marRight w:val="0"/>
      <w:marTop w:val="0"/>
      <w:marBottom w:val="0"/>
      <w:divBdr>
        <w:top w:val="none" w:sz="0" w:space="0" w:color="auto"/>
        <w:left w:val="none" w:sz="0" w:space="0" w:color="auto"/>
        <w:bottom w:val="none" w:sz="0" w:space="0" w:color="auto"/>
        <w:right w:val="none" w:sz="0" w:space="0" w:color="auto"/>
      </w:divBdr>
    </w:div>
    <w:div w:id="827407372">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141675">
      <w:marLeft w:val="640"/>
      <w:marRight w:val="0"/>
      <w:marTop w:val="0"/>
      <w:marBottom w:val="0"/>
      <w:divBdr>
        <w:top w:val="none" w:sz="0" w:space="0" w:color="auto"/>
        <w:left w:val="none" w:sz="0" w:space="0" w:color="auto"/>
        <w:bottom w:val="none" w:sz="0" w:space="0" w:color="auto"/>
        <w:right w:val="none" w:sz="0" w:space="0" w:color="auto"/>
      </w:divBdr>
    </w:div>
    <w:div w:id="832456146">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2796070">
      <w:marLeft w:val="640"/>
      <w:marRight w:val="0"/>
      <w:marTop w:val="0"/>
      <w:marBottom w:val="0"/>
      <w:divBdr>
        <w:top w:val="none" w:sz="0" w:space="0" w:color="auto"/>
        <w:left w:val="none" w:sz="0" w:space="0" w:color="auto"/>
        <w:bottom w:val="none" w:sz="0" w:space="0" w:color="auto"/>
        <w:right w:val="none" w:sz="0" w:space="0" w:color="auto"/>
      </w:divBdr>
    </w:div>
    <w:div w:id="834153661">
      <w:marLeft w:val="640"/>
      <w:marRight w:val="0"/>
      <w:marTop w:val="0"/>
      <w:marBottom w:val="0"/>
      <w:divBdr>
        <w:top w:val="none" w:sz="0" w:space="0" w:color="auto"/>
        <w:left w:val="none" w:sz="0" w:space="0" w:color="auto"/>
        <w:bottom w:val="none" w:sz="0" w:space="0" w:color="auto"/>
        <w:right w:val="none" w:sz="0" w:space="0" w:color="auto"/>
      </w:divBdr>
    </w:div>
    <w:div w:id="835071566">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387398">
      <w:marLeft w:val="640"/>
      <w:marRight w:val="0"/>
      <w:marTop w:val="0"/>
      <w:marBottom w:val="0"/>
      <w:divBdr>
        <w:top w:val="none" w:sz="0" w:space="0" w:color="auto"/>
        <w:left w:val="none" w:sz="0" w:space="0" w:color="auto"/>
        <w:bottom w:val="none" w:sz="0" w:space="0" w:color="auto"/>
        <w:right w:val="none" w:sz="0" w:space="0" w:color="auto"/>
      </w:divBdr>
    </w:div>
    <w:div w:id="836650344">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6924843">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7355422">
      <w:marLeft w:val="640"/>
      <w:marRight w:val="0"/>
      <w:marTop w:val="0"/>
      <w:marBottom w:val="0"/>
      <w:divBdr>
        <w:top w:val="none" w:sz="0" w:space="0" w:color="auto"/>
        <w:left w:val="none" w:sz="0" w:space="0" w:color="auto"/>
        <w:bottom w:val="none" w:sz="0" w:space="0" w:color="auto"/>
        <w:right w:val="none" w:sz="0" w:space="0" w:color="auto"/>
      </w:divBdr>
    </w:div>
    <w:div w:id="838497410">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0000605">
      <w:marLeft w:val="640"/>
      <w:marRight w:val="0"/>
      <w:marTop w:val="0"/>
      <w:marBottom w:val="0"/>
      <w:divBdr>
        <w:top w:val="none" w:sz="0" w:space="0" w:color="auto"/>
        <w:left w:val="none" w:sz="0" w:space="0" w:color="auto"/>
        <w:bottom w:val="none" w:sz="0" w:space="0" w:color="auto"/>
        <w:right w:val="none" w:sz="0" w:space="0" w:color="auto"/>
      </w:divBdr>
    </w:div>
    <w:div w:id="840462739">
      <w:marLeft w:val="640"/>
      <w:marRight w:val="0"/>
      <w:marTop w:val="0"/>
      <w:marBottom w:val="0"/>
      <w:divBdr>
        <w:top w:val="none" w:sz="0" w:space="0" w:color="auto"/>
        <w:left w:val="none" w:sz="0" w:space="0" w:color="auto"/>
        <w:bottom w:val="none" w:sz="0" w:space="0" w:color="auto"/>
        <w:right w:val="none" w:sz="0" w:space="0" w:color="auto"/>
      </w:divBdr>
    </w:div>
    <w:div w:id="840899124">
      <w:marLeft w:val="640"/>
      <w:marRight w:val="0"/>
      <w:marTop w:val="0"/>
      <w:marBottom w:val="0"/>
      <w:divBdr>
        <w:top w:val="none" w:sz="0" w:space="0" w:color="auto"/>
        <w:left w:val="none" w:sz="0" w:space="0" w:color="auto"/>
        <w:bottom w:val="none" w:sz="0" w:space="0" w:color="auto"/>
        <w:right w:val="none" w:sz="0" w:space="0" w:color="auto"/>
      </w:divBdr>
    </w:div>
    <w:div w:id="840970291">
      <w:marLeft w:val="640"/>
      <w:marRight w:val="0"/>
      <w:marTop w:val="0"/>
      <w:marBottom w:val="0"/>
      <w:divBdr>
        <w:top w:val="none" w:sz="0" w:space="0" w:color="auto"/>
        <w:left w:val="none" w:sz="0" w:space="0" w:color="auto"/>
        <w:bottom w:val="none" w:sz="0" w:space="0" w:color="auto"/>
        <w:right w:val="none" w:sz="0" w:space="0" w:color="auto"/>
      </w:divBdr>
    </w:div>
    <w:div w:id="841047674">
      <w:marLeft w:val="640"/>
      <w:marRight w:val="0"/>
      <w:marTop w:val="0"/>
      <w:marBottom w:val="0"/>
      <w:divBdr>
        <w:top w:val="none" w:sz="0" w:space="0" w:color="auto"/>
        <w:left w:val="none" w:sz="0" w:space="0" w:color="auto"/>
        <w:bottom w:val="none" w:sz="0" w:space="0" w:color="auto"/>
        <w:right w:val="none" w:sz="0" w:space="0" w:color="auto"/>
      </w:divBdr>
    </w:div>
    <w:div w:id="841510635">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370101">
      <w:marLeft w:val="640"/>
      <w:marRight w:val="0"/>
      <w:marTop w:val="0"/>
      <w:marBottom w:val="0"/>
      <w:divBdr>
        <w:top w:val="none" w:sz="0" w:space="0" w:color="auto"/>
        <w:left w:val="none" w:sz="0" w:space="0" w:color="auto"/>
        <w:bottom w:val="none" w:sz="0" w:space="0" w:color="auto"/>
        <w:right w:val="none" w:sz="0" w:space="0" w:color="auto"/>
      </w:divBdr>
    </w:div>
    <w:div w:id="848448275">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49567112">
      <w:marLeft w:val="640"/>
      <w:marRight w:val="0"/>
      <w:marTop w:val="0"/>
      <w:marBottom w:val="0"/>
      <w:divBdr>
        <w:top w:val="none" w:sz="0" w:space="0" w:color="auto"/>
        <w:left w:val="none" w:sz="0" w:space="0" w:color="auto"/>
        <w:bottom w:val="none" w:sz="0" w:space="0" w:color="auto"/>
        <w:right w:val="none" w:sz="0" w:space="0" w:color="auto"/>
      </w:divBdr>
    </w:div>
    <w:div w:id="849638537">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603678">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2842683">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460695">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8466583">
      <w:marLeft w:val="640"/>
      <w:marRight w:val="0"/>
      <w:marTop w:val="0"/>
      <w:marBottom w:val="0"/>
      <w:divBdr>
        <w:top w:val="none" w:sz="0" w:space="0" w:color="auto"/>
        <w:left w:val="none" w:sz="0" w:space="0" w:color="auto"/>
        <w:bottom w:val="none" w:sz="0" w:space="0" w:color="auto"/>
        <w:right w:val="none" w:sz="0" w:space="0" w:color="auto"/>
      </w:divBdr>
    </w:div>
    <w:div w:id="858860582">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59052905">
      <w:marLeft w:val="640"/>
      <w:marRight w:val="0"/>
      <w:marTop w:val="0"/>
      <w:marBottom w:val="0"/>
      <w:divBdr>
        <w:top w:val="none" w:sz="0" w:space="0" w:color="auto"/>
        <w:left w:val="none" w:sz="0" w:space="0" w:color="auto"/>
        <w:bottom w:val="none" w:sz="0" w:space="0" w:color="auto"/>
        <w:right w:val="none" w:sz="0" w:space="0" w:color="auto"/>
      </w:divBdr>
    </w:div>
    <w:div w:id="859396463">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252866">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3515935">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64908636">
      <w:marLeft w:val="640"/>
      <w:marRight w:val="0"/>
      <w:marTop w:val="0"/>
      <w:marBottom w:val="0"/>
      <w:divBdr>
        <w:top w:val="none" w:sz="0" w:space="0" w:color="auto"/>
        <w:left w:val="none" w:sz="0" w:space="0" w:color="auto"/>
        <w:bottom w:val="none" w:sz="0" w:space="0" w:color="auto"/>
        <w:right w:val="none" w:sz="0" w:space="0" w:color="auto"/>
      </w:divBdr>
    </w:div>
    <w:div w:id="866140167">
      <w:marLeft w:val="640"/>
      <w:marRight w:val="0"/>
      <w:marTop w:val="0"/>
      <w:marBottom w:val="0"/>
      <w:divBdr>
        <w:top w:val="none" w:sz="0" w:space="0" w:color="auto"/>
        <w:left w:val="none" w:sz="0" w:space="0" w:color="auto"/>
        <w:bottom w:val="none" w:sz="0" w:space="0" w:color="auto"/>
        <w:right w:val="none" w:sz="0" w:space="0" w:color="auto"/>
      </w:divBdr>
    </w:div>
    <w:div w:id="867566094">
      <w:marLeft w:val="640"/>
      <w:marRight w:val="0"/>
      <w:marTop w:val="0"/>
      <w:marBottom w:val="0"/>
      <w:divBdr>
        <w:top w:val="none" w:sz="0" w:space="0" w:color="auto"/>
        <w:left w:val="none" w:sz="0" w:space="0" w:color="auto"/>
        <w:bottom w:val="none" w:sz="0" w:space="0" w:color="auto"/>
        <w:right w:val="none" w:sz="0" w:space="0" w:color="auto"/>
      </w:divBdr>
    </w:div>
    <w:div w:id="868226351">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2234446">
      <w:marLeft w:val="640"/>
      <w:marRight w:val="0"/>
      <w:marTop w:val="0"/>
      <w:marBottom w:val="0"/>
      <w:divBdr>
        <w:top w:val="none" w:sz="0" w:space="0" w:color="auto"/>
        <w:left w:val="none" w:sz="0" w:space="0" w:color="auto"/>
        <w:bottom w:val="none" w:sz="0" w:space="0" w:color="auto"/>
        <w:right w:val="none" w:sz="0" w:space="0" w:color="auto"/>
      </w:divBdr>
    </w:div>
    <w:div w:id="872882238">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4584519">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779145">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6544480">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7746064">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1481769">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4757123">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5526312">
      <w:marLeft w:val="640"/>
      <w:marRight w:val="0"/>
      <w:marTop w:val="0"/>
      <w:marBottom w:val="0"/>
      <w:divBdr>
        <w:top w:val="none" w:sz="0" w:space="0" w:color="auto"/>
        <w:left w:val="none" w:sz="0" w:space="0" w:color="auto"/>
        <w:bottom w:val="none" w:sz="0" w:space="0" w:color="auto"/>
        <w:right w:val="none" w:sz="0" w:space="0" w:color="auto"/>
      </w:divBdr>
    </w:div>
    <w:div w:id="887304117">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89615048">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1422820">
      <w:marLeft w:val="640"/>
      <w:marRight w:val="0"/>
      <w:marTop w:val="0"/>
      <w:marBottom w:val="0"/>
      <w:divBdr>
        <w:top w:val="none" w:sz="0" w:space="0" w:color="auto"/>
        <w:left w:val="none" w:sz="0" w:space="0" w:color="auto"/>
        <w:bottom w:val="none" w:sz="0" w:space="0" w:color="auto"/>
        <w:right w:val="none" w:sz="0" w:space="0" w:color="auto"/>
      </w:divBdr>
    </w:div>
    <w:div w:id="892082966">
      <w:marLeft w:val="640"/>
      <w:marRight w:val="0"/>
      <w:marTop w:val="0"/>
      <w:marBottom w:val="0"/>
      <w:divBdr>
        <w:top w:val="none" w:sz="0" w:space="0" w:color="auto"/>
        <w:left w:val="none" w:sz="0" w:space="0" w:color="auto"/>
        <w:bottom w:val="none" w:sz="0" w:space="0" w:color="auto"/>
        <w:right w:val="none" w:sz="0" w:space="0" w:color="auto"/>
      </w:divBdr>
    </w:div>
    <w:div w:id="892229735">
      <w:marLeft w:val="640"/>
      <w:marRight w:val="0"/>
      <w:marTop w:val="0"/>
      <w:marBottom w:val="0"/>
      <w:divBdr>
        <w:top w:val="none" w:sz="0" w:space="0" w:color="auto"/>
        <w:left w:val="none" w:sz="0" w:space="0" w:color="auto"/>
        <w:bottom w:val="none" w:sz="0" w:space="0" w:color="auto"/>
        <w:right w:val="none" w:sz="0" w:space="0" w:color="auto"/>
      </w:divBdr>
    </w:div>
    <w:div w:id="892424661">
      <w:marLeft w:val="640"/>
      <w:marRight w:val="0"/>
      <w:marTop w:val="0"/>
      <w:marBottom w:val="0"/>
      <w:divBdr>
        <w:top w:val="none" w:sz="0" w:space="0" w:color="auto"/>
        <w:left w:val="none" w:sz="0" w:space="0" w:color="auto"/>
        <w:bottom w:val="none" w:sz="0" w:space="0" w:color="auto"/>
        <w:right w:val="none" w:sz="0" w:space="0" w:color="auto"/>
      </w:divBdr>
    </w:div>
    <w:div w:id="894196410">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897013260">
      <w:marLeft w:val="640"/>
      <w:marRight w:val="0"/>
      <w:marTop w:val="0"/>
      <w:marBottom w:val="0"/>
      <w:divBdr>
        <w:top w:val="none" w:sz="0" w:space="0" w:color="auto"/>
        <w:left w:val="none" w:sz="0" w:space="0" w:color="auto"/>
        <w:bottom w:val="none" w:sz="0" w:space="0" w:color="auto"/>
        <w:right w:val="none" w:sz="0" w:space="0" w:color="auto"/>
      </w:divBdr>
    </w:div>
    <w:div w:id="898051503">
      <w:marLeft w:val="640"/>
      <w:marRight w:val="0"/>
      <w:marTop w:val="0"/>
      <w:marBottom w:val="0"/>
      <w:divBdr>
        <w:top w:val="none" w:sz="0" w:space="0" w:color="auto"/>
        <w:left w:val="none" w:sz="0" w:space="0" w:color="auto"/>
        <w:bottom w:val="none" w:sz="0" w:space="0" w:color="auto"/>
        <w:right w:val="none" w:sz="0" w:space="0" w:color="auto"/>
      </w:divBdr>
    </w:div>
    <w:div w:id="898126376">
      <w:marLeft w:val="640"/>
      <w:marRight w:val="0"/>
      <w:marTop w:val="0"/>
      <w:marBottom w:val="0"/>
      <w:divBdr>
        <w:top w:val="none" w:sz="0" w:space="0" w:color="auto"/>
        <w:left w:val="none" w:sz="0" w:space="0" w:color="auto"/>
        <w:bottom w:val="none" w:sz="0" w:space="0" w:color="auto"/>
        <w:right w:val="none" w:sz="0" w:space="0" w:color="auto"/>
      </w:divBdr>
    </w:div>
    <w:div w:id="898246800">
      <w:marLeft w:val="640"/>
      <w:marRight w:val="0"/>
      <w:marTop w:val="0"/>
      <w:marBottom w:val="0"/>
      <w:divBdr>
        <w:top w:val="none" w:sz="0" w:space="0" w:color="auto"/>
        <w:left w:val="none" w:sz="0" w:space="0" w:color="auto"/>
        <w:bottom w:val="none" w:sz="0" w:space="0" w:color="auto"/>
        <w:right w:val="none" w:sz="0" w:space="0" w:color="auto"/>
      </w:divBdr>
    </w:div>
    <w:div w:id="901065272">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182793">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4410699">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645217">
      <w:marLeft w:val="640"/>
      <w:marRight w:val="0"/>
      <w:marTop w:val="0"/>
      <w:marBottom w:val="0"/>
      <w:divBdr>
        <w:top w:val="none" w:sz="0" w:space="0" w:color="auto"/>
        <w:left w:val="none" w:sz="0" w:space="0" w:color="auto"/>
        <w:bottom w:val="none" w:sz="0" w:space="0" w:color="auto"/>
        <w:right w:val="none" w:sz="0" w:space="0" w:color="auto"/>
      </w:divBdr>
    </w:div>
    <w:div w:id="905719774">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6106909">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7958898">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0699453">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4827071">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6591170">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871220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0795346">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79634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376011">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3607493">
      <w:marLeft w:val="640"/>
      <w:marRight w:val="0"/>
      <w:marTop w:val="0"/>
      <w:marBottom w:val="0"/>
      <w:divBdr>
        <w:top w:val="none" w:sz="0" w:space="0" w:color="auto"/>
        <w:left w:val="none" w:sz="0" w:space="0" w:color="auto"/>
        <w:bottom w:val="none" w:sz="0" w:space="0" w:color="auto"/>
        <w:right w:val="none" w:sz="0" w:space="0" w:color="auto"/>
      </w:divBdr>
    </w:div>
    <w:div w:id="924651624">
      <w:marLeft w:val="640"/>
      <w:marRight w:val="0"/>
      <w:marTop w:val="0"/>
      <w:marBottom w:val="0"/>
      <w:divBdr>
        <w:top w:val="none" w:sz="0" w:space="0" w:color="auto"/>
        <w:left w:val="none" w:sz="0" w:space="0" w:color="auto"/>
        <w:bottom w:val="none" w:sz="0" w:space="0" w:color="auto"/>
        <w:right w:val="none" w:sz="0" w:space="0" w:color="auto"/>
      </w:divBdr>
    </w:div>
    <w:div w:id="925303774">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6688859">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007557">
      <w:marLeft w:val="640"/>
      <w:marRight w:val="0"/>
      <w:marTop w:val="0"/>
      <w:marBottom w:val="0"/>
      <w:divBdr>
        <w:top w:val="none" w:sz="0" w:space="0" w:color="auto"/>
        <w:left w:val="none" w:sz="0" w:space="0" w:color="auto"/>
        <w:bottom w:val="none" w:sz="0" w:space="0" w:color="auto"/>
        <w:right w:val="none" w:sz="0" w:space="0" w:color="auto"/>
      </w:divBdr>
    </w:div>
    <w:div w:id="928579973">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8999559">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29780476">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0968618">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6447591">
      <w:marLeft w:val="640"/>
      <w:marRight w:val="0"/>
      <w:marTop w:val="0"/>
      <w:marBottom w:val="0"/>
      <w:divBdr>
        <w:top w:val="none" w:sz="0" w:space="0" w:color="auto"/>
        <w:left w:val="none" w:sz="0" w:space="0" w:color="auto"/>
        <w:bottom w:val="none" w:sz="0" w:space="0" w:color="auto"/>
        <w:right w:val="none" w:sz="0" w:space="0" w:color="auto"/>
      </w:divBdr>
    </w:div>
    <w:div w:id="936710813">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39948837">
      <w:marLeft w:val="640"/>
      <w:marRight w:val="0"/>
      <w:marTop w:val="0"/>
      <w:marBottom w:val="0"/>
      <w:divBdr>
        <w:top w:val="none" w:sz="0" w:space="0" w:color="auto"/>
        <w:left w:val="none" w:sz="0" w:space="0" w:color="auto"/>
        <w:bottom w:val="none" w:sz="0" w:space="0" w:color="auto"/>
        <w:right w:val="none" w:sz="0" w:space="0" w:color="auto"/>
      </w:divBdr>
    </w:div>
    <w:div w:id="94014512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1181843">
      <w:marLeft w:val="640"/>
      <w:marRight w:val="0"/>
      <w:marTop w:val="0"/>
      <w:marBottom w:val="0"/>
      <w:divBdr>
        <w:top w:val="none" w:sz="0" w:space="0" w:color="auto"/>
        <w:left w:val="none" w:sz="0" w:space="0" w:color="auto"/>
        <w:bottom w:val="none" w:sz="0" w:space="0" w:color="auto"/>
        <w:right w:val="none" w:sz="0" w:space="0" w:color="auto"/>
      </w:divBdr>
    </w:div>
    <w:div w:id="941493994">
      <w:marLeft w:val="640"/>
      <w:marRight w:val="0"/>
      <w:marTop w:val="0"/>
      <w:marBottom w:val="0"/>
      <w:divBdr>
        <w:top w:val="none" w:sz="0" w:space="0" w:color="auto"/>
        <w:left w:val="none" w:sz="0" w:space="0" w:color="auto"/>
        <w:bottom w:val="none" w:sz="0" w:space="0" w:color="auto"/>
        <w:right w:val="none" w:sz="0" w:space="0" w:color="auto"/>
      </w:divBdr>
    </w:div>
    <w:div w:id="942034273">
      <w:marLeft w:val="640"/>
      <w:marRight w:val="0"/>
      <w:marTop w:val="0"/>
      <w:marBottom w:val="0"/>
      <w:divBdr>
        <w:top w:val="none" w:sz="0" w:space="0" w:color="auto"/>
        <w:left w:val="none" w:sz="0" w:space="0" w:color="auto"/>
        <w:bottom w:val="none" w:sz="0" w:space="0" w:color="auto"/>
        <w:right w:val="none" w:sz="0" w:space="0" w:color="auto"/>
      </w:divBdr>
    </w:div>
    <w:div w:id="943000384">
      <w:marLeft w:val="640"/>
      <w:marRight w:val="0"/>
      <w:marTop w:val="0"/>
      <w:marBottom w:val="0"/>
      <w:divBdr>
        <w:top w:val="none" w:sz="0" w:space="0" w:color="auto"/>
        <w:left w:val="none" w:sz="0" w:space="0" w:color="auto"/>
        <w:bottom w:val="none" w:sz="0" w:space="0" w:color="auto"/>
        <w:right w:val="none" w:sz="0" w:space="0" w:color="auto"/>
      </w:divBdr>
    </w:div>
    <w:div w:id="943150532">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3461072">
      <w:marLeft w:val="640"/>
      <w:marRight w:val="0"/>
      <w:marTop w:val="0"/>
      <w:marBottom w:val="0"/>
      <w:divBdr>
        <w:top w:val="none" w:sz="0" w:space="0" w:color="auto"/>
        <w:left w:val="none" w:sz="0" w:space="0" w:color="auto"/>
        <w:bottom w:val="none" w:sz="0" w:space="0" w:color="auto"/>
        <w:right w:val="none" w:sz="0" w:space="0" w:color="auto"/>
      </w:divBdr>
    </w:div>
    <w:div w:id="943682940">
      <w:marLeft w:val="640"/>
      <w:marRight w:val="0"/>
      <w:marTop w:val="0"/>
      <w:marBottom w:val="0"/>
      <w:divBdr>
        <w:top w:val="none" w:sz="0" w:space="0" w:color="auto"/>
        <w:left w:val="none" w:sz="0" w:space="0" w:color="auto"/>
        <w:bottom w:val="none" w:sz="0" w:space="0" w:color="auto"/>
        <w:right w:val="none" w:sz="0" w:space="0" w:color="auto"/>
      </w:divBdr>
    </w:div>
    <w:div w:id="944457743">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8122239">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439260">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0552002">
      <w:marLeft w:val="640"/>
      <w:marRight w:val="0"/>
      <w:marTop w:val="0"/>
      <w:marBottom w:val="0"/>
      <w:divBdr>
        <w:top w:val="none" w:sz="0" w:space="0" w:color="auto"/>
        <w:left w:val="none" w:sz="0" w:space="0" w:color="auto"/>
        <w:bottom w:val="none" w:sz="0" w:space="0" w:color="auto"/>
        <w:right w:val="none" w:sz="0" w:space="0" w:color="auto"/>
      </w:divBdr>
    </w:div>
    <w:div w:id="951132977">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2589173">
      <w:marLeft w:val="640"/>
      <w:marRight w:val="0"/>
      <w:marTop w:val="0"/>
      <w:marBottom w:val="0"/>
      <w:divBdr>
        <w:top w:val="none" w:sz="0" w:space="0" w:color="auto"/>
        <w:left w:val="none" w:sz="0" w:space="0" w:color="auto"/>
        <w:bottom w:val="none" w:sz="0" w:space="0" w:color="auto"/>
        <w:right w:val="none" w:sz="0" w:space="0" w:color="auto"/>
      </w:divBdr>
    </w:div>
    <w:div w:id="953051371">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4673860">
      <w:marLeft w:val="640"/>
      <w:marRight w:val="0"/>
      <w:marTop w:val="0"/>
      <w:marBottom w:val="0"/>
      <w:divBdr>
        <w:top w:val="none" w:sz="0" w:space="0" w:color="auto"/>
        <w:left w:val="none" w:sz="0" w:space="0" w:color="auto"/>
        <w:bottom w:val="none" w:sz="0" w:space="0" w:color="auto"/>
        <w:right w:val="none" w:sz="0" w:space="0" w:color="auto"/>
      </w:divBdr>
    </w:div>
    <w:div w:id="955138958">
      <w:marLeft w:val="640"/>
      <w:marRight w:val="0"/>
      <w:marTop w:val="0"/>
      <w:marBottom w:val="0"/>
      <w:divBdr>
        <w:top w:val="none" w:sz="0" w:space="0" w:color="auto"/>
        <w:left w:val="none" w:sz="0" w:space="0" w:color="auto"/>
        <w:bottom w:val="none" w:sz="0" w:space="0" w:color="auto"/>
        <w:right w:val="none" w:sz="0" w:space="0" w:color="auto"/>
      </w:divBdr>
    </w:div>
    <w:div w:id="956446486">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6791807">
      <w:marLeft w:val="640"/>
      <w:marRight w:val="0"/>
      <w:marTop w:val="0"/>
      <w:marBottom w:val="0"/>
      <w:divBdr>
        <w:top w:val="none" w:sz="0" w:space="0" w:color="auto"/>
        <w:left w:val="none" w:sz="0" w:space="0" w:color="auto"/>
        <w:bottom w:val="none" w:sz="0" w:space="0" w:color="auto"/>
        <w:right w:val="none" w:sz="0" w:space="0" w:color="auto"/>
      </w:divBdr>
    </w:div>
    <w:div w:id="957177439">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8534931">
      <w:marLeft w:val="640"/>
      <w:marRight w:val="0"/>
      <w:marTop w:val="0"/>
      <w:marBottom w:val="0"/>
      <w:divBdr>
        <w:top w:val="none" w:sz="0" w:space="0" w:color="auto"/>
        <w:left w:val="none" w:sz="0" w:space="0" w:color="auto"/>
        <w:bottom w:val="none" w:sz="0" w:space="0" w:color="auto"/>
        <w:right w:val="none" w:sz="0" w:space="0" w:color="auto"/>
      </w:divBdr>
    </w:div>
    <w:div w:id="959336605">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343097">
      <w:marLeft w:val="640"/>
      <w:marRight w:val="0"/>
      <w:marTop w:val="0"/>
      <w:marBottom w:val="0"/>
      <w:divBdr>
        <w:top w:val="none" w:sz="0" w:space="0" w:color="auto"/>
        <w:left w:val="none" w:sz="0" w:space="0" w:color="auto"/>
        <w:bottom w:val="none" w:sz="0" w:space="0" w:color="auto"/>
        <w:right w:val="none" w:sz="0" w:space="0" w:color="auto"/>
      </w:divBdr>
    </w:div>
    <w:div w:id="959384943">
      <w:marLeft w:val="640"/>
      <w:marRight w:val="0"/>
      <w:marTop w:val="0"/>
      <w:marBottom w:val="0"/>
      <w:divBdr>
        <w:top w:val="none" w:sz="0" w:space="0" w:color="auto"/>
        <w:left w:val="none" w:sz="0" w:space="0" w:color="auto"/>
        <w:bottom w:val="none" w:sz="0" w:space="0" w:color="auto"/>
        <w:right w:val="none" w:sz="0" w:space="0" w:color="auto"/>
      </w:divBdr>
    </w:div>
    <w:div w:id="959920724">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346970">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23886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273433">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123842">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7857514">
      <w:marLeft w:val="640"/>
      <w:marRight w:val="0"/>
      <w:marTop w:val="0"/>
      <w:marBottom w:val="0"/>
      <w:divBdr>
        <w:top w:val="none" w:sz="0" w:space="0" w:color="auto"/>
        <w:left w:val="none" w:sz="0" w:space="0" w:color="auto"/>
        <w:bottom w:val="none" w:sz="0" w:space="0" w:color="auto"/>
        <w:right w:val="none" w:sz="0" w:space="0" w:color="auto"/>
      </w:divBdr>
    </w:div>
    <w:div w:id="968896751">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69095790">
      <w:marLeft w:val="640"/>
      <w:marRight w:val="0"/>
      <w:marTop w:val="0"/>
      <w:marBottom w:val="0"/>
      <w:divBdr>
        <w:top w:val="none" w:sz="0" w:space="0" w:color="auto"/>
        <w:left w:val="none" w:sz="0" w:space="0" w:color="auto"/>
        <w:bottom w:val="none" w:sz="0" w:space="0" w:color="auto"/>
        <w:right w:val="none" w:sz="0" w:space="0" w:color="auto"/>
      </w:divBdr>
    </w:div>
    <w:div w:id="971254097">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190412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2294146">
      <w:marLeft w:val="640"/>
      <w:marRight w:val="0"/>
      <w:marTop w:val="0"/>
      <w:marBottom w:val="0"/>
      <w:divBdr>
        <w:top w:val="none" w:sz="0" w:space="0" w:color="auto"/>
        <w:left w:val="none" w:sz="0" w:space="0" w:color="auto"/>
        <w:bottom w:val="none" w:sz="0" w:space="0" w:color="auto"/>
        <w:right w:val="none" w:sz="0" w:space="0" w:color="auto"/>
      </w:divBdr>
    </w:div>
    <w:div w:id="972323627">
      <w:marLeft w:val="640"/>
      <w:marRight w:val="0"/>
      <w:marTop w:val="0"/>
      <w:marBottom w:val="0"/>
      <w:divBdr>
        <w:top w:val="none" w:sz="0" w:space="0" w:color="auto"/>
        <w:left w:val="none" w:sz="0" w:space="0" w:color="auto"/>
        <w:bottom w:val="none" w:sz="0" w:space="0" w:color="auto"/>
        <w:right w:val="none" w:sz="0" w:space="0" w:color="auto"/>
      </w:divBdr>
    </w:div>
    <w:div w:id="972832783">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141494">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4994538">
      <w:marLeft w:val="640"/>
      <w:marRight w:val="0"/>
      <w:marTop w:val="0"/>
      <w:marBottom w:val="0"/>
      <w:divBdr>
        <w:top w:val="none" w:sz="0" w:space="0" w:color="auto"/>
        <w:left w:val="none" w:sz="0" w:space="0" w:color="auto"/>
        <w:bottom w:val="none" w:sz="0" w:space="0" w:color="auto"/>
        <w:right w:val="none" w:sz="0" w:space="0" w:color="auto"/>
      </w:divBdr>
    </w:div>
    <w:div w:id="975991284">
      <w:marLeft w:val="640"/>
      <w:marRight w:val="0"/>
      <w:marTop w:val="0"/>
      <w:marBottom w:val="0"/>
      <w:divBdr>
        <w:top w:val="none" w:sz="0" w:space="0" w:color="auto"/>
        <w:left w:val="none" w:sz="0" w:space="0" w:color="auto"/>
        <w:bottom w:val="none" w:sz="0" w:space="0" w:color="auto"/>
        <w:right w:val="none" w:sz="0" w:space="0" w:color="auto"/>
      </w:divBdr>
    </w:div>
    <w:div w:id="976031759">
      <w:marLeft w:val="640"/>
      <w:marRight w:val="0"/>
      <w:marTop w:val="0"/>
      <w:marBottom w:val="0"/>
      <w:divBdr>
        <w:top w:val="none" w:sz="0" w:space="0" w:color="auto"/>
        <w:left w:val="none" w:sz="0" w:space="0" w:color="auto"/>
        <w:bottom w:val="none" w:sz="0" w:space="0" w:color="auto"/>
        <w:right w:val="none" w:sz="0" w:space="0" w:color="auto"/>
      </w:divBdr>
    </w:div>
    <w:div w:id="976253708">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033247">
      <w:marLeft w:val="640"/>
      <w:marRight w:val="0"/>
      <w:marTop w:val="0"/>
      <w:marBottom w:val="0"/>
      <w:divBdr>
        <w:top w:val="none" w:sz="0" w:space="0" w:color="auto"/>
        <w:left w:val="none" w:sz="0" w:space="0" w:color="auto"/>
        <w:bottom w:val="none" w:sz="0" w:space="0" w:color="auto"/>
        <w:right w:val="none" w:sz="0" w:space="0" w:color="auto"/>
      </w:divBdr>
    </w:div>
    <w:div w:id="977492381">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7800147">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79841112">
      <w:marLeft w:val="640"/>
      <w:marRight w:val="0"/>
      <w:marTop w:val="0"/>
      <w:marBottom w:val="0"/>
      <w:divBdr>
        <w:top w:val="none" w:sz="0" w:space="0" w:color="auto"/>
        <w:left w:val="none" w:sz="0" w:space="0" w:color="auto"/>
        <w:bottom w:val="none" w:sz="0" w:space="0" w:color="auto"/>
        <w:right w:val="none" w:sz="0" w:space="0" w:color="auto"/>
      </w:divBdr>
    </w:div>
    <w:div w:id="980113533">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0619653">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2735441">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3972074">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621868">
      <w:marLeft w:val="640"/>
      <w:marRight w:val="0"/>
      <w:marTop w:val="0"/>
      <w:marBottom w:val="0"/>
      <w:divBdr>
        <w:top w:val="none" w:sz="0" w:space="0" w:color="auto"/>
        <w:left w:val="none" w:sz="0" w:space="0" w:color="auto"/>
        <w:bottom w:val="none" w:sz="0" w:space="0" w:color="auto"/>
        <w:right w:val="none" w:sz="0" w:space="0" w:color="auto"/>
      </w:divBdr>
    </w:div>
    <w:div w:id="984820044">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055343">
      <w:marLeft w:val="640"/>
      <w:marRight w:val="0"/>
      <w:marTop w:val="0"/>
      <w:marBottom w:val="0"/>
      <w:divBdr>
        <w:top w:val="none" w:sz="0" w:space="0" w:color="auto"/>
        <w:left w:val="none" w:sz="0" w:space="0" w:color="auto"/>
        <w:bottom w:val="none" w:sz="0" w:space="0" w:color="auto"/>
        <w:right w:val="none" w:sz="0" w:space="0" w:color="auto"/>
      </w:divBdr>
    </w:div>
    <w:div w:id="986279963">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7442981">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804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1443517">
      <w:marLeft w:val="640"/>
      <w:marRight w:val="0"/>
      <w:marTop w:val="0"/>
      <w:marBottom w:val="0"/>
      <w:divBdr>
        <w:top w:val="none" w:sz="0" w:space="0" w:color="auto"/>
        <w:left w:val="none" w:sz="0" w:space="0" w:color="auto"/>
        <w:bottom w:val="none" w:sz="0" w:space="0" w:color="auto"/>
        <w:right w:val="none" w:sz="0" w:space="0" w:color="auto"/>
      </w:divBdr>
    </w:div>
    <w:div w:id="991788361">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5494529">
      <w:marLeft w:val="640"/>
      <w:marRight w:val="0"/>
      <w:marTop w:val="0"/>
      <w:marBottom w:val="0"/>
      <w:divBdr>
        <w:top w:val="none" w:sz="0" w:space="0" w:color="auto"/>
        <w:left w:val="none" w:sz="0" w:space="0" w:color="auto"/>
        <w:bottom w:val="none" w:sz="0" w:space="0" w:color="auto"/>
        <w:right w:val="none" w:sz="0" w:space="0" w:color="auto"/>
      </w:divBdr>
    </w:div>
    <w:div w:id="995841496">
      <w:marLeft w:val="640"/>
      <w:marRight w:val="0"/>
      <w:marTop w:val="0"/>
      <w:marBottom w:val="0"/>
      <w:divBdr>
        <w:top w:val="none" w:sz="0" w:space="0" w:color="auto"/>
        <w:left w:val="none" w:sz="0" w:space="0" w:color="auto"/>
        <w:bottom w:val="none" w:sz="0" w:space="0" w:color="auto"/>
        <w:right w:val="none" w:sz="0" w:space="0" w:color="auto"/>
      </w:divBdr>
    </w:div>
    <w:div w:id="995844652">
      <w:marLeft w:val="640"/>
      <w:marRight w:val="0"/>
      <w:marTop w:val="0"/>
      <w:marBottom w:val="0"/>
      <w:divBdr>
        <w:top w:val="none" w:sz="0" w:space="0" w:color="auto"/>
        <w:left w:val="none" w:sz="0" w:space="0" w:color="auto"/>
        <w:bottom w:val="none" w:sz="0" w:space="0" w:color="auto"/>
        <w:right w:val="none" w:sz="0" w:space="0" w:color="auto"/>
      </w:divBdr>
    </w:div>
    <w:div w:id="996569792">
      <w:marLeft w:val="640"/>
      <w:marRight w:val="0"/>
      <w:marTop w:val="0"/>
      <w:marBottom w:val="0"/>
      <w:divBdr>
        <w:top w:val="none" w:sz="0" w:space="0" w:color="auto"/>
        <w:left w:val="none" w:sz="0" w:space="0" w:color="auto"/>
        <w:bottom w:val="none" w:sz="0" w:space="0" w:color="auto"/>
        <w:right w:val="none" w:sz="0" w:space="0" w:color="auto"/>
      </w:divBdr>
    </w:div>
    <w:div w:id="996879646">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7804005">
      <w:marLeft w:val="640"/>
      <w:marRight w:val="0"/>
      <w:marTop w:val="0"/>
      <w:marBottom w:val="0"/>
      <w:divBdr>
        <w:top w:val="none" w:sz="0" w:space="0" w:color="auto"/>
        <w:left w:val="none" w:sz="0" w:space="0" w:color="auto"/>
        <w:bottom w:val="none" w:sz="0" w:space="0" w:color="auto"/>
        <w:right w:val="none" w:sz="0" w:space="0" w:color="auto"/>
      </w:divBdr>
    </w:div>
    <w:div w:id="997999560">
      <w:marLeft w:val="640"/>
      <w:marRight w:val="0"/>
      <w:marTop w:val="0"/>
      <w:marBottom w:val="0"/>
      <w:divBdr>
        <w:top w:val="none" w:sz="0" w:space="0" w:color="auto"/>
        <w:left w:val="none" w:sz="0" w:space="0" w:color="auto"/>
        <w:bottom w:val="none" w:sz="0" w:space="0" w:color="auto"/>
        <w:right w:val="none" w:sz="0" w:space="0" w:color="auto"/>
      </w:divBdr>
    </w:div>
    <w:div w:id="998508185">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087059">
      <w:marLeft w:val="640"/>
      <w:marRight w:val="0"/>
      <w:marTop w:val="0"/>
      <w:marBottom w:val="0"/>
      <w:divBdr>
        <w:top w:val="none" w:sz="0" w:space="0" w:color="auto"/>
        <w:left w:val="none" w:sz="0" w:space="0" w:color="auto"/>
        <w:bottom w:val="none" w:sz="0" w:space="0" w:color="auto"/>
        <w:right w:val="none" w:sz="0" w:space="0" w:color="auto"/>
      </w:divBdr>
    </w:div>
    <w:div w:id="1000276492">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005177">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3968030">
      <w:marLeft w:val="640"/>
      <w:marRight w:val="0"/>
      <w:marTop w:val="0"/>
      <w:marBottom w:val="0"/>
      <w:divBdr>
        <w:top w:val="none" w:sz="0" w:space="0" w:color="auto"/>
        <w:left w:val="none" w:sz="0" w:space="0" w:color="auto"/>
        <w:bottom w:val="none" w:sz="0" w:space="0" w:color="auto"/>
        <w:right w:val="none" w:sz="0" w:space="0" w:color="auto"/>
      </w:divBdr>
    </w:div>
    <w:div w:id="1004014934">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6055205">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8337630">
      <w:marLeft w:val="640"/>
      <w:marRight w:val="0"/>
      <w:marTop w:val="0"/>
      <w:marBottom w:val="0"/>
      <w:divBdr>
        <w:top w:val="none" w:sz="0" w:space="0" w:color="auto"/>
        <w:left w:val="none" w:sz="0" w:space="0" w:color="auto"/>
        <w:bottom w:val="none" w:sz="0" w:space="0" w:color="auto"/>
        <w:right w:val="none" w:sz="0" w:space="0" w:color="auto"/>
      </w:divBdr>
    </w:div>
    <w:div w:id="1008337739">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1761725">
      <w:marLeft w:val="640"/>
      <w:marRight w:val="0"/>
      <w:marTop w:val="0"/>
      <w:marBottom w:val="0"/>
      <w:divBdr>
        <w:top w:val="none" w:sz="0" w:space="0" w:color="auto"/>
        <w:left w:val="none" w:sz="0" w:space="0" w:color="auto"/>
        <w:bottom w:val="none" w:sz="0" w:space="0" w:color="auto"/>
        <w:right w:val="none" w:sz="0" w:space="0" w:color="auto"/>
      </w:divBdr>
    </w:div>
    <w:div w:id="1012027482">
      <w:marLeft w:val="640"/>
      <w:marRight w:val="0"/>
      <w:marTop w:val="0"/>
      <w:marBottom w:val="0"/>
      <w:divBdr>
        <w:top w:val="none" w:sz="0" w:space="0" w:color="auto"/>
        <w:left w:val="none" w:sz="0" w:space="0" w:color="auto"/>
        <w:bottom w:val="none" w:sz="0" w:space="0" w:color="auto"/>
        <w:right w:val="none" w:sz="0" w:space="0" w:color="auto"/>
      </w:divBdr>
    </w:div>
    <w:div w:id="1012801197">
      <w:marLeft w:val="640"/>
      <w:marRight w:val="0"/>
      <w:marTop w:val="0"/>
      <w:marBottom w:val="0"/>
      <w:divBdr>
        <w:top w:val="none" w:sz="0" w:space="0" w:color="auto"/>
        <w:left w:val="none" w:sz="0" w:space="0" w:color="auto"/>
        <w:bottom w:val="none" w:sz="0" w:space="0" w:color="auto"/>
        <w:right w:val="none" w:sz="0" w:space="0" w:color="auto"/>
      </w:divBdr>
    </w:div>
    <w:div w:id="1012875484">
      <w:marLeft w:val="640"/>
      <w:marRight w:val="0"/>
      <w:marTop w:val="0"/>
      <w:marBottom w:val="0"/>
      <w:divBdr>
        <w:top w:val="none" w:sz="0" w:space="0" w:color="auto"/>
        <w:left w:val="none" w:sz="0" w:space="0" w:color="auto"/>
        <w:bottom w:val="none" w:sz="0" w:space="0" w:color="auto"/>
        <w:right w:val="none" w:sz="0" w:space="0" w:color="auto"/>
      </w:divBdr>
    </w:div>
    <w:div w:id="1013652710">
      <w:marLeft w:val="640"/>
      <w:marRight w:val="0"/>
      <w:marTop w:val="0"/>
      <w:marBottom w:val="0"/>
      <w:divBdr>
        <w:top w:val="none" w:sz="0" w:space="0" w:color="auto"/>
        <w:left w:val="none" w:sz="0" w:space="0" w:color="auto"/>
        <w:bottom w:val="none" w:sz="0" w:space="0" w:color="auto"/>
        <w:right w:val="none" w:sz="0" w:space="0" w:color="auto"/>
      </w:divBdr>
    </w:div>
    <w:div w:id="1014305056">
      <w:marLeft w:val="640"/>
      <w:marRight w:val="0"/>
      <w:marTop w:val="0"/>
      <w:marBottom w:val="0"/>
      <w:divBdr>
        <w:top w:val="none" w:sz="0" w:space="0" w:color="auto"/>
        <w:left w:val="none" w:sz="0" w:space="0" w:color="auto"/>
        <w:bottom w:val="none" w:sz="0" w:space="0" w:color="auto"/>
        <w:right w:val="none" w:sz="0" w:space="0" w:color="auto"/>
      </w:divBdr>
    </w:div>
    <w:div w:id="1014578637">
      <w:marLeft w:val="640"/>
      <w:marRight w:val="0"/>
      <w:marTop w:val="0"/>
      <w:marBottom w:val="0"/>
      <w:divBdr>
        <w:top w:val="none" w:sz="0" w:space="0" w:color="auto"/>
        <w:left w:val="none" w:sz="0" w:space="0" w:color="auto"/>
        <w:bottom w:val="none" w:sz="0" w:space="0" w:color="auto"/>
        <w:right w:val="none" w:sz="0" w:space="0" w:color="auto"/>
      </w:divBdr>
    </w:div>
    <w:div w:id="1015569909">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6271344">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090727">
      <w:marLeft w:val="640"/>
      <w:marRight w:val="0"/>
      <w:marTop w:val="0"/>
      <w:marBottom w:val="0"/>
      <w:divBdr>
        <w:top w:val="none" w:sz="0" w:space="0" w:color="auto"/>
        <w:left w:val="none" w:sz="0" w:space="0" w:color="auto"/>
        <w:bottom w:val="none" w:sz="0" w:space="0" w:color="auto"/>
        <w:right w:val="none" w:sz="0" w:space="0" w:color="auto"/>
      </w:divBdr>
    </w:div>
    <w:div w:id="1019622966">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1056300">
      <w:marLeft w:val="640"/>
      <w:marRight w:val="0"/>
      <w:marTop w:val="0"/>
      <w:marBottom w:val="0"/>
      <w:divBdr>
        <w:top w:val="none" w:sz="0" w:space="0" w:color="auto"/>
        <w:left w:val="none" w:sz="0" w:space="0" w:color="auto"/>
        <w:bottom w:val="none" w:sz="0" w:space="0" w:color="auto"/>
        <w:right w:val="none" w:sz="0" w:space="0" w:color="auto"/>
      </w:divBdr>
    </w:div>
    <w:div w:id="1022777537">
      <w:marLeft w:val="640"/>
      <w:marRight w:val="0"/>
      <w:marTop w:val="0"/>
      <w:marBottom w:val="0"/>
      <w:divBdr>
        <w:top w:val="none" w:sz="0" w:space="0" w:color="auto"/>
        <w:left w:val="none" w:sz="0" w:space="0" w:color="auto"/>
        <w:bottom w:val="none" w:sz="0" w:space="0" w:color="auto"/>
        <w:right w:val="none" w:sz="0" w:space="0" w:color="auto"/>
      </w:divBdr>
    </w:div>
    <w:div w:id="1022972351">
      <w:marLeft w:val="640"/>
      <w:marRight w:val="0"/>
      <w:marTop w:val="0"/>
      <w:marBottom w:val="0"/>
      <w:divBdr>
        <w:top w:val="none" w:sz="0" w:space="0" w:color="auto"/>
        <w:left w:val="none" w:sz="0" w:space="0" w:color="auto"/>
        <w:bottom w:val="none" w:sz="0" w:space="0" w:color="auto"/>
        <w:right w:val="none" w:sz="0" w:space="0" w:color="auto"/>
      </w:divBdr>
    </w:div>
    <w:div w:id="1023094550">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679882">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29725095">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1343998">
      <w:marLeft w:val="640"/>
      <w:marRight w:val="0"/>
      <w:marTop w:val="0"/>
      <w:marBottom w:val="0"/>
      <w:divBdr>
        <w:top w:val="none" w:sz="0" w:space="0" w:color="auto"/>
        <w:left w:val="none" w:sz="0" w:space="0" w:color="auto"/>
        <w:bottom w:val="none" w:sz="0" w:space="0" w:color="auto"/>
        <w:right w:val="none" w:sz="0" w:space="0" w:color="auto"/>
      </w:divBdr>
    </w:div>
    <w:div w:id="1032455360">
      <w:marLeft w:val="640"/>
      <w:marRight w:val="0"/>
      <w:marTop w:val="0"/>
      <w:marBottom w:val="0"/>
      <w:divBdr>
        <w:top w:val="none" w:sz="0" w:space="0" w:color="auto"/>
        <w:left w:val="none" w:sz="0" w:space="0" w:color="auto"/>
        <w:bottom w:val="none" w:sz="0" w:space="0" w:color="auto"/>
        <w:right w:val="none" w:sz="0" w:space="0" w:color="auto"/>
      </w:divBdr>
    </w:div>
    <w:div w:id="1032800282">
      <w:marLeft w:val="640"/>
      <w:marRight w:val="0"/>
      <w:marTop w:val="0"/>
      <w:marBottom w:val="0"/>
      <w:divBdr>
        <w:top w:val="none" w:sz="0" w:space="0" w:color="auto"/>
        <w:left w:val="none" w:sz="0" w:space="0" w:color="auto"/>
        <w:bottom w:val="none" w:sz="0" w:space="0" w:color="auto"/>
        <w:right w:val="none" w:sz="0" w:space="0" w:color="auto"/>
      </w:divBdr>
    </w:div>
    <w:div w:id="103307341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161564">
      <w:marLeft w:val="640"/>
      <w:marRight w:val="0"/>
      <w:marTop w:val="0"/>
      <w:marBottom w:val="0"/>
      <w:divBdr>
        <w:top w:val="none" w:sz="0" w:space="0" w:color="auto"/>
        <w:left w:val="none" w:sz="0" w:space="0" w:color="auto"/>
        <w:bottom w:val="none" w:sz="0" w:space="0" w:color="auto"/>
        <w:right w:val="none" w:sz="0" w:space="0" w:color="auto"/>
      </w:divBdr>
    </w:div>
    <w:div w:id="103418653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488599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39626909">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0936577">
      <w:marLeft w:val="640"/>
      <w:marRight w:val="0"/>
      <w:marTop w:val="0"/>
      <w:marBottom w:val="0"/>
      <w:divBdr>
        <w:top w:val="none" w:sz="0" w:space="0" w:color="auto"/>
        <w:left w:val="none" w:sz="0" w:space="0" w:color="auto"/>
        <w:bottom w:val="none" w:sz="0" w:space="0" w:color="auto"/>
        <w:right w:val="none" w:sz="0" w:space="0" w:color="auto"/>
      </w:divBdr>
    </w:div>
    <w:div w:id="1041248863">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142375">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3941055">
      <w:marLeft w:val="640"/>
      <w:marRight w:val="0"/>
      <w:marTop w:val="0"/>
      <w:marBottom w:val="0"/>
      <w:divBdr>
        <w:top w:val="none" w:sz="0" w:space="0" w:color="auto"/>
        <w:left w:val="none" w:sz="0" w:space="0" w:color="auto"/>
        <w:bottom w:val="none" w:sz="0" w:space="0" w:color="auto"/>
        <w:right w:val="none" w:sz="0" w:space="0" w:color="auto"/>
      </w:divBdr>
    </w:div>
    <w:div w:id="1046179238">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7531541">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0418703">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2313759">
      <w:marLeft w:val="640"/>
      <w:marRight w:val="0"/>
      <w:marTop w:val="0"/>
      <w:marBottom w:val="0"/>
      <w:divBdr>
        <w:top w:val="none" w:sz="0" w:space="0" w:color="auto"/>
        <w:left w:val="none" w:sz="0" w:space="0" w:color="auto"/>
        <w:bottom w:val="none" w:sz="0" w:space="0" w:color="auto"/>
        <w:right w:val="none" w:sz="0" w:space="0" w:color="auto"/>
      </w:divBdr>
    </w:div>
    <w:div w:id="1053117224">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080289">
      <w:marLeft w:val="640"/>
      <w:marRight w:val="0"/>
      <w:marTop w:val="0"/>
      <w:marBottom w:val="0"/>
      <w:divBdr>
        <w:top w:val="none" w:sz="0" w:space="0" w:color="auto"/>
        <w:left w:val="none" w:sz="0" w:space="0" w:color="auto"/>
        <w:bottom w:val="none" w:sz="0" w:space="0" w:color="auto"/>
        <w:right w:val="none" w:sz="0" w:space="0" w:color="auto"/>
      </w:divBdr>
    </w:div>
    <w:div w:id="1055398599">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096668">
      <w:marLeft w:val="640"/>
      <w:marRight w:val="0"/>
      <w:marTop w:val="0"/>
      <w:marBottom w:val="0"/>
      <w:divBdr>
        <w:top w:val="none" w:sz="0" w:space="0" w:color="auto"/>
        <w:left w:val="none" w:sz="0" w:space="0" w:color="auto"/>
        <w:bottom w:val="none" w:sz="0" w:space="0" w:color="auto"/>
        <w:right w:val="none" w:sz="0" w:space="0" w:color="auto"/>
      </w:divBdr>
    </w:div>
    <w:div w:id="1057510501">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1053400">
      <w:marLeft w:val="640"/>
      <w:marRight w:val="0"/>
      <w:marTop w:val="0"/>
      <w:marBottom w:val="0"/>
      <w:divBdr>
        <w:top w:val="none" w:sz="0" w:space="0" w:color="auto"/>
        <w:left w:val="none" w:sz="0" w:space="0" w:color="auto"/>
        <w:bottom w:val="none" w:sz="0" w:space="0" w:color="auto"/>
        <w:right w:val="none" w:sz="0" w:space="0" w:color="auto"/>
      </w:divBdr>
    </w:div>
    <w:div w:id="1062290198">
      <w:marLeft w:val="640"/>
      <w:marRight w:val="0"/>
      <w:marTop w:val="0"/>
      <w:marBottom w:val="0"/>
      <w:divBdr>
        <w:top w:val="none" w:sz="0" w:space="0" w:color="auto"/>
        <w:left w:val="none" w:sz="0" w:space="0" w:color="auto"/>
        <w:bottom w:val="none" w:sz="0" w:space="0" w:color="auto"/>
        <w:right w:val="none" w:sz="0" w:space="0" w:color="auto"/>
      </w:divBdr>
    </w:div>
    <w:div w:id="1062408172">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135106">
      <w:marLeft w:val="640"/>
      <w:marRight w:val="0"/>
      <w:marTop w:val="0"/>
      <w:marBottom w:val="0"/>
      <w:divBdr>
        <w:top w:val="none" w:sz="0" w:space="0" w:color="auto"/>
        <w:left w:val="none" w:sz="0" w:space="0" w:color="auto"/>
        <w:bottom w:val="none" w:sz="0" w:space="0" w:color="auto"/>
        <w:right w:val="none" w:sz="0" w:space="0" w:color="auto"/>
      </w:divBdr>
    </w:div>
    <w:div w:id="1064373381">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4840436">
      <w:marLeft w:val="640"/>
      <w:marRight w:val="0"/>
      <w:marTop w:val="0"/>
      <w:marBottom w:val="0"/>
      <w:divBdr>
        <w:top w:val="none" w:sz="0" w:space="0" w:color="auto"/>
        <w:left w:val="none" w:sz="0" w:space="0" w:color="auto"/>
        <w:bottom w:val="none" w:sz="0" w:space="0" w:color="auto"/>
        <w:right w:val="none" w:sz="0" w:space="0" w:color="auto"/>
      </w:divBdr>
    </w:div>
    <w:div w:id="1064983582">
      <w:marLeft w:val="640"/>
      <w:marRight w:val="0"/>
      <w:marTop w:val="0"/>
      <w:marBottom w:val="0"/>
      <w:divBdr>
        <w:top w:val="none" w:sz="0" w:space="0" w:color="auto"/>
        <w:left w:val="none" w:sz="0" w:space="0" w:color="auto"/>
        <w:bottom w:val="none" w:sz="0" w:space="0" w:color="auto"/>
        <w:right w:val="none" w:sz="0" w:space="0" w:color="auto"/>
      </w:divBdr>
    </w:div>
    <w:div w:id="1066104170">
      <w:marLeft w:val="640"/>
      <w:marRight w:val="0"/>
      <w:marTop w:val="0"/>
      <w:marBottom w:val="0"/>
      <w:divBdr>
        <w:top w:val="none" w:sz="0" w:space="0" w:color="auto"/>
        <w:left w:val="none" w:sz="0" w:space="0" w:color="auto"/>
        <w:bottom w:val="none" w:sz="0" w:space="0" w:color="auto"/>
        <w:right w:val="none" w:sz="0" w:space="0" w:color="auto"/>
      </w:divBdr>
    </w:div>
    <w:div w:id="1066997287">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7535970">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69502261">
      <w:marLeft w:val="640"/>
      <w:marRight w:val="0"/>
      <w:marTop w:val="0"/>
      <w:marBottom w:val="0"/>
      <w:divBdr>
        <w:top w:val="none" w:sz="0" w:space="0" w:color="auto"/>
        <w:left w:val="none" w:sz="0" w:space="0" w:color="auto"/>
        <w:bottom w:val="none" w:sz="0" w:space="0" w:color="auto"/>
        <w:right w:val="none" w:sz="0" w:space="0" w:color="auto"/>
      </w:divBdr>
    </w:div>
    <w:div w:id="1069956595">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1005554">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2968600">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4083318">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5590916">
      <w:marLeft w:val="640"/>
      <w:marRight w:val="0"/>
      <w:marTop w:val="0"/>
      <w:marBottom w:val="0"/>
      <w:divBdr>
        <w:top w:val="none" w:sz="0" w:space="0" w:color="auto"/>
        <w:left w:val="none" w:sz="0" w:space="0" w:color="auto"/>
        <w:bottom w:val="none" w:sz="0" w:space="0" w:color="auto"/>
        <w:right w:val="none" w:sz="0" w:space="0" w:color="auto"/>
      </w:divBdr>
    </w:div>
    <w:div w:id="1075860832">
      <w:marLeft w:val="640"/>
      <w:marRight w:val="0"/>
      <w:marTop w:val="0"/>
      <w:marBottom w:val="0"/>
      <w:divBdr>
        <w:top w:val="none" w:sz="0" w:space="0" w:color="auto"/>
        <w:left w:val="none" w:sz="0" w:space="0" w:color="auto"/>
        <w:bottom w:val="none" w:sz="0" w:space="0" w:color="auto"/>
        <w:right w:val="none" w:sz="0" w:space="0" w:color="auto"/>
      </w:divBdr>
    </w:div>
    <w:div w:id="1075973370">
      <w:marLeft w:val="640"/>
      <w:marRight w:val="0"/>
      <w:marTop w:val="0"/>
      <w:marBottom w:val="0"/>
      <w:divBdr>
        <w:top w:val="none" w:sz="0" w:space="0" w:color="auto"/>
        <w:left w:val="none" w:sz="0" w:space="0" w:color="auto"/>
        <w:bottom w:val="none" w:sz="0" w:space="0" w:color="auto"/>
        <w:right w:val="none" w:sz="0" w:space="0" w:color="auto"/>
      </w:divBdr>
    </w:div>
    <w:div w:id="1075975292">
      <w:marLeft w:val="640"/>
      <w:marRight w:val="0"/>
      <w:marTop w:val="0"/>
      <w:marBottom w:val="0"/>
      <w:divBdr>
        <w:top w:val="none" w:sz="0" w:space="0" w:color="auto"/>
        <w:left w:val="none" w:sz="0" w:space="0" w:color="auto"/>
        <w:bottom w:val="none" w:sz="0" w:space="0" w:color="auto"/>
        <w:right w:val="none" w:sz="0" w:space="0" w:color="auto"/>
      </w:divBdr>
    </w:div>
    <w:div w:id="1076518182">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77898141">
      <w:marLeft w:val="640"/>
      <w:marRight w:val="0"/>
      <w:marTop w:val="0"/>
      <w:marBottom w:val="0"/>
      <w:divBdr>
        <w:top w:val="none" w:sz="0" w:space="0" w:color="auto"/>
        <w:left w:val="none" w:sz="0" w:space="0" w:color="auto"/>
        <w:bottom w:val="none" w:sz="0" w:space="0" w:color="auto"/>
        <w:right w:val="none" w:sz="0" w:space="0" w:color="auto"/>
      </w:divBdr>
    </w:div>
    <w:div w:id="1078601923">
      <w:marLeft w:val="640"/>
      <w:marRight w:val="0"/>
      <w:marTop w:val="0"/>
      <w:marBottom w:val="0"/>
      <w:divBdr>
        <w:top w:val="none" w:sz="0" w:space="0" w:color="auto"/>
        <w:left w:val="none" w:sz="0" w:space="0" w:color="auto"/>
        <w:bottom w:val="none" w:sz="0" w:space="0" w:color="auto"/>
        <w:right w:val="none" w:sz="0" w:space="0" w:color="auto"/>
      </w:divBdr>
    </w:div>
    <w:div w:id="1079253317">
      <w:marLeft w:val="640"/>
      <w:marRight w:val="0"/>
      <w:marTop w:val="0"/>
      <w:marBottom w:val="0"/>
      <w:divBdr>
        <w:top w:val="none" w:sz="0" w:space="0" w:color="auto"/>
        <w:left w:val="none" w:sz="0" w:space="0" w:color="auto"/>
        <w:bottom w:val="none" w:sz="0" w:space="0" w:color="auto"/>
        <w:right w:val="none" w:sz="0" w:space="0" w:color="auto"/>
      </w:divBdr>
    </w:div>
    <w:div w:id="1079516819">
      <w:marLeft w:val="640"/>
      <w:marRight w:val="0"/>
      <w:marTop w:val="0"/>
      <w:marBottom w:val="0"/>
      <w:divBdr>
        <w:top w:val="none" w:sz="0" w:space="0" w:color="auto"/>
        <w:left w:val="none" w:sz="0" w:space="0" w:color="auto"/>
        <w:bottom w:val="none" w:sz="0" w:space="0" w:color="auto"/>
        <w:right w:val="none" w:sz="0" w:space="0" w:color="auto"/>
      </w:divBdr>
    </w:div>
    <w:div w:id="1080063892">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490043">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264073">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2609168">
      <w:marLeft w:val="640"/>
      <w:marRight w:val="0"/>
      <w:marTop w:val="0"/>
      <w:marBottom w:val="0"/>
      <w:divBdr>
        <w:top w:val="none" w:sz="0" w:space="0" w:color="auto"/>
        <w:left w:val="none" w:sz="0" w:space="0" w:color="auto"/>
        <w:bottom w:val="none" w:sz="0" w:space="0" w:color="auto"/>
        <w:right w:val="none" w:sz="0" w:space="0" w:color="auto"/>
      </w:divBdr>
    </w:div>
    <w:div w:id="1083575317">
      <w:marLeft w:val="640"/>
      <w:marRight w:val="0"/>
      <w:marTop w:val="0"/>
      <w:marBottom w:val="0"/>
      <w:divBdr>
        <w:top w:val="none" w:sz="0" w:space="0" w:color="auto"/>
        <w:left w:val="none" w:sz="0" w:space="0" w:color="auto"/>
        <w:bottom w:val="none" w:sz="0" w:space="0" w:color="auto"/>
        <w:right w:val="none" w:sz="0" w:space="0" w:color="auto"/>
      </w:divBdr>
    </w:div>
    <w:div w:id="1084032349">
      <w:marLeft w:val="640"/>
      <w:marRight w:val="0"/>
      <w:marTop w:val="0"/>
      <w:marBottom w:val="0"/>
      <w:divBdr>
        <w:top w:val="none" w:sz="0" w:space="0" w:color="auto"/>
        <w:left w:val="none" w:sz="0" w:space="0" w:color="auto"/>
        <w:bottom w:val="none" w:sz="0" w:space="0" w:color="auto"/>
        <w:right w:val="none" w:sz="0" w:space="0" w:color="auto"/>
      </w:divBdr>
    </w:div>
    <w:div w:id="1084381567">
      <w:marLeft w:val="640"/>
      <w:marRight w:val="0"/>
      <w:marTop w:val="0"/>
      <w:marBottom w:val="0"/>
      <w:divBdr>
        <w:top w:val="none" w:sz="0" w:space="0" w:color="auto"/>
        <w:left w:val="none" w:sz="0" w:space="0" w:color="auto"/>
        <w:bottom w:val="none" w:sz="0" w:space="0" w:color="auto"/>
        <w:right w:val="none" w:sz="0" w:space="0" w:color="auto"/>
      </w:divBdr>
    </w:div>
    <w:div w:id="1085031727">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5691312">
      <w:marLeft w:val="640"/>
      <w:marRight w:val="0"/>
      <w:marTop w:val="0"/>
      <w:marBottom w:val="0"/>
      <w:divBdr>
        <w:top w:val="none" w:sz="0" w:space="0" w:color="auto"/>
        <w:left w:val="none" w:sz="0" w:space="0" w:color="auto"/>
        <w:bottom w:val="none" w:sz="0" w:space="0" w:color="auto"/>
        <w:right w:val="none" w:sz="0" w:space="0" w:color="auto"/>
      </w:divBdr>
    </w:div>
    <w:div w:id="1086881089">
      <w:marLeft w:val="640"/>
      <w:marRight w:val="0"/>
      <w:marTop w:val="0"/>
      <w:marBottom w:val="0"/>
      <w:divBdr>
        <w:top w:val="none" w:sz="0" w:space="0" w:color="auto"/>
        <w:left w:val="none" w:sz="0" w:space="0" w:color="auto"/>
        <w:bottom w:val="none" w:sz="0" w:space="0" w:color="auto"/>
        <w:right w:val="none" w:sz="0" w:space="0" w:color="auto"/>
      </w:divBdr>
    </w:div>
    <w:div w:id="1087918501">
      <w:marLeft w:val="640"/>
      <w:marRight w:val="0"/>
      <w:marTop w:val="0"/>
      <w:marBottom w:val="0"/>
      <w:divBdr>
        <w:top w:val="none" w:sz="0" w:space="0" w:color="auto"/>
        <w:left w:val="none" w:sz="0" w:space="0" w:color="auto"/>
        <w:bottom w:val="none" w:sz="0" w:space="0" w:color="auto"/>
        <w:right w:val="none" w:sz="0" w:space="0" w:color="auto"/>
      </w:divBdr>
    </w:div>
    <w:div w:id="1089041584">
      <w:marLeft w:val="640"/>
      <w:marRight w:val="0"/>
      <w:marTop w:val="0"/>
      <w:marBottom w:val="0"/>
      <w:divBdr>
        <w:top w:val="none" w:sz="0" w:space="0" w:color="auto"/>
        <w:left w:val="none" w:sz="0" w:space="0" w:color="auto"/>
        <w:bottom w:val="none" w:sz="0" w:space="0" w:color="auto"/>
        <w:right w:val="none" w:sz="0" w:space="0" w:color="auto"/>
      </w:divBdr>
    </w:div>
    <w:div w:id="1089428223">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1391220">
      <w:marLeft w:val="640"/>
      <w:marRight w:val="0"/>
      <w:marTop w:val="0"/>
      <w:marBottom w:val="0"/>
      <w:divBdr>
        <w:top w:val="none" w:sz="0" w:space="0" w:color="auto"/>
        <w:left w:val="none" w:sz="0" w:space="0" w:color="auto"/>
        <w:bottom w:val="none" w:sz="0" w:space="0" w:color="auto"/>
        <w:right w:val="none" w:sz="0" w:space="0" w:color="auto"/>
      </w:divBdr>
    </w:div>
    <w:div w:id="1091513430">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3822357">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059379">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64687">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38456">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0447305">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411831">
      <w:marLeft w:val="640"/>
      <w:marRight w:val="0"/>
      <w:marTop w:val="0"/>
      <w:marBottom w:val="0"/>
      <w:divBdr>
        <w:top w:val="none" w:sz="0" w:space="0" w:color="auto"/>
        <w:left w:val="none" w:sz="0" w:space="0" w:color="auto"/>
        <w:bottom w:val="none" w:sz="0" w:space="0" w:color="auto"/>
        <w:right w:val="none" w:sz="0" w:space="0" w:color="auto"/>
      </w:divBdr>
    </w:div>
    <w:div w:id="1102608165">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8740282">
      <w:marLeft w:val="640"/>
      <w:marRight w:val="0"/>
      <w:marTop w:val="0"/>
      <w:marBottom w:val="0"/>
      <w:divBdr>
        <w:top w:val="none" w:sz="0" w:space="0" w:color="auto"/>
        <w:left w:val="none" w:sz="0" w:space="0" w:color="auto"/>
        <w:bottom w:val="none" w:sz="0" w:space="0" w:color="auto"/>
        <w:right w:val="none" w:sz="0" w:space="0" w:color="auto"/>
      </w:divBdr>
    </w:div>
    <w:div w:id="1109082341">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09543924">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1701056">
      <w:marLeft w:val="640"/>
      <w:marRight w:val="0"/>
      <w:marTop w:val="0"/>
      <w:marBottom w:val="0"/>
      <w:divBdr>
        <w:top w:val="none" w:sz="0" w:space="0" w:color="auto"/>
        <w:left w:val="none" w:sz="0" w:space="0" w:color="auto"/>
        <w:bottom w:val="none" w:sz="0" w:space="0" w:color="auto"/>
        <w:right w:val="none" w:sz="0" w:space="0" w:color="auto"/>
      </w:divBdr>
    </w:div>
    <w:div w:id="1112015331">
      <w:marLeft w:val="640"/>
      <w:marRight w:val="0"/>
      <w:marTop w:val="0"/>
      <w:marBottom w:val="0"/>
      <w:divBdr>
        <w:top w:val="none" w:sz="0" w:space="0" w:color="auto"/>
        <w:left w:val="none" w:sz="0" w:space="0" w:color="auto"/>
        <w:bottom w:val="none" w:sz="0" w:space="0" w:color="auto"/>
        <w:right w:val="none" w:sz="0" w:space="0" w:color="auto"/>
      </w:divBdr>
    </w:div>
    <w:div w:id="1113401748">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440838">
      <w:marLeft w:val="640"/>
      <w:marRight w:val="0"/>
      <w:marTop w:val="0"/>
      <w:marBottom w:val="0"/>
      <w:divBdr>
        <w:top w:val="none" w:sz="0" w:space="0" w:color="auto"/>
        <w:left w:val="none" w:sz="0" w:space="0" w:color="auto"/>
        <w:bottom w:val="none" w:sz="0" w:space="0" w:color="auto"/>
        <w:right w:val="none" w:sz="0" w:space="0" w:color="auto"/>
      </w:divBdr>
    </w:div>
    <w:div w:id="111463803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4909861">
      <w:marLeft w:val="640"/>
      <w:marRight w:val="0"/>
      <w:marTop w:val="0"/>
      <w:marBottom w:val="0"/>
      <w:divBdr>
        <w:top w:val="none" w:sz="0" w:space="0" w:color="auto"/>
        <w:left w:val="none" w:sz="0" w:space="0" w:color="auto"/>
        <w:bottom w:val="none" w:sz="0" w:space="0" w:color="auto"/>
        <w:right w:val="none" w:sz="0" w:space="0" w:color="auto"/>
      </w:divBdr>
    </w:div>
    <w:div w:id="1114977704">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02155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19296459">
      <w:marLeft w:val="640"/>
      <w:marRight w:val="0"/>
      <w:marTop w:val="0"/>
      <w:marBottom w:val="0"/>
      <w:divBdr>
        <w:top w:val="none" w:sz="0" w:space="0" w:color="auto"/>
        <w:left w:val="none" w:sz="0" w:space="0" w:color="auto"/>
        <w:bottom w:val="none" w:sz="0" w:space="0" w:color="auto"/>
        <w:right w:val="none" w:sz="0" w:space="0" w:color="auto"/>
      </w:divBdr>
    </w:div>
    <w:div w:id="1119302661">
      <w:marLeft w:val="640"/>
      <w:marRight w:val="0"/>
      <w:marTop w:val="0"/>
      <w:marBottom w:val="0"/>
      <w:divBdr>
        <w:top w:val="none" w:sz="0" w:space="0" w:color="auto"/>
        <w:left w:val="none" w:sz="0" w:space="0" w:color="auto"/>
        <w:bottom w:val="none" w:sz="0" w:space="0" w:color="auto"/>
        <w:right w:val="none" w:sz="0" w:space="0" w:color="auto"/>
      </w:divBdr>
    </w:div>
    <w:div w:id="1119838277">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496700">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4421109">
      <w:marLeft w:val="640"/>
      <w:marRight w:val="0"/>
      <w:marTop w:val="0"/>
      <w:marBottom w:val="0"/>
      <w:divBdr>
        <w:top w:val="none" w:sz="0" w:space="0" w:color="auto"/>
        <w:left w:val="none" w:sz="0" w:space="0" w:color="auto"/>
        <w:bottom w:val="none" w:sz="0" w:space="0" w:color="auto"/>
        <w:right w:val="none" w:sz="0" w:space="0" w:color="auto"/>
      </w:divBdr>
    </w:div>
    <w:div w:id="1124809910">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6508140">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0587301">
      <w:marLeft w:val="640"/>
      <w:marRight w:val="0"/>
      <w:marTop w:val="0"/>
      <w:marBottom w:val="0"/>
      <w:divBdr>
        <w:top w:val="none" w:sz="0" w:space="0" w:color="auto"/>
        <w:left w:val="none" w:sz="0" w:space="0" w:color="auto"/>
        <w:bottom w:val="none" w:sz="0" w:space="0" w:color="auto"/>
        <w:right w:val="none" w:sz="0" w:space="0" w:color="auto"/>
      </w:divBdr>
    </w:div>
    <w:div w:id="1132554842">
      <w:marLeft w:val="640"/>
      <w:marRight w:val="0"/>
      <w:marTop w:val="0"/>
      <w:marBottom w:val="0"/>
      <w:divBdr>
        <w:top w:val="none" w:sz="0" w:space="0" w:color="auto"/>
        <w:left w:val="none" w:sz="0" w:space="0" w:color="auto"/>
        <w:bottom w:val="none" w:sz="0" w:space="0" w:color="auto"/>
        <w:right w:val="none" w:sz="0" w:space="0" w:color="auto"/>
      </w:divBdr>
    </w:div>
    <w:div w:id="1132791449">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174810">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509970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569316">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463185">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6823793">
      <w:marLeft w:val="640"/>
      <w:marRight w:val="0"/>
      <w:marTop w:val="0"/>
      <w:marBottom w:val="0"/>
      <w:divBdr>
        <w:top w:val="none" w:sz="0" w:space="0" w:color="auto"/>
        <w:left w:val="none" w:sz="0" w:space="0" w:color="auto"/>
        <w:bottom w:val="none" w:sz="0" w:space="0" w:color="auto"/>
        <w:right w:val="none" w:sz="0" w:space="0" w:color="auto"/>
      </w:divBdr>
    </w:div>
    <w:div w:id="1147891337">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8521203">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218755">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6188390">
      <w:marLeft w:val="640"/>
      <w:marRight w:val="0"/>
      <w:marTop w:val="0"/>
      <w:marBottom w:val="0"/>
      <w:divBdr>
        <w:top w:val="none" w:sz="0" w:space="0" w:color="auto"/>
        <w:left w:val="none" w:sz="0" w:space="0" w:color="auto"/>
        <w:bottom w:val="none" w:sz="0" w:space="0" w:color="auto"/>
        <w:right w:val="none" w:sz="0" w:space="0" w:color="auto"/>
      </w:divBdr>
    </w:div>
    <w:div w:id="115660617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58110411">
      <w:marLeft w:val="640"/>
      <w:marRight w:val="0"/>
      <w:marTop w:val="0"/>
      <w:marBottom w:val="0"/>
      <w:divBdr>
        <w:top w:val="none" w:sz="0" w:space="0" w:color="auto"/>
        <w:left w:val="none" w:sz="0" w:space="0" w:color="auto"/>
        <w:bottom w:val="none" w:sz="0" w:space="0" w:color="auto"/>
        <w:right w:val="none" w:sz="0" w:space="0" w:color="auto"/>
      </w:divBdr>
    </w:div>
    <w:div w:id="1158881957">
      <w:marLeft w:val="640"/>
      <w:marRight w:val="0"/>
      <w:marTop w:val="0"/>
      <w:marBottom w:val="0"/>
      <w:divBdr>
        <w:top w:val="none" w:sz="0" w:space="0" w:color="auto"/>
        <w:left w:val="none" w:sz="0" w:space="0" w:color="auto"/>
        <w:bottom w:val="none" w:sz="0" w:space="0" w:color="auto"/>
        <w:right w:val="none" w:sz="0" w:space="0" w:color="auto"/>
      </w:divBdr>
    </w:div>
    <w:div w:id="1159074276">
      <w:marLeft w:val="640"/>
      <w:marRight w:val="0"/>
      <w:marTop w:val="0"/>
      <w:marBottom w:val="0"/>
      <w:divBdr>
        <w:top w:val="none" w:sz="0" w:space="0" w:color="auto"/>
        <w:left w:val="none" w:sz="0" w:space="0" w:color="auto"/>
        <w:bottom w:val="none" w:sz="0" w:space="0" w:color="auto"/>
        <w:right w:val="none" w:sz="0" w:space="0" w:color="auto"/>
      </w:divBdr>
    </w:div>
    <w:div w:id="1159536480">
      <w:marLeft w:val="640"/>
      <w:marRight w:val="0"/>
      <w:marTop w:val="0"/>
      <w:marBottom w:val="0"/>
      <w:divBdr>
        <w:top w:val="none" w:sz="0" w:space="0" w:color="auto"/>
        <w:left w:val="none" w:sz="0" w:space="0" w:color="auto"/>
        <w:bottom w:val="none" w:sz="0" w:space="0" w:color="auto"/>
        <w:right w:val="none" w:sz="0" w:space="0" w:color="auto"/>
      </w:divBdr>
    </w:div>
    <w:div w:id="1159662262">
      <w:marLeft w:val="640"/>
      <w:marRight w:val="0"/>
      <w:marTop w:val="0"/>
      <w:marBottom w:val="0"/>
      <w:divBdr>
        <w:top w:val="none" w:sz="0" w:space="0" w:color="auto"/>
        <w:left w:val="none" w:sz="0" w:space="0" w:color="auto"/>
        <w:bottom w:val="none" w:sz="0" w:space="0" w:color="auto"/>
        <w:right w:val="none" w:sz="0" w:space="0" w:color="auto"/>
      </w:divBdr>
    </w:div>
    <w:div w:id="1160001672">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271295">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1576989">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2619706">
      <w:marLeft w:val="64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3860332">
      <w:marLeft w:val="640"/>
      <w:marRight w:val="0"/>
      <w:marTop w:val="0"/>
      <w:marBottom w:val="0"/>
      <w:divBdr>
        <w:top w:val="none" w:sz="0" w:space="0" w:color="auto"/>
        <w:left w:val="none" w:sz="0" w:space="0" w:color="auto"/>
        <w:bottom w:val="none" w:sz="0" w:space="0" w:color="auto"/>
        <w:right w:val="none" w:sz="0" w:space="0" w:color="auto"/>
      </w:divBdr>
    </w:div>
    <w:div w:id="1164275946">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5780847">
      <w:marLeft w:val="640"/>
      <w:marRight w:val="0"/>
      <w:marTop w:val="0"/>
      <w:marBottom w:val="0"/>
      <w:divBdr>
        <w:top w:val="none" w:sz="0" w:space="0" w:color="auto"/>
        <w:left w:val="none" w:sz="0" w:space="0" w:color="auto"/>
        <w:bottom w:val="none" w:sz="0" w:space="0" w:color="auto"/>
        <w:right w:val="none" w:sz="0" w:space="0" w:color="auto"/>
      </w:divBdr>
    </w:div>
    <w:div w:id="1166167358">
      <w:marLeft w:val="640"/>
      <w:marRight w:val="0"/>
      <w:marTop w:val="0"/>
      <w:marBottom w:val="0"/>
      <w:divBdr>
        <w:top w:val="none" w:sz="0" w:space="0" w:color="auto"/>
        <w:left w:val="none" w:sz="0" w:space="0" w:color="auto"/>
        <w:bottom w:val="none" w:sz="0" w:space="0" w:color="auto"/>
        <w:right w:val="none" w:sz="0" w:space="0" w:color="auto"/>
      </w:divBdr>
    </w:div>
    <w:div w:id="1166703293">
      <w:marLeft w:val="640"/>
      <w:marRight w:val="0"/>
      <w:marTop w:val="0"/>
      <w:marBottom w:val="0"/>
      <w:divBdr>
        <w:top w:val="none" w:sz="0" w:space="0" w:color="auto"/>
        <w:left w:val="none" w:sz="0" w:space="0" w:color="auto"/>
        <w:bottom w:val="none" w:sz="0" w:space="0" w:color="auto"/>
        <w:right w:val="none" w:sz="0" w:space="0" w:color="auto"/>
      </w:divBdr>
    </w:div>
    <w:div w:id="1166703781">
      <w:marLeft w:val="640"/>
      <w:marRight w:val="0"/>
      <w:marTop w:val="0"/>
      <w:marBottom w:val="0"/>
      <w:divBdr>
        <w:top w:val="none" w:sz="0" w:space="0" w:color="auto"/>
        <w:left w:val="none" w:sz="0" w:space="0" w:color="auto"/>
        <w:bottom w:val="none" w:sz="0" w:space="0" w:color="auto"/>
        <w:right w:val="none" w:sz="0" w:space="0" w:color="auto"/>
      </w:divBdr>
    </w:div>
    <w:div w:id="1167983157">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0758956">
      <w:marLeft w:val="640"/>
      <w:marRight w:val="0"/>
      <w:marTop w:val="0"/>
      <w:marBottom w:val="0"/>
      <w:divBdr>
        <w:top w:val="none" w:sz="0" w:space="0" w:color="auto"/>
        <w:left w:val="none" w:sz="0" w:space="0" w:color="auto"/>
        <w:bottom w:val="none" w:sz="0" w:space="0" w:color="auto"/>
        <w:right w:val="none" w:sz="0" w:space="0" w:color="auto"/>
      </w:divBdr>
    </w:div>
    <w:div w:id="1171136783">
      <w:marLeft w:val="640"/>
      <w:marRight w:val="0"/>
      <w:marTop w:val="0"/>
      <w:marBottom w:val="0"/>
      <w:divBdr>
        <w:top w:val="none" w:sz="0" w:space="0" w:color="auto"/>
        <w:left w:val="none" w:sz="0" w:space="0" w:color="auto"/>
        <w:bottom w:val="none" w:sz="0" w:space="0" w:color="auto"/>
        <w:right w:val="none" w:sz="0" w:space="0" w:color="auto"/>
      </w:divBdr>
    </w:div>
    <w:div w:id="1171332499">
      <w:marLeft w:val="640"/>
      <w:marRight w:val="0"/>
      <w:marTop w:val="0"/>
      <w:marBottom w:val="0"/>
      <w:divBdr>
        <w:top w:val="none" w:sz="0" w:space="0" w:color="auto"/>
        <w:left w:val="none" w:sz="0" w:space="0" w:color="auto"/>
        <w:bottom w:val="none" w:sz="0" w:space="0" w:color="auto"/>
        <w:right w:val="none" w:sz="0" w:space="0" w:color="auto"/>
      </w:divBdr>
    </w:div>
    <w:div w:id="1171915298">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4304140">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592444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79004598">
      <w:marLeft w:val="640"/>
      <w:marRight w:val="0"/>
      <w:marTop w:val="0"/>
      <w:marBottom w:val="0"/>
      <w:divBdr>
        <w:top w:val="none" w:sz="0" w:space="0" w:color="auto"/>
        <w:left w:val="none" w:sz="0" w:space="0" w:color="auto"/>
        <w:bottom w:val="none" w:sz="0" w:space="0" w:color="auto"/>
        <w:right w:val="none" w:sz="0" w:space="0" w:color="auto"/>
      </w:divBdr>
    </w:div>
    <w:div w:id="1179470190">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1821957">
      <w:marLeft w:val="640"/>
      <w:marRight w:val="0"/>
      <w:marTop w:val="0"/>
      <w:marBottom w:val="0"/>
      <w:divBdr>
        <w:top w:val="none" w:sz="0" w:space="0" w:color="auto"/>
        <w:left w:val="none" w:sz="0" w:space="0" w:color="auto"/>
        <w:bottom w:val="none" w:sz="0" w:space="0" w:color="auto"/>
        <w:right w:val="none" w:sz="0" w:space="0" w:color="auto"/>
      </w:divBdr>
    </w:div>
    <w:div w:id="1182089727">
      <w:marLeft w:val="640"/>
      <w:marRight w:val="0"/>
      <w:marTop w:val="0"/>
      <w:marBottom w:val="0"/>
      <w:divBdr>
        <w:top w:val="none" w:sz="0" w:space="0" w:color="auto"/>
        <w:left w:val="none" w:sz="0" w:space="0" w:color="auto"/>
        <w:bottom w:val="none" w:sz="0" w:space="0" w:color="auto"/>
        <w:right w:val="none" w:sz="0" w:space="0" w:color="auto"/>
      </w:divBdr>
    </w:div>
    <w:div w:id="118236100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3478218">
      <w:marLeft w:val="640"/>
      <w:marRight w:val="0"/>
      <w:marTop w:val="0"/>
      <w:marBottom w:val="0"/>
      <w:divBdr>
        <w:top w:val="none" w:sz="0" w:space="0" w:color="auto"/>
        <w:left w:val="none" w:sz="0" w:space="0" w:color="auto"/>
        <w:bottom w:val="none" w:sz="0" w:space="0" w:color="auto"/>
        <w:right w:val="none" w:sz="0" w:space="0" w:color="auto"/>
      </w:divBdr>
    </w:div>
    <w:div w:id="1184368542">
      <w:marLeft w:val="640"/>
      <w:marRight w:val="0"/>
      <w:marTop w:val="0"/>
      <w:marBottom w:val="0"/>
      <w:divBdr>
        <w:top w:val="none" w:sz="0" w:space="0" w:color="auto"/>
        <w:left w:val="none" w:sz="0" w:space="0" w:color="auto"/>
        <w:bottom w:val="none" w:sz="0" w:space="0" w:color="auto"/>
        <w:right w:val="none" w:sz="0" w:space="0" w:color="auto"/>
      </w:divBdr>
    </w:div>
    <w:div w:id="1185090865">
      <w:marLeft w:val="640"/>
      <w:marRight w:val="0"/>
      <w:marTop w:val="0"/>
      <w:marBottom w:val="0"/>
      <w:divBdr>
        <w:top w:val="none" w:sz="0" w:space="0" w:color="auto"/>
        <w:left w:val="none" w:sz="0" w:space="0" w:color="auto"/>
        <w:bottom w:val="none" w:sz="0" w:space="0" w:color="auto"/>
        <w:right w:val="none" w:sz="0" w:space="0" w:color="auto"/>
      </w:divBdr>
    </w:div>
    <w:div w:id="1185367598">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7669855">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561286">
      <w:marLeft w:val="640"/>
      <w:marRight w:val="0"/>
      <w:marTop w:val="0"/>
      <w:marBottom w:val="0"/>
      <w:divBdr>
        <w:top w:val="none" w:sz="0" w:space="0" w:color="auto"/>
        <w:left w:val="none" w:sz="0" w:space="0" w:color="auto"/>
        <w:bottom w:val="none" w:sz="0" w:space="0" w:color="auto"/>
        <w:right w:val="none" w:sz="0" w:space="0" w:color="auto"/>
      </w:divBdr>
    </w:div>
    <w:div w:id="1189639200">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1266018">
      <w:marLeft w:val="640"/>
      <w:marRight w:val="0"/>
      <w:marTop w:val="0"/>
      <w:marBottom w:val="0"/>
      <w:divBdr>
        <w:top w:val="none" w:sz="0" w:space="0" w:color="auto"/>
        <w:left w:val="none" w:sz="0" w:space="0" w:color="auto"/>
        <w:bottom w:val="none" w:sz="0" w:space="0" w:color="auto"/>
        <w:right w:val="none" w:sz="0" w:space="0" w:color="auto"/>
      </w:divBdr>
    </w:div>
    <w:div w:id="1191650187">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539241">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5995632">
      <w:marLeft w:val="640"/>
      <w:marRight w:val="0"/>
      <w:marTop w:val="0"/>
      <w:marBottom w:val="0"/>
      <w:divBdr>
        <w:top w:val="none" w:sz="0" w:space="0" w:color="auto"/>
        <w:left w:val="none" w:sz="0" w:space="0" w:color="auto"/>
        <w:bottom w:val="none" w:sz="0" w:space="0" w:color="auto"/>
        <w:right w:val="none" w:sz="0" w:space="0" w:color="auto"/>
      </w:divBdr>
    </w:div>
    <w:div w:id="11960413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201965">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0820043">
      <w:marLeft w:val="640"/>
      <w:marRight w:val="0"/>
      <w:marTop w:val="0"/>
      <w:marBottom w:val="0"/>
      <w:divBdr>
        <w:top w:val="none" w:sz="0" w:space="0" w:color="auto"/>
        <w:left w:val="none" w:sz="0" w:space="0" w:color="auto"/>
        <w:bottom w:val="none" w:sz="0" w:space="0" w:color="auto"/>
        <w:right w:val="none" w:sz="0" w:space="0" w:color="auto"/>
      </w:divBdr>
    </w:div>
    <w:div w:id="1200895625">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1742411">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320976">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6063089">
      <w:marLeft w:val="640"/>
      <w:marRight w:val="0"/>
      <w:marTop w:val="0"/>
      <w:marBottom w:val="0"/>
      <w:divBdr>
        <w:top w:val="none" w:sz="0" w:space="0" w:color="auto"/>
        <w:left w:val="none" w:sz="0" w:space="0" w:color="auto"/>
        <w:bottom w:val="none" w:sz="0" w:space="0" w:color="auto"/>
        <w:right w:val="none" w:sz="0" w:space="0" w:color="auto"/>
      </w:divBdr>
    </w:div>
    <w:div w:id="1206067178">
      <w:marLeft w:val="640"/>
      <w:marRight w:val="0"/>
      <w:marTop w:val="0"/>
      <w:marBottom w:val="0"/>
      <w:divBdr>
        <w:top w:val="none" w:sz="0" w:space="0" w:color="auto"/>
        <w:left w:val="none" w:sz="0" w:space="0" w:color="auto"/>
        <w:bottom w:val="none" w:sz="0" w:space="0" w:color="auto"/>
        <w:right w:val="none" w:sz="0" w:space="0" w:color="auto"/>
      </w:divBdr>
    </w:div>
    <w:div w:id="1206209908">
      <w:marLeft w:val="640"/>
      <w:marRight w:val="0"/>
      <w:marTop w:val="0"/>
      <w:marBottom w:val="0"/>
      <w:divBdr>
        <w:top w:val="none" w:sz="0" w:space="0" w:color="auto"/>
        <w:left w:val="none" w:sz="0" w:space="0" w:color="auto"/>
        <w:bottom w:val="none" w:sz="0" w:space="0" w:color="auto"/>
        <w:right w:val="none" w:sz="0" w:space="0" w:color="auto"/>
      </w:divBdr>
    </w:div>
    <w:div w:id="1206213862">
      <w:marLeft w:val="640"/>
      <w:marRight w:val="0"/>
      <w:marTop w:val="0"/>
      <w:marBottom w:val="0"/>
      <w:divBdr>
        <w:top w:val="none" w:sz="0" w:space="0" w:color="auto"/>
        <w:left w:val="none" w:sz="0" w:space="0" w:color="auto"/>
        <w:bottom w:val="none" w:sz="0" w:space="0" w:color="auto"/>
        <w:right w:val="none" w:sz="0" w:space="0" w:color="auto"/>
      </w:divBdr>
    </w:div>
    <w:div w:id="1206258066">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108770">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0921001">
      <w:marLeft w:val="640"/>
      <w:marRight w:val="0"/>
      <w:marTop w:val="0"/>
      <w:marBottom w:val="0"/>
      <w:divBdr>
        <w:top w:val="none" w:sz="0" w:space="0" w:color="auto"/>
        <w:left w:val="none" w:sz="0" w:space="0" w:color="auto"/>
        <w:bottom w:val="none" w:sz="0" w:space="0" w:color="auto"/>
        <w:right w:val="none" w:sz="0" w:space="0" w:color="auto"/>
      </w:divBdr>
    </w:div>
    <w:div w:id="1211114458">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233370">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348871">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5508323">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16896274">
      <w:marLeft w:val="640"/>
      <w:marRight w:val="0"/>
      <w:marTop w:val="0"/>
      <w:marBottom w:val="0"/>
      <w:divBdr>
        <w:top w:val="none" w:sz="0" w:space="0" w:color="auto"/>
        <w:left w:val="none" w:sz="0" w:space="0" w:color="auto"/>
        <w:bottom w:val="none" w:sz="0" w:space="0" w:color="auto"/>
        <w:right w:val="none" w:sz="0" w:space="0" w:color="auto"/>
      </w:divBdr>
    </w:div>
    <w:div w:id="1219130940">
      <w:marLeft w:val="640"/>
      <w:marRight w:val="0"/>
      <w:marTop w:val="0"/>
      <w:marBottom w:val="0"/>
      <w:divBdr>
        <w:top w:val="none" w:sz="0" w:space="0" w:color="auto"/>
        <w:left w:val="none" w:sz="0" w:space="0" w:color="auto"/>
        <w:bottom w:val="none" w:sz="0" w:space="0" w:color="auto"/>
        <w:right w:val="none" w:sz="0" w:space="0" w:color="auto"/>
      </w:divBdr>
    </w:div>
    <w:div w:id="1221555652">
      <w:marLeft w:val="640"/>
      <w:marRight w:val="0"/>
      <w:marTop w:val="0"/>
      <w:marBottom w:val="0"/>
      <w:divBdr>
        <w:top w:val="none" w:sz="0" w:space="0" w:color="auto"/>
        <w:left w:val="none" w:sz="0" w:space="0" w:color="auto"/>
        <w:bottom w:val="none" w:sz="0" w:space="0" w:color="auto"/>
        <w:right w:val="none" w:sz="0" w:space="0" w:color="auto"/>
      </w:divBdr>
    </w:div>
    <w:div w:id="1221988483">
      <w:marLeft w:val="640"/>
      <w:marRight w:val="0"/>
      <w:marTop w:val="0"/>
      <w:marBottom w:val="0"/>
      <w:divBdr>
        <w:top w:val="none" w:sz="0" w:space="0" w:color="auto"/>
        <w:left w:val="none" w:sz="0" w:space="0" w:color="auto"/>
        <w:bottom w:val="none" w:sz="0" w:space="0" w:color="auto"/>
        <w:right w:val="none" w:sz="0" w:space="0" w:color="auto"/>
      </w:divBdr>
    </w:div>
    <w:div w:id="1222911111">
      <w:marLeft w:val="640"/>
      <w:marRight w:val="0"/>
      <w:marTop w:val="0"/>
      <w:marBottom w:val="0"/>
      <w:divBdr>
        <w:top w:val="none" w:sz="0" w:space="0" w:color="auto"/>
        <w:left w:val="none" w:sz="0" w:space="0" w:color="auto"/>
        <w:bottom w:val="none" w:sz="0" w:space="0" w:color="auto"/>
        <w:right w:val="none" w:sz="0" w:space="0" w:color="auto"/>
      </w:divBdr>
    </w:div>
    <w:div w:id="122305590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4222652">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5943916">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7490365">
      <w:marLeft w:val="640"/>
      <w:marRight w:val="0"/>
      <w:marTop w:val="0"/>
      <w:marBottom w:val="0"/>
      <w:divBdr>
        <w:top w:val="none" w:sz="0" w:space="0" w:color="auto"/>
        <w:left w:val="none" w:sz="0" w:space="0" w:color="auto"/>
        <w:bottom w:val="none" w:sz="0" w:space="0" w:color="auto"/>
        <w:right w:val="none" w:sz="0" w:space="0" w:color="auto"/>
      </w:divBdr>
    </w:div>
    <w:div w:id="1228148408">
      <w:marLeft w:val="640"/>
      <w:marRight w:val="0"/>
      <w:marTop w:val="0"/>
      <w:marBottom w:val="0"/>
      <w:divBdr>
        <w:top w:val="none" w:sz="0" w:space="0" w:color="auto"/>
        <w:left w:val="none" w:sz="0" w:space="0" w:color="auto"/>
        <w:bottom w:val="none" w:sz="0" w:space="0" w:color="auto"/>
        <w:right w:val="none" w:sz="0" w:space="0" w:color="auto"/>
      </w:divBdr>
    </w:div>
    <w:div w:id="1228226644">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151425">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29539950">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188404">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4051882">
      <w:marLeft w:val="640"/>
      <w:marRight w:val="0"/>
      <w:marTop w:val="0"/>
      <w:marBottom w:val="0"/>
      <w:divBdr>
        <w:top w:val="none" w:sz="0" w:space="0" w:color="auto"/>
        <w:left w:val="none" w:sz="0" w:space="0" w:color="auto"/>
        <w:bottom w:val="none" w:sz="0" w:space="0" w:color="auto"/>
        <w:right w:val="none" w:sz="0" w:space="0" w:color="auto"/>
      </w:divBdr>
    </w:div>
    <w:div w:id="1234926501">
      <w:marLeft w:val="640"/>
      <w:marRight w:val="0"/>
      <w:marTop w:val="0"/>
      <w:marBottom w:val="0"/>
      <w:divBdr>
        <w:top w:val="none" w:sz="0" w:space="0" w:color="auto"/>
        <w:left w:val="none" w:sz="0" w:space="0" w:color="auto"/>
        <w:bottom w:val="none" w:sz="0" w:space="0" w:color="auto"/>
        <w:right w:val="none" w:sz="0" w:space="0" w:color="auto"/>
      </w:divBdr>
    </w:div>
    <w:div w:id="1235357152">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699476">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7132865">
      <w:marLeft w:val="640"/>
      <w:marRight w:val="0"/>
      <w:marTop w:val="0"/>
      <w:marBottom w:val="0"/>
      <w:divBdr>
        <w:top w:val="none" w:sz="0" w:space="0" w:color="auto"/>
        <w:left w:val="none" w:sz="0" w:space="0" w:color="auto"/>
        <w:bottom w:val="none" w:sz="0" w:space="0" w:color="auto"/>
        <w:right w:val="none" w:sz="0" w:space="0" w:color="auto"/>
      </w:divBdr>
    </w:div>
    <w:div w:id="1239049341">
      <w:marLeft w:val="640"/>
      <w:marRight w:val="0"/>
      <w:marTop w:val="0"/>
      <w:marBottom w:val="0"/>
      <w:divBdr>
        <w:top w:val="none" w:sz="0" w:space="0" w:color="auto"/>
        <w:left w:val="none" w:sz="0" w:space="0" w:color="auto"/>
        <w:bottom w:val="none" w:sz="0" w:space="0" w:color="auto"/>
        <w:right w:val="none" w:sz="0" w:space="0" w:color="auto"/>
      </w:divBdr>
    </w:div>
    <w:div w:id="1239487327">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096217">
      <w:marLeft w:val="640"/>
      <w:marRight w:val="0"/>
      <w:marTop w:val="0"/>
      <w:marBottom w:val="0"/>
      <w:divBdr>
        <w:top w:val="none" w:sz="0" w:space="0" w:color="auto"/>
        <w:left w:val="none" w:sz="0" w:space="0" w:color="auto"/>
        <w:bottom w:val="none" w:sz="0" w:space="0" w:color="auto"/>
        <w:right w:val="none" w:sz="0" w:space="0" w:color="auto"/>
      </w:divBdr>
    </w:div>
    <w:div w:id="1240212721">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1332516">
      <w:marLeft w:val="640"/>
      <w:marRight w:val="0"/>
      <w:marTop w:val="0"/>
      <w:marBottom w:val="0"/>
      <w:divBdr>
        <w:top w:val="none" w:sz="0" w:space="0" w:color="auto"/>
        <w:left w:val="none" w:sz="0" w:space="0" w:color="auto"/>
        <w:bottom w:val="none" w:sz="0" w:space="0" w:color="auto"/>
        <w:right w:val="none" w:sz="0" w:space="0" w:color="auto"/>
      </w:divBdr>
    </w:div>
    <w:div w:id="1242061150">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374857">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87654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5994623">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6571214">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49651455">
      <w:marLeft w:val="640"/>
      <w:marRight w:val="0"/>
      <w:marTop w:val="0"/>
      <w:marBottom w:val="0"/>
      <w:divBdr>
        <w:top w:val="none" w:sz="0" w:space="0" w:color="auto"/>
        <w:left w:val="none" w:sz="0" w:space="0" w:color="auto"/>
        <w:bottom w:val="none" w:sz="0" w:space="0" w:color="auto"/>
        <w:right w:val="none" w:sz="0" w:space="0" w:color="auto"/>
      </w:divBdr>
    </w:div>
    <w:div w:id="1250238479">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3735744">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89579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321958">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58978724">
      <w:marLeft w:val="640"/>
      <w:marRight w:val="0"/>
      <w:marTop w:val="0"/>
      <w:marBottom w:val="0"/>
      <w:divBdr>
        <w:top w:val="none" w:sz="0" w:space="0" w:color="auto"/>
        <w:left w:val="none" w:sz="0" w:space="0" w:color="auto"/>
        <w:bottom w:val="none" w:sz="0" w:space="0" w:color="auto"/>
        <w:right w:val="none" w:sz="0" w:space="0" w:color="auto"/>
      </w:divBdr>
    </w:div>
    <w:div w:id="1260213908">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259042">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10169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307835">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074801">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8468701">
      <w:marLeft w:val="640"/>
      <w:marRight w:val="0"/>
      <w:marTop w:val="0"/>
      <w:marBottom w:val="0"/>
      <w:divBdr>
        <w:top w:val="none" w:sz="0" w:space="0" w:color="auto"/>
        <w:left w:val="none" w:sz="0" w:space="0" w:color="auto"/>
        <w:bottom w:val="none" w:sz="0" w:space="0" w:color="auto"/>
        <w:right w:val="none" w:sz="0" w:space="0" w:color="auto"/>
      </w:divBdr>
    </w:div>
    <w:div w:id="1268847474">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69699824">
      <w:marLeft w:val="640"/>
      <w:marRight w:val="0"/>
      <w:marTop w:val="0"/>
      <w:marBottom w:val="0"/>
      <w:divBdr>
        <w:top w:val="none" w:sz="0" w:space="0" w:color="auto"/>
        <w:left w:val="none" w:sz="0" w:space="0" w:color="auto"/>
        <w:bottom w:val="none" w:sz="0" w:space="0" w:color="auto"/>
        <w:right w:val="none" w:sz="0" w:space="0" w:color="auto"/>
      </w:divBdr>
    </w:div>
    <w:div w:id="1269779929">
      <w:marLeft w:val="640"/>
      <w:marRight w:val="0"/>
      <w:marTop w:val="0"/>
      <w:marBottom w:val="0"/>
      <w:divBdr>
        <w:top w:val="none" w:sz="0" w:space="0" w:color="auto"/>
        <w:left w:val="none" w:sz="0" w:space="0" w:color="auto"/>
        <w:bottom w:val="none" w:sz="0" w:space="0" w:color="auto"/>
        <w:right w:val="none" w:sz="0" w:space="0" w:color="auto"/>
      </w:divBdr>
    </w:div>
    <w:div w:id="1270161142">
      <w:marLeft w:val="640"/>
      <w:marRight w:val="0"/>
      <w:marTop w:val="0"/>
      <w:marBottom w:val="0"/>
      <w:divBdr>
        <w:top w:val="none" w:sz="0" w:space="0" w:color="auto"/>
        <w:left w:val="none" w:sz="0" w:space="0" w:color="auto"/>
        <w:bottom w:val="none" w:sz="0" w:space="0" w:color="auto"/>
        <w:right w:val="none" w:sz="0" w:space="0" w:color="auto"/>
      </w:divBdr>
    </w:div>
    <w:div w:id="1271283991">
      <w:marLeft w:val="640"/>
      <w:marRight w:val="0"/>
      <w:marTop w:val="0"/>
      <w:marBottom w:val="0"/>
      <w:divBdr>
        <w:top w:val="none" w:sz="0" w:space="0" w:color="auto"/>
        <w:left w:val="none" w:sz="0" w:space="0" w:color="auto"/>
        <w:bottom w:val="none" w:sz="0" w:space="0" w:color="auto"/>
        <w:right w:val="none" w:sz="0" w:space="0" w:color="auto"/>
      </w:divBdr>
    </w:div>
    <w:div w:id="1271399377">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1430223">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2978751">
      <w:marLeft w:val="640"/>
      <w:marRight w:val="0"/>
      <w:marTop w:val="0"/>
      <w:marBottom w:val="0"/>
      <w:divBdr>
        <w:top w:val="none" w:sz="0" w:space="0" w:color="auto"/>
        <w:left w:val="none" w:sz="0" w:space="0" w:color="auto"/>
        <w:bottom w:val="none" w:sz="0" w:space="0" w:color="auto"/>
        <w:right w:val="none" w:sz="0" w:space="0" w:color="auto"/>
      </w:divBdr>
    </w:div>
    <w:div w:id="1273241375">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012615">
      <w:marLeft w:val="640"/>
      <w:marRight w:val="0"/>
      <w:marTop w:val="0"/>
      <w:marBottom w:val="0"/>
      <w:divBdr>
        <w:top w:val="none" w:sz="0" w:space="0" w:color="auto"/>
        <w:left w:val="none" w:sz="0" w:space="0" w:color="auto"/>
        <w:bottom w:val="none" w:sz="0" w:space="0" w:color="auto"/>
        <w:right w:val="none" w:sz="0" w:space="0" w:color="auto"/>
      </w:divBdr>
    </w:div>
    <w:div w:id="127620766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05498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7908394">
      <w:marLeft w:val="640"/>
      <w:marRight w:val="0"/>
      <w:marTop w:val="0"/>
      <w:marBottom w:val="0"/>
      <w:divBdr>
        <w:top w:val="none" w:sz="0" w:space="0" w:color="auto"/>
        <w:left w:val="none" w:sz="0" w:space="0" w:color="auto"/>
        <w:bottom w:val="none" w:sz="0" w:space="0" w:color="auto"/>
        <w:right w:val="none" w:sz="0" w:space="0" w:color="auto"/>
      </w:divBdr>
    </w:div>
    <w:div w:id="1278101645">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289633">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0257944">
      <w:marLeft w:val="640"/>
      <w:marRight w:val="0"/>
      <w:marTop w:val="0"/>
      <w:marBottom w:val="0"/>
      <w:divBdr>
        <w:top w:val="none" w:sz="0" w:space="0" w:color="auto"/>
        <w:left w:val="none" w:sz="0" w:space="0" w:color="auto"/>
        <w:bottom w:val="none" w:sz="0" w:space="0" w:color="auto"/>
        <w:right w:val="none" w:sz="0" w:space="0" w:color="auto"/>
      </w:divBdr>
    </w:div>
    <w:div w:id="1281765247">
      <w:marLeft w:val="640"/>
      <w:marRight w:val="0"/>
      <w:marTop w:val="0"/>
      <w:marBottom w:val="0"/>
      <w:divBdr>
        <w:top w:val="none" w:sz="0" w:space="0" w:color="auto"/>
        <w:left w:val="none" w:sz="0" w:space="0" w:color="auto"/>
        <w:bottom w:val="none" w:sz="0" w:space="0" w:color="auto"/>
        <w:right w:val="none" w:sz="0" w:space="0" w:color="auto"/>
      </w:divBdr>
    </w:div>
    <w:div w:id="1282420476">
      <w:marLeft w:val="640"/>
      <w:marRight w:val="0"/>
      <w:marTop w:val="0"/>
      <w:marBottom w:val="0"/>
      <w:divBdr>
        <w:top w:val="none" w:sz="0" w:space="0" w:color="auto"/>
        <w:left w:val="none" w:sz="0" w:space="0" w:color="auto"/>
        <w:bottom w:val="none" w:sz="0" w:space="0" w:color="auto"/>
        <w:right w:val="none" w:sz="0" w:space="0" w:color="auto"/>
      </w:divBdr>
    </w:div>
    <w:div w:id="1282422084">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195230">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4649049">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6501462">
      <w:marLeft w:val="640"/>
      <w:marRight w:val="0"/>
      <w:marTop w:val="0"/>
      <w:marBottom w:val="0"/>
      <w:divBdr>
        <w:top w:val="none" w:sz="0" w:space="0" w:color="auto"/>
        <w:left w:val="none" w:sz="0" w:space="0" w:color="auto"/>
        <w:bottom w:val="none" w:sz="0" w:space="0" w:color="auto"/>
        <w:right w:val="none" w:sz="0" w:space="0" w:color="auto"/>
      </w:divBdr>
    </w:div>
    <w:div w:id="1286620531">
      <w:marLeft w:val="640"/>
      <w:marRight w:val="0"/>
      <w:marTop w:val="0"/>
      <w:marBottom w:val="0"/>
      <w:divBdr>
        <w:top w:val="none" w:sz="0" w:space="0" w:color="auto"/>
        <w:left w:val="none" w:sz="0" w:space="0" w:color="auto"/>
        <w:bottom w:val="none" w:sz="0" w:space="0" w:color="auto"/>
        <w:right w:val="none" w:sz="0" w:space="0" w:color="auto"/>
      </w:divBdr>
    </w:div>
    <w:div w:id="1286962223">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005606">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702943">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0358837">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785718">
      <w:marLeft w:val="640"/>
      <w:marRight w:val="0"/>
      <w:marTop w:val="0"/>
      <w:marBottom w:val="0"/>
      <w:divBdr>
        <w:top w:val="none" w:sz="0" w:space="0" w:color="auto"/>
        <w:left w:val="none" w:sz="0" w:space="0" w:color="auto"/>
        <w:bottom w:val="none" w:sz="0" w:space="0" w:color="auto"/>
        <w:right w:val="none" w:sz="0" w:space="0" w:color="auto"/>
      </w:divBdr>
    </w:div>
    <w:div w:id="1291859775">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289604">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6058662">
      <w:marLeft w:val="640"/>
      <w:marRight w:val="0"/>
      <w:marTop w:val="0"/>
      <w:marBottom w:val="0"/>
      <w:divBdr>
        <w:top w:val="none" w:sz="0" w:space="0" w:color="auto"/>
        <w:left w:val="none" w:sz="0" w:space="0" w:color="auto"/>
        <w:bottom w:val="none" w:sz="0" w:space="0" w:color="auto"/>
        <w:right w:val="none" w:sz="0" w:space="0" w:color="auto"/>
      </w:divBdr>
    </w:div>
    <w:div w:id="1296132469">
      <w:marLeft w:val="640"/>
      <w:marRight w:val="0"/>
      <w:marTop w:val="0"/>
      <w:marBottom w:val="0"/>
      <w:divBdr>
        <w:top w:val="none" w:sz="0" w:space="0" w:color="auto"/>
        <w:left w:val="none" w:sz="0" w:space="0" w:color="auto"/>
        <w:bottom w:val="none" w:sz="0" w:space="0" w:color="auto"/>
        <w:right w:val="none" w:sz="0" w:space="0" w:color="auto"/>
      </w:divBdr>
    </w:div>
    <w:div w:id="1296566593">
      <w:marLeft w:val="640"/>
      <w:marRight w:val="0"/>
      <w:marTop w:val="0"/>
      <w:marBottom w:val="0"/>
      <w:divBdr>
        <w:top w:val="none" w:sz="0" w:space="0" w:color="auto"/>
        <w:left w:val="none" w:sz="0" w:space="0" w:color="auto"/>
        <w:bottom w:val="none" w:sz="0" w:space="0" w:color="auto"/>
        <w:right w:val="none" w:sz="0" w:space="0" w:color="auto"/>
      </w:divBdr>
    </w:div>
    <w:div w:id="1297220605">
      <w:marLeft w:val="640"/>
      <w:marRight w:val="0"/>
      <w:marTop w:val="0"/>
      <w:marBottom w:val="0"/>
      <w:divBdr>
        <w:top w:val="none" w:sz="0" w:space="0" w:color="auto"/>
        <w:left w:val="none" w:sz="0" w:space="0" w:color="auto"/>
        <w:bottom w:val="none" w:sz="0" w:space="0" w:color="auto"/>
        <w:right w:val="none" w:sz="0" w:space="0" w:color="auto"/>
      </w:divBdr>
    </w:div>
    <w:div w:id="1297373660">
      <w:marLeft w:val="640"/>
      <w:marRight w:val="0"/>
      <w:marTop w:val="0"/>
      <w:marBottom w:val="0"/>
      <w:divBdr>
        <w:top w:val="none" w:sz="0" w:space="0" w:color="auto"/>
        <w:left w:val="none" w:sz="0" w:space="0" w:color="auto"/>
        <w:bottom w:val="none" w:sz="0" w:space="0" w:color="auto"/>
        <w:right w:val="none" w:sz="0" w:space="0" w:color="auto"/>
      </w:divBdr>
    </w:div>
    <w:div w:id="1297638010">
      <w:marLeft w:val="640"/>
      <w:marRight w:val="0"/>
      <w:marTop w:val="0"/>
      <w:marBottom w:val="0"/>
      <w:divBdr>
        <w:top w:val="none" w:sz="0" w:space="0" w:color="auto"/>
        <w:left w:val="none" w:sz="0" w:space="0" w:color="auto"/>
        <w:bottom w:val="none" w:sz="0" w:space="0" w:color="auto"/>
        <w:right w:val="none" w:sz="0" w:space="0" w:color="auto"/>
      </w:divBdr>
    </w:div>
    <w:div w:id="1297758898">
      <w:marLeft w:val="640"/>
      <w:marRight w:val="0"/>
      <w:marTop w:val="0"/>
      <w:marBottom w:val="0"/>
      <w:divBdr>
        <w:top w:val="none" w:sz="0" w:space="0" w:color="auto"/>
        <w:left w:val="none" w:sz="0" w:space="0" w:color="auto"/>
        <w:bottom w:val="none" w:sz="0" w:space="0" w:color="auto"/>
        <w:right w:val="none" w:sz="0" w:space="0" w:color="auto"/>
      </w:divBdr>
    </w:div>
    <w:div w:id="1298295617">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651433">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0453879">
      <w:marLeft w:val="640"/>
      <w:marRight w:val="0"/>
      <w:marTop w:val="0"/>
      <w:marBottom w:val="0"/>
      <w:divBdr>
        <w:top w:val="none" w:sz="0" w:space="0" w:color="auto"/>
        <w:left w:val="none" w:sz="0" w:space="0" w:color="auto"/>
        <w:bottom w:val="none" w:sz="0" w:space="0" w:color="auto"/>
        <w:right w:val="none" w:sz="0" w:space="0" w:color="auto"/>
      </w:divBdr>
    </w:div>
    <w:div w:id="1300576139">
      <w:marLeft w:val="640"/>
      <w:marRight w:val="0"/>
      <w:marTop w:val="0"/>
      <w:marBottom w:val="0"/>
      <w:divBdr>
        <w:top w:val="none" w:sz="0" w:space="0" w:color="auto"/>
        <w:left w:val="none" w:sz="0" w:space="0" w:color="auto"/>
        <w:bottom w:val="none" w:sz="0" w:space="0" w:color="auto"/>
        <w:right w:val="none" w:sz="0" w:space="0" w:color="auto"/>
      </w:divBdr>
    </w:div>
    <w:div w:id="1301181997">
      <w:marLeft w:val="640"/>
      <w:marRight w:val="0"/>
      <w:marTop w:val="0"/>
      <w:marBottom w:val="0"/>
      <w:divBdr>
        <w:top w:val="none" w:sz="0" w:space="0" w:color="auto"/>
        <w:left w:val="none" w:sz="0" w:space="0" w:color="auto"/>
        <w:bottom w:val="none" w:sz="0" w:space="0" w:color="auto"/>
        <w:right w:val="none" w:sz="0" w:space="0" w:color="auto"/>
      </w:divBdr>
    </w:div>
    <w:div w:id="1302272274">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2349221">
      <w:marLeft w:val="640"/>
      <w:marRight w:val="0"/>
      <w:marTop w:val="0"/>
      <w:marBottom w:val="0"/>
      <w:divBdr>
        <w:top w:val="none" w:sz="0" w:space="0" w:color="auto"/>
        <w:left w:val="none" w:sz="0" w:space="0" w:color="auto"/>
        <w:bottom w:val="none" w:sz="0" w:space="0" w:color="auto"/>
        <w:right w:val="none" w:sz="0" w:space="0" w:color="auto"/>
      </w:divBdr>
    </w:div>
    <w:div w:id="1302466181">
      <w:marLeft w:val="640"/>
      <w:marRight w:val="0"/>
      <w:marTop w:val="0"/>
      <w:marBottom w:val="0"/>
      <w:divBdr>
        <w:top w:val="none" w:sz="0" w:space="0" w:color="auto"/>
        <w:left w:val="none" w:sz="0" w:space="0" w:color="auto"/>
        <w:bottom w:val="none" w:sz="0" w:space="0" w:color="auto"/>
        <w:right w:val="none" w:sz="0" w:space="0" w:color="auto"/>
      </w:divBdr>
    </w:div>
    <w:div w:id="1302926420">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3997089">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4307194">
      <w:marLeft w:val="640"/>
      <w:marRight w:val="0"/>
      <w:marTop w:val="0"/>
      <w:marBottom w:val="0"/>
      <w:divBdr>
        <w:top w:val="none" w:sz="0" w:space="0" w:color="auto"/>
        <w:left w:val="none" w:sz="0" w:space="0" w:color="auto"/>
        <w:bottom w:val="none" w:sz="0" w:space="0" w:color="auto"/>
        <w:right w:val="none" w:sz="0" w:space="0" w:color="auto"/>
      </w:divBdr>
    </w:div>
    <w:div w:id="1305280693">
      <w:marLeft w:val="640"/>
      <w:marRight w:val="0"/>
      <w:marTop w:val="0"/>
      <w:marBottom w:val="0"/>
      <w:divBdr>
        <w:top w:val="none" w:sz="0" w:space="0" w:color="auto"/>
        <w:left w:val="none" w:sz="0" w:space="0" w:color="auto"/>
        <w:bottom w:val="none" w:sz="0" w:space="0" w:color="auto"/>
        <w:right w:val="none" w:sz="0" w:space="0" w:color="auto"/>
      </w:divBdr>
    </w:div>
    <w:div w:id="1306350911">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797484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3608">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0749111">
      <w:marLeft w:val="640"/>
      <w:marRight w:val="0"/>
      <w:marTop w:val="0"/>
      <w:marBottom w:val="0"/>
      <w:divBdr>
        <w:top w:val="none" w:sz="0" w:space="0" w:color="auto"/>
        <w:left w:val="none" w:sz="0" w:space="0" w:color="auto"/>
        <w:bottom w:val="none" w:sz="0" w:space="0" w:color="auto"/>
        <w:right w:val="none" w:sz="0" w:space="0" w:color="auto"/>
      </w:divBdr>
    </w:div>
    <w:div w:id="131094064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2056024">
      <w:marLeft w:val="640"/>
      <w:marRight w:val="0"/>
      <w:marTop w:val="0"/>
      <w:marBottom w:val="0"/>
      <w:divBdr>
        <w:top w:val="none" w:sz="0" w:space="0" w:color="auto"/>
        <w:left w:val="none" w:sz="0" w:space="0" w:color="auto"/>
        <w:bottom w:val="none" w:sz="0" w:space="0" w:color="auto"/>
        <w:right w:val="none" w:sz="0" w:space="0" w:color="auto"/>
      </w:divBdr>
    </w:div>
    <w:div w:id="1313558983">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220835">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7538374">
      <w:marLeft w:val="640"/>
      <w:marRight w:val="0"/>
      <w:marTop w:val="0"/>
      <w:marBottom w:val="0"/>
      <w:divBdr>
        <w:top w:val="none" w:sz="0" w:space="0" w:color="auto"/>
        <w:left w:val="none" w:sz="0" w:space="0" w:color="auto"/>
        <w:bottom w:val="none" w:sz="0" w:space="0" w:color="auto"/>
        <w:right w:val="none" w:sz="0" w:space="0" w:color="auto"/>
      </w:divBdr>
    </w:div>
    <w:div w:id="1318604847">
      <w:marLeft w:val="640"/>
      <w:marRight w:val="0"/>
      <w:marTop w:val="0"/>
      <w:marBottom w:val="0"/>
      <w:divBdr>
        <w:top w:val="none" w:sz="0" w:space="0" w:color="auto"/>
        <w:left w:val="none" w:sz="0" w:space="0" w:color="auto"/>
        <w:bottom w:val="none" w:sz="0" w:space="0" w:color="auto"/>
        <w:right w:val="none" w:sz="0" w:space="0" w:color="auto"/>
      </w:divBdr>
    </w:div>
    <w:div w:id="1318680423">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19534084">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1344696">
      <w:marLeft w:val="640"/>
      <w:marRight w:val="0"/>
      <w:marTop w:val="0"/>
      <w:marBottom w:val="0"/>
      <w:divBdr>
        <w:top w:val="none" w:sz="0" w:space="0" w:color="auto"/>
        <w:left w:val="none" w:sz="0" w:space="0" w:color="auto"/>
        <w:bottom w:val="none" w:sz="0" w:space="0" w:color="auto"/>
        <w:right w:val="none" w:sz="0" w:space="0" w:color="auto"/>
      </w:divBdr>
    </w:div>
    <w:div w:id="1321889754">
      <w:marLeft w:val="640"/>
      <w:marRight w:val="0"/>
      <w:marTop w:val="0"/>
      <w:marBottom w:val="0"/>
      <w:divBdr>
        <w:top w:val="none" w:sz="0" w:space="0" w:color="auto"/>
        <w:left w:val="none" w:sz="0" w:space="0" w:color="auto"/>
        <w:bottom w:val="none" w:sz="0" w:space="0" w:color="auto"/>
        <w:right w:val="none" w:sz="0" w:space="0" w:color="auto"/>
      </w:divBdr>
    </w:div>
    <w:div w:id="1322202031">
      <w:marLeft w:val="640"/>
      <w:marRight w:val="0"/>
      <w:marTop w:val="0"/>
      <w:marBottom w:val="0"/>
      <w:divBdr>
        <w:top w:val="none" w:sz="0" w:space="0" w:color="auto"/>
        <w:left w:val="none" w:sz="0" w:space="0" w:color="auto"/>
        <w:bottom w:val="none" w:sz="0" w:space="0" w:color="auto"/>
        <w:right w:val="none" w:sz="0" w:space="0" w:color="auto"/>
      </w:divBdr>
    </w:div>
    <w:div w:id="1322343573">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4898439">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5863961">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1712717">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7268743">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6607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1547072">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327220">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7638687">
      <w:marLeft w:val="640"/>
      <w:marRight w:val="0"/>
      <w:marTop w:val="0"/>
      <w:marBottom w:val="0"/>
      <w:divBdr>
        <w:top w:val="none" w:sz="0" w:space="0" w:color="auto"/>
        <w:left w:val="none" w:sz="0" w:space="0" w:color="auto"/>
        <w:bottom w:val="none" w:sz="0" w:space="0" w:color="auto"/>
        <w:right w:val="none" w:sz="0" w:space="0" w:color="auto"/>
      </w:divBdr>
    </w:div>
    <w:div w:id="1347977153">
      <w:marLeft w:val="640"/>
      <w:marRight w:val="0"/>
      <w:marTop w:val="0"/>
      <w:marBottom w:val="0"/>
      <w:divBdr>
        <w:top w:val="none" w:sz="0" w:space="0" w:color="auto"/>
        <w:left w:val="none" w:sz="0" w:space="0" w:color="auto"/>
        <w:bottom w:val="none" w:sz="0" w:space="0" w:color="auto"/>
        <w:right w:val="none" w:sz="0" w:space="0" w:color="auto"/>
      </w:divBdr>
    </w:div>
    <w:div w:id="1348948181">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251926">
      <w:marLeft w:val="640"/>
      <w:marRight w:val="0"/>
      <w:marTop w:val="0"/>
      <w:marBottom w:val="0"/>
      <w:divBdr>
        <w:top w:val="none" w:sz="0" w:space="0" w:color="auto"/>
        <w:left w:val="none" w:sz="0" w:space="0" w:color="auto"/>
        <w:bottom w:val="none" w:sz="0" w:space="0" w:color="auto"/>
        <w:right w:val="none" w:sz="0" w:space="0" w:color="auto"/>
      </w:divBdr>
    </w:div>
    <w:div w:id="1350258715">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458713">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107276">
      <w:marLeft w:val="640"/>
      <w:marRight w:val="0"/>
      <w:marTop w:val="0"/>
      <w:marBottom w:val="0"/>
      <w:divBdr>
        <w:top w:val="none" w:sz="0" w:space="0" w:color="auto"/>
        <w:left w:val="none" w:sz="0" w:space="0" w:color="auto"/>
        <w:bottom w:val="none" w:sz="0" w:space="0" w:color="auto"/>
        <w:right w:val="none" w:sz="0" w:space="0" w:color="auto"/>
      </w:divBdr>
    </w:div>
    <w:div w:id="1354501876">
      <w:marLeft w:val="640"/>
      <w:marRight w:val="0"/>
      <w:marTop w:val="0"/>
      <w:marBottom w:val="0"/>
      <w:divBdr>
        <w:top w:val="none" w:sz="0" w:space="0" w:color="auto"/>
        <w:left w:val="none" w:sz="0" w:space="0" w:color="auto"/>
        <w:bottom w:val="none" w:sz="0" w:space="0" w:color="auto"/>
        <w:right w:val="none" w:sz="0" w:space="0" w:color="auto"/>
      </w:divBdr>
    </w:div>
    <w:div w:id="1354727091">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5810435">
      <w:marLeft w:val="640"/>
      <w:marRight w:val="0"/>
      <w:marTop w:val="0"/>
      <w:marBottom w:val="0"/>
      <w:divBdr>
        <w:top w:val="none" w:sz="0" w:space="0" w:color="auto"/>
        <w:left w:val="none" w:sz="0" w:space="0" w:color="auto"/>
        <w:bottom w:val="none" w:sz="0" w:space="0" w:color="auto"/>
        <w:right w:val="none" w:sz="0" w:space="0" w:color="auto"/>
      </w:divBdr>
    </w:div>
    <w:div w:id="1356344350">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7317193">
      <w:marLeft w:val="640"/>
      <w:marRight w:val="0"/>
      <w:marTop w:val="0"/>
      <w:marBottom w:val="0"/>
      <w:divBdr>
        <w:top w:val="none" w:sz="0" w:space="0" w:color="auto"/>
        <w:left w:val="none" w:sz="0" w:space="0" w:color="auto"/>
        <w:bottom w:val="none" w:sz="0" w:space="0" w:color="auto"/>
        <w:right w:val="none" w:sz="0" w:space="0" w:color="auto"/>
      </w:divBdr>
    </w:div>
    <w:div w:id="135734440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458247">
      <w:marLeft w:val="640"/>
      <w:marRight w:val="0"/>
      <w:marTop w:val="0"/>
      <w:marBottom w:val="0"/>
      <w:divBdr>
        <w:top w:val="none" w:sz="0" w:space="0" w:color="auto"/>
        <w:left w:val="none" w:sz="0" w:space="0" w:color="auto"/>
        <w:bottom w:val="none" w:sz="0" w:space="0" w:color="auto"/>
        <w:right w:val="none" w:sz="0" w:space="0" w:color="auto"/>
      </w:divBdr>
    </w:div>
    <w:div w:id="1358503521">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427231">
      <w:marLeft w:val="640"/>
      <w:marRight w:val="0"/>
      <w:marTop w:val="0"/>
      <w:marBottom w:val="0"/>
      <w:divBdr>
        <w:top w:val="none" w:sz="0" w:space="0" w:color="auto"/>
        <w:left w:val="none" w:sz="0" w:space="0" w:color="auto"/>
        <w:bottom w:val="none" w:sz="0" w:space="0" w:color="auto"/>
        <w:right w:val="none" w:sz="0" w:space="0" w:color="auto"/>
      </w:divBdr>
    </w:div>
    <w:div w:id="1360666978">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200587">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1589678">
      <w:marLeft w:val="64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052875">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8292516">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69918048">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1608617">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187339">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5423664">
      <w:marLeft w:val="640"/>
      <w:marRight w:val="0"/>
      <w:marTop w:val="0"/>
      <w:marBottom w:val="0"/>
      <w:divBdr>
        <w:top w:val="none" w:sz="0" w:space="0" w:color="auto"/>
        <w:left w:val="none" w:sz="0" w:space="0" w:color="auto"/>
        <w:bottom w:val="none" w:sz="0" w:space="0" w:color="auto"/>
        <w:right w:val="none" w:sz="0" w:space="0" w:color="auto"/>
      </w:divBdr>
    </w:div>
    <w:div w:id="1375958632">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8046427">
      <w:marLeft w:val="640"/>
      <w:marRight w:val="0"/>
      <w:marTop w:val="0"/>
      <w:marBottom w:val="0"/>
      <w:divBdr>
        <w:top w:val="none" w:sz="0" w:space="0" w:color="auto"/>
        <w:left w:val="none" w:sz="0" w:space="0" w:color="auto"/>
        <w:bottom w:val="none" w:sz="0" w:space="0" w:color="auto"/>
        <w:right w:val="none" w:sz="0" w:space="0" w:color="auto"/>
      </w:divBdr>
    </w:div>
    <w:div w:id="1378243531">
      <w:marLeft w:val="640"/>
      <w:marRight w:val="0"/>
      <w:marTop w:val="0"/>
      <w:marBottom w:val="0"/>
      <w:divBdr>
        <w:top w:val="none" w:sz="0" w:space="0" w:color="auto"/>
        <w:left w:val="none" w:sz="0" w:space="0" w:color="auto"/>
        <w:bottom w:val="none" w:sz="0" w:space="0" w:color="auto"/>
        <w:right w:val="none" w:sz="0" w:space="0" w:color="auto"/>
      </w:divBdr>
    </w:div>
    <w:div w:id="1379352475">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1592698">
      <w:marLeft w:val="640"/>
      <w:marRight w:val="0"/>
      <w:marTop w:val="0"/>
      <w:marBottom w:val="0"/>
      <w:divBdr>
        <w:top w:val="none" w:sz="0" w:space="0" w:color="auto"/>
        <w:left w:val="none" w:sz="0" w:space="0" w:color="auto"/>
        <w:bottom w:val="none" w:sz="0" w:space="0" w:color="auto"/>
        <w:right w:val="none" w:sz="0" w:space="0" w:color="auto"/>
      </w:divBdr>
    </w:div>
    <w:div w:id="1382091647">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3016996">
      <w:marLeft w:val="640"/>
      <w:marRight w:val="0"/>
      <w:marTop w:val="0"/>
      <w:marBottom w:val="0"/>
      <w:divBdr>
        <w:top w:val="none" w:sz="0" w:space="0" w:color="auto"/>
        <w:left w:val="none" w:sz="0" w:space="0" w:color="auto"/>
        <w:bottom w:val="none" w:sz="0" w:space="0" w:color="auto"/>
        <w:right w:val="none" w:sz="0" w:space="0" w:color="auto"/>
      </w:divBdr>
    </w:div>
    <w:div w:id="1384207860">
      <w:marLeft w:val="640"/>
      <w:marRight w:val="0"/>
      <w:marTop w:val="0"/>
      <w:marBottom w:val="0"/>
      <w:divBdr>
        <w:top w:val="none" w:sz="0" w:space="0" w:color="auto"/>
        <w:left w:val="none" w:sz="0" w:space="0" w:color="auto"/>
        <w:bottom w:val="none" w:sz="0" w:space="0" w:color="auto"/>
        <w:right w:val="none" w:sz="0" w:space="0" w:color="auto"/>
      </w:divBdr>
    </w:div>
    <w:div w:id="1384210009">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5133661">
      <w:marLeft w:val="640"/>
      <w:marRight w:val="0"/>
      <w:marTop w:val="0"/>
      <w:marBottom w:val="0"/>
      <w:divBdr>
        <w:top w:val="none" w:sz="0" w:space="0" w:color="auto"/>
        <w:left w:val="none" w:sz="0" w:space="0" w:color="auto"/>
        <w:bottom w:val="none" w:sz="0" w:space="0" w:color="auto"/>
        <w:right w:val="none" w:sz="0" w:space="0" w:color="auto"/>
      </w:divBdr>
    </w:div>
    <w:div w:id="1386487680">
      <w:marLeft w:val="640"/>
      <w:marRight w:val="0"/>
      <w:marTop w:val="0"/>
      <w:marBottom w:val="0"/>
      <w:divBdr>
        <w:top w:val="none" w:sz="0" w:space="0" w:color="auto"/>
        <w:left w:val="none" w:sz="0" w:space="0" w:color="auto"/>
        <w:bottom w:val="none" w:sz="0" w:space="0" w:color="auto"/>
        <w:right w:val="none" w:sz="0" w:space="0" w:color="auto"/>
      </w:divBdr>
    </w:div>
    <w:div w:id="1388341368">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0299896">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077124">
      <w:marLeft w:val="640"/>
      <w:marRight w:val="0"/>
      <w:marTop w:val="0"/>
      <w:marBottom w:val="0"/>
      <w:divBdr>
        <w:top w:val="none" w:sz="0" w:space="0" w:color="auto"/>
        <w:left w:val="none" w:sz="0" w:space="0" w:color="auto"/>
        <w:bottom w:val="none" w:sz="0" w:space="0" w:color="auto"/>
        <w:right w:val="none" w:sz="0" w:space="0" w:color="auto"/>
      </w:divBdr>
    </w:div>
    <w:div w:id="1391272183">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2728617">
      <w:marLeft w:val="640"/>
      <w:marRight w:val="0"/>
      <w:marTop w:val="0"/>
      <w:marBottom w:val="0"/>
      <w:divBdr>
        <w:top w:val="none" w:sz="0" w:space="0" w:color="auto"/>
        <w:left w:val="none" w:sz="0" w:space="0" w:color="auto"/>
        <w:bottom w:val="none" w:sz="0" w:space="0" w:color="auto"/>
        <w:right w:val="none" w:sz="0" w:space="0" w:color="auto"/>
      </w:divBdr>
    </w:div>
    <w:div w:id="1392735043">
      <w:marLeft w:val="640"/>
      <w:marRight w:val="0"/>
      <w:marTop w:val="0"/>
      <w:marBottom w:val="0"/>
      <w:divBdr>
        <w:top w:val="none" w:sz="0" w:space="0" w:color="auto"/>
        <w:left w:val="none" w:sz="0" w:space="0" w:color="auto"/>
        <w:bottom w:val="none" w:sz="0" w:space="0" w:color="auto"/>
        <w:right w:val="none" w:sz="0" w:space="0" w:color="auto"/>
      </w:divBdr>
    </w:div>
    <w:div w:id="1392924987">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368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4084889">
      <w:marLeft w:val="640"/>
      <w:marRight w:val="0"/>
      <w:marTop w:val="0"/>
      <w:marBottom w:val="0"/>
      <w:divBdr>
        <w:top w:val="none" w:sz="0" w:space="0" w:color="auto"/>
        <w:left w:val="none" w:sz="0" w:space="0" w:color="auto"/>
        <w:bottom w:val="none" w:sz="0" w:space="0" w:color="auto"/>
        <w:right w:val="none" w:sz="0" w:space="0" w:color="auto"/>
      </w:divBdr>
    </w:div>
    <w:div w:id="1394156486">
      <w:marLeft w:val="640"/>
      <w:marRight w:val="0"/>
      <w:marTop w:val="0"/>
      <w:marBottom w:val="0"/>
      <w:divBdr>
        <w:top w:val="none" w:sz="0" w:space="0" w:color="auto"/>
        <w:left w:val="none" w:sz="0" w:space="0" w:color="auto"/>
        <w:bottom w:val="none" w:sz="0" w:space="0" w:color="auto"/>
        <w:right w:val="none" w:sz="0" w:space="0" w:color="auto"/>
      </w:divBdr>
    </w:div>
    <w:div w:id="1395201258">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163964">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398624586">
      <w:marLeft w:val="640"/>
      <w:marRight w:val="0"/>
      <w:marTop w:val="0"/>
      <w:marBottom w:val="0"/>
      <w:divBdr>
        <w:top w:val="none" w:sz="0" w:space="0" w:color="auto"/>
        <w:left w:val="none" w:sz="0" w:space="0" w:color="auto"/>
        <w:bottom w:val="none" w:sz="0" w:space="0" w:color="auto"/>
        <w:right w:val="none" w:sz="0" w:space="0" w:color="auto"/>
      </w:divBdr>
    </w:div>
    <w:div w:id="1398741142">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1751082">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3455012">
      <w:marLeft w:val="640"/>
      <w:marRight w:val="0"/>
      <w:marTop w:val="0"/>
      <w:marBottom w:val="0"/>
      <w:divBdr>
        <w:top w:val="none" w:sz="0" w:space="0" w:color="auto"/>
        <w:left w:val="none" w:sz="0" w:space="0" w:color="auto"/>
        <w:bottom w:val="none" w:sz="0" w:space="0" w:color="auto"/>
        <w:right w:val="none" w:sz="0" w:space="0" w:color="auto"/>
      </w:divBdr>
    </w:div>
    <w:div w:id="1404136480">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147023">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369411">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6563106">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2023">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09382629">
      <w:marLeft w:val="640"/>
      <w:marRight w:val="0"/>
      <w:marTop w:val="0"/>
      <w:marBottom w:val="0"/>
      <w:divBdr>
        <w:top w:val="none" w:sz="0" w:space="0" w:color="auto"/>
        <w:left w:val="none" w:sz="0" w:space="0" w:color="auto"/>
        <w:bottom w:val="none" w:sz="0" w:space="0" w:color="auto"/>
        <w:right w:val="none" w:sz="0" w:space="0" w:color="auto"/>
      </w:divBdr>
    </w:div>
    <w:div w:id="1410418868">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2116954">
      <w:marLeft w:val="640"/>
      <w:marRight w:val="0"/>
      <w:marTop w:val="0"/>
      <w:marBottom w:val="0"/>
      <w:divBdr>
        <w:top w:val="none" w:sz="0" w:space="0" w:color="auto"/>
        <w:left w:val="none" w:sz="0" w:space="0" w:color="auto"/>
        <w:bottom w:val="none" w:sz="0" w:space="0" w:color="auto"/>
        <w:right w:val="none" w:sz="0" w:space="0" w:color="auto"/>
      </w:divBdr>
    </w:div>
    <w:div w:id="1412192851">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3435196">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5320147">
      <w:marLeft w:val="640"/>
      <w:marRight w:val="0"/>
      <w:marTop w:val="0"/>
      <w:marBottom w:val="0"/>
      <w:divBdr>
        <w:top w:val="none" w:sz="0" w:space="0" w:color="auto"/>
        <w:left w:val="none" w:sz="0" w:space="0" w:color="auto"/>
        <w:bottom w:val="none" w:sz="0" w:space="0" w:color="auto"/>
        <w:right w:val="none" w:sz="0" w:space="0" w:color="auto"/>
      </w:divBdr>
    </w:div>
    <w:div w:id="1416628561">
      <w:marLeft w:val="640"/>
      <w:marRight w:val="0"/>
      <w:marTop w:val="0"/>
      <w:marBottom w:val="0"/>
      <w:divBdr>
        <w:top w:val="none" w:sz="0" w:space="0" w:color="auto"/>
        <w:left w:val="none" w:sz="0" w:space="0" w:color="auto"/>
        <w:bottom w:val="none" w:sz="0" w:space="0" w:color="auto"/>
        <w:right w:val="none" w:sz="0" w:space="0" w:color="auto"/>
      </w:divBdr>
    </w:div>
    <w:div w:id="1416631956">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290470">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44440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19905620">
      <w:marLeft w:val="640"/>
      <w:marRight w:val="0"/>
      <w:marTop w:val="0"/>
      <w:marBottom w:val="0"/>
      <w:divBdr>
        <w:top w:val="none" w:sz="0" w:space="0" w:color="auto"/>
        <w:left w:val="none" w:sz="0" w:space="0" w:color="auto"/>
        <w:bottom w:val="none" w:sz="0" w:space="0" w:color="auto"/>
        <w:right w:val="none" w:sz="0" w:space="0" w:color="auto"/>
      </w:divBdr>
    </w:div>
    <w:div w:id="1419905947">
      <w:marLeft w:val="640"/>
      <w:marRight w:val="0"/>
      <w:marTop w:val="0"/>
      <w:marBottom w:val="0"/>
      <w:divBdr>
        <w:top w:val="none" w:sz="0" w:space="0" w:color="auto"/>
        <w:left w:val="none" w:sz="0" w:space="0" w:color="auto"/>
        <w:bottom w:val="none" w:sz="0" w:space="0" w:color="auto"/>
        <w:right w:val="none" w:sz="0" w:space="0" w:color="auto"/>
      </w:divBdr>
    </w:div>
    <w:div w:id="1422945990">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188217">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4570756">
      <w:marLeft w:val="640"/>
      <w:marRight w:val="0"/>
      <w:marTop w:val="0"/>
      <w:marBottom w:val="0"/>
      <w:divBdr>
        <w:top w:val="none" w:sz="0" w:space="0" w:color="auto"/>
        <w:left w:val="none" w:sz="0" w:space="0" w:color="auto"/>
        <w:bottom w:val="none" w:sz="0" w:space="0" w:color="auto"/>
        <w:right w:val="none" w:sz="0" w:space="0" w:color="auto"/>
      </w:divBdr>
    </w:div>
    <w:div w:id="1425691494">
      <w:marLeft w:val="640"/>
      <w:marRight w:val="0"/>
      <w:marTop w:val="0"/>
      <w:marBottom w:val="0"/>
      <w:divBdr>
        <w:top w:val="none" w:sz="0" w:space="0" w:color="auto"/>
        <w:left w:val="none" w:sz="0" w:space="0" w:color="auto"/>
        <w:bottom w:val="none" w:sz="0" w:space="0" w:color="auto"/>
        <w:right w:val="none" w:sz="0" w:space="0" w:color="auto"/>
      </w:divBdr>
    </w:div>
    <w:div w:id="1426000254">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767860">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04301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585618">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4204931">
      <w:marLeft w:val="640"/>
      <w:marRight w:val="0"/>
      <w:marTop w:val="0"/>
      <w:marBottom w:val="0"/>
      <w:divBdr>
        <w:top w:val="none" w:sz="0" w:space="0" w:color="auto"/>
        <w:left w:val="none" w:sz="0" w:space="0" w:color="auto"/>
        <w:bottom w:val="none" w:sz="0" w:space="0" w:color="auto"/>
        <w:right w:val="none" w:sz="0" w:space="0" w:color="auto"/>
      </w:divBdr>
    </w:div>
    <w:div w:id="1435245314">
      <w:marLeft w:val="640"/>
      <w:marRight w:val="0"/>
      <w:marTop w:val="0"/>
      <w:marBottom w:val="0"/>
      <w:divBdr>
        <w:top w:val="none" w:sz="0" w:space="0" w:color="auto"/>
        <w:left w:val="none" w:sz="0" w:space="0" w:color="auto"/>
        <w:bottom w:val="none" w:sz="0" w:space="0" w:color="auto"/>
        <w:right w:val="none" w:sz="0" w:space="0" w:color="auto"/>
      </w:divBdr>
    </w:div>
    <w:div w:id="1435399199">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51416">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7016064">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39525163">
      <w:marLeft w:val="640"/>
      <w:marRight w:val="0"/>
      <w:marTop w:val="0"/>
      <w:marBottom w:val="0"/>
      <w:divBdr>
        <w:top w:val="none" w:sz="0" w:space="0" w:color="auto"/>
        <w:left w:val="none" w:sz="0" w:space="0" w:color="auto"/>
        <w:bottom w:val="none" w:sz="0" w:space="0" w:color="auto"/>
        <w:right w:val="none" w:sz="0" w:space="0" w:color="auto"/>
      </w:divBdr>
    </w:div>
    <w:div w:id="1440102802">
      <w:marLeft w:val="640"/>
      <w:marRight w:val="0"/>
      <w:marTop w:val="0"/>
      <w:marBottom w:val="0"/>
      <w:divBdr>
        <w:top w:val="none" w:sz="0" w:space="0" w:color="auto"/>
        <w:left w:val="none" w:sz="0" w:space="0" w:color="auto"/>
        <w:bottom w:val="none" w:sz="0" w:space="0" w:color="auto"/>
        <w:right w:val="none" w:sz="0" w:space="0" w:color="auto"/>
      </w:divBdr>
    </w:div>
    <w:div w:id="1441338877">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1994176">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4692447">
      <w:marLeft w:val="640"/>
      <w:marRight w:val="0"/>
      <w:marTop w:val="0"/>
      <w:marBottom w:val="0"/>
      <w:divBdr>
        <w:top w:val="none" w:sz="0" w:space="0" w:color="auto"/>
        <w:left w:val="none" w:sz="0" w:space="0" w:color="auto"/>
        <w:bottom w:val="none" w:sz="0" w:space="0" w:color="auto"/>
        <w:right w:val="none" w:sz="0" w:space="0" w:color="auto"/>
      </w:divBdr>
    </w:div>
    <w:div w:id="1445034357">
      <w:marLeft w:val="640"/>
      <w:marRight w:val="0"/>
      <w:marTop w:val="0"/>
      <w:marBottom w:val="0"/>
      <w:divBdr>
        <w:top w:val="none" w:sz="0" w:space="0" w:color="auto"/>
        <w:left w:val="none" w:sz="0" w:space="0" w:color="auto"/>
        <w:bottom w:val="none" w:sz="0" w:space="0" w:color="auto"/>
        <w:right w:val="none" w:sz="0" w:space="0" w:color="auto"/>
      </w:divBdr>
    </w:div>
    <w:div w:id="1445079683">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7693457">
      <w:marLeft w:val="640"/>
      <w:marRight w:val="0"/>
      <w:marTop w:val="0"/>
      <w:marBottom w:val="0"/>
      <w:divBdr>
        <w:top w:val="none" w:sz="0" w:space="0" w:color="auto"/>
        <w:left w:val="none" w:sz="0" w:space="0" w:color="auto"/>
        <w:bottom w:val="none" w:sz="0" w:space="0" w:color="auto"/>
        <w:right w:val="none" w:sz="0" w:space="0" w:color="auto"/>
      </w:divBdr>
    </w:div>
    <w:div w:id="1447893520">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620899">
      <w:marLeft w:val="640"/>
      <w:marRight w:val="0"/>
      <w:marTop w:val="0"/>
      <w:marBottom w:val="0"/>
      <w:divBdr>
        <w:top w:val="none" w:sz="0" w:space="0" w:color="auto"/>
        <w:left w:val="none" w:sz="0" w:space="0" w:color="auto"/>
        <w:bottom w:val="none" w:sz="0" w:space="0" w:color="auto"/>
        <w:right w:val="none" w:sz="0" w:space="0" w:color="auto"/>
      </w:divBdr>
    </w:div>
    <w:div w:id="1448620986">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49274146">
      <w:marLeft w:val="640"/>
      <w:marRight w:val="0"/>
      <w:marTop w:val="0"/>
      <w:marBottom w:val="0"/>
      <w:divBdr>
        <w:top w:val="none" w:sz="0" w:space="0" w:color="auto"/>
        <w:left w:val="none" w:sz="0" w:space="0" w:color="auto"/>
        <w:bottom w:val="none" w:sz="0" w:space="0" w:color="auto"/>
        <w:right w:val="none" w:sz="0" w:space="0" w:color="auto"/>
      </w:divBdr>
    </w:div>
    <w:div w:id="1449743340">
      <w:marLeft w:val="640"/>
      <w:marRight w:val="0"/>
      <w:marTop w:val="0"/>
      <w:marBottom w:val="0"/>
      <w:divBdr>
        <w:top w:val="none" w:sz="0" w:space="0" w:color="auto"/>
        <w:left w:val="none" w:sz="0" w:space="0" w:color="auto"/>
        <w:bottom w:val="none" w:sz="0" w:space="0" w:color="auto"/>
        <w:right w:val="none" w:sz="0" w:space="0" w:color="auto"/>
      </w:divBdr>
    </w:div>
    <w:div w:id="1450129426">
      <w:marLeft w:val="640"/>
      <w:marRight w:val="0"/>
      <w:marTop w:val="0"/>
      <w:marBottom w:val="0"/>
      <w:divBdr>
        <w:top w:val="none" w:sz="0" w:space="0" w:color="auto"/>
        <w:left w:val="none" w:sz="0" w:space="0" w:color="auto"/>
        <w:bottom w:val="none" w:sz="0" w:space="0" w:color="auto"/>
        <w:right w:val="none" w:sz="0" w:space="0" w:color="auto"/>
      </w:divBdr>
    </w:div>
    <w:div w:id="1451436327">
      <w:marLeft w:val="640"/>
      <w:marRight w:val="0"/>
      <w:marTop w:val="0"/>
      <w:marBottom w:val="0"/>
      <w:divBdr>
        <w:top w:val="none" w:sz="0" w:space="0" w:color="auto"/>
        <w:left w:val="none" w:sz="0" w:space="0" w:color="auto"/>
        <w:bottom w:val="none" w:sz="0" w:space="0" w:color="auto"/>
        <w:right w:val="none" w:sz="0" w:space="0" w:color="auto"/>
      </w:divBdr>
    </w:div>
    <w:div w:id="1451583295">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4130976">
      <w:marLeft w:val="640"/>
      <w:marRight w:val="0"/>
      <w:marTop w:val="0"/>
      <w:marBottom w:val="0"/>
      <w:divBdr>
        <w:top w:val="none" w:sz="0" w:space="0" w:color="auto"/>
        <w:left w:val="none" w:sz="0" w:space="0" w:color="auto"/>
        <w:bottom w:val="none" w:sz="0" w:space="0" w:color="auto"/>
        <w:right w:val="none" w:sz="0" w:space="0" w:color="auto"/>
      </w:divBdr>
    </w:div>
    <w:div w:id="1454252368">
      <w:marLeft w:val="640"/>
      <w:marRight w:val="0"/>
      <w:marTop w:val="0"/>
      <w:marBottom w:val="0"/>
      <w:divBdr>
        <w:top w:val="none" w:sz="0" w:space="0" w:color="auto"/>
        <w:left w:val="none" w:sz="0" w:space="0" w:color="auto"/>
        <w:bottom w:val="none" w:sz="0" w:space="0" w:color="auto"/>
        <w:right w:val="none" w:sz="0" w:space="0" w:color="auto"/>
      </w:divBdr>
    </w:div>
    <w:div w:id="1454323374">
      <w:marLeft w:val="640"/>
      <w:marRight w:val="0"/>
      <w:marTop w:val="0"/>
      <w:marBottom w:val="0"/>
      <w:divBdr>
        <w:top w:val="none" w:sz="0" w:space="0" w:color="auto"/>
        <w:left w:val="none" w:sz="0" w:space="0" w:color="auto"/>
        <w:bottom w:val="none" w:sz="0" w:space="0" w:color="auto"/>
        <w:right w:val="none" w:sz="0" w:space="0" w:color="auto"/>
      </w:divBdr>
    </w:div>
    <w:div w:id="1455521555">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610009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494671">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2461506">
      <w:marLeft w:val="640"/>
      <w:marRight w:val="0"/>
      <w:marTop w:val="0"/>
      <w:marBottom w:val="0"/>
      <w:divBdr>
        <w:top w:val="none" w:sz="0" w:space="0" w:color="auto"/>
        <w:left w:val="none" w:sz="0" w:space="0" w:color="auto"/>
        <w:bottom w:val="none" w:sz="0" w:space="0" w:color="auto"/>
        <w:right w:val="none" w:sz="0" w:space="0" w:color="auto"/>
      </w:divBdr>
    </w:div>
    <w:div w:id="1463378863">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3767959">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621444">
      <w:marLeft w:val="640"/>
      <w:marRight w:val="0"/>
      <w:marTop w:val="0"/>
      <w:marBottom w:val="0"/>
      <w:divBdr>
        <w:top w:val="none" w:sz="0" w:space="0" w:color="auto"/>
        <w:left w:val="none" w:sz="0" w:space="0" w:color="auto"/>
        <w:bottom w:val="none" w:sz="0" w:space="0" w:color="auto"/>
        <w:right w:val="none" w:sz="0" w:space="0" w:color="auto"/>
      </w:divBdr>
    </w:div>
    <w:div w:id="1464691956">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267210">
      <w:marLeft w:val="640"/>
      <w:marRight w:val="0"/>
      <w:marTop w:val="0"/>
      <w:marBottom w:val="0"/>
      <w:divBdr>
        <w:top w:val="none" w:sz="0" w:space="0" w:color="auto"/>
        <w:left w:val="none" w:sz="0" w:space="0" w:color="auto"/>
        <w:bottom w:val="none" w:sz="0" w:space="0" w:color="auto"/>
        <w:right w:val="none" w:sz="0" w:space="0" w:color="auto"/>
      </w:divBdr>
    </w:div>
    <w:div w:id="1466384433">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69397552">
      <w:marLeft w:val="640"/>
      <w:marRight w:val="0"/>
      <w:marTop w:val="0"/>
      <w:marBottom w:val="0"/>
      <w:divBdr>
        <w:top w:val="none" w:sz="0" w:space="0" w:color="auto"/>
        <w:left w:val="none" w:sz="0" w:space="0" w:color="auto"/>
        <w:bottom w:val="none" w:sz="0" w:space="0" w:color="auto"/>
        <w:right w:val="none" w:sz="0" w:space="0" w:color="auto"/>
      </w:divBdr>
    </w:div>
    <w:div w:id="1470629721">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285178">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094147">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79305453">
      <w:marLeft w:val="640"/>
      <w:marRight w:val="0"/>
      <w:marTop w:val="0"/>
      <w:marBottom w:val="0"/>
      <w:divBdr>
        <w:top w:val="none" w:sz="0" w:space="0" w:color="auto"/>
        <w:left w:val="none" w:sz="0" w:space="0" w:color="auto"/>
        <w:bottom w:val="none" w:sz="0" w:space="0" w:color="auto"/>
        <w:right w:val="none" w:sz="0" w:space="0" w:color="auto"/>
      </w:divBdr>
    </w:div>
    <w:div w:id="1479961224">
      <w:marLeft w:val="640"/>
      <w:marRight w:val="0"/>
      <w:marTop w:val="0"/>
      <w:marBottom w:val="0"/>
      <w:divBdr>
        <w:top w:val="none" w:sz="0" w:space="0" w:color="auto"/>
        <w:left w:val="none" w:sz="0" w:space="0" w:color="auto"/>
        <w:bottom w:val="none" w:sz="0" w:space="0" w:color="auto"/>
        <w:right w:val="none" w:sz="0" w:space="0" w:color="auto"/>
      </w:divBdr>
    </w:div>
    <w:div w:id="1480001432">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1538373">
      <w:marLeft w:val="640"/>
      <w:marRight w:val="0"/>
      <w:marTop w:val="0"/>
      <w:marBottom w:val="0"/>
      <w:divBdr>
        <w:top w:val="none" w:sz="0" w:space="0" w:color="auto"/>
        <w:left w:val="none" w:sz="0" w:space="0" w:color="auto"/>
        <w:bottom w:val="none" w:sz="0" w:space="0" w:color="auto"/>
        <w:right w:val="none" w:sz="0" w:space="0" w:color="auto"/>
      </w:divBdr>
    </w:div>
    <w:div w:id="1481996513">
      <w:marLeft w:val="640"/>
      <w:marRight w:val="0"/>
      <w:marTop w:val="0"/>
      <w:marBottom w:val="0"/>
      <w:divBdr>
        <w:top w:val="none" w:sz="0" w:space="0" w:color="auto"/>
        <w:left w:val="none" w:sz="0" w:space="0" w:color="auto"/>
        <w:bottom w:val="none" w:sz="0" w:space="0" w:color="auto"/>
        <w:right w:val="none" w:sz="0" w:space="0" w:color="auto"/>
      </w:divBdr>
    </w:div>
    <w:div w:id="1484395175">
      <w:marLeft w:val="640"/>
      <w:marRight w:val="0"/>
      <w:marTop w:val="0"/>
      <w:marBottom w:val="0"/>
      <w:divBdr>
        <w:top w:val="none" w:sz="0" w:space="0" w:color="auto"/>
        <w:left w:val="none" w:sz="0" w:space="0" w:color="auto"/>
        <w:bottom w:val="none" w:sz="0" w:space="0" w:color="auto"/>
        <w:right w:val="none" w:sz="0" w:space="0" w:color="auto"/>
      </w:divBdr>
    </w:div>
    <w:div w:id="1486094576">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7283994">
      <w:marLeft w:val="640"/>
      <w:marRight w:val="0"/>
      <w:marTop w:val="0"/>
      <w:marBottom w:val="0"/>
      <w:divBdr>
        <w:top w:val="none" w:sz="0" w:space="0" w:color="auto"/>
        <w:left w:val="none" w:sz="0" w:space="0" w:color="auto"/>
        <w:bottom w:val="none" w:sz="0" w:space="0" w:color="auto"/>
        <w:right w:val="none" w:sz="0" w:space="0" w:color="auto"/>
      </w:divBdr>
    </w:div>
    <w:div w:id="1488011668">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0754835">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1946977">
      <w:marLeft w:val="640"/>
      <w:marRight w:val="0"/>
      <w:marTop w:val="0"/>
      <w:marBottom w:val="0"/>
      <w:divBdr>
        <w:top w:val="none" w:sz="0" w:space="0" w:color="auto"/>
        <w:left w:val="none" w:sz="0" w:space="0" w:color="auto"/>
        <w:bottom w:val="none" w:sz="0" w:space="0" w:color="auto"/>
        <w:right w:val="none" w:sz="0" w:space="0" w:color="auto"/>
      </w:divBdr>
    </w:div>
    <w:div w:id="1492213605">
      <w:marLeft w:val="640"/>
      <w:marRight w:val="0"/>
      <w:marTop w:val="0"/>
      <w:marBottom w:val="0"/>
      <w:divBdr>
        <w:top w:val="none" w:sz="0" w:space="0" w:color="auto"/>
        <w:left w:val="none" w:sz="0" w:space="0" w:color="auto"/>
        <w:bottom w:val="none" w:sz="0" w:space="0" w:color="auto"/>
        <w:right w:val="none" w:sz="0" w:space="0" w:color="auto"/>
      </w:divBdr>
    </w:div>
    <w:div w:id="1492257938">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3830294">
      <w:marLeft w:val="640"/>
      <w:marRight w:val="0"/>
      <w:marTop w:val="0"/>
      <w:marBottom w:val="0"/>
      <w:divBdr>
        <w:top w:val="none" w:sz="0" w:space="0" w:color="auto"/>
        <w:left w:val="none" w:sz="0" w:space="0" w:color="auto"/>
        <w:bottom w:val="none" w:sz="0" w:space="0" w:color="auto"/>
        <w:right w:val="none" w:sz="0" w:space="0" w:color="auto"/>
      </w:divBdr>
    </w:div>
    <w:div w:id="1495753840">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7116256">
      <w:marLeft w:val="640"/>
      <w:marRight w:val="0"/>
      <w:marTop w:val="0"/>
      <w:marBottom w:val="0"/>
      <w:divBdr>
        <w:top w:val="none" w:sz="0" w:space="0" w:color="auto"/>
        <w:left w:val="none" w:sz="0" w:space="0" w:color="auto"/>
        <w:bottom w:val="none" w:sz="0" w:space="0" w:color="auto"/>
        <w:right w:val="none" w:sz="0" w:space="0" w:color="auto"/>
      </w:divBdr>
    </w:div>
    <w:div w:id="1497839776">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465747">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195943">
      <w:marLeft w:val="640"/>
      <w:marRight w:val="0"/>
      <w:marTop w:val="0"/>
      <w:marBottom w:val="0"/>
      <w:divBdr>
        <w:top w:val="none" w:sz="0" w:space="0" w:color="auto"/>
        <w:left w:val="none" w:sz="0" w:space="0" w:color="auto"/>
        <w:bottom w:val="none" w:sz="0" w:space="0" w:color="auto"/>
        <w:right w:val="none" w:sz="0" w:space="0" w:color="auto"/>
      </w:divBdr>
    </w:div>
    <w:div w:id="1500343585">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316652">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007075">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373879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4710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238687">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7675885">
      <w:marLeft w:val="640"/>
      <w:marRight w:val="0"/>
      <w:marTop w:val="0"/>
      <w:marBottom w:val="0"/>
      <w:divBdr>
        <w:top w:val="none" w:sz="0" w:space="0" w:color="auto"/>
        <w:left w:val="none" w:sz="0" w:space="0" w:color="auto"/>
        <w:bottom w:val="none" w:sz="0" w:space="0" w:color="auto"/>
        <w:right w:val="none" w:sz="0" w:space="0" w:color="auto"/>
      </w:divBdr>
    </w:div>
    <w:div w:id="1508250454">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09784447">
      <w:marLeft w:val="640"/>
      <w:marRight w:val="0"/>
      <w:marTop w:val="0"/>
      <w:marBottom w:val="0"/>
      <w:divBdr>
        <w:top w:val="none" w:sz="0" w:space="0" w:color="auto"/>
        <w:left w:val="none" w:sz="0" w:space="0" w:color="auto"/>
        <w:bottom w:val="none" w:sz="0" w:space="0" w:color="auto"/>
        <w:right w:val="none" w:sz="0" w:space="0" w:color="auto"/>
      </w:divBdr>
    </w:div>
    <w:div w:id="1511682069">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268057">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6268260">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7422969">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422358">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082612">
      <w:marLeft w:val="640"/>
      <w:marRight w:val="0"/>
      <w:marTop w:val="0"/>
      <w:marBottom w:val="0"/>
      <w:divBdr>
        <w:top w:val="none" w:sz="0" w:space="0" w:color="auto"/>
        <w:left w:val="none" w:sz="0" w:space="0" w:color="auto"/>
        <w:bottom w:val="none" w:sz="0" w:space="0" w:color="auto"/>
        <w:right w:val="none" w:sz="0" w:space="0" w:color="auto"/>
      </w:divBdr>
    </w:div>
    <w:div w:id="1519276814">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19855602">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2433912">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4174415">
      <w:marLeft w:val="640"/>
      <w:marRight w:val="0"/>
      <w:marTop w:val="0"/>
      <w:marBottom w:val="0"/>
      <w:divBdr>
        <w:top w:val="none" w:sz="0" w:space="0" w:color="auto"/>
        <w:left w:val="none" w:sz="0" w:space="0" w:color="auto"/>
        <w:bottom w:val="none" w:sz="0" w:space="0" w:color="auto"/>
        <w:right w:val="none" w:sz="0" w:space="0" w:color="auto"/>
      </w:divBdr>
    </w:div>
    <w:div w:id="1524519606">
      <w:marLeft w:val="640"/>
      <w:marRight w:val="0"/>
      <w:marTop w:val="0"/>
      <w:marBottom w:val="0"/>
      <w:divBdr>
        <w:top w:val="none" w:sz="0" w:space="0" w:color="auto"/>
        <w:left w:val="none" w:sz="0" w:space="0" w:color="auto"/>
        <w:bottom w:val="none" w:sz="0" w:space="0" w:color="auto"/>
        <w:right w:val="none" w:sz="0" w:space="0" w:color="auto"/>
      </w:divBdr>
    </w:div>
    <w:div w:id="1525361044">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560860">
      <w:marLeft w:val="64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5753952">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8640710">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29179123">
      <w:marLeft w:val="640"/>
      <w:marRight w:val="0"/>
      <w:marTop w:val="0"/>
      <w:marBottom w:val="0"/>
      <w:divBdr>
        <w:top w:val="none" w:sz="0" w:space="0" w:color="auto"/>
        <w:left w:val="none" w:sz="0" w:space="0" w:color="auto"/>
        <w:bottom w:val="none" w:sz="0" w:space="0" w:color="auto"/>
        <w:right w:val="none" w:sz="0" w:space="0" w:color="auto"/>
      </w:divBdr>
    </w:div>
    <w:div w:id="1529686080">
      <w:marLeft w:val="640"/>
      <w:marRight w:val="0"/>
      <w:marTop w:val="0"/>
      <w:marBottom w:val="0"/>
      <w:divBdr>
        <w:top w:val="none" w:sz="0" w:space="0" w:color="auto"/>
        <w:left w:val="none" w:sz="0" w:space="0" w:color="auto"/>
        <w:bottom w:val="none" w:sz="0" w:space="0" w:color="auto"/>
        <w:right w:val="none" w:sz="0" w:space="0" w:color="auto"/>
      </w:divBdr>
    </w:div>
    <w:div w:id="1529761049">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690144">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345562">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5075568">
      <w:marLeft w:val="640"/>
      <w:marRight w:val="0"/>
      <w:marTop w:val="0"/>
      <w:marBottom w:val="0"/>
      <w:divBdr>
        <w:top w:val="none" w:sz="0" w:space="0" w:color="auto"/>
        <w:left w:val="none" w:sz="0" w:space="0" w:color="auto"/>
        <w:bottom w:val="none" w:sz="0" w:space="0" w:color="auto"/>
        <w:right w:val="none" w:sz="0" w:space="0" w:color="auto"/>
      </w:divBdr>
    </w:div>
    <w:div w:id="1535729993">
      <w:marLeft w:val="640"/>
      <w:marRight w:val="0"/>
      <w:marTop w:val="0"/>
      <w:marBottom w:val="0"/>
      <w:divBdr>
        <w:top w:val="none" w:sz="0" w:space="0" w:color="auto"/>
        <w:left w:val="none" w:sz="0" w:space="0" w:color="auto"/>
        <w:bottom w:val="none" w:sz="0" w:space="0" w:color="auto"/>
        <w:right w:val="none" w:sz="0" w:space="0" w:color="auto"/>
      </w:divBdr>
    </w:div>
    <w:div w:id="1538153936">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048817">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236689">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1166110">
      <w:marLeft w:val="640"/>
      <w:marRight w:val="0"/>
      <w:marTop w:val="0"/>
      <w:marBottom w:val="0"/>
      <w:divBdr>
        <w:top w:val="none" w:sz="0" w:space="0" w:color="auto"/>
        <w:left w:val="none" w:sz="0" w:space="0" w:color="auto"/>
        <w:bottom w:val="none" w:sz="0" w:space="0" w:color="auto"/>
        <w:right w:val="none" w:sz="0" w:space="0" w:color="auto"/>
      </w:divBdr>
    </w:div>
    <w:div w:id="1541552734">
      <w:marLeft w:val="640"/>
      <w:marRight w:val="0"/>
      <w:marTop w:val="0"/>
      <w:marBottom w:val="0"/>
      <w:divBdr>
        <w:top w:val="none" w:sz="0" w:space="0" w:color="auto"/>
        <w:left w:val="none" w:sz="0" w:space="0" w:color="auto"/>
        <w:bottom w:val="none" w:sz="0" w:space="0" w:color="auto"/>
        <w:right w:val="none" w:sz="0" w:space="0" w:color="auto"/>
      </w:divBdr>
    </w:div>
    <w:div w:id="1541744606">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561634">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5287110">
      <w:marLeft w:val="640"/>
      <w:marRight w:val="0"/>
      <w:marTop w:val="0"/>
      <w:marBottom w:val="0"/>
      <w:divBdr>
        <w:top w:val="none" w:sz="0" w:space="0" w:color="auto"/>
        <w:left w:val="none" w:sz="0" w:space="0" w:color="auto"/>
        <w:bottom w:val="none" w:sz="0" w:space="0" w:color="auto"/>
        <w:right w:val="none" w:sz="0" w:space="0" w:color="auto"/>
      </w:divBdr>
    </w:div>
    <w:div w:id="1545291862">
      <w:marLeft w:val="640"/>
      <w:marRight w:val="0"/>
      <w:marTop w:val="0"/>
      <w:marBottom w:val="0"/>
      <w:divBdr>
        <w:top w:val="none" w:sz="0" w:space="0" w:color="auto"/>
        <w:left w:val="none" w:sz="0" w:space="0" w:color="auto"/>
        <w:bottom w:val="none" w:sz="0" w:space="0" w:color="auto"/>
        <w:right w:val="none" w:sz="0" w:space="0" w:color="auto"/>
      </w:divBdr>
    </w:div>
    <w:div w:id="1546408612">
      <w:marLeft w:val="640"/>
      <w:marRight w:val="0"/>
      <w:marTop w:val="0"/>
      <w:marBottom w:val="0"/>
      <w:divBdr>
        <w:top w:val="none" w:sz="0" w:space="0" w:color="auto"/>
        <w:left w:val="none" w:sz="0" w:space="0" w:color="auto"/>
        <w:bottom w:val="none" w:sz="0" w:space="0" w:color="auto"/>
        <w:right w:val="none" w:sz="0" w:space="0" w:color="auto"/>
      </w:divBdr>
    </w:div>
    <w:div w:id="1547140901">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1723422">
      <w:marLeft w:val="640"/>
      <w:marRight w:val="0"/>
      <w:marTop w:val="0"/>
      <w:marBottom w:val="0"/>
      <w:divBdr>
        <w:top w:val="none" w:sz="0" w:space="0" w:color="auto"/>
        <w:left w:val="none" w:sz="0" w:space="0" w:color="auto"/>
        <w:bottom w:val="none" w:sz="0" w:space="0" w:color="auto"/>
        <w:right w:val="none" w:sz="0" w:space="0" w:color="auto"/>
      </w:divBdr>
    </w:div>
    <w:div w:id="1552957356">
      <w:marLeft w:val="640"/>
      <w:marRight w:val="0"/>
      <w:marTop w:val="0"/>
      <w:marBottom w:val="0"/>
      <w:divBdr>
        <w:top w:val="none" w:sz="0" w:space="0" w:color="auto"/>
        <w:left w:val="none" w:sz="0" w:space="0" w:color="auto"/>
        <w:bottom w:val="none" w:sz="0" w:space="0" w:color="auto"/>
        <w:right w:val="none" w:sz="0" w:space="0" w:color="auto"/>
      </w:divBdr>
    </w:div>
    <w:div w:id="1553466279">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4779651">
      <w:marLeft w:val="640"/>
      <w:marRight w:val="0"/>
      <w:marTop w:val="0"/>
      <w:marBottom w:val="0"/>
      <w:divBdr>
        <w:top w:val="none" w:sz="0" w:space="0" w:color="auto"/>
        <w:left w:val="none" w:sz="0" w:space="0" w:color="auto"/>
        <w:bottom w:val="none" w:sz="0" w:space="0" w:color="auto"/>
        <w:right w:val="none" w:sz="0" w:space="0" w:color="auto"/>
      </w:divBdr>
    </w:div>
    <w:div w:id="1554925138">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7349886">
      <w:marLeft w:val="640"/>
      <w:marRight w:val="0"/>
      <w:marTop w:val="0"/>
      <w:marBottom w:val="0"/>
      <w:divBdr>
        <w:top w:val="none" w:sz="0" w:space="0" w:color="auto"/>
        <w:left w:val="none" w:sz="0" w:space="0" w:color="auto"/>
        <w:bottom w:val="none" w:sz="0" w:space="0" w:color="auto"/>
        <w:right w:val="none" w:sz="0" w:space="0" w:color="auto"/>
      </w:divBdr>
    </w:div>
    <w:div w:id="1558082060">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59978949">
      <w:marLeft w:val="640"/>
      <w:marRight w:val="0"/>
      <w:marTop w:val="0"/>
      <w:marBottom w:val="0"/>
      <w:divBdr>
        <w:top w:val="none" w:sz="0" w:space="0" w:color="auto"/>
        <w:left w:val="none" w:sz="0" w:space="0" w:color="auto"/>
        <w:bottom w:val="none" w:sz="0" w:space="0" w:color="auto"/>
        <w:right w:val="none" w:sz="0" w:space="0" w:color="auto"/>
      </w:divBdr>
    </w:div>
    <w:div w:id="1560168776">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013309">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1939870">
      <w:marLeft w:val="640"/>
      <w:marRight w:val="0"/>
      <w:marTop w:val="0"/>
      <w:marBottom w:val="0"/>
      <w:divBdr>
        <w:top w:val="none" w:sz="0" w:space="0" w:color="auto"/>
        <w:left w:val="none" w:sz="0" w:space="0" w:color="auto"/>
        <w:bottom w:val="none" w:sz="0" w:space="0" w:color="auto"/>
        <w:right w:val="none" w:sz="0" w:space="0" w:color="auto"/>
      </w:divBdr>
    </w:div>
    <w:div w:id="1562862805">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21842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4876553">
      <w:marLeft w:val="640"/>
      <w:marRight w:val="0"/>
      <w:marTop w:val="0"/>
      <w:marBottom w:val="0"/>
      <w:divBdr>
        <w:top w:val="none" w:sz="0" w:space="0" w:color="auto"/>
        <w:left w:val="none" w:sz="0" w:space="0" w:color="auto"/>
        <w:bottom w:val="none" w:sz="0" w:space="0" w:color="auto"/>
        <w:right w:val="none" w:sz="0" w:space="0" w:color="auto"/>
      </w:divBdr>
    </w:div>
    <w:div w:id="1565140703">
      <w:marLeft w:val="640"/>
      <w:marRight w:val="0"/>
      <w:marTop w:val="0"/>
      <w:marBottom w:val="0"/>
      <w:divBdr>
        <w:top w:val="none" w:sz="0" w:space="0" w:color="auto"/>
        <w:left w:val="none" w:sz="0" w:space="0" w:color="auto"/>
        <w:bottom w:val="none" w:sz="0" w:space="0" w:color="auto"/>
        <w:right w:val="none" w:sz="0" w:space="0" w:color="auto"/>
      </w:divBdr>
    </w:div>
    <w:div w:id="1565989997">
      <w:marLeft w:val="640"/>
      <w:marRight w:val="0"/>
      <w:marTop w:val="0"/>
      <w:marBottom w:val="0"/>
      <w:divBdr>
        <w:top w:val="none" w:sz="0" w:space="0" w:color="auto"/>
        <w:left w:val="none" w:sz="0" w:space="0" w:color="auto"/>
        <w:bottom w:val="none" w:sz="0" w:space="0" w:color="auto"/>
        <w:right w:val="none" w:sz="0" w:space="0" w:color="auto"/>
      </w:divBdr>
    </w:div>
    <w:div w:id="1566448900">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304596">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2228126">
      <w:marLeft w:val="640"/>
      <w:marRight w:val="0"/>
      <w:marTop w:val="0"/>
      <w:marBottom w:val="0"/>
      <w:divBdr>
        <w:top w:val="none" w:sz="0" w:space="0" w:color="auto"/>
        <w:left w:val="none" w:sz="0" w:space="0" w:color="auto"/>
        <w:bottom w:val="none" w:sz="0" w:space="0" w:color="auto"/>
        <w:right w:val="none" w:sz="0" w:space="0" w:color="auto"/>
      </w:divBdr>
    </w:div>
    <w:div w:id="1572616267">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355091">
      <w:marLeft w:val="640"/>
      <w:marRight w:val="0"/>
      <w:marTop w:val="0"/>
      <w:marBottom w:val="0"/>
      <w:divBdr>
        <w:top w:val="none" w:sz="0" w:space="0" w:color="auto"/>
        <w:left w:val="none" w:sz="0" w:space="0" w:color="auto"/>
        <w:bottom w:val="none" w:sz="0" w:space="0" w:color="auto"/>
        <w:right w:val="none" w:sz="0" w:space="0" w:color="auto"/>
      </w:divBdr>
    </w:div>
    <w:div w:id="1575359540">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165537">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239015">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6666053">
      <w:marLeft w:val="640"/>
      <w:marRight w:val="0"/>
      <w:marTop w:val="0"/>
      <w:marBottom w:val="0"/>
      <w:divBdr>
        <w:top w:val="none" w:sz="0" w:space="0" w:color="auto"/>
        <w:left w:val="none" w:sz="0" w:space="0" w:color="auto"/>
        <w:bottom w:val="none" w:sz="0" w:space="0" w:color="auto"/>
        <w:right w:val="none" w:sz="0" w:space="0" w:color="auto"/>
      </w:divBdr>
    </w:div>
    <w:div w:id="1577014661">
      <w:marLeft w:val="640"/>
      <w:marRight w:val="0"/>
      <w:marTop w:val="0"/>
      <w:marBottom w:val="0"/>
      <w:divBdr>
        <w:top w:val="none" w:sz="0" w:space="0" w:color="auto"/>
        <w:left w:val="none" w:sz="0" w:space="0" w:color="auto"/>
        <w:bottom w:val="none" w:sz="0" w:space="0" w:color="auto"/>
        <w:right w:val="none" w:sz="0" w:space="0" w:color="auto"/>
      </w:divBdr>
    </w:div>
    <w:div w:id="1578829054">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79561300">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283319">
      <w:marLeft w:val="640"/>
      <w:marRight w:val="0"/>
      <w:marTop w:val="0"/>
      <w:marBottom w:val="0"/>
      <w:divBdr>
        <w:top w:val="none" w:sz="0" w:space="0" w:color="auto"/>
        <w:left w:val="none" w:sz="0" w:space="0" w:color="auto"/>
        <w:bottom w:val="none" w:sz="0" w:space="0" w:color="auto"/>
        <w:right w:val="none" w:sz="0" w:space="0" w:color="auto"/>
      </w:divBdr>
    </w:div>
    <w:div w:id="15803658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0629617">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480042">
      <w:marLeft w:val="640"/>
      <w:marRight w:val="0"/>
      <w:marTop w:val="0"/>
      <w:marBottom w:val="0"/>
      <w:divBdr>
        <w:top w:val="none" w:sz="0" w:space="0" w:color="auto"/>
        <w:left w:val="none" w:sz="0" w:space="0" w:color="auto"/>
        <w:bottom w:val="none" w:sz="0" w:space="0" w:color="auto"/>
        <w:right w:val="none" w:sz="0" w:space="0" w:color="auto"/>
      </w:divBdr>
    </w:div>
    <w:div w:id="1581795615">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374694">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3877465">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4491460">
      <w:marLeft w:val="640"/>
      <w:marRight w:val="0"/>
      <w:marTop w:val="0"/>
      <w:marBottom w:val="0"/>
      <w:divBdr>
        <w:top w:val="none" w:sz="0" w:space="0" w:color="auto"/>
        <w:left w:val="none" w:sz="0" w:space="0" w:color="auto"/>
        <w:bottom w:val="none" w:sz="0" w:space="0" w:color="auto"/>
        <w:right w:val="none" w:sz="0" w:space="0" w:color="auto"/>
      </w:divBdr>
    </w:div>
    <w:div w:id="1586646073">
      <w:marLeft w:val="640"/>
      <w:marRight w:val="0"/>
      <w:marTop w:val="0"/>
      <w:marBottom w:val="0"/>
      <w:divBdr>
        <w:top w:val="none" w:sz="0" w:space="0" w:color="auto"/>
        <w:left w:val="none" w:sz="0" w:space="0" w:color="auto"/>
        <w:bottom w:val="none" w:sz="0" w:space="0" w:color="auto"/>
        <w:right w:val="none" w:sz="0" w:space="0" w:color="auto"/>
      </w:divBdr>
    </w:div>
    <w:div w:id="158676801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7573430">
      <w:marLeft w:val="64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398592">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009832">
      <w:marLeft w:val="640"/>
      <w:marRight w:val="0"/>
      <w:marTop w:val="0"/>
      <w:marBottom w:val="0"/>
      <w:divBdr>
        <w:top w:val="none" w:sz="0" w:space="0" w:color="auto"/>
        <w:left w:val="none" w:sz="0" w:space="0" w:color="auto"/>
        <w:bottom w:val="none" w:sz="0" w:space="0" w:color="auto"/>
        <w:right w:val="none" w:sz="0" w:space="0" w:color="auto"/>
      </w:divBdr>
    </w:div>
    <w:div w:id="1593080243">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3398331">
      <w:marLeft w:val="640"/>
      <w:marRight w:val="0"/>
      <w:marTop w:val="0"/>
      <w:marBottom w:val="0"/>
      <w:divBdr>
        <w:top w:val="none" w:sz="0" w:space="0" w:color="auto"/>
        <w:left w:val="none" w:sz="0" w:space="0" w:color="auto"/>
        <w:bottom w:val="none" w:sz="0" w:space="0" w:color="auto"/>
        <w:right w:val="none" w:sz="0" w:space="0" w:color="auto"/>
      </w:divBdr>
    </w:div>
    <w:div w:id="1593931483">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4315032">
      <w:marLeft w:val="640"/>
      <w:marRight w:val="0"/>
      <w:marTop w:val="0"/>
      <w:marBottom w:val="0"/>
      <w:divBdr>
        <w:top w:val="none" w:sz="0" w:space="0" w:color="auto"/>
        <w:left w:val="none" w:sz="0" w:space="0" w:color="auto"/>
        <w:bottom w:val="none" w:sz="0" w:space="0" w:color="auto"/>
        <w:right w:val="none" w:sz="0" w:space="0" w:color="auto"/>
      </w:divBdr>
    </w:div>
    <w:div w:id="1596933582">
      <w:marLeft w:val="640"/>
      <w:marRight w:val="0"/>
      <w:marTop w:val="0"/>
      <w:marBottom w:val="0"/>
      <w:divBdr>
        <w:top w:val="none" w:sz="0" w:space="0" w:color="auto"/>
        <w:left w:val="none" w:sz="0" w:space="0" w:color="auto"/>
        <w:bottom w:val="none" w:sz="0" w:space="0" w:color="auto"/>
        <w:right w:val="none" w:sz="0" w:space="0" w:color="auto"/>
      </w:divBdr>
    </w:div>
    <w:div w:id="1597321425">
      <w:marLeft w:val="640"/>
      <w:marRight w:val="0"/>
      <w:marTop w:val="0"/>
      <w:marBottom w:val="0"/>
      <w:divBdr>
        <w:top w:val="none" w:sz="0" w:space="0" w:color="auto"/>
        <w:left w:val="none" w:sz="0" w:space="0" w:color="auto"/>
        <w:bottom w:val="none" w:sz="0" w:space="0" w:color="auto"/>
        <w:right w:val="none" w:sz="0" w:space="0" w:color="auto"/>
      </w:divBdr>
    </w:div>
    <w:div w:id="1597516502">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599678784">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335693">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2566860">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150350">
      <w:marLeft w:val="640"/>
      <w:marRight w:val="0"/>
      <w:marTop w:val="0"/>
      <w:marBottom w:val="0"/>
      <w:divBdr>
        <w:top w:val="none" w:sz="0" w:space="0" w:color="auto"/>
        <w:left w:val="none" w:sz="0" w:space="0" w:color="auto"/>
        <w:bottom w:val="none" w:sz="0" w:space="0" w:color="auto"/>
        <w:right w:val="none" w:sz="0" w:space="0" w:color="auto"/>
      </w:divBdr>
    </w:div>
    <w:div w:id="1604261378">
      <w:marLeft w:val="640"/>
      <w:marRight w:val="0"/>
      <w:marTop w:val="0"/>
      <w:marBottom w:val="0"/>
      <w:divBdr>
        <w:top w:val="none" w:sz="0" w:space="0" w:color="auto"/>
        <w:left w:val="none" w:sz="0" w:space="0" w:color="auto"/>
        <w:bottom w:val="none" w:sz="0" w:space="0" w:color="auto"/>
        <w:right w:val="none" w:sz="0" w:space="0" w:color="auto"/>
      </w:divBdr>
    </w:div>
    <w:div w:id="1604537293">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4655167">
      <w:marLeft w:val="640"/>
      <w:marRight w:val="0"/>
      <w:marTop w:val="0"/>
      <w:marBottom w:val="0"/>
      <w:divBdr>
        <w:top w:val="none" w:sz="0" w:space="0" w:color="auto"/>
        <w:left w:val="none" w:sz="0" w:space="0" w:color="auto"/>
        <w:bottom w:val="none" w:sz="0" w:space="0" w:color="auto"/>
        <w:right w:val="none" w:sz="0" w:space="0" w:color="auto"/>
      </w:divBdr>
    </w:div>
    <w:div w:id="1605380247">
      <w:marLeft w:val="640"/>
      <w:marRight w:val="0"/>
      <w:marTop w:val="0"/>
      <w:marBottom w:val="0"/>
      <w:divBdr>
        <w:top w:val="none" w:sz="0" w:space="0" w:color="auto"/>
        <w:left w:val="none" w:sz="0" w:space="0" w:color="auto"/>
        <w:bottom w:val="none" w:sz="0" w:space="0" w:color="auto"/>
        <w:right w:val="none" w:sz="0" w:space="0" w:color="auto"/>
      </w:divBdr>
    </w:div>
    <w:div w:id="1605502327">
      <w:marLeft w:val="640"/>
      <w:marRight w:val="0"/>
      <w:marTop w:val="0"/>
      <w:marBottom w:val="0"/>
      <w:divBdr>
        <w:top w:val="none" w:sz="0" w:space="0" w:color="auto"/>
        <w:left w:val="none" w:sz="0" w:space="0" w:color="auto"/>
        <w:bottom w:val="none" w:sz="0" w:space="0" w:color="auto"/>
        <w:right w:val="none" w:sz="0" w:space="0" w:color="auto"/>
      </w:divBdr>
    </w:div>
    <w:div w:id="1606111674">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07496315">
      <w:marLeft w:val="640"/>
      <w:marRight w:val="0"/>
      <w:marTop w:val="0"/>
      <w:marBottom w:val="0"/>
      <w:divBdr>
        <w:top w:val="none" w:sz="0" w:space="0" w:color="auto"/>
        <w:left w:val="none" w:sz="0" w:space="0" w:color="auto"/>
        <w:bottom w:val="none" w:sz="0" w:space="0" w:color="auto"/>
        <w:right w:val="none" w:sz="0" w:space="0" w:color="auto"/>
      </w:divBdr>
    </w:div>
    <w:div w:id="1608467858">
      <w:marLeft w:val="640"/>
      <w:marRight w:val="0"/>
      <w:marTop w:val="0"/>
      <w:marBottom w:val="0"/>
      <w:divBdr>
        <w:top w:val="none" w:sz="0" w:space="0" w:color="auto"/>
        <w:left w:val="none" w:sz="0" w:space="0" w:color="auto"/>
        <w:bottom w:val="none" w:sz="0" w:space="0" w:color="auto"/>
        <w:right w:val="none" w:sz="0" w:space="0" w:color="auto"/>
      </w:divBdr>
    </w:div>
    <w:div w:id="160865570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0501081">
      <w:marLeft w:val="640"/>
      <w:marRight w:val="0"/>
      <w:marTop w:val="0"/>
      <w:marBottom w:val="0"/>
      <w:divBdr>
        <w:top w:val="none" w:sz="0" w:space="0" w:color="auto"/>
        <w:left w:val="none" w:sz="0" w:space="0" w:color="auto"/>
        <w:bottom w:val="none" w:sz="0" w:space="0" w:color="auto"/>
        <w:right w:val="none" w:sz="0" w:space="0" w:color="auto"/>
      </w:divBdr>
    </w:div>
    <w:div w:id="1611351802">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8233">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2935693">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7787242">
      <w:marLeft w:val="640"/>
      <w:marRight w:val="0"/>
      <w:marTop w:val="0"/>
      <w:marBottom w:val="0"/>
      <w:divBdr>
        <w:top w:val="none" w:sz="0" w:space="0" w:color="auto"/>
        <w:left w:val="none" w:sz="0" w:space="0" w:color="auto"/>
        <w:bottom w:val="none" w:sz="0" w:space="0" w:color="auto"/>
        <w:right w:val="none" w:sz="0" w:space="0" w:color="auto"/>
      </w:divBdr>
    </w:div>
    <w:div w:id="1617828221">
      <w:marLeft w:val="640"/>
      <w:marRight w:val="0"/>
      <w:marTop w:val="0"/>
      <w:marBottom w:val="0"/>
      <w:divBdr>
        <w:top w:val="none" w:sz="0" w:space="0" w:color="auto"/>
        <w:left w:val="none" w:sz="0" w:space="0" w:color="auto"/>
        <w:bottom w:val="none" w:sz="0" w:space="0" w:color="auto"/>
        <w:right w:val="none" w:sz="0" w:space="0" w:color="auto"/>
      </w:divBdr>
    </w:div>
    <w:div w:id="1617910264">
      <w:marLeft w:val="640"/>
      <w:marRight w:val="0"/>
      <w:marTop w:val="0"/>
      <w:marBottom w:val="0"/>
      <w:divBdr>
        <w:top w:val="none" w:sz="0" w:space="0" w:color="auto"/>
        <w:left w:val="none" w:sz="0" w:space="0" w:color="auto"/>
        <w:bottom w:val="none" w:sz="0" w:space="0" w:color="auto"/>
        <w:right w:val="none" w:sz="0" w:space="0" w:color="auto"/>
      </w:divBdr>
    </w:div>
    <w:div w:id="1618679820">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482898">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0456904">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492872">
      <w:marLeft w:val="640"/>
      <w:marRight w:val="0"/>
      <w:marTop w:val="0"/>
      <w:marBottom w:val="0"/>
      <w:divBdr>
        <w:top w:val="none" w:sz="0" w:space="0" w:color="auto"/>
        <w:left w:val="none" w:sz="0" w:space="0" w:color="auto"/>
        <w:bottom w:val="none" w:sz="0" w:space="0" w:color="auto"/>
        <w:right w:val="none" w:sz="0" w:space="0" w:color="auto"/>
      </w:divBdr>
    </w:div>
    <w:div w:id="1621495678">
      <w:marLeft w:val="640"/>
      <w:marRight w:val="0"/>
      <w:marTop w:val="0"/>
      <w:marBottom w:val="0"/>
      <w:divBdr>
        <w:top w:val="none" w:sz="0" w:space="0" w:color="auto"/>
        <w:left w:val="none" w:sz="0" w:space="0" w:color="auto"/>
        <w:bottom w:val="none" w:sz="0" w:space="0" w:color="auto"/>
        <w:right w:val="none" w:sz="0" w:space="0" w:color="auto"/>
      </w:divBdr>
    </w:div>
    <w:div w:id="1621574879">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4069897">
      <w:marLeft w:val="640"/>
      <w:marRight w:val="0"/>
      <w:marTop w:val="0"/>
      <w:marBottom w:val="0"/>
      <w:divBdr>
        <w:top w:val="none" w:sz="0" w:space="0" w:color="auto"/>
        <w:left w:val="none" w:sz="0" w:space="0" w:color="auto"/>
        <w:bottom w:val="none" w:sz="0" w:space="0" w:color="auto"/>
        <w:right w:val="none" w:sz="0" w:space="0" w:color="auto"/>
      </w:divBdr>
    </w:div>
    <w:div w:id="1624725413">
      <w:marLeft w:val="640"/>
      <w:marRight w:val="0"/>
      <w:marTop w:val="0"/>
      <w:marBottom w:val="0"/>
      <w:divBdr>
        <w:top w:val="none" w:sz="0" w:space="0" w:color="auto"/>
        <w:left w:val="none" w:sz="0" w:space="0" w:color="auto"/>
        <w:bottom w:val="none" w:sz="0" w:space="0" w:color="auto"/>
        <w:right w:val="none" w:sz="0" w:space="0" w:color="auto"/>
      </w:divBdr>
    </w:div>
    <w:div w:id="1625963226">
      <w:marLeft w:val="640"/>
      <w:marRight w:val="0"/>
      <w:marTop w:val="0"/>
      <w:marBottom w:val="0"/>
      <w:divBdr>
        <w:top w:val="none" w:sz="0" w:space="0" w:color="auto"/>
        <w:left w:val="none" w:sz="0" w:space="0" w:color="auto"/>
        <w:bottom w:val="none" w:sz="0" w:space="0" w:color="auto"/>
        <w:right w:val="none" w:sz="0" w:space="0" w:color="auto"/>
      </w:divBdr>
    </w:div>
    <w:div w:id="1625965891">
      <w:marLeft w:val="640"/>
      <w:marRight w:val="0"/>
      <w:marTop w:val="0"/>
      <w:marBottom w:val="0"/>
      <w:divBdr>
        <w:top w:val="none" w:sz="0" w:space="0" w:color="auto"/>
        <w:left w:val="none" w:sz="0" w:space="0" w:color="auto"/>
        <w:bottom w:val="none" w:sz="0" w:space="0" w:color="auto"/>
        <w:right w:val="none" w:sz="0" w:space="0" w:color="auto"/>
      </w:divBdr>
    </w:div>
    <w:div w:id="1625966222">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277074">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079609">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7665283">
      <w:marLeft w:val="640"/>
      <w:marRight w:val="0"/>
      <w:marTop w:val="0"/>
      <w:marBottom w:val="0"/>
      <w:divBdr>
        <w:top w:val="none" w:sz="0" w:space="0" w:color="auto"/>
        <w:left w:val="none" w:sz="0" w:space="0" w:color="auto"/>
        <w:bottom w:val="none" w:sz="0" w:space="0" w:color="auto"/>
        <w:right w:val="none" w:sz="0" w:space="0" w:color="auto"/>
      </w:divBdr>
    </w:div>
    <w:div w:id="1627925867">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0894383">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138708">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6981697">
      <w:marLeft w:val="640"/>
      <w:marRight w:val="0"/>
      <w:marTop w:val="0"/>
      <w:marBottom w:val="0"/>
      <w:divBdr>
        <w:top w:val="none" w:sz="0" w:space="0" w:color="auto"/>
        <w:left w:val="none" w:sz="0" w:space="0" w:color="auto"/>
        <w:bottom w:val="none" w:sz="0" w:space="0" w:color="auto"/>
        <w:right w:val="none" w:sz="0" w:space="0" w:color="auto"/>
      </w:divBdr>
    </w:div>
    <w:div w:id="1637369587">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38031697">
      <w:marLeft w:val="640"/>
      <w:marRight w:val="0"/>
      <w:marTop w:val="0"/>
      <w:marBottom w:val="0"/>
      <w:divBdr>
        <w:top w:val="none" w:sz="0" w:space="0" w:color="auto"/>
        <w:left w:val="none" w:sz="0" w:space="0" w:color="auto"/>
        <w:bottom w:val="none" w:sz="0" w:space="0" w:color="auto"/>
        <w:right w:val="none" w:sz="0" w:space="0" w:color="auto"/>
      </w:divBdr>
    </w:div>
    <w:div w:id="1639263833">
      <w:marLeft w:val="640"/>
      <w:marRight w:val="0"/>
      <w:marTop w:val="0"/>
      <w:marBottom w:val="0"/>
      <w:divBdr>
        <w:top w:val="none" w:sz="0" w:space="0" w:color="auto"/>
        <w:left w:val="none" w:sz="0" w:space="0" w:color="auto"/>
        <w:bottom w:val="none" w:sz="0" w:space="0" w:color="auto"/>
        <w:right w:val="none" w:sz="0" w:space="0" w:color="auto"/>
      </w:divBdr>
    </w:div>
    <w:div w:id="1639990135">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0916521">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2615421">
      <w:marLeft w:val="640"/>
      <w:marRight w:val="0"/>
      <w:marTop w:val="0"/>
      <w:marBottom w:val="0"/>
      <w:divBdr>
        <w:top w:val="none" w:sz="0" w:space="0" w:color="auto"/>
        <w:left w:val="none" w:sz="0" w:space="0" w:color="auto"/>
        <w:bottom w:val="none" w:sz="0" w:space="0" w:color="auto"/>
        <w:right w:val="none" w:sz="0" w:space="0" w:color="auto"/>
      </w:divBdr>
    </w:div>
    <w:div w:id="1642922076">
      <w:marLeft w:val="640"/>
      <w:marRight w:val="0"/>
      <w:marTop w:val="0"/>
      <w:marBottom w:val="0"/>
      <w:divBdr>
        <w:top w:val="none" w:sz="0" w:space="0" w:color="auto"/>
        <w:left w:val="none" w:sz="0" w:space="0" w:color="auto"/>
        <w:bottom w:val="none" w:sz="0" w:space="0" w:color="auto"/>
        <w:right w:val="none" w:sz="0" w:space="0" w:color="auto"/>
      </w:divBdr>
    </w:div>
    <w:div w:id="1642929910">
      <w:marLeft w:val="640"/>
      <w:marRight w:val="0"/>
      <w:marTop w:val="0"/>
      <w:marBottom w:val="0"/>
      <w:divBdr>
        <w:top w:val="none" w:sz="0" w:space="0" w:color="auto"/>
        <w:left w:val="none" w:sz="0" w:space="0" w:color="auto"/>
        <w:bottom w:val="none" w:sz="0" w:space="0" w:color="auto"/>
        <w:right w:val="none" w:sz="0" w:space="0" w:color="auto"/>
      </w:divBdr>
    </w:div>
    <w:div w:id="1643466803">
      <w:marLeft w:val="640"/>
      <w:marRight w:val="0"/>
      <w:marTop w:val="0"/>
      <w:marBottom w:val="0"/>
      <w:divBdr>
        <w:top w:val="none" w:sz="0" w:space="0" w:color="auto"/>
        <w:left w:val="none" w:sz="0" w:space="0" w:color="auto"/>
        <w:bottom w:val="none" w:sz="0" w:space="0" w:color="auto"/>
        <w:right w:val="none" w:sz="0" w:space="0" w:color="auto"/>
      </w:divBdr>
    </w:div>
    <w:div w:id="1643730179">
      <w:marLeft w:val="64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127183">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13127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326304">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3019422">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5451381">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7566404">
      <w:marLeft w:val="640"/>
      <w:marRight w:val="0"/>
      <w:marTop w:val="0"/>
      <w:marBottom w:val="0"/>
      <w:divBdr>
        <w:top w:val="none" w:sz="0" w:space="0" w:color="auto"/>
        <w:left w:val="none" w:sz="0" w:space="0" w:color="auto"/>
        <w:bottom w:val="none" w:sz="0" w:space="0" w:color="auto"/>
        <w:right w:val="none" w:sz="0" w:space="0" w:color="auto"/>
      </w:divBdr>
    </w:div>
    <w:div w:id="1657605805">
      <w:marLeft w:val="640"/>
      <w:marRight w:val="0"/>
      <w:marTop w:val="0"/>
      <w:marBottom w:val="0"/>
      <w:divBdr>
        <w:top w:val="none" w:sz="0" w:space="0" w:color="auto"/>
        <w:left w:val="none" w:sz="0" w:space="0" w:color="auto"/>
        <w:bottom w:val="none" w:sz="0" w:space="0" w:color="auto"/>
        <w:right w:val="none" w:sz="0" w:space="0" w:color="auto"/>
      </w:divBdr>
    </w:div>
    <w:div w:id="1658798592">
      <w:marLeft w:val="640"/>
      <w:marRight w:val="0"/>
      <w:marTop w:val="0"/>
      <w:marBottom w:val="0"/>
      <w:divBdr>
        <w:top w:val="none" w:sz="0" w:space="0" w:color="auto"/>
        <w:left w:val="none" w:sz="0" w:space="0" w:color="auto"/>
        <w:bottom w:val="none" w:sz="0" w:space="0" w:color="auto"/>
        <w:right w:val="none" w:sz="0" w:space="0" w:color="auto"/>
      </w:divBdr>
    </w:div>
    <w:div w:id="1659307343">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0963331">
      <w:marLeft w:val="640"/>
      <w:marRight w:val="0"/>
      <w:marTop w:val="0"/>
      <w:marBottom w:val="0"/>
      <w:divBdr>
        <w:top w:val="none" w:sz="0" w:space="0" w:color="auto"/>
        <w:left w:val="none" w:sz="0" w:space="0" w:color="auto"/>
        <w:bottom w:val="none" w:sz="0" w:space="0" w:color="auto"/>
        <w:right w:val="none" w:sz="0" w:space="0" w:color="auto"/>
      </w:divBdr>
    </w:div>
    <w:div w:id="1661151374">
      <w:marLeft w:val="640"/>
      <w:marRight w:val="0"/>
      <w:marTop w:val="0"/>
      <w:marBottom w:val="0"/>
      <w:divBdr>
        <w:top w:val="none" w:sz="0" w:space="0" w:color="auto"/>
        <w:left w:val="none" w:sz="0" w:space="0" w:color="auto"/>
        <w:bottom w:val="none" w:sz="0" w:space="0" w:color="auto"/>
        <w:right w:val="none" w:sz="0" w:space="0" w:color="auto"/>
      </w:divBdr>
    </w:div>
    <w:div w:id="1661545701">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6476625">
      <w:marLeft w:val="640"/>
      <w:marRight w:val="0"/>
      <w:marTop w:val="0"/>
      <w:marBottom w:val="0"/>
      <w:divBdr>
        <w:top w:val="none" w:sz="0" w:space="0" w:color="auto"/>
        <w:left w:val="none" w:sz="0" w:space="0" w:color="auto"/>
        <w:bottom w:val="none" w:sz="0" w:space="0" w:color="auto"/>
        <w:right w:val="none" w:sz="0" w:space="0" w:color="auto"/>
      </w:divBdr>
    </w:div>
    <w:div w:id="1667395571">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68902658">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674199">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0336">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2026776">
      <w:marLeft w:val="640"/>
      <w:marRight w:val="0"/>
      <w:marTop w:val="0"/>
      <w:marBottom w:val="0"/>
      <w:divBdr>
        <w:top w:val="none" w:sz="0" w:space="0" w:color="auto"/>
        <w:left w:val="none" w:sz="0" w:space="0" w:color="auto"/>
        <w:bottom w:val="none" w:sz="0" w:space="0" w:color="auto"/>
        <w:right w:val="none" w:sz="0" w:space="0" w:color="auto"/>
      </w:divBdr>
    </w:div>
    <w:div w:id="1672248586">
      <w:marLeft w:val="640"/>
      <w:marRight w:val="0"/>
      <w:marTop w:val="0"/>
      <w:marBottom w:val="0"/>
      <w:divBdr>
        <w:top w:val="none" w:sz="0" w:space="0" w:color="auto"/>
        <w:left w:val="none" w:sz="0" w:space="0" w:color="auto"/>
        <w:bottom w:val="none" w:sz="0" w:space="0" w:color="auto"/>
        <w:right w:val="none" w:sz="0" w:space="0" w:color="auto"/>
      </w:divBdr>
    </w:div>
    <w:div w:id="1672485434">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3684408">
      <w:marLeft w:val="640"/>
      <w:marRight w:val="0"/>
      <w:marTop w:val="0"/>
      <w:marBottom w:val="0"/>
      <w:divBdr>
        <w:top w:val="none" w:sz="0" w:space="0" w:color="auto"/>
        <w:left w:val="none" w:sz="0" w:space="0" w:color="auto"/>
        <w:bottom w:val="none" w:sz="0" w:space="0" w:color="auto"/>
        <w:right w:val="none" w:sz="0" w:space="0" w:color="auto"/>
      </w:divBdr>
    </w:div>
    <w:div w:id="1674339115">
      <w:marLeft w:val="640"/>
      <w:marRight w:val="0"/>
      <w:marTop w:val="0"/>
      <w:marBottom w:val="0"/>
      <w:divBdr>
        <w:top w:val="none" w:sz="0" w:space="0" w:color="auto"/>
        <w:left w:val="none" w:sz="0" w:space="0" w:color="auto"/>
        <w:bottom w:val="none" w:sz="0" w:space="0" w:color="auto"/>
        <w:right w:val="none" w:sz="0" w:space="0" w:color="auto"/>
      </w:divBdr>
    </w:div>
    <w:div w:id="1674411145">
      <w:marLeft w:val="640"/>
      <w:marRight w:val="0"/>
      <w:marTop w:val="0"/>
      <w:marBottom w:val="0"/>
      <w:divBdr>
        <w:top w:val="none" w:sz="0" w:space="0" w:color="auto"/>
        <w:left w:val="none" w:sz="0" w:space="0" w:color="auto"/>
        <w:bottom w:val="none" w:sz="0" w:space="0" w:color="auto"/>
        <w:right w:val="none" w:sz="0" w:space="0" w:color="auto"/>
      </w:divBdr>
    </w:div>
    <w:div w:id="1675255794">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6763282">
      <w:marLeft w:val="640"/>
      <w:marRight w:val="0"/>
      <w:marTop w:val="0"/>
      <w:marBottom w:val="0"/>
      <w:divBdr>
        <w:top w:val="none" w:sz="0" w:space="0" w:color="auto"/>
        <w:left w:val="none" w:sz="0" w:space="0" w:color="auto"/>
        <w:bottom w:val="none" w:sz="0" w:space="0" w:color="auto"/>
        <w:right w:val="none" w:sz="0" w:space="0" w:color="auto"/>
      </w:divBdr>
    </w:div>
    <w:div w:id="1676960114">
      <w:marLeft w:val="640"/>
      <w:marRight w:val="0"/>
      <w:marTop w:val="0"/>
      <w:marBottom w:val="0"/>
      <w:divBdr>
        <w:top w:val="none" w:sz="0" w:space="0" w:color="auto"/>
        <w:left w:val="none" w:sz="0" w:space="0" w:color="auto"/>
        <w:bottom w:val="none" w:sz="0" w:space="0" w:color="auto"/>
        <w:right w:val="none" w:sz="0" w:space="0" w:color="auto"/>
      </w:divBdr>
    </w:div>
    <w:div w:id="1677806156">
      <w:marLeft w:val="640"/>
      <w:marRight w:val="0"/>
      <w:marTop w:val="0"/>
      <w:marBottom w:val="0"/>
      <w:divBdr>
        <w:top w:val="none" w:sz="0" w:space="0" w:color="auto"/>
        <w:left w:val="none" w:sz="0" w:space="0" w:color="auto"/>
        <w:bottom w:val="none" w:sz="0" w:space="0" w:color="auto"/>
        <w:right w:val="none" w:sz="0" w:space="0" w:color="auto"/>
      </w:divBdr>
    </w:div>
    <w:div w:id="1677999011">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111749">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0934779">
      <w:marLeft w:val="640"/>
      <w:marRight w:val="0"/>
      <w:marTop w:val="0"/>
      <w:marBottom w:val="0"/>
      <w:divBdr>
        <w:top w:val="none" w:sz="0" w:space="0" w:color="auto"/>
        <w:left w:val="none" w:sz="0" w:space="0" w:color="auto"/>
        <w:bottom w:val="none" w:sz="0" w:space="0" w:color="auto"/>
        <w:right w:val="none" w:sz="0" w:space="0" w:color="auto"/>
      </w:divBdr>
    </w:div>
    <w:div w:id="1681468900">
      <w:marLeft w:val="640"/>
      <w:marRight w:val="0"/>
      <w:marTop w:val="0"/>
      <w:marBottom w:val="0"/>
      <w:divBdr>
        <w:top w:val="none" w:sz="0" w:space="0" w:color="auto"/>
        <w:left w:val="none" w:sz="0" w:space="0" w:color="auto"/>
        <w:bottom w:val="none" w:sz="0" w:space="0" w:color="auto"/>
        <w:right w:val="none" w:sz="0" w:space="0" w:color="auto"/>
      </w:divBdr>
    </w:div>
    <w:div w:id="1681929761">
      <w:marLeft w:val="640"/>
      <w:marRight w:val="0"/>
      <w:marTop w:val="0"/>
      <w:marBottom w:val="0"/>
      <w:divBdr>
        <w:top w:val="none" w:sz="0" w:space="0" w:color="auto"/>
        <w:left w:val="none" w:sz="0" w:space="0" w:color="auto"/>
        <w:bottom w:val="none" w:sz="0" w:space="0" w:color="auto"/>
        <w:right w:val="none" w:sz="0" w:space="0" w:color="auto"/>
      </w:divBdr>
    </w:div>
    <w:div w:id="1682125152">
      <w:marLeft w:val="640"/>
      <w:marRight w:val="0"/>
      <w:marTop w:val="0"/>
      <w:marBottom w:val="0"/>
      <w:divBdr>
        <w:top w:val="none" w:sz="0" w:space="0" w:color="auto"/>
        <w:left w:val="none" w:sz="0" w:space="0" w:color="auto"/>
        <w:bottom w:val="none" w:sz="0" w:space="0" w:color="auto"/>
        <w:right w:val="none" w:sz="0" w:space="0" w:color="auto"/>
      </w:divBdr>
    </w:div>
    <w:div w:id="1683166609">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3510038">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54749">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7824194">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8411779">
      <w:marLeft w:val="640"/>
      <w:marRight w:val="0"/>
      <w:marTop w:val="0"/>
      <w:marBottom w:val="0"/>
      <w:divBdr>
        <w:top w:val="none" w:sz="0" w:space="0" w:color="auto"/>
        <w:left w:val="none" w:sz="0" w:space="0" w:color="auto"/>
        <w:bottom w:val="none" w:sz="0" w:space="0" w:color="auto"/>
        <w:right w:val="none" w:sz="0" w:space="0" w:color="auto"/>
      </w:divBdr>
    </w:div>
    <w:div w:id="1688481761">
      <w:marLeft w:val="640"/>
      <w:marRight w:val="0"/>
      <w:marTop w:val="0"/>
      <w:marBottom w:val="0"/>
      <w:divBdr>
        <w:top w:val="none" w:sz="0" w:space="0" w:color="auto"/>
        <w:left w:val="none" w:sz="0" w:space="0" w:color="auto"/>
        <w:bottom w:val="none" w:sz="0" w:space="0" w:color="auto"/>
        <w:right w:val="none" w:sz="0" w:space="0" w:color="auto"/>
      </w:divBdr>
    </w:div>
    <w:div w:id="1689019040">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1567201">
      <w:marLeft w:val="640"/>
      <w:marRight w:val="0"/>
      <w:marTop w:val="0"/>
      <w:marBottom w:val="0"/>
      <w:divBdr>
        <w:top w:val="none" w:sz="0" w:space="0" w:color="auto"/>
        <w:left w:val="none" w:sz="0" w:space="0" w:color="auto"/>
        <w:bottom w:val="none" w:sz="0" w:space="0" w:color="auto"/>
        <w:right w:val="none" w:sz="0" w:space="0" w:color="auto"/>
      </w:divBdr>
    </w:div>
    <w:div w:id="1691644882">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3532581">
      <w:marLeft w:val="640"/>
      <w:marRight w:val="0"/>
      <w:marTop w:val="0"/>
      <w:marBottom w:val="0"/>
      <w:divBdr>
        <w:top w:val="none" w:sz="0" w:space="0" w:color="auto"/>
        <w:left w:val="none" w:sz="0" w:space="0" w:color="auto"/>
        <w:bottom w:val="none" w:sz="0" w:space="0" w:color="auto"/>
        <w:right w:val="none" w:sz="0" w:space="0" w:color="auto"/>
      </w:divBdr>
    </w:div>
    <w:div w:id="1693728133">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4454406">
      <w:marLeft w:val="640"/>
      <w:marRight w:val="0"/>
      <w:marTop w:val="0"/>
      <w:marBottom w:val="0"/>
      <w:divBdr>
        <w:top w:val="none" w:sz="0" w:space="0" w:color="auto"/>
        <w:left w:val="none" w:sz="0" w:space="0" w:color="auto"/>
        <w:bottom w:val="none" w:sz="0" w:space="0" w:color="auto"/>
        <w:right w:val="none" w:sz="0" w:space="0" w:color="auto"/>
      </w:divBdr>
    </w:div>
    <w:div w:id="1696691300">
      <w:marLeft w:val="640"/>
      <w:marRight w:val="0"/>
      <w:marTop w:val="0"/>
      <w:marBottom w:val="0"/>
      <w:divBdr>
        <w:top w:val="none" w:sz="0" w:space="0" w:color="auto"/>
        <w:left w:val="none" w:sz="0" w:space="0" w:color="auto"/>
        <w:bottom w:val="none" w:sz="0" w:space="0" w:color="auto"/>
        <w:right w:val="none" w:sz="0" w:space="0" w:color="auto"/>
      </w:divBdr>
    </w:div>
    <w:div w:id="1696886953">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698042114">
      <w:marLeft w:val="640"/>
      <w:marRight w:val="0"/>
      <w:marTop w:val="0"/>
      <w:marBottom w:val="0"/>
      <w:divBdr>
        <w:top w:val="none" w:sz="0" w:space="0" w:color="auto"/>
        <w:left w:val="none" w:sz="0" w:space="0" w:color="auto"/>
        <w:bottom w:val="none" w:sz="0" w:space="0" w:color="auto"/>
        <w:right w:val="none" w:sz="0" w:space="0" w:color="auto"/>
      </w:divBdr>
    </w:div>
    <w:div w:id="1699043988">
      <w:marLeft w:val="640"/>
      <w:marRight w:val="0"/>
      <w:marTop w:val="0"/>
      <w:marBottom w:val="0"/>
      <w:divBdr>
        <w:top w:val="none" w:sz="0" w:space="0" w:color="auto"/>
        <w:left w:val="none" w:sz="0" w:space="0" w:color="auto"/>
        <w:bottom w:val="none" w:sz="0" w:space="0" w:color="auto"/>
        <w:right w:val="none" w:sz="0" w:space="0" w:color="auto"/>
      </w:divBdr>
    </w:div>
    <w:div w:id="169962218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0743710">
      <w:marLeft w:val="640"/>
      <w:marRight w:val="0"/>
      <w:marTop w:val="0"/>
      <w:marBottom w:val="0"/>
      <w:divBdr>
        <w:top w:val="none" w:sz="0" w:space="0" w:color="auto"/>
        <w:left w:val="none" w:sz="0" w:space="0" w:color="auto"/>
        <w:bottom w:val="none" w:sz="0" w:space="0" w:color="auto"/>
        <w:right w:val="none" w:sz="0" w:space="0" w:color="auto"/>
      </w:divBdr>
    </w:div>
    <w:div w:id="1701084679">
      <w:marLeft w:val="640"/>
      <w:marRight w:val="0"/>
      <w:marTop w:val="0"/>
      <w:marBottom w:val="0"/>
      <w:divBdr>
        <w:top w:val="none" w:sz="0" w:space="0" w:color="auto"/>
        <w:left w:val="none" w:sz="0" w:space="0" w:color="auto"/>
        <w:bottom w:val="none" w:sz="0" w:space="0" w:color="auto"/>
        <w:right w:val="none" w:sz="0" w:space="0" w:color="auto"/>
      </w:divBdr>
    </w:div>
    <w:div w:id="1702634612">
      <w:marLeft w:val="640"/>
      <w:marRight w:val="0"/>
      <w:marTop w:val="0"/>
      <w:marBottom w:val="0"/>
      <w:divBdr>
        <w:top w:val="none" w:sz="0" w:space="0" w:color="auto"/>
        <w:left w:val="none" w:sz="0" w:space="0" w:color="auto"/>
        <w:bottom w:val="none" w:sz="0" w:space="0" w:color="auto"/>
        <w:right w:val="none" w:sz="0" w:space="0" w:color="auto"/>
      </w:divBdr>
    </w:div>
    <w:div w:id="1703431719">
      <w:marLeft w:val="640"/>
      <w:marRight w:val="0"/>
      <w:marTop w:val="0"/>
      <w:marBottom w:val="0"/>
      <w:divBdr>
        <w:top w:val="none" w:sz="0" w:space="0" w:color="auto"/>
        <w:left w:val="none" w:sz="0" w:space="0" w:color="auto"/>
        <w:bottom w:val="none" w:sz="0" w:space="0" w:color="auto"/>
        <w:right w:val="none" w:sz="0" w:space="0" w:color="auto"/>
      </w:divBdr>
    </w:div>
    <w:div w:id="1704283025">
      <w:marLeft w:val="640"/>
      <w:marRight w:val="0"/>
      <w:marTop w:val="0"/>
      <w:marBottom w:val="0"/>
      <w:divBdr>
        <w:top w:val="none" w:sz="0" w:space="0" w:color="auto"/>
        <w:left w:val="none" w:sz="0" w:space="0" w:color="auto"/>
        <w:bottom w:val="none" w:sz="0" w:space="0" w:color="auto"/>
        <w:right w:val="none" w:sz="0" w:space="0" w:color="auto"/>
      </w:divBdr>
    </w:div>
    <w:div w:id="1704400134">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50651">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5473571">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7875225">
      <w:marLeft w:val="640"/>
      <w:marRight w:val="0"/>
      <w:marTop w:val="0"/>
      <w:marBottom w:val="0"/>
      <w:divBdr>
        <w:top w:val="none" w:sz="0" w:space="0" w:color="auto"/>
        <w:left w:val="none" w:sz="0" w:space="0" w:color="auto"/>
        <w:bottom w:val="none" w:sz="0" w:space="0" w:color="auto"/>
        <w:right w:val="none" w:sz="0" w:space="0" w:color="auto"/>
      </w:divBdr>
    </w:div>
    <w:div w:id="1708023023">
      <w:marLeft w:val="640"/>
      <w:marRight w:val="0"/>
      <w:marTop w:val="0"/>
      <w:marBottom w:val="0"/>
      <w:divBdr>
        <w:top w:val="none" w:sz="0" w:space="0" w:color="auto"/>
        <w:left w:val="none" w:sz="0" w:space="0" w:color="auto"/>
        <w:bottom w:val="none" w:sz="0" w:space="0" w:color="auto"/>
        <w:right w:val="none" w:sz="0" w:space="0" w:color="auto"/>
      </w:divBdr>
    </w:div>
    <w:div w:id="170806564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45040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1832093">
      <w:marLeft w:val="640"/>
      <w:marRight w:val="0"/>
      <w:marTop w:val="0"/>
      <w:marBottom w:val="0"/>
      <w:divBdr>
        <w:top w:val="none" w:sz="0" w:space="0" w:color="auto"/>
        <w:left w:val="none" w:sz="0" w:space="0" w:color="auto"/>
        <w:bottom w:val="none" w:sz="0" w:space="0" w:color="auto"/>
        <w:right w:val="none" w:sz="0" w:space="0" w:color="auto"/>
      </w:divBdr>
    </w:div>
    <w:div w:id="1712071661">
      <w:marLeft w:val="640"/>
      <w:marRight w:val="0"/>
      <w:marTop w:val="0"/>
      <w:marBottom w:val="0"/>
      <w:divBdr>
        <w:top w:val="none" w:sz="0" w:space="0" w:color="auto"/>
        <w:left w:val="none" w:sz="0" w:space="0" w:color="auto"/>
        <w:bottom w:val="none" w:sz="0" w:space="0" w:color="auto"/>
        <w:right w:val="none" w:sz="0" w:space="0" w:color="auto"/>
      </w:divBdr>
    </w:div>
    <w:div w:id="1712420827">
      <w:marLeft w:val="64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2877380">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3921702">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5814069">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6734530">
      <w:marLeft w:val="640"/>
      <w:marRight w:val="0"/>
      <w:marTop w:val="0"/>
      <w:marBottom w:val="0"/>
      <w:divBdr>
        <w:top w:val="none" w:sz="0" w:space="0" w:color="auto"/>
        <w:left w:val="none" w:sz="0" w:space="0" w:color="auto"/>
        <w:bottom w:val="none" w:sz="0" w:space="0" w:color="auto"/>
        <w:right w:val="none" w:sz="0" w:space="0" w:color="auto"/>
      </w:divBdr>
    </w:div>
    <w:div w:id="1717122104">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17466290">
      <w:marLeft w:val="640"/>
      <w:marRight w:val="0"/>
      <w:marTop w:val="0"/>
      <w:marBottom w:val="0"/>
      <w:divBdr>
        <w:top w:val="none" w:sz="0" w:space="0" w:color="auto"/>
        <w:left w:val="none" w:sz="0" w:space="0" w:color="auto"/>
        <w:bottom w:val="none" w:sz="0" w:space="0" w:color="auto"/>
        <w:right w:val="none" w:sz="0" w:space="0" w:color="auto"/>
      </w:divBdr>
    </w:div>
    <w:div w:id="1717657528">
      <w:marLeft w:val="640"/>
      <w:marRight w:val="0"/>
      <w:marTop w:val="0"/>
      <w:marBottom w:val="0"/>
      <w:divBdr>
        <w:top w:val="none" w:sz="0" w:space="0" w:color="auto"/>
        <w:left w:val="none" w:sz="0" w:space="0" w:color="auto"/>
        <w:bottom w:val="none" w:sz="0" w:space="0" w:color="auto"/>
        <w:right w:val="none" w:sz="0" w:space="0" w:color="auto"/>
      </w:divBdr>
    </w:div>
    <w:div w:id="1718122578">
      <w:marLeft w:val="640"/>
      <w:marRight w:val="0"/>
      <w:marTop w:val="0"/>
      <w:marBottom w:val="0"/>
      <w:divBdr>
        <w:top w:val="none" w:sz="0" w:space="0" w:color="auto"/>
        <w:left w:val="none" w:sz="0" w:space="0" w:color="auto"/>
        <w:bottom w:val="none" w:sz="0" w:space="0" w:color="auto"/>
        <w:right w:val="none" w:sz="0" w:space="0" w:color="auto"/>
      </w:divBdr>
    </w:div>
    <w:div w:id="1718357431">
      <w:marLeft w:val="640"/>
      <w:marRight w:val="0"/>
      <w:marTop w:val="0"/>
      <w:marBottom w:val="0"/>
      <w:divBdr>
        <w:top w:val="none" w:sz="0" w:space="0" w:color="auto"/>
        <w:left w:val="none" w:sz="0" w:space="0" w:color="auto"/>
        <w:bottom w:val="none" w:sz="0" w:space="0" w:color="auto"/>
        <w:right w:val="none" w:sz="0" w:space="0" w:color="auto"/>
      </w:divBdr>
    </w:div>
    <w:div w:id="1718433624">
      <w:marLeft w:val="640"/>
      <w:marRight w:val="0"/>
      <w:marTop w:val="0"/>
      <w:marBottom w:val="0"/>
      <w:divBdr>
        <w:top w:val="none" w:sz="0" w:space="0" w:color="auto"/>
        <w:left w:val="none" w:sz="0" w:space="0" w:color="auto"/>
        <w:bottom w:val="none" w:sz="0" w:space="0" w:color="auto"/>
        <w:right w:val="none" w:sz="0" w:space="0" w:color="auto"/>
      </w:divBdr>
    </w:div>
    <w:div w:id="1719235453">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201400">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1517598">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48877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259308">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29722761">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104252">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4740323">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7361070">
      <w:marLeft w:val="640"/>
      <w:marRight w:val="0"/>
      <w:marTop w:val="0"/>
      <w:marBottom w:val="0"/>
      <w:divBdr>
        <w:top w:val="none" w:sz="0" w:space="0" w:color="auto"/>
        <w:left w:val="none" w:sz="0" w:space="0" w:color="auto"/>
        <w:bottom w:val="none" w:sz="0" w:space="0" w:color="auto"/>
        <w:right w:val="none" w:sz="0" w:space="0" w:color="auto"/>
      </w:divBdr>
    </w:div>
    <w:div w:id="173751154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8898325">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208550">
      <w:marLeft w:val="640"/>
      <w:marRight w:val="0"/>
      <w:marTop w:val="0"/>
      <w:marBottom w:val="0"/>
      <w:divBdr>
        <w:top w:val="none" w:sz="0" w:space="0" w:color="auto"/>
        <w:left w:val="none" w:sz="0" w:space="0" w:color="auto"/>
        <w:bottom w:val="none" w:sz="0" w:space="0" w:color="auto"/>
        <w:right w:val="none" w:sz="0" w:space="0" w:color="auto"/>
      </w:divBdr>
    </w:div>
    <w:div w:id="174032761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782202">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144610">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681574">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067894">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7917428">
      <w:marLeft w:val="64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49381015">
      <w:marLeft w:val="640"/>
      <w:marRight w:val="0"/>
      <w:marTop w:val="0"/>
      <w:marBottom w:val="0"/>
      <w:divBdr>
        <w:top w:val="none" w:sz="0" w:space="0" w:color="auto"/>
        <w:left w:val="none" w:sz="0" w:space="0" w:color="auto"/>
        <w:bottom w:val="none" w:sz="0" w:space="0" w:color="auto"/>
        <w:right w:val="none" w:sz="0" w:space="0" w:color="auto"/>
      </w:divBdr>
    </w:div>
    <w:div w:id="1749886867">
      <w:marLeft w:val="640"/>
      <w:marRight w:val="0"/>
      <w:marTop w:val="0"/>
      <w:marBottom w:val="0"/>
      <w:divBdr>
        <w:top w:val="none" w:sz="0" w:space="0" w:color="auto"/>
        <w:left w:val="none" w:sz="0" w:space="0" w:color="auto"/>
        <w:bottom w:val="none" w:sz="0" w:space="0" w:color="auto"/>
        <w:right w:val="none" w:sz="0" w:space="0" w:color="auto"/>
      </w:divBdr>
    </w:div>
    <w:div w:id="1750081102">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082005">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2265999">
      <w:marLeft w:val="640"/>
      <w:marRight w:val="0"/>
      <w:marTop w:val="0"/>
      <w:marBottom w:val="0"/>
      <w:divBdr>
        <w:top w:val="none" w:sz="0" w:space="0" w:color="auto"/>
        <w:left w:val="none" w:sz="0" w:space="0" w:color="auto"/>
        <w:bottom w:val="none" w:sz="0" w:space="0" w:color="auto"/>
        <w:right w:val="none" w:sz="0" w:space="0" w:color="auto"/>
      </w:divBdr>
    </w:div>
    <w:div w:id="1752463391">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20321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167096">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021306">
      <w:marLeft w:val="640"/>
      <w:marRight w:val="0"/>
      <w:marTop w:val="0"/>
      <w:marBottom w:val="0"/>
      <w:divBdr>
        <w:top w:val="none" w:sz="0" w:space="0" w:color="auto"/>
        <w:left w:val="none" w:sz="0" w:space="0" w:color="auto"/>
        <w:bottom w:val="none" w:sz="0" w:space="0" w:color="auto"/>
        <w:right w:val="none" w:sz="0" w:space="0" w:color="auto"/>
      </w:divBdr>
    </w:div>
    <w:div w:id="1758096365">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4565765">
      <w:marLeft w:val="640"/>
      <w:marRight w:val="0"/>
      <w:marTop w:val="0"/>
      <w:marBottom w:val="0"/>
      <w:divBdr>
        <w:top w:val="none" w:sz="0" w:space="0" w:color="auto"/>
        <w:left w:val="none" w:sz="0" w:space="0" w:color="auto"/>
        <w:bottom w:val="none" w:sz="0" w:space="0" w:color="auto"/>
        <w:right w:val="none" w:sz="0" w:space="0" w:color="auto"/>
      </w:divBdr>
    </w:div>
    <w:div w:id="1764566911">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01938">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2966795">
      <w:marLeft w:val="640"/>
      <w:marRight w:val="0"/>
      <w:marTop w:val="0"/>
      <w:marBottom w:val="0"/>
      <w:divBdr>
        <w:top w:val="none" w:sz="0" w:space="0" w:color="auto"/>
        <w:left w:val="none" w:sz="0" w:space="0" w:color="auto"/>
        <w:bottom w:val="none" w:sz="0" w:space="0" w:color="auto"/>
        <w:right w:val="none" w:sz="0" w:space="0" w:color="auto"/>
      </w:divBdr>
    </w:div>
    <w:div w:id="1773167791">
      <w:marLeft w:val="640"/>
      <w:marRight w:val="0"/>
      <w:marTop w:val="0"/>
      <w:marBottom w:val="0"/>
      <w:divBdr>
        <w:top w:val="none" w:sz="0" w:space="0" w:color="auto"/>
        <w:left w:val="none" w:sz="0" w:space="0" w:color="auto"/>
        <w:bottom w:val="none" w:sz="0" w:space="0" w:color="auto"/>
        <w:right w:val="none" w:sz="0" w:space="0" w:color="auto"/>
      </w:divBdr>
    </w:div>
    <w:div w:id="1773933130">
      <w:marLeft w:val="640"/>
      <w:marRight w:val="0"/>
      <w:marTop w:val="0"/>
      <w:marBottom w:val="0"/>
      <w:divBdr>
        <w:top w:val="none" w:sz="0" w:space="0" w:color="auto"/>
        <w:left w:val="none" w:sz="0" w:space="0" w:color="auto"/>
        <w:bottom w:val="none" w:sz="0" w:space="0" w:color="auto"/>
        <w:right w:val="none" w:sz="0" w:space="0" w:color="auto"/>
      </w:divBdr>
    </w:div>
    <w:div w:id="1774393860">
      <w:marLeft w:val="640"/>
      <w:marRight w:val="0"/>
      <w:marTop w:val="0"/>
      <w:marBottom w:val="0"/>
      <w:divBdr>
        <w:top w:val="none" w:sz="0" w:space="0" w:color="auto"/>
        <w:left w:val="none" w:sz="0" w:space="0" w:color="auto"/>
        <w:bottom w:val="none" w:sz="0" w:space="0" w:color="auto"/>
        <w:right w:val="none" w:sz="0" w:space="0" w:color="auto"/>
      </w:divBdr>
    </w:div>
    <w:div w:id="1774395234">
      <w:marLeft w:val="640"/>
      <w:marRight w:val="0"/>
      <w:marTop w:val="0"/>
      <w:marBottom w:val="0"/>
      <w:divBdr>
        <w:top w:val="none" w:sz="0" w:space="0" w:color="auto"/>
        <w:left w:val="none" w:sz="0" w:space="0" w:color="auto"/>
        <w:bottom w:val="none" w:sz="0" w:space="0" w:color="auto"/>
        <w:right w:val="none" w:sz="0" w:space="0" w:color="auto"/>
      </w:divBdr>
    </w:div>
    <w:div w:id="1775130809">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5706685">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6905503">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8872079">
      <w:marLeft w:val="640"/>
      <w:marRight w:val="0"/>
      <w:marTop w:val="0"/>
      <w:marBottom w:val="0"/>
      <w:divBdr>
        <w:top w:val="none" w:sz="0" w:space="0" w:color="auto"/>
        <w:left w:val="none" w:sz="0" w:space="0" w:color="auto"/>
        <w:bottom w:val="none" w:sz="0" w:space="0" w:color="auto"/>
        <w:right w:val="none" w:sz="0" w:space="0" w:color="auto"/>
      </w:divBdr>
    </w:div>
    <w:div w:id="1778940439">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29613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458538">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4114015">
      <w:marLeft w:val="640"/>
      <w:marRight w:val="0"/>
      <w:marTop w:val="0"/>
      <w:marBottom w:val="0"/>
      <w:divBdr>
        <w:top w:val="none" w:sz="0" w:space="0" w:color="auto"/>
        <w:left w:val="none" w:sz="0" w:space="0" w:color="auto"/>
        <w:bottom w:val="none" w:sz="0" w:space="0" w:color="auto"/>
        <w:right w:val="none" w:sz="0" w:space="0" w:color="auto"/>
      </w:divBdr>
    </w:div>
    <w:div w:id="1784688160">
      <w:marLeft w:val="640"/>
      <w:marRight w:val="0"/>
      <w:marTop w:val="0"/>
      <w:marBottom w:val="0"/>
      <w:divBdr>
        <w:top w:val="none" w:sz="0" w:space="0" w:color="auto"/>
        <w:left w:val="none" w:sz="0" w:space="0" w:color="auto"/>
        <w:bottom w:val="none" w:sz="0" w:space="0" w:color="auto"/>
        <w:right w:val="none" w:sz="0" w:space="0" w:color="auto"/>
      </w:divBdr>
    </w:div>
    <w:div w:id="1784954752">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5925644">
      <w:marLeft w:val="640"/>
      <w:marRight w:val="0"/>
      <w:marTop w:val="0"/>
      <w:marBottom w:val="0"/>
      <w:divBdr>
        <w:top w:val="none" w:sz="0" w:space="0" w:color="auto"/>
        <w:left w:val="none" w:sz="0" w:space="0" w:color="auto"/>
        <w:bottom w:val="none" w:sz="0" w:space="0" w:color="auto"/>
        <w:right w:val="none" w:sz="0" w:space="0" w:color="auto"/>
      </w:divBdr>
    </w:div>
    <w:div w:id="1785995563">
      <w:marLeft w:val="640"/>
      <w:marRight w:val="0"/>
      <w:marTop w:val="0"/>
      <w:marBottom w:val="0"/>
      <w:divBdr>
        <w:top w:val="none" w:sz="0" w:space="0" w:color="auto"/>
        <w:left w:val="none" w:sz="0" w:space="0" w:color="auto"/>
        <w:bottom w:val="none" w:sz="0" w:space="0" w:color="auto"/>
        <w:right w:val="none" w:sz="0" w:space="0" w:color="auto"/>
      </w:divBdr>
    </w:div>
    <w:div w:id="1786119720">
      <w:marLeft w:val="640"/>
      <w:marRight w:val="0"/>
      <w:marTop w:val="0"/>
      <w:marBottom w:val="0"/>
      <w:divBdr>
        <w:top w:val="none" w:sz="0" w:space="0" w:color="auto"/>
        <w:left w:val="none" w:sz="0" w:space="0" w:color="auto"/>
        <w:bottom w:val="none" w:sz="0" w:space="0" w:color="auto"/>
        <w:right w:val="none" w:sz="0" w:space="0" w:color="auto"/>
      </w:divBdr>
    </w:div>
    <w:div w:id="1786385691">
      <w:marLeft w:val="640"/>
      <w:marRight w:val="0"/>
      <w:marTop w:val="0"/>
      <w:marBottom w:val="0"/>
      <w:divBdr>
        <w:top w:val="none" w:sz="0" w:space="0" w:color="auto"/>
        <w:left w:val="none" w:sz="0" w:space="0" w:color="auto"/>
        <w:bottom w:val="none" w:sz="0" w:space="0" w:color="auto"/>
        <w:right w:val="none" w:sz="0" w:space="0" w:color="auto"/>
      </w:divBdr>
    </w:div>
    <w:div w:id="1786388355">
      <w:marLeft w:val="640"/>
      <w:marRight w:val="0"/>
      <w:marTop w:val="0"/>
      <w:marBottom w:val="0"/>
      <w:divBdr>
        <w:top w:val="none" w:sz="0" w:space="0" w:color="auto"/>
        <w:left w:val="none" w:sz="0" w:space="0" w:color="auto"/>
        <w:bottom w:val="none" w:sz="0" w:space="0" w:color="auto"/>
        <w:right w:val="none" w:sz="0" w:space="0" w:color="auto"/>
      </w:divBdr>
    </w:div>
    <w:div w:id="1786462159">
      <w:marLeft w:val="640"/>
      <w:marRight w:val="0"/>
      <w:marTop w:val="0"/>
      <w:marBottom w:val="0"/>
      <w:divBdr>
        <w:top w:val="none" w:sz="0" w:space="0" w:color="auto"/>
        <w:left w:val="none" w:sz="0" w:space="0" w:color="auto"/>
        <w:bottom w:val="none" w:sz="0" w:space="0" w:color="auto"/>
        <w:right w:val="none" w:sz="0" w:space="0" w:color="auto"/>
      </w:divBdr>
    </w:div>
    <w:div w:id="1786658322">
      <w:marLeft w:val="640"/>
      <w:marRight w:val="0"/>
      <w:marTop w:val="0"/>
      <w:marBottom w:val="0"/>
      <w:divBdr>
        <w:top w:val="none" w:sz="0" w:space="0" w:color="auto"/>
        <w:left w:val="none" w:sz="0" w:space="0" w:color="auto"/>
        <w:bottom w:val="none" w:sz="0" w:space="0" w:color="auto"/>
        <w:right w:val="none" w:sz="0" w:space="0" w:color="auto"/>
      </w:divBdr>
    </w:div>
    <w:div w:id="1786659503">
      <w:marLeft w:val="640"/>
      <w:marRight w:val="0"/>
      <w:marTop w:val="0"/>
      <w:marBottom w:val="0"/>
      <w:divBdr>
        <w:top w:val="none" w:sz="0" w:space="0" w:color="auto"/>
        <w:left w:val="none" w:sz="0" w:space="0" w:color="auto"/>
        <w:bottom w:val="none" w:sz="0" w:space="0" w:color="auto"/>
        <w:right w:val="none" w:sz="0" w:space="0" w:color="auto"/>
      </w:divBdr>
    </w:div>
    <w:div w:id="1786844354">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7195557">
      <w:marLeft w:val="640"/>
      <w:marRight w:val="0"/>
      <w:marTop w:val="0"/>
      <w:marBottom w:val="0"/>
      <w:divBdr>
        <w:top w:val="none" w:sz="0" w:space="0" w:color="auto"/>
        <w:left w:val="none" w:sz="0" w:space="0" w:color="auto"/>
        <w:bottom w:val="none" w:sz="0" w:space="0" w:color="auto"/>
        <w:right w:val="none" w:sz="0" w:space="0" w:color="auto"/>
      </w:divBdr>
    </w:div>
    <w:div w:id="1787658076">
      <w:marLeft w:val="640"/>
      <w:marRight w:val="0"/>
      <w:marTop w:val="0"/>
      <w:marBottom w:val="0"/>
      <w:divBdr>
        <w:top w:val="none" w:sz="0" w:space="0" w:color="auto"/>
        <w:left w:val="none" w:sz="0" w:space="0" w:color="auto"/>
        <w:bottom w:val="none" w:sz="0" w:space="0" w:color="auto"/>
        <w:right w:val="none" w:sz="0" w:space="0" w:color="auto"/>
      </w:divBdr>
    </w:div>
    <w:div w:id="178777490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8161051">
      <w:marLeft w:val="640"/>
      <w:marRight w:val="0"/>
      <w:marTop w:val="0"/>
      <w:marBottom w:val="0"/>
      <w:divBdr>
        <w:top w:val="none" w:sz="0" w:space="0" w:color="auto"/>
        <w:left w:val="none" w:sz="0" w:space="0" w:color="auto"/>
        <w:bottom w:val="none" w:sz="0" w:space="0" w:color="auto"/>
        <w:right w:val="none" w:sz="0" w:space="0" w:color="auto"/>
      </w:divBdr>
    </w:div>
    <w:div w:id="1788309558">
      <w:marLeft w:val="640"/>
      <w:marRight w:val="0"/>
      <w:marTop w:val="0"/>
      <w:marBottom w:val="0"/>
      <w:divBdr>
        <w:top w:val="none" w:sz="0" w:space="0" w:color="auto"/>
        <w:left w:val="none" w:sz="0" w:space="0" w:color="auto"/>
        <w:bottom w:val="none" w:sz="0" w:space="0" w:color="auto"/>
        <w:right w:val="none" w:sz="0" w:space="0" w:color="auto"/>
      </w:divBdr>
    </w:div>
    <w:div w:id="1788349288">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34957">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13350">
      <w:marLeft w:val="640"/>
      <w:marRight w:val="0"/>
      <w:marTop w:val="0"/>
      <w:marBottom w:val="0"/>
      <w:divBdr>
        <w:top w:val="none" w:sz="0" w:space="0" w:color="auto"/>
        <w:left w:val="none" w:sz="0" w:space="0" w:color="auto"/>
        <w:bottom w:val="none" w:sz="0" w:space="0" w:color="auto"/>
        <w:right w:val="none" w:sz="0" w:space="0" w:color="auto"/>
      </w:divBdr>
    </w:div>
    <w:div w:id="17913891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2358529">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4977951">
      <w:marLeft w:val="640"/>
      <w:marRight w:val="0"/>
      <w:marTop w:val="0"/>
      <w:marBottom w:val="0"/>
      <w:divBdr>
        <w:top w:val="none" w:sz="0" w:space="0" w:color="auto"/>
        <w:left w:val="none" w:sz="0" w:space="0" w:color="auto"/>
        <w:bottom w:val="none" w:sz="0" w:space="0" w:color="auto"/>
        <w:right w:val="none" w:sz="0" w:space="0" w:color="auto"/>
      </w:divBdr>
    </w:div>
    <w:div w:id="1795446352">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825664">
      <w:marLeft w:val="640"/>
      <w:marRight w:val="0"/>
      <w:marTop w:val="0"/>
      <w:marBottom w:val="0"/>
      <w:divBdr>
        <w:top w:val="none" w:sz="0" w:space="0" w:color="auto"/>
        <w:left w:val="none" w:sz="0" w:space="0" w:color="auto"/>
        <w:bottom w:val="none" w:sz="0" w:space="0" w:color="auto"/>
        <w:right w:val="none" w:sz="0" w:space="0" w:color="auto"/>
      </w:divBdr>
    </w:div>
    <w:div w:id="179582595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555711">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6944310">
      <w:marLeft w:val="640"/>
      <w:marRight w:val="0"/>
      <w:marTop w:val="0"/>
      <w:marBottom w:val="0"/>
      <w:divBdr>
        <w:top w:val="none" w:sz="0" w:space="0" w:color="auto"/>
        <w:left w:val="none" w:sz="0" w:space="0" w:color="auto"/>
        <w:bottom w:val="none" w:sz="0" w:space="0" w:color="auto"/>
        <w:right w:val="none" w:sz="0" w:space="0" w:color="auto"/>
      </w:divBdr>
    </w:div>
    <w:div w:id="1798713873">
      <w:marLeft w:val="640"/>
      <w:marRight w:val="0"/>
      <w:marTop w:val="0"/>
      <w:marBottom w:val="0"/>
      <w:divBdr>
        <w:top w:val="none" w:sz="0" w:space="0" w:color="auto"/>
        <w:left w:val="none" w:sz="0" w:space="0" w:color="auto"/>
        <w:bottom w:val="none" w:sz="0" w:space="0" w:color="auto"/>
        <w:right w:val="none" w:sz="0" w:space="0" w:color="auto"/>
      </w:divBdr>
    </w:div>
    <w:div w:id="1799450524">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0108071">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4537445">
      <w:marLeft w:val="640"/>
      <w:marRight w:val="0"/>
      <w:marTop w:val="0"/>
      <w:marBottom w:val="0"/>
      <w:divBdr>
        <w:top w:val="none" w:sz="0" w:space="0" w:color="auto"/>
        <w:left w:val="none" w:sz="0" w:space="0" w:color="auto"/>
        <w:bottom w:val="none" w:sz="0" w:space="0" w:color="auto"/>
        <w:right w:val="none" w:sz="0" w:space="0" w:color="auto"/>
      </w:divBdr>
    </w:div>
    <w:div w:id="1805074580">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6390560">
      <w:marLeft w:val="640"/>
      <w:marRight w:val="0"/>
      <w:marTop w:val="0"/>
      <w:marBottom w:val="0"/>
      <w:divBdr>
        <w:top w:val="none" w:sz="0" w:space="0" w:color="auto"/>
        <w:left w:val="none" w:sz="0" w:space="0" w:color="auto"/>
        <w:bottom w:val="none" w:sz="0" w:space="0" w:color="auto"/>
        <w:right w:val="none" w:sz="0" w:space="0" w:color="auto"/>
      </w:divBdr>
    </w:div>
    <w:div w:id="1808426227">
      <w:marLeft w:val="640"/>
      <w:marRight w:val="0"/>
      <w:marTop w:val="0"/>
      <w:marBottom w:val="0"/>
      <w:divBdr>
        <w:top w:val="none" w:sz="0" w:space="0" w:color="auto"/>
        <w:left w:val="none" w:sz="0" w:space="0" w:color="auto"/>
        <w:bottom w:val="none" w:sz="0" w:space="0" w:color="auto"/>
        <w:right w:val="none" w:sz="0" w:space="0" w:color="auto"/>
      </w:divBdr>
    </w:div>
    <w:div w:id="1808818822">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437258">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1440746">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794200">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3981431">
      <w:marLeft w:val="640"/>
      <w:marRight w:val="0"/>
      <w:marTop w:val="0"/>
      <w:marBottom w:val="0"/>
      <w:divBdr>
        <w:top w:val="none" w:sz="0" w:space="0" w:color="auto"/>
        <w:left w:val="none" w:sz="0" w:space="0" w:color="auto"/>
        <w:bottom w:val="none" w:sz="0" w:space="0" w:color="auto"/>
        <w:right w:val="none" w:sz="0" w:space="0" w:color="auto"/>
      </w:divBdr>
    </w:div>
    <w:div w:id="18150978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15758066">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8716173">
      <w:marLeft w:val="640"/>
      <w:marRight w:val="0"/>
      <w:marTop w:val="0"/>
      <w:marBottom w:val="0"/>
      <w:divBdr>
        <w:top w:val="none" w:sz="0" w:space="0" w:color="auto"/>
        <w:left w:val="none" w:sz="0" w:space="0" w:color="auto"/>
        <w:bottom w:val="none" w:sz="0" w:space="0" w:color="auto"/>
        <w:right w:val="none" w:sz="0" w:space="0" w:color="auto"/>
      </w:divBdr>
    </w:div>
    <w:div w:id="1819807376">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41918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4033">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2572570">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7820515">
      <w:marLeft w:val="640"/>
      <w:marRight w:val="0"/>
      <w:marTop w:val="0"/>
      <w:marBottom w:val="0"/>
      <w:divBdr>
        <w:top w:val="none" w:sz="0" w:space="0" w:color="auto"/>
        <w:left w:val="none" w:sz="0" w:space="0" w:color="auto"/>
        <w:bottom w:val="none" w:sz="0" w:space="0" w:color="auto"/>
        <w:right w:val="none" w:sz="0" w:space="0" w:color="auto"/>
      </w:divBdr>
    </w:div>
    <w:div w:id="1828282880">
      <w:marLeft w:val="640"/>
      <w:marRight w:val="0"/>
      <w:marTop w:val="0"/>
      <w:marBottom w:val="0"/>
      <w:divBdr>
        <w:top w:val="none" w:sz="0" w:space="0" w:color="auto"/>
        <w:left w:val="none" w:sz="0" w:space="0" w:color="auto"/>
        <w:bottom w:val="none" w:sz="0" w:space="0" w:color="auto"/>
        <w:right w:val="none" w:sz="0" w:space="0" w:color="auto"/>
      </w:divBdr>
    </w:div>
    <w:div w:id="1828395171">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369583">
      <w:marLeft w:val="640"/>
      <w:marRight w:val="0"/>
      <w:marTop w:val="0"/>
      <w:marBottom w:val="0"/>
      <w:divBdr>
        <w:top w:val="none" w:sz="0" w:space="0" w:color="auto"/>
        <w:left w:val="none" w:sz="0" w:space="0" w:color="auto"/>
        <w:bottom w:val="none" w:sz="0" w:space="0" w:color="auto"/>
        <w:right w:val="none" w:sz="0" w:space="0" w:color="auto"/>
      </w:divBdr>
    </w:div>
    <w:div w:id="1830514008">
      <w:marLeft w:val="640"/>
      <w:marRight w:val="0"/>
      <w:marTop w:val="0"/>
      <w:marBottom w:val="0"/>
      <w:divBdr>
        <w:top w:val="none" w:sz="0" w:space="0" w:color="auto"/>
        <w:left w:val="none" w:sz="0" w:space="0" w:color="auto"/>
        <w:bottom w:val="none" w:sz="0" w:space="0" w:color="auto"/>
        <w:right w:val="none" w:sz="0" w:space="0" w:color="auto"/>
      </w:divBdr>
    </w:div>
    <w:div w:id="1830517735">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8272">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4252889">
      <w:marLeft w:val="640"/>
      <w:marRight w:val="0"/>
      <w:marTop w:val="0"/>
      <w:marBottom w:val="0"/>
      <w:divBdr>
        <w:top w:val="none" w:sz="0" w:space="0" w:color="auto"/>
        <w:left w:val="none" w:sz="0" w:space="0" w:color="auto"/>
        <w:bottom w:val="none" w:sz="0" w:space="0" w:color="auto"/>
        <w:right w:val="none" w:sz="0" w:space="0" w:color="auto"/>
      </w:divBdr>
    </w:div>
    <w:div w:id="1835024084">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6453600">
      <w:marLeft w:val="640"/>
      <w:marRight w:val="0"/>
      <w:marTop w:val="0"/>
      <w:marBottom w:val="0"/>
      <w:divBdr>
        <w:top w:val="none" w:sz="0" w:space="0" w:color="auto"/>
        <w:left w:val="none" w:sz="0" w:space="0" w:color="auto"/>
        <w:bottom w:val="none" w:sz="0" w:space="0" w:color="auto"/>
        <w:right w:val="none" w:sz="0" w:space="0" w:color="auto"/>
      </w:divBdr>
    </w:div>
    <w:div w:id="1836609059">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39927528">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2548102">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4734339">
      <w:marLeft w:val="640"/>
      <w:marRight w:val="0"/>
      <w:marTop w:val="0"/>
      <w:marBottom w:val="0"/>
      <w:divBdr>
        <w:top w:val="none" w:sz="0" w:space="0" w:color="auto"/>
        <w:left w:val="none" w:sz="0" w:space="0" w:color="auto"/>
        <w:bottom w:val="none" w:sz="0" w:space="0" w:color="auto"/>
        <w:right w:val="none" w:sz="0" w:space="0" w:color="auto"/>
      </w:divBdr>
    </w:div>
    <w:div w:id="1845123377">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242773">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48204731">
      <w:marLeft w:val="640"/>
      <w:marRight w:val="0"/>
      <w:marTop w:val="0"/>
      <w:marBottom w:val="0"/>
      <w:divBdr>
        <w:top w:val="none" w:sz="0" w:space="0" w:color="auto"/>
        <w:left w:val="none" w:sz="0" w:space="0" w:color="auto"/>
        <w:bottom w:val="none" w:sz="0" w:space="0" w:color="auto"/>
        <w:right w:val="none" w:sz="0" w:space="0" w:color="auto"/>
      </w:divBdr>
    </w:div>
    <w:div w:id="1848402794">
      <w:marLeft w:val="640"/>
      <w:marRight w:val="0"/>
      <w:marTop w:val="0"/>
      <w:marBottom w:val="0"/>
      <w:divBdr>
        <w:top w:val="none" w:sz="0" w:space="0" w:color="auto"/>
        <w:left w:val="none" w:sz="0" w:space="0" w:color="auto"/>
        <w:bottom w:val="none" w:sz="0" w:space="0" w:color="auto"/>
        <w:right w:val="none" w:sz="0" w:space="0" w:color="auto"/>
      </w:divBdr>
    </w:div>
    <w:div w:id="1848712639">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0748836">
      <w:marLeft w:val="640"/>
      <w:marRight w:val="0"/>
      <w:marTop w:val="0"/>
      <w:marBottom w:val="0"/>
      <w:divBdr>
        <w:top w:val="none" w:sz="0" w:space="0" w:color="auto"/>
        <w:left w:val="none" w:sz="0" w:space="0" w:color="auto"/>
        <w:bottom w:val="none" w:sz="0" w:space="0" w:color="auto"/>
        <w:right w:val="none" w:sz="0" w:space="0" w:color="auto"/>
      </w:divBdr>
    </w:div>
    <w:div w:id="1851480107">
      <w:marLeft w:val="640"/>
      <w:marRight w:val="0"/>
      <w:marTop w:val="0"/>
      <w:marBottom w:val="0"/>
      <w:divBdr>
        <w:top w:val="none" w:sz="0" w:space="0" w:color="auto"/>
        <w:left w:val="none" w:sz="0" w:space="0" w:color="auto"/>
        <w:bottom w:val="none" w:sz="0" w:space="0" w:color="auto"/>
        <w:right w:val="none" w:sz="0" w:space="0" w:color="auto"/>
      </w:divBdr>
    </w:div>
    <w:div w:id="1851480481">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2838521">
      <w:marLeft w:val="640"/>
      <w:marRight w:val="0"/>
      <w:marTop w:val="0"/>
      <w:marBottom w:val="0"/>
      <w:divBdr>
        <w:top w:val="none" w:sz="0" w:space="0" w:color="auto"/>
        <w:left w:val="none" w:sz="0" w:space="0" w:color="auto"/>
        <w:bottom w:val="none" w:sz="0" w:space="0" w:color="auto"/>
        <w:right w:val="none" w:sz="0" w:space="0" w:color="auto"/>
      </w:divBdr>
    </w:div>
    <w:div w:id="1853372446">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450653">
      <w:marLeft w:val="640"/>
      <w:marRight w:val="0"/>
      <w:marTop w:val="0"/>
      <w:marBottom w:val="0"/>
      <w:divBdr>
        <w:top w:val="none" w:sz="0" w:space="0" w:color="auto"/>
        <w:left w:val="none" w:sz="0" w:space="0" w:color="auto"/>
        <w:bottom w:val="none" w:sz="0" w:space="0" w:color="auto"/>
        <w:right w:val="none" w:sz="0" w:space="0" w:color="auto"/>
      </w:divBdr>
    </w:div>
    <w:div w:id="1853496528">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539106">
      <w:marLeft w:val="640"/>
      <w:marRight w:val="0"/>
      <w:marTop w:val="0"/>
      <w:marBottom w:val="0"/>
      <w:divBdr>
        <w:top w:val="none" w:sz="0" w:space="0" w:color="auto"/>
        <w:left w:val="none" w:sz="0" w:space="0" w:color="auto"/>
        <w:bottom w:val="none" w:sz="0" w:space="0" w:color="auto"/>
        <w:right w:val="none" w:sz="0" w:space="0" w:color="auto"/>
      </w:divBdr>
    </w:div>
    <w:div w:id="1854879575">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5267822">
      <w:marLeft w:val="640"/>
      <w:marRight w:val="0"/>
      <w:marTop w:val="0"/>
      <w:marBottom w:val="0"/>
      <w:divBdr>
        <w:top w:val="none" w:sz="0" w:space="0" w:color="auto"/>
        <w:left w:val="none" w:sz="0" w:space="0" w:color="auto"/>
        <w:bottom w:val="none" w:sz="0" w:space="0" w:color="auto"/>
        <w:right w:val="none" w:sz="0" w:space="0" w:color="auto"/>
      </w:divBdr>
    </w:div>
    <w:div w:id="1855460199">
      <w:marLeft w:val="640"/>
      <w:marRight w:val="0"/>
      <w:marTop w:val="0"/>
      <w:marBottom w:val="0"/>
      <w:divBdr>
        <w:top w:val="none" w:sz="0" w:space="0" w:color="auto"/>
        <w:left w:val="none" w:sz="0" w:space="0" w:color="auto"/>
        <w:bottom w:val="none" w:sz="0" w:space="0" w:color="auto"/>
        <w:right w:val="none" w:sz="0" w:space="0" w:color="auto"/>
      </w:divBdr>
    </w:div>
    <w:div w:id="1855612920">
      <w:marLeft w:val="640"/>
      <w:marRight w:val="0"/>
      <w:marTop w:val="0"/>
      <w:marBottom w:val="0"/>
      <w:divBdr>
        <w:top w:val="none" w:sz="0" w:space="0" w:color="auto"/>
        <w:left w:val="none" w:sz="0" w:space="0" w:color="auto"/>
        <w:bottom w:val="none" w:sz="0" w:space="0" w:color="auto"/>
        <w:right w:val="none" w:sz="0" w:space="0" w:color="auto"/>
      </w:divBdr>
    </w:div>
    <w:div w:id="18556526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7961547">
      <w:marLeft w:val="640"/>
      <w:marRight w:val="0"/>
      <w:marTop w:val="0"/>
      <w:marBottom w:val="0"/>
      <w:divBdr>
        <w:top w:val="none" w:sz="0" w:space="0" w:color="auto"/>
        <w:left w:val="none" w:sz="0" w:space="0" w:color="auto"/>
        <w:bottom w:val="none" w:sz="0" w:space="0" w:color="auto"/>
        <w:right w:val="none" w:sz="0" w:space="0" w:color="auto"/>
      </w:divBdr>
    </w:div>
    <w:div w:id="1858302611">
      <w:marLeft w:val="640"/>
      <w:marRight w:val="0"/>
      <w:marTop w:val="0"/>
      <w:marBottom w:val="0"/>
      <w:divBdr>
        <w:top w:val="none" w:sz="0" w:space="0" w:color="auto"/>
        <w:left w:val="none" w:sz="0" w:space="0" w:color="auto"/>
        <w:bottom w:val="none" w:sz="0" w:space="0" w:color="auto"/>
        <w:right w:val="none" w:sz="0" w:space="0" w:color="auto"/>
      </w:divBdr>
    </w:div>
    <w:div w:id="1858734547">
      <w:marLeft w:val="640"/>
      <w:marRight w:val="0"/>
      <w:marTop w:val="0"/>
      <w:marBottom w:val="0"/>
      <w:divBdr>
        <w:top w:val="none" w:sz="0" w:space="0" w:color="auto"/>
        <w:left w:val="none" w:sz="0" w:space="0" w:color="auto"/>
        <w:bottom w:val="none" w:sz="0" w:space="0" w:color="auto"/>
        <w:right w:val="none" w:sz="0" w:space="0" w:color="auto"/>
      </w:divBdr>
    </w:div>
    <w:div w:id="1859272048">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348306">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0241094">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4898164">
      <w:marLeft w:val="640"/>
      <w:marRight w:val="0"/>
      <w:marTop w:val="0"/>
      <w:marBottom w:val="0"/>
      <w:divBdr>
        <w:top w:val="none" w:sz="0" w:space="0" w:color="auto"/>
        <w:left w:val="none" w:sz="0" w:space="0" w:color="auto"/>
        <w:bottom w:val="none" w:sz="0" w:space="0" w:color="auto"/>
        <w:right w:val="none" w:sz="0" w:space="0" w:color="auto"/>
      </w:divBdr>
    </w:div>
    <w:div w:id="1865361352">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013476">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441328">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69827182">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060189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726688">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112703">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465384">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074278">
      <w:marLeft w:val="640"/>
      <w:marRight w:val="0"/>
      <w:marTop w:val="0"/>
      <w:marBottom w:val="0"/>
      <w:divBdr>
        <w:top w:val="none" w:sz="0" w:space="0" w:color="auto"/>
        <w:left w:val="none" w:sz="0" w:space="0" w:color="auto"/>
        <w:bottom w:val="none" w:sz="0" w:space="0" w:color="auto"/>
        <w:right w:val="none" w:sz="0" w:space="0" w:color="auto"/>
      </w:divBdr>
    </w:div>
    <w:div w:id="1875194434">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5725180">
      <w:marLeft w:val="640"/>
      <w:marRight w:val="0"/>
      <w:marTop w:val="0"/>
      <w:marBottom w:val="0"/>
      <w:divBdr>
        <w:top w:val="none" w:sz="0" w:space="0" w:color="auto"/>
        <w:left w:val="none" w:sz="0" w:space="0" w:color="auto"/>
        <w:bottom w:val="none" w:sz="0" w:space="0" w:color="auto"/>
        <w:right w:val="none" w:sz="0" w:space="0" w:color="auto"/>
      </w:divBdr>
    </w:div>
    <w:div w:id="1875844441">
      <w:marLeft w:val="640"/>
      <w:marRight w:val="0"/>
      <w:marTop w:val="0"/>
      <w:marBottom w:val="0"/>
      <w:divBdr>
        <w:top w:val="none" w:sz="0" w:space="0" w:color="auto"/>
        <w:left w:val="none" w:sz="0" w:space="0" w:color="auto"/>
        <w:bottom w:val="none" w:sz="0" w:space="0" w:color="auto"/>
        <w:right w:val="none" w:sz="0" w:space="0" w:color="auto"/>
      </w:divBdr>
    </w:div>
    <w:div w:id="1875922018">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304244">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57137">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67853">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0111">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79971860">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74765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3785331">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212539">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8831544">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0145773">
      <w:marLeft w:val="640"/>
      <w:marRight w:val="0"/>
      <w:marTop w:val="0"/>
      <w:marBottom w:val="0"/>
      <w:divBdr>
        <w:top w:val="none" w:sz="0" w:space="0" w:color="auto"/>
        <w:left w:val="none" w:sz="0" w:space="0" w:color="auto"/>
        <w:bottom w:val="none" w:sz="0" w:space="0" w:color="auto"/>
        <w:right w:val="none" w:sz="0" w:space="0" w:color="auto"/>
      </w:divBdr>
    </w:div>
    <w:div w:id="1891379545">
      <w:marLeft w:val="640"/>
      <w:marRight w:val="0"/>
      <w:marTop w:val="0"/>
      <w:marBottom w:val="0"/>
      <w:divBdr>
        <w:top w:val="none" w:sz="0" w:space="0" w:color="auto"/>
        <w:left w:val="none" w:sz="0" w:space="0" w:color="auto"/>
        <w:bottom w:val="none" w:sz="0" w:space="0" w:color="auto"/>
        <w:right w:val="none" w:sz="0" w:space="0" w:color="auto"/>
      </w:divBdr>
    </w:div>
    <w:div w:id="1891526787">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2303535">
      <w:marLeft w:val="640"/>
      <w:marRight w:val="0"/>
      <w:marTop w:val="0"/>
      <w:marBottom w:val="0"/>
      <w:divBdr>
        <w:top w:val="none" w:sz="0" w:space="0" w:color="auto"/>
        <w:left w:val="none" w:sz="0" w:space="0" w:color="auto"/>
        <w:bottom w:val="none" w:sz="0" w:space="0" w:color="auto"/>
        <w:right w:val="none" w:sz="0" w:space="0" w:color="auto"/>
      </w:divBdr>
    </w:div>
    <w:div w:id="1892955127">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3154946">
      <w:marLeft w:val="640"/>
      <w:marRight w:val="0"/>
      <w:marTop w:val="0"/>
      <w:marBottom w:val="0"/>
      <w:divBdr>
        <w:top w:val="none" w:sz="0" w:space="0" w:color="auto"/>
        <w:left w:val="none" w:sz="0" w:space="0" w:color="auto"/>
        <w:bottom w:val="none" w:sz="0" w:space="0" w:color="auto"/>
        <w:right w:val="none" w:sz="0" w:space="0" w:color="auto"/>
      </w:divBdr>
    </w:div>
    <w:div w:id="1893343341">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4536157">
      <w:marLeft w:val="640"/>
      <w:marRight w:val="0"/>
      <w:marTop w:val="0"/>
      <w:marBottom w:val="0"/>
      <w:divBdr>
        <w:top w:val="none" w:sz="0" w:space="0" w:color="auto"/>
        <w:left w:val="none" w:sz="0" w:space="0" w:color="auto"/>
        <w:bottom w:val="none" w:sz="0" w:space="0" w:color="auto"/>
        <w:right w:val="none" w:sz="0" w:space="0" w:color="auto"/>
      </w:divBdr>
    </w:div>
    <w:div w:id="1895312821">
      <w:marLeft w:val="640"/>
      <w:marRight w:val="0"/>
      <w:marTop w:val="0"/>
      <w:marBottom w:val="0"/>
      <w:divBdr>
        <w:top w:val="none" w:sz="0" w:space="0" w:color="auto"/>
        <w:left w:val="none" w:sz="0" w:space="0" w:color="auto"/>
        <w:bottom w:val="none" w:sz="0" w:space="0" w:color="auto"/>
        <w:right w:val="none" w:sz="0" w:space="0" w:color="auto"/>
      </w:divBdr>
    </w:div>
    <w:div w:id="1896158373">
      <w:marLeft w:val="640"/>
      <w:marRight w:val="0"/>
      <w:marTop w:val="0"/>
      <w:marBottom w:val="0"/>
      <w:divBdr>
        <w:top w:val="none" w:sz="0" w:space="0" w:color="auto"/>
        <w:left w:val="none" w:sz="0" w:space="0" w:color="auto"/>
        <w:bottom w:val="none" w:sz="0" w:space="0" w:color="auto"/>
        <w:right w:val="none" w:sz="0" w:space="0" w:color="auto"/>
      </w:divBdr>
    </w:div>
    <w:div w:id="1896311691">
      <w:marLeft w:val="640"/>
      <w:marRight w:val="0"/>
      <w:marTop w:val="0"/>
      <w:marBottom w:val="0"/>
      <w:divBdr>
        <w:top w:val="none" w:sz="0" w:space="0" w:color="auto"/>
        <w:left w:val="none" w:sz="0" w:space="0" w:color="auto"/>
        <w:bottom w:val="none" w:sz="0" w:space="0" w:color="auto"/>
        <w:right w:val="none" w:sz="0" w:space="0" w:color="auto"/>
      </w:divBdr>
    </w:div>
    <w:div w:id="1898079793">
      <w:marLeft w:val="640"/>
      <w:marRight w:val="0"/>
      <w:marTop w:val="0"/>
      <w:marBottom w:val="0"/>
      <w:divBdr>
        <w:top w:val="none" w:sz="0" w:space="0" w:color="auto"/>
        <w:left w:val="none" w:sz="0" w:space="0" w:color="auto"/>
        <w:bottom w:val="none" w:sz="0" w:space="0" w:color="auto"/>
        <w:right w:val="none" w:sz="0" w:space="0" w:color="auto"/>
      </w:divBdr>
    </w:div>
    <w:div w:id="1898273134">
      <w:marLeft w:val="640"/>
      <w:marRight w:val="0"/>
      <w:marTop w:val="0"/>
      <w:marBottom w:val="0"/>
      <w:divBdr>
        <w:top w:val="none" w:sz="0" w:space="0" w:color="auto"/>
        <w:left w:val="none" w:sz="0" w:space="0" w:color="auto"/>
        <w:bottom w:val="none" w:sz="0" w:space="0" w:color="auto"/>
        <w:right w:val="none" w:sz="0" w:space="0" w:color="auto"/>
      </w:divBdr>
    </w:div>
    <w:div w:id="1898393286">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899436150">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012815">
      <w:marLeft w:val="640"/>
      <w:marRight w:val="0"/>
      <w:marTop w:val="0"/>
      <w:marBottom w:val="0"/>
      <w:divBdr>
        <w:top w:val="none" w:sz="0" w:space="0" w:color="auto"/>
        <w:left w:val="none" w:sz="0" w:space="0" w:color="auto"/>
        <w:bottom w:val="none" w:sz="0" w:space="0" w:color="auto"/>
        <w:right w:val="none" w:sz="0" w:space="0" w:color="auto"/>
      </w:divBdr>
    </w:div>
    <w:div w:id="1901600263">
      <w:marLeft w:val="640"/>
      <w:marRight w:val="0"/>
      <w:marTop w:val="0"/>
      <w:marBottom w:val="0"/>
      <w:divBdr>
        <w:top w:val="none" w:sz="0" w:space="0" w:color="auto"/>
        <w:left w:val="none" w:sz="0" w:space="0" w:color="auto"/>
        <w:bottom w:val="none" w:sz="0" w:space="0" w:color="auto"/>
        <w:right w:val="none" w:sz="0" w:space="0" w:color="auto"/>
      </w:divBdr>
    </w:div>
    <w:div w:id="1901670486">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2908766">
      <w:marLeft w:val="640"/>
      <w:marRight w:val="0"/>
      <w:marTop w:val="0"/>
      <w:marBottom w:val="0"/>
      <w:divBdr>
        <w:top w:val="none" w:sz="0" w:space="0" w:color="auto"/>
        <w:left w:val="none" w:sz="0" w:space="0" w:color="auto"/>
        <w:bottom w:val="none" w:sz="0" w:space="0" w:color="auto"/>
        <w:right w:val="none" w:sz="0" w:space="0" w:color="auto"/>
      </w:divBdr>
    </w:div>
    <w:div w:id="1903175368">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251377">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4218114">
      <w:marLeft w:val="640"/>
      <w:marRight w:val="0"/>
      <w:marTop w:val="0"/>
      <w:marBottom w:val="0"/>
      <w:divBdr>
        <w:top w:val="none" w:sz="0" w:space="0" w:color="auto"/>
        <w:left w:val="none" w:sz="0" w:space="0" w:color="auto"/>
        <w:bottom w:val="none" w:sz="0" w:space="0" w:color="auto"/>
        <w:right w:val="none" w:sz="0" w:space="0" w:color="auto"/>
      </w:divBdr>
    </w:div>
    <w:div w:id="1905405634">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5989941">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6908700">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180809">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453375">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08490302">
      <w:marLeft w:val="640"/>
      <w:marRight w:val="0"/>
      <w:marTop w:val="0"/>
      <w:marBottom w:val="0"/>
      <w:divBdr>
        <w:top w:val="none" w:sz="0" w:space="0" w:color="auto"/>
        <w:left w:val="none" w:sz="0" w:space="0" w:color="auto"/>
        <w:bottom w:val="none" w:sz="0" w:space="0" w:color="auto"/>
        <w:right w:val="none" w:sz="0" w:space="0" w:color="auto"/>
      </w:divBdr>
    </w:div>
    <w:div w:id="1908759101">
      <w:marLeft w:val="640"/>
      <w:marRight w:val="0"/>
      <w:marTop w:val="0"/>
      <w:marBottom w:val="0"/>
      <w:divBdr>
        <w:top w:val="none" w:sz="0" w:space="0" w:color="auto"/>
        <w:left w:val="none" w:sz="0" w:space="0" w:color="auto"/>
        <w:bottom w:val="none" w:sz="0" w:space="0" w:color="auto"/>
        <w:right w:val="none" w:sz="0" w:space="0" w:color="auto"/>
      </w:divBdr>
    </w:div>
    <w:div w:id="191045593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1304205">
      <w:marLeft w:val="640"/>
      <w:marRight w:val="0"/>
      <w:marTop w:val="0"/>
      <w:marBottom w:val="0"/>
      <w:divBdr>
        <w:top w:val="none" w:sz="0" w:space="0" w:color="auto"/>
        <w:left w:val="none" w:sz="0" w:space="0" w:color="auto"/>
        <w:bottom w:val="none" w:sz="0" w:space="0" w:color="auto"/>
        <w:right w:val="none" w:sz="0" w:space="0" w:color="auto"/>
      </w:divBdr>
    </w:div>
    <w:div w:id="1911503961">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422999">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2885721">
      <w:marLeft w:val="640"/>
      <w:marRight w:val="0"/>
      <w:marTop w:val="0"/>
      <w:marBottom w:val="0"/>
      <w:divBdr>
        <w:top w:val="none" w:sz="0" w:space="0" w:color="auto"/>
        <w:left w:val="none" w:sz="0" w:space="0" w:color="auto"/>
        <w:bottom w:val="none" w:sz="0" w:space="0" w:color="auto"/>
        <w:right w:val="none" w:sz="0" w:space="0" w:color="auto"/>
      </w:divBdr>
    </w:div>
    <w:div w:id="1913150991">
      <w:marLeft w:val="640"/>
      <w:marRight w:val="0"/>
      <w:marTop w:val="0"/>
      <w:marBottom w:val="0"/>
      <w:divBdr>
        <w:top w:val="none" w:sz="0" w:space="0" w:color="auto"/>
        <w:left w:val="none" w:sz="0" w:space="0" w:color="auto"/>
        <w:bottom w:val="none" w:sz="0" w:space="0" w:color="auto"/>
        <w:right w:val="none" w:sz="0" w:space="0" w:color="auto"/>
      </w:divBdr>
    </w:div>
    <w:div w:id="1913156895">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543506">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4703552">
      <w:marLeft w:val="640"/>
      <w:marRight w:val="0"/>
      <w:marTop w:val="0"/>
      <w:marBottom w:val="0"/>
      <w:divBdr>
        <w:top w:val="none" w:sz="0" w:space="0" w:color="auto"/>
        <w:left w:val="none" w:sz="0" w:space="0" w:color="auto"/>
        <w:bottom w:val="none" w:sz="0" w:space="0" w:color="auto"/>
        <w:right w:val="none" w:sz="0" w:space="0" w:color="auto"/>
      </w:divBdr>
    </w:div>
    <w:div w:id="1914971430">
      <w:marLeft w:val="640"/>
      <w:marRight w:val="0"/>
      <w:marTop w:val="0"/>
      <w:marBottom w:val="0"/>
      <w:divBdr>
        <w:top w:val="none" w:sz="0" w:space="0" w:color="auto"/>
        <w:left w:val="none" w:sz="0" w:space="0" w:color="auto"/>
        <w:bottom w:val="none" w:sz="0" w:space="0" w:color="auto"/>
        <w:right w:val="none" w:sz="0" w:space="0" w:color="auto"/>
      </w:divBdr>
    </w:div>
    <w:div w:id="1915159465">
      <w:marLeft w:val="64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431587">
      <w:marLeft w:val="640"/>
      <w:marRight w:val="0"/>
      <w:marTop w:val="0"/>
      <w:marBottom w:val="0"/>
      <w:divBdr>
        <w:top w:val="none" w:sz="0" w:space="0" w:color="auto"/>
        <w:left w:val="none" w:sz="0" w:space="0" w:color="auto"/>
        <w:bottom w:val="none" w:sz="0" w:space="0" w:color="auto"/>
        <w:right w:val="none" w:sz="0" w:space="0" w:color="auto"/>
      </w:divBdr>
    </w:div>
    <w:div w:id="1915698939">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5965527">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6353559">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17472567">
      <w:marLeft w:val="640"/>
      <w:marRight w:val="0"/>
      <w:marTop w:val="0"/>
      <w:marBottom w:val="0"/>
      <w:divBdr>
        <w:top w:val="none" w:sz="0" w:space="0" w:color="auto"/>
        <w:left w:val="none" w:sz="0" w:space="0" w:color="auto"/>
        <w:bottom w:val="none" w:sz="0" w:space="0" w:color="auto"/>
        <w:right w:val="none" w:sz="0" w:space="0" w:color="auto"/>
      </w:divBdr>
    </w:div>
    <w:div w:id="1918858986">
      <w:marLeft w:val="640"/>
      <w:marRight w:val="0"/>
      <w:marTop w:val="0"/>
      <w:marBottom w:val="0"/>
      <w:divBdr>
        <w:top w:val="none" w:sz="0" w:space="0" w:color="auto"/>
        <w:left w:val="none" w:sz="0" w:space="0" w:color="auto"/>
        <w:bottom w:val="none" w:sz="0" w:space="0" w:color="auto"/>
        <w:right w:val="none" w:sz="0" w:space="0" w:color="auto"/>
      </w:divBdr>
    </w:div>
    <w:div w:id="1918981027">
      <w:marLeft w:val="640"/>
      <w:marRight w:val="0"/>
      <w:marTop w:val="0"/>
      <w:marBottom w:val="0"/>
      <w:divBdr>
        <w:top w:val="none" w:sz="0" w:space="0" w:color="auto"/>
        <w:left w:val="none" w:sz="0" w:space="0" w:color="auto"/>
        <w:bottom w:val="none" w:sz="0" w:space="0" w:color="auto"/>
        <w:right w:val="none" w:sz="0" w:space="0" w:color="auto"/>
      </w:divBdr>
    </w:div>
    <w:div w:id="1919440036">
      <w:marLeft w:val="640"/>
      <w:marRight w:val="0"/>
      <w:marTop w:val="0"/>
      <w:marBottom w:val="0"/>
      <w:divBdr>
        <w:top w:val="none" w:sz="0" w:space="0" w:color="auto"/>
        <w:left w:val="none" w:sz="0" w:space="0" w:color="auto"/>
        <w:bottom w:val="none" w:sz="0" w:space="0" w:color="auto"/>
        <w:right w:val="none" w:sz="0" w:space="0" w:color="auto"/>
      </w:divBdr>
    </w:div>
    <w:div w:id="1920096255">
      <w:marLeft w:val="640"/>
      <w:marRight w:val="0"/>
      <w:marTop w:val="0"/>
      <w:marBottom w:val="0"/>
      <w:divBdr>
        <w:top w:val="none" w:sz="0" w:space="0" w:color="auto"/>
        <w:left w:val="none" w:sz="0" w:space="0" w:color="auto"/>
        <w:bottom w:val="none" w:sz="0" w:space="0" w:color="auto"/>
        <w:right w:val="none" w:sz="0" w:space="0" w:color="auto"/>
      </w:divBdr>
    </w:div>
    <w:div w:id="1920794699">
      <w:marLeft w:val="640"/>
      <w:marRight w:val="0"/>
      <w:marTop w:val="0"/>
      <w:marBottom w:val="0"/>
      <w:divBdr>
        <w:top w:val="none" w:sz="0" w:space="0" w:color="auto"/>
        <w:left w:val="none" w:sz="0" w:space="0" w:color="auto"/>
        <w:bottom w:val="none" w:sz="0" w:space="0" w:color="auto"/>
        <w:right w:val="none" w:sz="0" w:space="0" w:color="auto"/>
      </w:divBdr>
    </w:div>
    <w:div w:id="1920795930">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3104689">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453579">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6910822">
      <w:marLeft w:val="640"/>
      <w:marRight w:val="0"/>
      <w:marTop w:val="0"/>
      <w:marBottom w:val="0"/>
      <w:divBdr>
        <w:top w:val="none" w:sz="0" w:space="0" w:color="auto"/>
        <w:left w:val="none" w:sz="0" w:space="0" w:color="auto"/>
        <w:bottom w:val="none" w:sz="0" w:space="0" w:color="auto"/>
        <w:right w:val="none" w:sz="0" w:space="0" w:color="auto"/>
      </w:divBdr>
    </w:div>
    <w:div w:id="1927306913">
      <w:marLeft w:val="640"/>
      <w:marRight w:val="0"/>
      <w:marTop w:val="0"/>
      <w:marBottom w:val="0"/>
      <w:divBdr>
        <w:top w:val="none" w:sz="0" w:space="0" w:color="auto"/>
        <w:left w:val="none" w:sz="0" w:space="0" w:color="auto"/>
        <w:bottom w:val="none" w:sz="0" w:space="0" w:color="auto"/>
        <w:right w:val="none" w:sz="0" w:space="0" w:color="auto"/>
      </w:divBdr>
    </w:div>
    <w:div w:id="1927376869">
      <w:marLeft w:val="640"/>
      <w:marRight w:val="0"/>
      <w:marTop w:val="0"/>
      <w:marBottom w:val="0"/>
      <w:divBdr>
        <w:top w:val="none" w:sz="0" w:space="0" w:color="auto"/>
        <w:left w:val="none" w:sz="0" w:space="0" w:color="auto"/>
        <w:bottom w:val="none" w:sz="0" w:space="0" w:color="auto"/>
        <w:right w:val="none" w:sz="0" w:space="0" w:color="auto"/>
      </w:divBdr>
    </w:div>
    <w:div w:id="1927960972">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4335">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3540279">
      <w:marLeft w:val="640"/>
      <w:marRight w:val="0"/>
      <w:marTop w:val="0"/>
      <w:marBottom w:val="0"/>
      <w:divBdr>
        <w:top w:val="none" w:sz="0" w:space="0" w:color="auto"/>
        <w:left w:val="none" w:sz="0" w:space="0" w:color="auto"/>
        <w:bottom w:val="none" w:sz="0" w:space="0" w:color="auto"/>
        <w:right w:val="none" w:sz="0" w:space="0" w:color="auto"/>
      </w:divBdr>
    </w:div>
    <w:div w:id="1934436960">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5940009">
      <w:marLeft w:val="640"/>
      <w:marRight w:val="0"/>
      <w:marTop w:val="0"/>
      <w:marBottom w:val="0"/>
      <w:divBdr>
        <w:top w:val="none" w:sz="0" w:space="0" w:color="auto"/>
        <w:left w:val="none" w:sz="0" w:space="0" w:color="auto"/>
        <w:bottom w:val="none" w:sz="0" w:space="0" w:color="auto"/>
        <w:right w:val="none" w:sz="0" w:space="0" w:color="auto"/>
      </w:divBdr>
    </w:div>
    <w:div w:id="1936091323">
      <w:marLeft w:val="640"/>
      <w:marRight w:val="0"/>
      <w:marTop w:val="0"/>
      <w:marBottom w:val="0"/>
      <w:divBdr>
        <w:top w:val="none" w:sz="0" w:space="0" w:color="auto"/>
        <w:left w:val="none" w:sz="0" w:space="0" w:color="auto"/>
        <w:bottom w:val="none" w:sz="0" w:space="0" w:color="auto"/>
        <w:right w:val="none" w:sz="0" w:space="0" w:color="auto"/>
      </w:divBdr>
    </w:div>
    <w:div w:id="1936208678">
      <w:marLeft w:val="640"/>
      <w:marRight w:val="0"/>
      <w:marTop w:val="0"/>
      <w:marBottom w:val="0"/>
      <w:divBdr>
        <w:top w:val="none" w:sz="0" w:space="0" w:color="auto"/>
        <w:left w:val="none" w:sz="0" w:space="0" w:color="auto"/>
        <w:bottom w:val="none" w:sz="0" w:space="0" w:color="auto"/>
        <w:right w:val="none" w:sz="0" w:space="0" w:color="auto"/>
      </w:divBdr>
    </w:div>
    <w:div w:id="1936749329">
      <w:marLeft w:val="640"/>
      <w:marRight w:val="0"/>
      <w:marTop w:val="0"/>
      <w:marBottom w:val="0"/>
      <w:divBdr>
        <w:top w:val="none" w:sz="0" w:space="0" w:color="auto"/>
        <w:left w:val="none" w:sz="0" w:space="0" w:color="auto"/>
        <w:bottom w:val="none" w:sz="0" w:space="0" w:color="auto"/>
        <w:right w:val="none" w:sz="0" w:space="0" w:color="auto"/>
      </w:divBdr>
    </w:div>
    <w:div w:id="1937862165">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0210492">
      <w:marLeft w:val="640"/>
      <w:marRight w:val="0"/>
      <w:marTop w:val="0"/>
      <w:marBottom w:val="0"/>
      <w:divBdr>
        <w:top w:val="none" w:sz="0" w:space="0" w:color="auto"/>
        <w:left w:val="none" w:sz="0" w:space="0" w:color="auto"/>
        <w:bottom w:val="none" w:sz="0" w:space="0" w:color="auto"/>
        <w:right w:val="none" w:sz="0" w:space="0" w:color="auto"/>
      </w:divBdr>
    </w:div>
    <w:div w:id="1942033786">
      <w:marLeft w:val="640"/>
      <w:marRight w:val="0"/>
      <w:marTop w:val="0"/>
      <w:marBottom w:val="0"/>
      <w:divBdr>
        <w:top w:val="none" w:sz="0" w:space="0" w:color="auto"/>
        <w:left w:val="none" w:sz="0" w:space="0" w:color="auto"/>
        <w:bottom w:val="none" w:sz="0" w:space="0" w:color="auto"/>
        <w:right w:val="none" w:sz="0" w:space="0" w:color="auto"/>
      </w:divBdr>
    </w:div>
    <w:div w:id="1942102915">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419113">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074375">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4873413">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6186165">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690638">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039046">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8193785">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310229">
      <w:marLeft w:val="640"/>
      <w:marRight w:val="0"/>
      <w:marTop w:val="0"/>
      <w:marBottom w:val="0"/>
      <w:divBdr>
        <w:top w:val="none" w:sz="0" w:space="0" w:color="auto"/>
        <w:left w:val="none" w:sz="0" w:space="0" w:color="auto"/>
        <w:bottom w:val="none" w:sz="0" w:space="0" w:color="auto"/>
        <w:right w:val="none" w:sz="0" w:space="0" w:color="auto"/>
      </w:divBdr>
    </w:div>
    <w:div w:id="1950509898">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0813206">
      <w:marLeft w:val="640"/>
      <w:marRight w:val="0"/>
      <w:marTop w:val="0"/>
      <w:marBottom w:val="0"/>
      <w:divBdr>
        <w:top w:val="none" w:sz="0" w:space="0" w:color="auto"/>
        <w:left w:val="none" w:sz="0" w:space="0" w:color="auto"/>
        <w:bottom w:val="none" w:sz="0" w:space="0" w:color="auto"/>
        <w:right w:val="none" w:sz="0" w:space="0" w:color="auto"/>
      </w:divBdr>
    </w:div>
    <w:div w:id="1950971389">
      <w:marLeft w:val="640"/>
      <w:marRight w:val="0"/>
      <w:marTop w:val="0"/>
      <w:marBottom w:val="0"/>
      <w:divBdr>
        <w:top w:val="none" w:sz="0" w:space="0" w:color="auto"/>
        <w:left w:val="none" w:sz="0" w:space="0" w:color="auto"/>
        <w:bottom w:val="none" w:sz="0" w:space="0" w:color="auto"/>
        <w:right w:val="none" w:sz="0" w:space="0" w:color="auto"/>
      </w:divBdr>
    </w:div>
    <w:div w:id="1953121911">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3199061">
      <w:marLeft w:val="640"/>
      <w:marRight w:val="0"/>
      <w:marTop w:val="0"/>
      <w:marBottom w:val="0"/>
      <w:divBdr>
        <w:top w:val="none" w:sz="0" w:space="0" w:color="auto"/>
        <w:left w:val="none" w:sz="0" w:space="0" w:color="auto"/>
        <w:bottom w:val="none" w:sz="0" w:space="0" w:color="auto"/>
        <w:right w:val="none" w:sz="0" w:space="0" w:color="auto"/>
      </w:divBdr>
    </w:div>
    <w:div w:id="1953975846">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536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4752403">
      <w:marLeft w:val="640"/>
      <w:marRight w:val="0"/>
      <w:marTop w:val="0"/>
      <w:marBottom w:val="0"/>
      <w:divBdr>
        <w:top w:val="none" w:sz="0" w:space="0" w:color="auto"/>
        <w:left w:val="none" w:sz="0" w:space="0" w:color="auto"/>
        <w:bottom w:val="none" w:sz="0" w:space="0" w:color="auto"/>
        <w:right w:val="none" w:sz="0" w:space="0" w:color="auto"/>
      </w:divBdr>
    </w:div>
    <w:div w:id="1957324071">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14053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264636">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151740">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7463777">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885490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772571">
      <w:marLeft w:val="640"/>
      <w:marRight w:val="0"/>
      <w:marTop w:val="0"/>
      <w:marBottom w:val="0"/>
      <w:divBdr>
        <w:top w:val="none" w:sz="0" w:space="0" w:color="auto"/>
        <w:left w:val="none" w:sz="0" w:space="0" w:color="auto"/>
        <w:bottom w:val="none" w:sz="0" w:space="0" w:color="auto"/>
        <w:right w:val="none" w:sz="0" w:space="0" w:color="auto"/>
      </w:divBdr>
    </w:div>
    <w:div w:id="1969775623">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091159">
      <w:marLeft w:val="640"/>
      <w:marRight w:val="0"/>
      <w:marTop w:val="0"/>
      <w:marBottom w:val="0"/>
      <w:divBdr>
        <w:top w:val="none" w:sz="0" w:space="0" w:color="auto"/>
        <w:left w:val="none" w:sz="0" w:space="0" w:color="auto"/>
        <w:bottom w:val="none" w:sz="0" w:space="0" w:color="auto"/>
        <w:right w:val="none" w:sz="0" w:space="0" w:color="auto"/>
      </w:divBdr>
    </w:div>
    <w:div w:id="1970279758">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132796">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249159">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4169470">
      <w:marLeft w:val="640"/>
      <w:marRight w:val="0"/>
      <w:marTop w:val="0"/>
      <w:marBottom w:val="0"/>
      <w:divBdr>
        <w:top w:val="none" w:sz="0" w:space="0" w:color="auto"/>
        <w:left w:val="none" w:sz="0" w:space="0" w:color="auto"/>
        <w:bottom w:val="none" w:sz="0" w:space="0" w:color="auto"/>
        <w:right w:val="none" w:sz="0" w:space="0" w:color="auto"/>
      </w:divBdr>
    </w:div>
    <w:div w:id="1974745522">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5676615">
      <w:marLeft w:val="640"/>
      <w:marRight w:val="0"/>
      <w:marTop w:val="0"/>
      <w:marBottom w:val="0"/>
      <w:divBdr>
        <w:top w:val="none" w:sz="0" w:space="0" w:color="auto"/>
        <w:left w:val="none" w:sz="0" w:space="0" w:color="auto"/>
        <w:bottom w:val="none" w:sz="0" w:space="0" w:color="auto"/>
        <w:right w:val="none" w:sz="0" w:space="0" w:color="auto"/>
      </w:divBdr>
    </w:div>
    <w:div w:id="1976788362">
      <w:marLeft w:val="640"/>
      <w:marRight w:val="0"/>
      <w:marTop w:val="0"/>
      <w:marBottom w:val="0"/>
      <w:divBdr>
        <w:top w:val="none" w:sz="0" w:space="0" w:color="auto"/>
        <w:left w:val="none" w:sz="0" w:space="0" w:color="auto"/>
        <w:bottom w:val="none" w:sz="0" w:space="0" w:color="auto"/>
        <w:right w:val="none" w:sz="0" w:space="0" w:color="auto"/>
      </w:divBdr>
    </w:div>
    <w:div w:id="1976794998">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7831830">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3963">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78340860">
      <w:marLeft w:val="640"/>
      <w:marRight w:val="0"/>
      <w:marTop w:val="0"/>
      <w:marBottom w:val="0"/>
      <w:divBdr>
        <w:top w:val="none" w:sz="0" w:space="0" w:color="auto"/>
        <w:left w:val="none" w:sz="0" w:space="0" w:color="auto"/>
        <w:bottom w:val="none" w:sz="0" w:space="0" w:color="auto"/>
        <w:right w:val="none" w:sz="0" w:space="0" w:color="auto"/>
      </w:divBdr>
    </w:div>
    <w:div w:id="1979258165">
      <w:marLeft w:val="640"/>
      <w:marRight w:val="0"/>
      <w:marTop w:val="0"/>
      <w:marBottom w:val="0"/>
      <w:divBdr>
        <w:top w:val="none" w:sz="0" w:space="0" w:color="auto"/>
        <w:left w:val="none" w:sz="0" w:space="0" w:color="auto"/>
        <w:bottom w:val="none" w:sz="0" w:space="0" w:color="auto"/>
        <w:right w:val="none" w:sz="0" w:space="0" w:color="auto"/>
      </w:divBdr>
    </w:div>
    <w:div w:id="1980333382">
      <w:marLeft w:val="640"/>
      <w:marRight w:val="0"/>
      <w:marTop w:val="0"/>
      <w:marBottom w:val="0"/>
      <w:divBdr>
        <w:top w:val="none" w:sz="0" w:space="0" w:color="auto"/>
        <w:left w:val="none" w:sz="0" w:space="0" w:color="auto"/>
        <w:bottom w:val="none" w:sz="0" w:space="0" w:color="auto"/>
        <w:right w:val="none" w:sz="0" w:space="0" w:color="auto"/>
      </w:divBdr>
    </w:div>
    <w:div w:id="1981231673">
      <w:marLeft w:val="640"/>
      <w:marRight w:val="0"/>
      <w:marTop w:val="0"/>
      <w:marBottom w:val="0"/>
      <w:divBdr>
        <w:top w:val="none" w:sz="0" w:space="0" w:color="auto"/>
        <w:left w:val="none" w:sz="0" w:space="0" w:color="auto"/>
        <w:bottom w:val="none" w:sz="0" w:space="0" w:color="auto"/>
        <w:right w:val="none" w:sz="0" w:space="0" w:color="auto"/>
      </w:divBdr>
    </w:div>
    <w:div w:id="1981379607">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3805694">
      <w:marLeft w:val="640"/>
      <w:marRight w:val="0"/>
      <w:marTop w:val="0"/>
      <w:marBottom w:val="0"/>
      <w:divBdr>
        <w:top w:val="none" w:sz="0" w:space="0" w:color="auto"/>
        <w:left w:val="none" w:sz="0" w:space="0" w:color="auto"/>
        <w:bottom w:val="none" w:sz="0" w:space="0" w:color="auto"/>
        <w:right w:val="none" w:sz="0" w:space="0" w:color="auto"/>
      </w:divBdr>
    </w:div>
    <w:div w:id="1984002040">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4843094">
      <w:marLeft w:val="640"/>
      <w:marRight w:val="0"/>
      <w:marTop w:val="0"/>
      <w:marBottom w:val="0"/>
      <w:divBdr>
        <w:top w:val="none" w:sz="0" w:space="0" w:color="auto"/>
        <w:left w:val="none" w:sz="0" w:space="0" w:color="auto"/>
        <w:bottom w:val="none" w:sz="0" w:space="0" w:color="auto"/>
        <w:right w:val="none" w:sz="0" w:space="0" w:color="auto"/>
      </w:divBdr>
    </w:div>
    <w:div w:id="1985311857">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6884308">
      <w:marLeft w:val="640"/>
      <w:marRight w:val="0"/>
      <w:marTop w:val="0"/>
      <w:marBottom w:val="0"/>
      <w:divBdr>
        <w:top w:val="none" w:sz="0" w:space="0" w:color="auto"/>
        <w:left w:val="none" w:sz="0" w:space="0" w:color="auto"/>
        <w:bottom w:val="none" w:sz="0" w:space="0" w:color="auto"/>
        <w:right w:val="none" w:sz="0" w:space="0" w:color="auto"/>
      </w:divBdr>
    </w:div>
    <w:div w:id="1987276530">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8364001">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1327562">
      <w:marLeft w:val="640"/>
      <w:marRight w:val="0"/>
      <w:marTop w:val="0"/>
      <w:marBottom w:val="0"/>
      <w:divBdr>
        <w:top w:val="none" w:sz="0" w:space="0" w:color="auto"/>
        <w:left w:val="none" w:sz="0" w:space="0" w:color="auto"/>
        <w:bottom w:val="none" w:sz="0" w:space="0" w:color="auto"/>
        <w:right w:val="none" w:sz="0" w:space="0" w:color="auto"/>
      </w:divBdr>
    </w:div>
    <w:div w:id="1991860651">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361978">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4992630">
      <w:marLeft w:val="640"/>
      <w:marRight w:val="0"/>
      <w:marTop w:val="0"/>
      <w:marBottom w:val="0"/>
      <w:divBdr>
        <w:top w:val="none" w:sz="0" w:space="0" w:color="auto"/>
        <w:left w:val="none" w:sz="0" w:space="0" w:color="auto"/>
        <w:bottom w:val="none" w:sz="0" w:space="0" w:color="auto"/>
        <w:right w:val="none" w:sz="0" w:space="0" w:color="auto"/>
      </w:divBdr>
    </w:div>
    <w:div w:id="1995255959">
      <w:marLeft w:val="640"/>
      <w:marRight w:val="0"/>
      <w:marTop w:val="0"/>
      <w:marBottom w:val="0"/>
      <w:divBdr>
        <w:top w:val="none" w:sz="0" w:space="0" w:color="auto"/>
        <w:left w:val="none" w:sz="0" w:space="0" w:color="auto"/>
        <w:bottom w:val="none" w:sz="0" w:space="0" w:color="auto"/>
        <w:right w:val="none" w:sz="0" w:space="0" w:color="auto"/>
      </w:divBdr>
    </w:div>
    <w:div w:id="1995793237">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4790">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576462">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040056">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4309277">
      <w:marLeft w:val="640"/>
      <w:marRight w:val="0"/>
      <w:marTop w:val="0"/>
      <w:marBottom w:val="0"/>
      <w:divBdr>
        <w:top w:val="none" w:sz="0" w:space="0" w:color="auto"/>
        <w:left w:val="none" w:sz="0" w:space="0" w:color="auto"/>
        <w:bottom w:val="none" w:sz="0" w:space="0" w:color="auto"/>
        <w:right w:val="none" w:sz="0" w:space="0" w:color="auto"/>
      </w:divBdr>
    </w:div>
    <w:div w:id="2004626388">
      <w:marLeft w:val="640"/>
      <w:marRight w:val="0"/>
      <w:marTop w:val="0"/>
      <w:marBottom w:val="0"/>
      <w:divBdr>
        <w:top w:val="none" w:sz="0" w:space="0" w:color="auto"/>
        <w:left w:val="none" w:sz="0" w:space="0" w:color="auto"/>
        <w:bottom w:val="none" w:sz="0" w:space="0" w:color="auto"/>
        <w:right w:val="none" w:sz="0" w:space="0" w:color="auto"/>
      </w:divBdr>
    </w:div>
    <w:div w:id="2005474574">
      <w:marLeft w:val="640"/>
      <w:marRight w:val="0"/>
      <w:marTop w:val="0"/>
      <w:marBottom w:val="0"/>
      <w:divBdr>
        <w:top w:val="none" w:sz="0" w:space="0" w:color="auto"/>
        <w:left w:val="none" w:sz="0" w:space="0" w:color="auto"/>
        <w:bottom w:val="none" w:sz="0" w:space="0" w:color="auto"/>
        <w:right w:val="none" w:sz="0" w:space="0" w:color="auto"/>
      </w:divBdr>
    </w:div>
    <w:div w:id="2006082022">
      <w:marLeft w:val="640"/>
      <w:marRight w:val="0"/>
      <w:marTop w:val="0"/>
      <w:marBottom w:val="0"/>
      <w:divBdr>
        <w:top w:val="none" w:sz="0" w:space="0" w:color="auto"/>
        <w:left w:val="none" w:sz="0" w:space="0" w:color="auto"/>
        <w:bottom w:val="none" w:sz="0" w:space="0" w:color="auto"/>
        <w:right w:val="none" w:sz="0" w:space="0" w:color="auto"/>
      </w:divBdr>
    </w:div>
    <w:div w:id="2006546571">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7367828">
      <w:marLeft w:val="640"/>
      <w:marRight w:val="0"/>
      <w:marTop w:val="0"/>
      <w:marBottom w:val="0"/>
      <w:divBdr>
        <w:top w:val="none" w:sz="0" w:space="0" w:color="auto"/>
        <w:left w:val="none" w:sz="0" w:space="0" w:color="auto"/>
        <w:bottom w:val="none" w:sz="0" w:space="0" w:color="auto"/>
        <w:right w:val="none" w:sz="0" w:space="0" w:color="auto"/>
      </w:divBdr>
    </w:div>
    <w:div w:id="2007902937">
      <w:marLeft w:val="640"/>
      <w:marRight w:val="0"/>
      <w:marTop w:val="0"/>
      <w:marBottom w:val="0"/>
      <w:divBdr>
        <w:top w:val="none" w:sz="0" w:space="0" w:color="auto"/>
        <w:left w:val="none" w:sz="0" w:space="0" w:color="auto"/>
        <w:bottom w:val="none" w:sz="0" w:space="0" w:color="auto"/>
        <w:right w:val="none" w:sz="0" w:space="0" w:color="auto"/>
      </w:divBdr>
    </w:div>
    <w:div w:id="2008173449">
      <w:marLeft w:val="640"/>
      <w:marRight w:val="0"/>
      <w:marTop w:val="0"/>
      <w:marBottom w:val="0"/>
      <w:divBdr>
        <w:top w:val="none" w:sz="0" w:space="0" w:color="auto"/>
        <w:left w:val="none" w:sz="0" w:space="0" w:color="auto"/>
        <w:bottom w:val="none" w:sz="0" w:space="0" w:color="auto"/>
        <w:right w:val="none" w:sz="0" w:space="0" w:color="auto"/>
      </w:divBdr>
    </w:div>
    <w:div w:id="2008289888">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09942953">
      <w:marLeft w:val="640"/>
      <w:marRight w:val="0"/>
      <w:marTop w:val="0"/>
      <w:marBottom w:val="0"/>
      <w:divBdr>
        <w:top w:val="none" w:sz="0" w:space="0" w:color="auto"/>
        <w:left w:val="none" w:sz="0" w:space="0" w:color="auto"/>
        <w:bottom w:val="none" w:sz="0" w:space="0" w:color="auto"/>
        <w:right w:val="none" w:sz="0" w:space="0" w:color="auto"/>
      </w:divBdr>
    </w:div>
    <w:div w:id="2011253411">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532221">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3989789">
      <w:marLeft w:val="640"/>
      <w:marRight w:val="0"/>
      <w:marTop w:val="0"/>
      <w:marBottom w:val="0"/>
      <w:divBdr>
        <w:top w:val="none" w:sz="0" w:space="0" w:color="auto"/>
        <w:left w:val="none" w:sz="0" w:space="0" w:color="auto"/>
        <w:bottom w:val="none" w:sz="0" w:space="0" w:color="auto"/>
        <w:right w:val="none" w:sz="0" w:space="0" w:color="auto"/>
      </w:divBdr>
    </w:div>
    <w:div w:id="2015380396">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6767022">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070076">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8536956">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19234048">
      <w:marLeft w:val="640"/>
      <w:marRight w:val="0"/>
      <w:marTop w:val="0"/>
      <w:marBottom w:val="0"/>
      <w:divBdr>
        <w:top w:val="none" w:sz="0" w:space="0" w:color="auto"/>
        <w:left w:val="none" w:sz="0" w:space="0" w:color="auto"/>
        <w:bottom w:val="none" w:sz="0" w:space="0" w:color="auto"/>
        <w:right w:val="none" w:sz="0" w:space="0" w:color="auto"/>
      </w:divBdr>
    </w:div>
    <w:div w:id="2019504891">
      <w:marLeft w:val="640"/>
      <w:marRight w:val="0"/>
      <w:marTop w:val="0"/>
      <w:marBottom w:val="0"/>
      <w:divBdr>
        <w:top w:val="none" w:sz="0" w:space="0" w:color="auto"/>
        <w:left w:val="none" w:sz="0" w:space="0" w:color="auto"/>
        <w:bottom w:val="none" w:sz="0" w:space="0" w:color="auto"/>
        <w:right w:val="none" w:sz="0" w:space="0" w:color="auto"/>
      </w:divBdr>
    </w:div>
    <w:div w:id="2020034642">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2582313">
      <w:marLeft w:val="640"/>
      <w:marRight w:val="0"/>
      <w:marTop w:val="0"/>
      <w:marBottom w:val="0"/>
      <w:divBdr>
        <w:top w:val="none" w:sz="0" w:space="0" w:color="auto"/>
        <w:left w:val="none" w:sz="0" w:space="0" w:color="auto"/>
        <w:bottom w:val="none" w:sz="0" w:space="0" w:color="auto"/>
        <w:right w:val="none" w:sz="0" w:space="0" w:color="auto"/>
      </w:divBdr>
    </w:div>
    <w:div w:id="2023240768">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6132582">
      <w:marLeft w:val="640"/>
      <w:marRight w:val="0"/>
      <w:marTop w:val="0"/>
      <w:marBottom w:val="0"/>
      <w:divBdr>
        <w:top w:val="none" w:sz="0" w:space="0" w:color="auto"/>
        <w:left w:val="none" w:sz="0" w:space="0" w:color="auto"/>
        <w:bottom w:val="none" w:sz="0" w:space="0" w:color="auto"/>
        <w:right w:val="none" w:sz="0" w:space="0" w:color="auto"/>
      </w:divBdr>
    </w:div>
    <w:div w:id="2026205930">
      <w:marLeft w:val="640"/>
      <w:marRight w:val="0"/>
      <w:marTop w:val="0"/>
      <w:marBottom w:val="0"/>
      <w:divBdr>
        <w:top w:val="none" w:sz="0" w:space="0" w:color="auto"/>
        <w:left w:val="none" w:sz="0" w:space="0" w:color="auto"/>
        <w:bottom w:val="none" w:sz="0" w:space="0" w:color="auto"/>
        <w:right w:val="none" w:sz="0" w:space="0" w:color="auto"/>
      </w:divBdr>
    </w:div>
    <w:div w:id="2026520321">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334666">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762221">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022242">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456715">
      <w:marLeft w:val="640"/>
      <w:marRight w:val="0"/>
      <w:marTop w:val="0"/>
      <w:marBottom w:val="0"/>
      <w:divBdr>
        <w:top w:val="none" w:sz="0" w:space="0" w:color="auto"/>
        <w:left w:val="none" w:sz="0" w:space="0" w:color="auto"/>
        <w:bottom w:val="none" w:sz="0" w:space="0" w:color="auto"/>
        <w:right w:val="none" w:sz="0" w:space="0" w:color="auto"/>
      </w:divBdr>
    </w:div>
    <w:div w:id="2033648233">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302691">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5839664">
      <w:marLeft w:val="640"/>
      <w:marRight w:val="0"/>
      <w:marTop w:val="0"/>
      <w:marBottom w:val="0"/>
      <w:divBdr>
        <w:top w:val="none" w:sz="0" w:space="0" w:color="auto"/>
        <w:left w:val="none" w:sz="0" w:space="0" w:color="auto"/>
        <w:bottom w:val="none" w:sz="0" w:space="0" w:color="auto"/>
        <w:right w:val="none" w:sz="0" w:space="0" w:color="auto"/>
      </w:divBdr>
    </w:div>
    <w:div w:id="2036030763">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39621604">
      <w:marLeft w:val="640"/>
      <w:marRight w:val="0"/>
      <w:marTop w:val="0"/>
      <w:marBottom w:val="0"/>
      <w:divBdr>
        <w:top w:val="none" w:sz="0" w:space="0" w:color="auto"/>
        <w:left w:val="none" w:sz="0" w:space="0" w:color="auto"/>
        <w:bottom w:val="none" w:sz="0" w:space="0" w:color="auto"/>
        <w:right w:val="none" w:sz="0" w:space="0" w:color="auto"/>
      </w:divBdr>
    </w:div>
    <w:div w:id="2040159709">
      <w:marLeft w:val="640"/>
      <w:marRight w:val="0"/>
      <w:marTop w:val="0"/>
      <w:marBottom w:val="0"/>
      <w:divBdr>
        <w:top w:val="none" w:sz="0" w:space="0" w:color="auto"/>
        <w:left w:val="none" w:sz="0" w:space="0" w:color="auto"/>
        <w:bottom w:val="none" w:sz="0" w:space="0" w:color="auto"/>
        <w:right w:val="none" w:sz="0" w:space="0" w:color="auto"/>
      </w:divBdr>
    </w:div>
    <w:div w:id="204054348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5708997">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6708329">
      <w:marLeft w:val="640"/>
      <w:marRight w:val="0"/>
      <w:marTop w:val="0"/>
      <w:marBottom w:val="0"/>
      <w:divBdr>
        <w:top w:val="none" w:sz="0" w:space="0" w:color="auto"/>
        <w:left w:val="none" w:sz="0" w:space="0" w:color="auto"/>
        <w:bottom w:val="none" w:sz="0" w:space="0" w:color="auto"/>
        <w:right w:val="none" w:sz="0" w:space="0" w:color="auto"/>
      </w:divBdr>
    </w:div>
    <w:div w:id="2046909068">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828978">
      <w:marLeft w:val="640"/>
      <w:marRight w:val="0"/>
      <w:marTop w:val="0"/>
      <w:marBottom w:val="0"/>
      <w:divBdr>
        <w:top w:val="none" w:sz="0" w:space="0" w:color="auto"/>
        <w:left w:val="none" w:sz="0" w:space="0" w:color="auto"/>
        <w:bottom w:val="none" w:sz="0" w:space="0" w:color="auto"/>
        <w:right w:val="none" w:sz="0" w:space="0" w:color="auto"/>
      </w:divBdr>
    </w:div>
    <w:div w:id="2047869636">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48525681">
      <w:marLeft w:val="640"/>
      <w:marRight w:val="0"/>
      <w:marTop w:val="0"/>
      <w:marBottom w:val="0"/>
      <w:divBdr>
        <w:top w:val="none" w:sz="0" w:space="0" w:color="auto"/>
        <w:left w:val="none" w:sz="0" w:space="0" w:color="auto"/>
        <w:bottom w:val="none" w:sz="0" w:space="0" w:color="auto"/>
        <w:right w:val="none" w:sz="0" w:space="0" w:color="auto"/>
      </w:divBdr>
    </w:div>
    <w:div w:id="2049865806">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1294913">
      <w:marLeft w:val="640"/>
      <w:marRight w:val="0"/>
      <w:marTop w:val="0"/>
      <w:marBottom w:val="0"/>
      <w:divBdr>
        <w:top w:val="none" w:sz="0" w:space="0" w:color="auto"/>
        <w:left w:val="none" w:sz="0" w:space="0" w:color="auto"/>
        <w:bottom w:val="none" w:sz="0" w:space="0" w:color="auto"/>
        <w:right w:val="none" w:sz="0" w:space="0" w:color="auto"/>
      </w:divBdr>
    </w:div>
    <w:div w:id="2052070503">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54499569">
      <w:marLeft w:val="640"/>
      <w:marRight w:val="0"/>
      <w:marTop w:val="0"/>
      <w:marBottom w:val="0"/>
      <w:divBdr>
        <w:top w:val="none" w:sz="0" w:space="0" w:color="auto"/>
        <w:left w:val="none" w:sz="0" w:space="0" w:color="auto"/>
        <w:bottom w:val="none" w:sz="0" w:space="0" w:color="auto"/>
        <w:right w:val="none" w:sz="0" w:space="0" w:color="auto"/>
      </w:divBdr>
    </w:div>
    <w:div w:id="2055037438">
      <w:marLeft w:val="640"/>
      <w:marRight w:val="0"/>
      <w:marTop w:val="0"/>
      <w:marBottom w:val="0"/>
      <w:divBdr>
        <w:top w:val="none" w:sz="0" w:space="0" w:color="auto"/>
        <w:left w:val="none" w:sz="0" w:space="0" w:color="auto"/>
        <w:bottom w:val="none" w:sz="0" w:space="0" w:color="auto"/>
        <w:right w:val="none" w:sz="0" w:space="0" w:color="auto"/>
      </w:divBdr>
    </w:div>
    <w:div w:id="2055232783">
      <w:marLeft w:val="640"/>
      <w:marRight w:val="0"/>
      <w:marTop w:val="0"/>
      <w:marBottom w:val="0"/>
      <w:divBdr>
        <w:top w:val="none" w:sz="0" w:space="0" w:color="auto"/>
        <w:left w:val="none" w:sz="0" w:space="0" w:color="auto"/>
        <w:bottom w:val="none" w:sz="0" w:space="0" w:color="auto"/>
        <w:right w:val="none" w:sz="0" w:space="0" w:color="auto"/>
      </w:divBdr>
    </w:div>
    <w:div w:id="2055421426">
      <w:marLeft w:val="640"/>
      <w:marRight w:val="0"/>
      <w:marTop w:val="0"/>
      <w:marBottom w:val="0"/>
      <w:divBdr>
        <w:top w:val="none" w:sz="0" w:space="0" w:color="auto"/>
        <w:left w:val="none" w:sz="0" w:space="0" w:color="auto"/>
        <w:bottom w:val="none" w:sz="0" w:space="0" w:color="auto"/>
        <w:right w:val="none" w:sz="0" w:space="0" w:color="auto"/>
      </w:divBdr>
    </w:div>
    <w:div w:id="2056736489">
      <w:marLeft w:val="640"/>
      <w:marRight w:val="0"/>
      <w:marTop w:val="0"/>
      <w:marBottom w:val="0"/>
      <w:divBdr>
        <w:top w:val="none" w:sz="0" w:space="0" w:color="auto"/>
        <w:left w:val="none" w:sz="0" w:space="0" w:color="auto"/>
        <w:bottom w:val="none" w:sz="0" w:space="0" w:color="auto"/>
        <w:right w:val="none" w:sz="0" w:space="0" w:color="auto"/>
      </w:divBdr>
    </w:div>
    <w:div w:id="2059429951">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0278206">
      <w:marLeft w:val="640"/>
      <w:marRight w:val="0"/>
      <w:marTop w:val="0"/>
      <w:marBottom w:val="0"/>
      <w:divBdr>
        <w:top w:val="none" w:sz="0" w:space="0" w:color="auto"/>
        <w:left w:val="none" w:sz="0" w:space="0" w:color="auto"/>
        <w:bottom w:val="none" w:sz="0" w:space="0" w:color="auto"/>
        <w:right w:val="none" w:sz="0" w:space="0" w:color="auto"/>
      </w:divBdr>
    </w:div>
    <w:div w:id="2062171729">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4712641">
      <w:marLeft w:val="640"/>
      <w:marRight w:val="0"/>
      <w:marTop w:val="0"/>
      <w:marBottom w:val="0"/>
      <w:divBdr>
        <w:top w:val="none" w:sz="0" w:space="0" w:color="auto"/>
        <w:left w:val="none" w:sz="0" w:space="0" w:color="auto"/>
        <w:bottom w:val="none" w:sz="0" w:space="0" w:color="auto"/>
        <w:right w:val="none" w:sz="0" w:space="0" w:color="auto"/>
      </w:divBdr>
    </w:div>
    <w:div w:id="2064910052">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6757536">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67947581">
      <w:marLeft w:val="640"/>
      <w:marRight w:val="0"/>
      <w:marTop w:val="0"/>
      <w:marBottom w:val="0"/>
      <w:divBdr>
        <w:top w:val="none" w:sz="0" w:space="0" w:color="auto"/>
        <w:left w:val="none" w:sz="0" w:space="0" w:color="auto"/>
        <w:bottom w:val="none" w:sz="0" w:space="0" w:color="auto"/>
        <w:right w:val="none" w:sz="0" w:space="0" w:color="auto"/>
      </w:divBdr>
    </w:div>
    <w:div w:id="2067991405">
      <w:marLeft w:val="640"/>
      <w:marRight w:val="0"/>
      <w:marTop w:val="0"/>
      <w:marBottom w:val="0"/>
      <w:divBdr>
        <w:top w:val="none" w:sz="0" w:space="0" w:color="auto"/>
        <w:left w:val="none" w:sz="0" w:space="0" w:color="auto"/>
        <w:bottom w:val="none" w:sz="0" w:space="0" w:color="auto"/>
        <w:right w:val="none" w:sz="0" w:space="0" w:color="auto"/>
      </w:divBdr>
    </w:div>
    <w:div w:id="2068333219">
      <w:marLeft w:val="640"/>
      <w:marRight w:val="0"/>
      <w:marTop w:val="0"/>
      <w:marBottom w:val="0"/>
      <w:divBdr>
        <w:top w:val="none" w:sz="0" w:space="0" w:color="auto"/>
        <w:left w:val="none" w:sz="0" w:space="0" w:color="auto"/>
        <w:bottom w:val="none" w:sz="0" w:space="0" w:color="auto"/>
        <w:right w:val="none" w:sz="0" w:space="0" w:color="auto"/>
      </w:divBdr>
    </w:div>
    <w:div w:id="2069452547">
      <w:marLeft w:val="640"/>
      <w:marRight w:val="0"/>
      <w:marTop w:val="0"/>
      <w:marBottom w:val="0"/>
      <w:divBdr>
        <w:top w:val="none" w:sz="0" w:space="0" w:color="auto"/>
        <w:left w:val="none" w:sz="0" w:space="0" w:color="auto"/>
        <w:bottom w:val="none" w:sz="0" w:space="0" w:color="auto"/>
        <w:right w:val="none" w:sz="0" w:space="0" w:color="auto"/>
      </w:divBdr>
    </w:div>
    <w:div w:id="2069457690">
      <w:marLeft w:val="640"/>
      <w:marRight w:val="0"/>
      <w:marTop w:val="0"/>
      <w:marBottom w:val="0"/>
      <w:divBdr>
        <w:top w:val="none" w:sz="0" w:space="0" w:color="auto"/>
        <w:left w:val="none" w:sz="0" w:space="0" w:color="auto"/>
        <w:bottom w:val="none" w:sz="0" w:space="0" w:color="auto"/>
        <w:right w:val="none" w:sz="0" w:space="0" w:color="auto"/>
      </w:divBdr>
    </w:div>
    <w:div w:id="2069842502">
      <w:marLeft w:val="640"/>
      <w:marRight w:val="0"/>
      <w:marTop w:val="0"/>
      <w:marBottom w:val="0"/>
      <w:divBdr>
        <w:top w:val="none" w:sz="0" w:space="0" w:color="auto"/>
        <w:left w:val="none" w:sz="0" w:space="0" w:color="auto"/>
        <w:bottom w:val="none" w:sz="0" w:space="0" w:color="auto"/>
        <w:right w:val="none" w:sz="0" w:space="0" w:color="auto"/>
      </w:divBdr>
    </w:div>
    <w:div w:id="2070376235">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157102">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4694092">
      <w:marLeft w:val="640"/>
      <w:marRight w:val="0"/>
      <w:marTop w:val="0"/>
      <w:marBottom w:val="0"/>
      <w:divBdr>
        <w:top w:val="none" w:sz="0" w:space="0" w:color="auto"/>
        <w:left w:val="none" w:sz="0" w:space="0" w:color="auto"/>
        <w:bottom w:val="none" w:sz="0" w:space="0" w:color="auto"/>
        <w:right w:val="none" w:sz="0" w:space="0" w:color="auto"/>
      </w:divBdr>
    </w:div>
    <w:div w:id="2074698191">
      <w:marLeft w:val="640"/>
      <w:marRight w:val="0"/>
      <w:marTop w:val="0"/>
      <w:marBottom w:val="0"/>
      <w:divBdr>
        <w:top w:val="none" w:sz="0" w:space="0" w:color="auto"/>
        <w:left w:val="none" w:sz="0" w:space="0" w:color="auto"/>
        <w:bottom w:val="none" w:sz="0" w:space="0" w:color="auto"/>
        <w:right w:val="none" w:sz="0" w:space="0" w:color="auto"/>
      </w:divBdr>
    </w:div>
    <w:div w:id="2075546011">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8362942">
      <w:marLeft w:val="640"/>
      <w:marRight w:val="0"/>
      <w:marTop w:val="0"/>
      <w:marBottom w:val="0"/>
      <w:divBdr>
        <w:top w:val="none" w:sz="0" w:space="0" w:color="auto"/>
        <w:left w:val="none" w:sz="0" w:space="0" w:color="auto"/>
        <w:bottom w:val="none" w:sz="0" w:space="0" w:color="auto"/>
        <w:right w:val="none" w:sz="0" w:space="0" w:color="auto"/>
      </w:divBdr>
    </w:div>
    <w:div w:id="2078896480">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79937818">
      <w:marLeft w:val="640"/>
      <w:marRight w:val="0"/>
      <w:marTop w:val="0"/>
      <w:marBottom w:val="0"/>
      <w:divBdr>
        <w:top w:val="none" w:sz="0" w:space="0" w:color="auto"/>
        <w:left w:val="none" w:sz="0" w:space="0" w:color="auto"/>
        <w:bottom w:val="none" w:sz="0" w:space="0" w:color="auto"/>
        <w:right w:val="none" w:sz="0" w:space="0" w:color="auto"/>
      </w:divBdr>
    </w:div>
    <w:div w:id="2081101089">
      <w:marLeft w:val="640"/>
      <w:marRight w:val="0"/>
      <w:marTop w:val="0"/>
      <w:marBottom w:val="0"/>
      <w:divBdr>
        <w:top w:val="none" w:sz="0" w:space="0" w:color="auto"/>
        <w:left w:val="none" w:sz="0" w:space="0" w:color="auto"/>
        <w:bottom w:val="none" w:sz="0" w:space="0" w:color="auto"/>
        <w:right w:val="none" w:sz="0" w:space="0" w:color="auto"/>
      </w:divBdr>
    </w:div>
    <w:div w:id="2081173446">
      <w:marLeft w:val="640"/>
      <w:marRight w:val="0"/>
      <w:marTop w:val="0"/>
      <w:marBottom w:val="0"/>
      <w:divBdr>
        <w:top w:val="none" w:sz="0" w:space="0" w:color="auto"/>
        <w:left w:val="none" w:sz="0" w:space="0" w:color="auto"/>
        <w:bottom w:val="none" w:sz="0" w:space="0" w:color="auto"/>
        <w:right w:val="none" w:sz="0" w:space="0" w:color="auto"/>
      </w:divBdr>
    </w:div>
    <w:div w:id="208132411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483227">
      <w:marLeft w:val="640"/>
      <w:marRight w:val="0"/>
      <w:marTop w:val="0"/>
      <w:marBottom w:val="0"/>
      <w:divBdr>
        <w:top w:val="none" w:sz="0" w:space="0" w:color="auto"/>
        <w:left w:val="none" w:sz="0" w:space="0" w:color="auto"/>
        <w:bottom w:val="none" w:sz="0" w:space="0" w:color="auto"/>
        <w:right w:val="none" w:sz="0" w:space="0" w:color="auto"/>
      </w:divBdr>
    </w:div>
    <w:div w:id="2082484258">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3062536">
      <w:marLeft w:val="640"/>
      <w:marRight w:val="0"/>
      <w:marTop w:val="0"/>
      <w:marBottom w:val="0"/>
      <w:divBdr>
        <w:top w:val="none" w:sz="0" w:space="0" w:color="auto"/>
        <w:left w:val="none" w:sz="0" w:space="0" w:color="auto"/>
        <w:bottom w:val="none" w:sz="0" w:space="0" w:color="auto"/>
        <w:right w:val="none" w:sz="0" w:space="0" w:color="auto"/>
      </w:divBdr>
    </w:div>
    <w:div w:id="2083870743">
      <w:marLeft w:val="640"/>
      <w:marRight w:val="0"/>
      <w:marTop w:val="0"/>
      <w:marBottom w:val="0"/>
      <w:divBdr>
        <w:top w:val="none" w:sz="0" w:space="0" w:color="auto"/>
        <w:left w:val="none" w:sz="0" w:space="0" w:color="auto"/>
        <w:bottom w:val="none" w:sz="0" w:space="0" w:color="auto"/>
        <w:right w:val="none" w:sz="0" w:space="0" w:color="auto"/>
      </w:divBdr>
    </w:div>
    <w:div w:id="2084833022">
      <w:marLeft w:val="64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1651938">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4170">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4693344">
      <w:marLeft w:val="640"/>
      <w:marRight w:val="0"/>
      <w:marTop w:val="0"/>
      <w:marBottom w:val="0"/>
      <w:divBdr>
        <w:top w:val="none" w:sz="0" w:space="0" w:color="auto"/>
        <w:left w:val="none" w:sz="0" w:space="0" w:color="auto"/>
        <w:bottom w:val="none" w:sz="0" w:space="0" w:color="auto"/>
        <w:right w:val="none" w:sz="0" w:space="0" w:color="auto"/>
      </w:divBdr>
    </w:div>
    <w:div w:id="2095082369">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38978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640680">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0633">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757870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160234">
      <w:marLeft w:val="640"/>
      <w:marRight w:val="0"/>
      <w:marTop w:val="0"/>
      <w:marBottom w:val="0"/>
      <w:divBdr>
        <w:top w:val="none" w:sz="0" w:space="0" w:color="auto"/>
        <w:left w:val="none" w:sz="0" w:space="0" w:color="auto"/>
        <w:bottom w:val="none" w:sz="0" w:space="0" w:color="auto"/>
        <w:right w:val="none" w:sz="0" w:space="0" w:color="auto"/>
      </w:divBdr>
    </w:div>
    <w:div w:id="2109499893">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043046">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205440">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1144">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6092769">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7863301">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133952">
      <w:marLeft w:val="640"/>
      <w:marRight w:val="0"/>
      <w:marTop w:val="0"/>
      <w:marBottom w:val="0"/>
      <w:divBdr>
        <w:top w:val="none" w:sz="0" w:space="0" w:color="auto"/>
        <w:left w:val="none" w:sz="0" w:space="0" w:color="auto"/>
        <w:bottom w:val="none" w:sz="0" w:space="0" w:color="auto"/>
        <w:right w:val="none" w:sz="0" w:space="0" w:color="auto"/>
      </w:divBdr>
    </w:div>
    <w:div w:id="2119636105">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448138">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459492">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7000514">
      <w:marLeft w:val="640"/>
      <w:marRight w:val="0"/>
      <w:marTop w:val="0"/>
      <w:marBottom w:val="0"/>
      <w:divBdr>
        <w:top w:val="none" w:sz="0" w:space="0" w:color="auto"/>
        <w:left w:val="none" w:sz="0" w:space="0" w:color="auto"/>
        <w:bottom w:val="none" w:sz="0" w:space="0" w:color="auto"/>
        <w:right w:val="none" w:sz="0" w:space="0" w:color="auto"/>
      </w:divBdr>
    </w:div>
    <w:div w:id="2127772597">
      <w:marLeft w:val="640"/>
      <w:marRight w:val="0"/>
      <w:marTop w:val="0"/>
      <w:marBottom w:val="0"/>
      <w:divBdr>
        <w:top w:val="none" w:sz="0" w:space="0" w:color="auto"/>
        <w:left w:val="none" w:sz="0" w:space="0" w:color="auto"/>
        <w:bottom w:val="none" w:sz="0" w:space="0" w:color="auto"/>
        <w:right w:val="none" w:sz="0" w:space="0" w:color="auto"/>
      </w:divBdr>
    </w:div>
    <w:div w:id="2127918918">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29202688">
      <w:marLeft w:val="640"/>
      <w:marRight w:val="0"/>
      <w:marTop w:val="0"/>
      <w:marBottom w:val="0"/>
      <w:divBdr>
        <w:top w:val="none" w:sz="0" w:space="0" w:color="auto"/>
        <w:left w:val="none" w:sz="0" w:space="0" w:color="auto"/>
        <w:bottom w:val="none" w:sz="0" w:space="0" w:color="auto"/>
        <w:right w:val="none" w:sz="0" w:space="0" w:color="auto"/>
      </w:divBdr>
    </w:div>
    <w:div w:id="2130007099">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1824094">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4980332">
      <w:marLeft w:val="640"/>
      <w:marRight w:val="0"/>
      <w:marTop w:val="0"/>
      <w:marBottom w:val="0"/>
      <w:divBdr>
        <w:top w:val="none" w:sz="0" w:space="0" w:color="auto"/>
        <w:left w:val="none" w:sz="0" w:space="0" w:color="auto"/>
        <w:bottom w:val="none" w:sz="0" w:space="0" w:color="auto"/>
        <w:right w:val="none" w:sz="0" w:space="0" w:color="auto"/>
      </w:divBdr>
    </w:div>
    <w:div w:id="2136098997">
      <w:marLeft w:val="640"/>
      <w:marRight w:val="0"/>
      <w:marTop w:val="0"/>
      <w:marBottom w:val="0"/>
      <w:divBdr>
        <w:top w:val="none" w:sz="0" w:space="0" w:color="auto"/>
        <w:left w:val="none" w:sz="0" w:space="0" w:color="auto"/>
        <w:bottom w:val="none" w:sz="0" w:space="0" w:color="auto"/>
        <w:right w:val="none" w:sz="0" w:space="0" w:color="auto"/>
      </w:divBdr>
    </w:div>
    <w:div w:id="2136747930">
      <w:marLeft w:val="640"/>
      <w:marRight w:val="0"/>
      <w:marTop w:val="0"/>
      <w:marBottom w:val="0"/>
      <w:divBdr>
        <w:top w:val="none" w:sz="0" w:space="0" w:color="auto"/>
        <w:left w:val="none" w:sz="0" w:space="0" w:color="auto"/>
        <w:bottom w:val="none" w:sz="0" w:space="0" w:color="auto"/>
        <w:right w:val="none" w:sz="0" w:space="0" w:color="auto"/>
      </w:divBdr>
    </w:div>
    <w:div w:id="2136830332">
      <w:marLeft w:val="640"/>
      <w:marRight w:val="0"/>
      <w:marTop w:val="0"/>
      <w:marBottom w:val="0"/>
      <w:divBdr>
        <w:top w:val="none" w:sz="0" w:space="0" w:color="auto"/>
        <w:left w:val="none" w:sz="0" w:space="0" w:color="auto"/>
        <w:bottom w:val="none" w:sz="0" w:space="0" w:color="auto"/>
        <w:right w:val="none" w:sz="0" w:space="0" w:color="auto"/>
      </w:divBdr>
    </w:div>
    <w:div w:id="2137214205">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38722247">
      <w:marLeft w:val="640"/>
      <w:marRight w:val="0"/>
      <w:marTop w:val="0"/>
      <w:marBottom w:val="0"/>
      <w:divBdr>
        <w:top w:val="none" w:sz="0" w:space="0" w:color="auto"/>
        <w:left w:val="none" w:sz="0" w:space="0" w:color="auto"/>
        <w:bottom w:val="none" w:sz="0" w:space="0" w:color="auto"/>
        <w:right w:val="none" w:sz="0" w:space="0" w:color="auto"/>
      </w:divBdr>
    </w:div>
    <w:div w:id="2139375561">
      <w:marLeft w:val="640"/>
      <w:marRight w:val="0"/>
      <w:marTop w:val="0"/>
      <w:marBottom w:val="0"/>
      <w:divBdr>
        <w:top w:val="none" w:sz="0" w:space="0" w:color="auto"/>
        <w:left w:val="none" w:sz="0" w:space="0" w:color="auto"/>
        <w:bottom w:val="none" w:sz="0" w:space="0" w:color="auto"/>
        <w:right w:val="none" w:sz="0" w:space="0" w:color="auto"/>
      </w:divBdr>
    </w:div>
    <w:div w:id="2139565973">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223638">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454390">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3768491">
      <w:marLeft w:val="640"/>
      <w:marRight w:val="0"/>
      <w:marTop w:val="0"/>
      <w:marBottom w:val="0"/>
      <w:divBdr>
        <w:top w:val="none" w:sz="0" w:space="0" w:color="auto"/>
        <w:left w:val="none" w:sz="0" w:space="0" w:color="auto"/>
        <w:bottom w:val="none" w:sz="0" w:space="0" w:color="auto"/>
        <w:right w:val="none" w:sz="0" w:space="0" w:color="auto"/>
      </w:divBdr>
    </w:div>
    <w:div w:id="2144107164">
      <w:marLeft w:val="640"/>
      <w:marRight w:val="0"/>
      <w:marTop w:val="0"/>
      <w:marBottom w:val="0"/>
      <w:divBdr>
        <w:top w:val="none" w:sz="0" w:space="0" w:color="auto"/>
        <w:left w:val="none" w:sz="0" w:space="0" w:color="auto"/>
        <w:bottom w:val="none" w:sz="0" w:space="0" w:color="auto"/>
        <w:right w:val="none" w:sz="0" w:space="0" w:color="auto"/>
      </w:divBdr>
    </w:div>
    <w:div w:id="2144537799">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197257">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6771468">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 w:id="214723798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sv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s://doi.org/10.1088/1748-9326/AC4FDC" TargetMode="External"/><Relationship Id="rId63" Type="http://schemas.openxmlformats.org/officeDocument/2006/relationships/hyperlink" Target="https://emp.lbl.gov/tracking-the-sun" TargetMode="External"/><Relationship Id="rId68" Type="http://schemas.openxmlformats.org/officeDocument/2006/relationships/hyperlink" Target="https://atlas.eia.gov/datasets/eia::power-plants/explore"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svg"/><Relationship Id="rId32" Type="http://schemas.openxmlformats.org/officeDocument/2006/relationships/image" Target="media/image23.sv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10.1016/j" TargetMode="External"/><Relationship Id="rId53" Type="http://schemas.openxmlformats.org/officeDocument/2006/relationships/hyperlink" Target="https://doi.org/10.1016/J" TargetMode="External"/><Relationship Id="rId58" Type="http://schemas.openxmlformats.org/officeDocument/2006/relationships/hyperlink" Target="https://doi.org/10.38126/jspg200106" TargetMode="External"/><Relationship Id="rId66" Type="http://schemas.openxmlformats.org/officeDocument/2006/relationships/hyperlink" Target="https://www.energy.ca.gov/data-reports/energy-almanac/zero-emission-vehicle-and-infrastructure-statistics-collection/electric"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3390/en15238783"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i.org/10.1016/j" TargetMode="External"/><Relationship Id="rId48" Type="http://schemas.openxmlformats.org/officeDocument/2006/relationships/hyperlink" Target="http://arxiv.org/abs/2501.13868" TargetMode="External"/><Relationship Id="rId56" Type="http://schemas.openxmlformats.org/officeDocument/2006/relationships/hyperlink" Target="https://doi.org/10.1038/NENERGY" TargetMode="External"/><Relationship Id="rId64" Type="http://schemas.openxmlformats.org/officeDocument/2006/relationships/hyperlink" Target="https://www.californiadgstats.ca.gov/downloads/" TargetMode="External"/><Relationship Id="rId69" Type="http://schemas.openxmlformats.org/officeDocument/2006/relationships/hyperlink" Target="https://api.census.gov/data/2023/acs/acs5" TargetMode="External"/><Relationship Id="rId77" Type="http://schemas.openxmlformats.org/officeDocument/2006/relationships/theme" Target="theme/theme1.xml"/><Relationship Id="rId8" Type="http://schemas.microsoft.com/office/2016/09/relationships/commentsIds" Target="commentsIds.xml"/><Relationship Id="rId51" Type="http://schemas.openxmlformats.org/officeDocument/2006/relationships/hyperlink" Target="https://doi.org/10.1038/s41467-024-48967-x" TargetMode="External"/><Relationship Id="rId72" Type="http://schemas.openxmlformats.org/officeDocument/2006/relationships/hyperlink" Target="https://www.energy.ca.gov/data-reports/data-exploration-tools/energy-equity-indicators-dashboard-collection/deep-dive-energy"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1016/J" TargetMode="External"/><Relationship Id="rId59" Type="http://schemas.openxmlformats.org/officeDocument/2006/relationships/hyperlink" Target="https://doi.org/10.1016/j" TargetMode="External"/><Relationship Id="rId67" Type="http://schemas.openxmlformats.org/officeDocument/2006/relationships/hyperlink" Target="https://doi.org/10.5066/F7TX3DN0" TargetMode="External"/><Relationship Id="rId20" Type="http://schemas.openxmlformats.org/officeDocument/2006/relationships/image" Target="media/image11.svg"/><Relationship Id="rId41" Type="http://schemas.openxmlformats.org/officeDocument/2006/relationships/image" Target="media/image32.png"/><Relationship Id="rId54" Type="http://schemas.openxmlformats.org/officeDocument/2006/relationships/hyperlink" Target="http://arxiv.org/abs/2504.18905" TargetMode="External"/><Relationship Id="rId62" Type="http://schemas.openxmlformats.org/officeDocument/2006/relationships/hyperlink" Target="https://doi.org/10.1016/S0304-4076(98)00084-0" TargetMode="External"/><Relationship Id="rId70" Type="http://schemas.openxmlformats.org/officeDocument/2006/relationships/hyperlink" Target="https://www.census.gov/geographies/mapping-files/time-series/geo/tiger-line-file.html"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image" Target="media/image27.png"/><Relationship Id="rId49" Type="http://schemas.openxmlformats.org/officeDocument/2006/relationships/hyperlink" Target="https://greenlining.org/2024/demystifying-equity-in-californias-energy-grid-transition/" TargetMode="External"/><Relationship Id="rId57" Type="http://schemas.openxmlformats.org/officeDocument/2006/relationships/hyperlink" Target="https://doi.org/10.1146/annurev-economics-080614-115630"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doi.org/10.1038/s41893-018-0204-z" TargetMode="External"/><Relationship Id="rId52" Type="http://schemas.openxmlformats.org/officeDocument/2006/relationships/hyperlink" Target="https://doi.org/10.1038/s41560-021-00887-6" TargetMode="External"/><Relationship Id="rId60" Type="http://schemas.openxmlformats.org/officeDocument/2006/relationships/hyperlink" Target="https://doi.org/10.1145/3599733" TargetMode="External"/><Relationship Id="rId65" Type="http://schemas.openxmlformats.org/officeDocument/2006/relationships/hyperlink" Target="https://www.energy.ca.gov/data-reports/energy-almanac/california-electricity-data/california-energy-storage-system-survey" TargetMode="External"/><Relationship Id="rId73" Type="http://schemas.openxmlformats.org/officeDocument/2006/relationships/hyperlink" Target="https://pge-energydatarequest.com/public_datasets"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9.sv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doi.org/10.38126/jspg200106" TargetMode="External"/><Relationship Id="rId55" Type="http://schemas.openxmlformats.org/officeDocument/2006/relationships/hyperlink" Target="https://doi.org/10.1007/s40518-021-00184-6" TargetMode="External"/><Relationship Id="rId76" Type="http://schemas.openxmlformats.org/officeDocument/2006/relationships/glossaryDocument" Target="glossary/document.xml"/><Relationship Id="rId7" Type="http://schemas.microsoft.com/office/2011/relationships/commentsExtended" Target="commentsExtended.xml"/><Relationship Id="rId71" Type="http://schemas.openxmlformats.org/officeDocument/2006/relationships/hyperlink" Target="https://power.larc.nasa.gov/" TargetMode="External"/><Relationship Id="rId2" Type="http://schemas.openxmlformats.org/officeDocument/2006/relationships/numbering" Target="numbering.xml"/><Relationship Id="rId29"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DA8B6FA-252F-4847-941A-7C8FD2F2AB13}"/>
      </w:docPartPr>
      <w:docPartBody>
        <w:p w:rsidR="00DF2B25" w:rsidRDefault="00A14FD4">
          <w:r w:rsidRPr="001E610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D4"/>
    <w:rsid w:val="00051299"/>
    <w:rsid w:val="00127501"/>
    <w:rsid w:val="001A2BDD"/>
    <w:rsid w:val="0029729D"/>
    <w:rsid w:val="002D2B29"/>
    <w:rsid w:val="003442C4"/>
    <w:rsid w:val="00384861"/>
    <w:rsid w:val="003F7B79"/>
    <w:rsid w:val="00454AF2"/>
    <w:rsid w:val="00562F98"/>
    <w:rsid w:val="0062078F"/>
    <w:rsid w:val="00644B63"/>
    <w:rsid w:val="00731622"/>
    <w:rsid w:val="0074256A"/>
    <w:rsid w:val="00851642"/>
    <w:rsid w:val="00881233"/>
    <w:rsid w:val="009368C5"/>
    <w:rsid w:val="009B318D"/>
    <w:rsid w:val="00A14FD4"/>
    <w:rsid w:val="00A61A5D"/>
    <w:rsid w:val="00AC1D30"/>
    <w:rsid w:val="00B22EC3"/>
    <w:rsid w:val="00BB27C7"/>
    <w:rsid w:val="00C0319E"/>
    <w:rsid w:val="00C27543"/>
    <w:rsid w:val="00C9282C"/>
    <w:rsid w:val="00CC53FF"/>
    <w:rsid w:val="00CE78DD"/>
    <w:rsid w:val="00D45EBF"/>
    <w:rsid w:val="00DF2B25"/>
    <w:rsid w:val="00EE0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162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6655359474"/>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39034dd5-26b3-4aec-9453-1ff5d2f39016&quot;,&quot;properties&quot;:{&quot;noteIndex&quot;:0},&quot;isEdited&quot;:false,&quot;manualOverride&quot;:{&quot;isManuallyOverridden&quot;:false,&quot;citeprocText&quot;:&quot;[9]&quot;,&quot;manualOverrideText&quot;:&quot;&quot;},&quot;citationTag&quot;:&quot;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quot;,&quot;citationItems&quot;:[{&quot;id&quot;:&quot;dfe5919b-ea00-3dd0-aabb-78d0646bec7f&quot;,&quot;itemData&quot;:{&quot;type&quot;:&quot;article-journal&quot;,&quot;id&quot;:&quot;dfe5919b-ea00-3dd0-aabb-78d0646bec7f&quot;,&quot;title&quot;:&quot;Advancing Equity in Access to Distributed Energy Resources in California&quot;,&quot;groupId&quot;:&quot;e5ff449c-daa2-3d0a-a966-342028691f84&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isTemporary&quot;:false,&quot;suppress-author&quot;:false,&quot;composite&quot;:false,&quot;author-only&quot;:false}]},{&quot;citationID&quot;:&quot;MENDELEY_CITATION_45481ab8-b85d-4574-9e1e-014e814bd633&quot;,&quot;properties&quot;:{&quot;noteIndex&quot;:0},&quot;isEdited&quot;:false,&quot;manualOverride&quot;:{&quot;isManuallyOverridden&quot;:false,&quot;citeprocText&quot;:&quot;[10]&quot;,&quot;manualOverrideText&quot;:&quot;&quot;},&quot;citationTag&quot;:&quot;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quot;,&quot;citationItems&quot;:[{&quot;id&quot;:&quot;5dd67c2c-228e-314c-ba18-ee3ed85dd101&quot;,&quot;itemData&quot;:{&quot;type&quot;:&quot;article-journal&quot;,&quot;id&quot;:&quot;5dd67c2c-228e-314c-ba18-ee3ed85dd101&quot;,&quot;title&quot;:&quot;Modeling the potential effects of rooftop solar on household energy burden in the United States&quot;,&quot;groupId&quot;:&quot;e5ff449c-daa2-3d0a-a966-342028691f84&quot;,&quot;author&quot;:[{&quot;family&quot;:&quot;Forrester&quot;,&quot;given&quot;:&quot;Sydney P.&quot;,&quot;parse-names&quot;:false,&quot;dropping-particle&quot;:&quot;&quot;,&quot;non-dropping-particle&quot;:&quot;&quot;},{&quot;family&quot;:&quot;Montañés&quot;,&quot;given&quot;:&quot;Cristina Crespo&quot;,&quot;parse-names&quot;:false,&quot;dropping-particle&quot;:&quot;&quot;,&quot;non-dropping-particle&quot;:&quot;&quot;},{&quot;family&quot;:&quot;O’Shaughnessy&quot;,&quot;given&quot;:&quot;Eric&quot;,&quot;parse-names&quot;:false,&quot;dropping-particle&quot;:&quot;&quot;,&quot;non-dropping-particle&quot;:&quot;&quot;},{&quot;family&quot;:&quot;Barbose&quot;,&quot;given&quot;:&quot;Galen&quot;,&quot;parse-names&quot;:false,&quot;dropping-particle&quot;:&quot;&quot;,&quot;non-dropping-particle&quot;:&quot;&quot;}],&quot;container-title&quot;:&quot;Nature Communications 2024 15:1&quot;,&quot;accessed&quot;:{&quot;date-parts&quot;:[[2026,7,10]]},&quot;DOI&quot;:&quot;10.1038/s41467-024-48967-x&quot;,&quot;ISSN&quot;:&quot;2041-1723&quot;,&quot;PMID&quot;:&quot;38824164&quot;,&quot;URL&quot;:&quot;https://www.nature.com/articles/s41467-024-48967-x&quot;,&quot;issued&quot;:{&quot;date-parts&quot;:[[2024,6,1]]},&quot;page&quot;:&quot;4676-&quot;,&quot;abstract&quot;:&quot;Policymakers at the federal and state level have begun to incorporate energy burden into equity goals and program evaluations, aiming to reduce energy burden below a high level of 6% for lower income households in the United States. Pairing an empirical household-level dataset spanning United States geographies together with modeled hourly energy demand curves, we show that rooftop solar reduces energy burden across a majority of adopters during our study period from a median of 3.3% to 2.6%. For low- and moderate-income adopters (at or below 80% and 120% of area median income, respectively), solar reduces median 2021 energy burden from 7.7% to 6.2%, and 4.1% to 3.3%, respectively. Importantly, solar reduces the rate of high or severe energy burden from 67% of all low-income households before adoption to 52% of households following adoption, and correspondingly from 21% to 13% for moderate-income households. Here, we show rooftop solar can support policy goals to reduce energy burden along with strategies such as weatherization and bill assistance. Modeled results show that rooftop solar reduced energy burden for most adopters in 2021 from a median of 3.3% to 2.6% with the average adopter seeing a 0.6 point ($691 annual) reduction in burden, accounting for costs, incentives, and savings.&quot;,&quot;publisher&quot;:&quot;Nature Publishing Group&quot;,&quot;issue&quot;:&quot;1&quot;,&quot;volume&quot;:&quot;15&quot;},&quot;isTemporary&quot;:false,&quot;suppress-author&quot;:false,&quot;composite&quot;:false,&quot;author-only&quot;:false}]},{&quot;citationID&quot;:&quot;MENDELEY_CITATION_0fe80aa6-90da-4cd1-8f99-1768e2f9c35a&quot;,&quot;properties&quot;:{&quot;noteIndex&quot;:0},&quot;isEdited&quot;:false,&quot;manualOverride&quot;:{&quot;isManuallyOverridden&quot;:false,&quot;citeprocText&quot;:&quot;[11]&quot;,&quot;manualOverrideText&quot;:&quot;&quot;},&quot;citationTag&quot;:&quot;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quot;,&quot;citationItems&quot;:[{&quot;id&quot;:&quot;4053ed5f-835b-32b4-a489-848486d9e620&quot;,&quot;itemData&quot;:{&quot;type&quot;:&quot;article-journal&quot;,&quot;id&quot;:&quot;4053ed5f-835b-32b4-a489-848486d9e620&quot;,&quot;title&quot;:&quot;Inequitable access to distributed energy resources due to grid infrastructure limits in California&quot;,&quot;groupId&quot;:&quot;e5ff449c-daa2-3d0a-a966-342028691f84&quot;,&quot;author&quot;:[{&quot;family&quot;:&quot;Brockway&quot;,&quot;given&quot;:&quot;Anna M.&quot;,&quot;parse-names&quot;:false,&quot;dropping-particle&quot;:&quot;&quot;,&quot;non-dropping-particle&quot;:&quot;&quot;},{&quot;family&quot;:&quot;Conde&quot;,&quot;given&quot;:&quot;Jennifer&quot;,&quot;parse-names&quot;:false,&quot;dropping-particle&quot;:&quot;&quot;,&quot;non-dropping-particle&quot;:&quot;&quot;},{&quot;family&quot;:&quot;Callaway&quot;,&quot;given&quot;:&quot;Duncan&quot;,&quot;parse-names&quot;:false,&quot;dropping-particle&quot;:&quot;&quot;,&quot;non-dropping-particle&quot;:&quot;&quot;}],&quot;container-title&quot;:&quot;Nature Energy&quot;,&quot;container-title-short&quot;:&quot;Nat. Energy&quot;,&quot;DOI&quot;:&quot;10.1038/s41560-021-00887-6&quot;,&quot;ISSN&quot;:&quot;20587546&quot;,&quot;issued&quot;:{&quot;date-parts&quot;:[[2021]]},&quot;abstract&quot;:&quot;Persistent social disparities in the adoption of distributed energy resources (DERs) have prompted calls for enabling more equitable uptake. However, there are indications that limits inherent to grid infrastructure may hinder DER adoption. In this study we analysed grid limits to new DER integration across California’s two largest utility territories. We found that grid limits reduce access to solar photovoltaics to less than half of households served by these two utilities, and may hinder California’s electric vehicle adoption and residential load electrification goals. We connected these results to demographic characteristics and found that grid limits also exacerbate existing inequities: households in increasingly Black-identifying and disadvantaged census block groups have disproportionately less access to new solar photovoltaic capacity based on circuit hosting capacity. Our results illuminate the need for equity goals to be an input in the design of policies for prioritizing grid upgrades.&quot;,&quot;issue&quot;:&quot;9&quot;,&quot;volume&quot;:&quot;6&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2]&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3]&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2ac78379-8c40-4f35-8417-c85c5f7c46d8&quot;,&quot;properties&quot;:{&quot;noteIndex&quot;:0},&quot;isEdited&quot;:false,&quot;manualOverride&quot;:{&quot;isManuallyOverridden&quot;:false,&quot;citeprocText&quot;:&quot;[14]&quot;,&quot;manualOverrideText&quot;:&quot;&quot;},&quot;citationTag&quot;:&quot;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34423a87-4415-375c-902c-9860d0dc5f1b&quot;,&quot;itemData&quot;:{&quot;type&quot;:&quot;report&quot;,&quot;id&quot;:&quot;34423a87-4415-375c-902c-9860d0dc5f1b&quot;,&quot;title&quot;:&quot;WESTERN INTERSTATE ENERGY BOARD Distributed Energy Resources: Technological and Policy Considerations of Hosting Capacity and Locational Value Acknowledgements Disclaimer&quot;,&quot;groupId&quot;:&quot;e5ff449c-daa2-3d0a-a966-342028691f84&quot;,&quot;author&quot;:[{&quot;family&quot;:&quot;Mcallister&quot;,&quot;given&quot;:&quot;Richard&quot;,&quot;parse-names&quot;:false,&quot;dropping-particle&quot;:&quot;&quot;,&quot;non-dropping-particle&quot;:&quot;&quot;},{&quot;family&quot;:&quot;Coddington&quot;,&quot;given&quot;:&quot;Michael&quot;,&quot;parse-names&quot;:false,&quot;dropping-particle&quot;:&quot;&quot;,&quot;non-dropping-particle&quot;:&quot;&quot;},{&quot;family&quot;:&quot;Kolb&quot;,&quot;given&quot;:&quot;Marc&quot;,&quot;parse-names&quot;:false,&quot;dropping-particle&quot;:&quot;&quot;,&quot;non-dropping-particle&quot;:&quot;&quot;},{&quot;family&quot;:&quot;Murtishaw&quot;,&quot;given&quot;:&quot;Scott&quot;,&quot;parse-names&quot;:false,&quot;dropping-particle&quot;:&quot;&quot;,&quot;non-dropping-particle&quot;:&quot;&quot;},{&quot;family&quot;:&quot;Schwartz&quot;,&quot;given&quot;:&quot;Lisa&quot;,&quot;parse-names&quot;:false,&quot;dropping-particle&quot;:&quot;&quot;,&quot;non-dropping-particle&quot;:&quot;&quot;},{&quot;family&quot;:&quot;Sergici&quot;,&quot;given&quot;:&quot;Sanem&quot;,&quot;parse-names&quot;:false,&quot;dropping-particle&quot;:&quot;&quot;,&quot;non-dropping-particle&quot;:&quot;&quot;}],&quot;issued&quot;:{&quot;date-parts&quot;:[[2016]]}},&quot;isTemporary&quot;:false,&quot;suppress-author&quot;:false,&quot;composite&quot;:false,&quot;author-only&quot;:false}]},{&quot;citationID&quot;:&quot;MENDELEY_CITATION_c62f1813-4275-4bd5-b6da-4dc9a3a97c14&quot;,&quot;properties&quot;:{&quot;noteIndex&quot;:0},&quot;isEdited&quot;:false,&quot;manualOverride&quot;:{&quot;isManuallyOverridden&quot;:false,&quot;citeprocText&quot;:&quot;[15]&quot;,&quot;manualOverrideText&quot;:&quot;&quot;},&quot;citationTag&quot;:&quot;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quot;,&quot;citationItems&quot;:[{&quot;id&quot;:&quot;2973f251-2797-3feb-a690-88e05938a42c&quot;,&quot;itemData&quot;:{&quot;type&quot;:&quot;article-journal&quot;,&quot;id&quot;:&quot;2973f251-2797-3feb-a690-88e05938a42c&quot;,&quot;title&quot;:&quot;Fairness-aware Dynamic Hosting Capacity and the Impacts of Strategic Solar PV Curtailment&quot;,&quot;groupId&quot;:&quot;e5ff449c-daa2-3d0a-a966-342028691f84&quot;,&quot;author&quot;:[{&quot;family&quot;:&quot;Aydin&quot;,&quot;given&quot;:&quot;Beyzanur&quot;,&quot;parse-names&quot;:false,&quot;dropping-particle&quot;:&quot;&quot;,&quot;non-dropping-particle&quot;:&quot;&quot;},{&quot;family&quot;:&quot;Holt&quot;,&quot;given&quot;:&quot;Rebecca&quot;,&quot;parse-names&quot;:false,&quot;dropping-particle&quot;:&quot;&quot;,&quot;non-dropping-particle&quot;:&quot;&quot;},{&quot;family&quot;:&quot;Almassalkhi&quot;,&quot;given&quot;:&quot;Mads&quot;,&quot;parse-names&quot;:false,&quot;dropping-particle&quot;:&quot;&quot;,&quot;non-dropping-particle&quot;:&quot;&quot;}],&quot;URL&quot;:&quot;http://arxiv.org/abs/2504.18905&quot;,&quot;issued&quot;:{&quot;date-parts&quot;:[[2025,4,26]]},&quot;abstract&quot;:&quot;Rapid deployment of distributed energy resources (DERs), such as solar photovoltaics (PV), poses a risk to the distribution grid under high penetration. Therefore, studying hosting capacity (HC) limits considering grid physics and demand variability is crucial. This paper introduces an improved framework for determining the HC of radial distribution networks by enhancing an existing convex inner approximation (CIA) approach. The proposed method achieves a more accurate and larger inner approximation, resulting in better HC limits. We also consider time-varying demand and the design of objective functions to ensure equitable access to grid resources. A case study with solar PV integration is conducted using a modified IEEE-37 radial network to examine the impact of increased PV capacity, demonstrating that with no more than 5% annual solar PV energy curtailed, it is possible to increase solar PV hosting capacity by at least 50% with no negative grid impacts and a net positive economic impact when accounted for the cost of carbon. Results show that fair allocation methods can lead to higher net profits and reduced PV curtailment and CO2.&quot;},&quot;isTemporary&quot;:false,&quot;suppress-author&quot;:false,&quot;composite&quot;:false,&quot;author-only&quot;:false}]},{&quot;citationID&quot;:&quot;MENDELEY_CITATION_7b86356c-de26-4d65-be5d-33be062c43ed&quot;,&quot;properties&quot;:{&quot;noteIndex&quot;:0},&quot;isEdited&quot;:false,&quot;manualOverride&quot;:{&quot;isManuallyOverridden&quot;:false,&quot;citeprocText&quot;:&quot;[16]&quot;,&quot;manualOverrideText&quot;:&quot;&quot;},&quot;citationTag&quot;:&quot;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quot;,&quot;citationItems&quot;:[{&quot;id&quot;:&quot;e3e3a554-7b8d-3c9f-868d-c6c2d61a354d&quot;,&quot;itemData&quot;:{&quot;type&quot;:&quot;report&quot;,&quot;id&quot;:&quot;e3e3a554-7b8d-3c9f-868d-c6c2d61a354d&quot;,&quot;title&quot;:&quot;Distributed Energy Resource Interconnection Roadmap&quot;,&quot;groupId&quot;:&quot;e5ff449c-daa2-3d0a-a966-342028691f84&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7]&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8], [19], [20], [21]&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quot;citationID&quot;:&quot;MENDELEY_CITATION_3c102bc1-6462-4a1f-9da8-cc56e937f4cf&quot;,&quot;properties&quot;:{&quot;noteIndex&quot;:0},&quot;isEdited&quot;:false,&quot;manualOverride&quot;:{&quot;isManuallyOverridden&quot;:false,&quot;citeprocText&quot;:&quot;[22]&quot;,&quot;manualOverrideText&quot;:&quot;&quot;},&quot;citationTag&quot;:&quot;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quot;,&quot;citationItems&quot;:[{&quot;id&quot;:&quot;40db8bef-221e-3882-b97f-81bada88e180&quot;,&quot;itemData&quot;:{&quot;type&quot;:&quot;article-journal&quot;,&quot;id&quot;:&quot;40db8bef-221e-3882-b97f-81bada88e180&quot;,&quot;title&quot;:&quot;Exploring residential solar PV and battery energy storage adoption motivations and barriers in a mature PV market&quot;,&quot;groupId&quot;:&quot;e5ff449c-daa2-3d0a-a966-342028691f84&quot;,&quot;author&quot;:[{&quot;family&quot;:&quot;Alipour&quot;,&quot;given&quot;:&quot;M.&quot;,&quot;parse-names&quot;:false,&quot;dropping-particle&quot;:&quot;&quot;,&quot;non-dropping-particle&quot;:&quot;&quot;},{&quot;family&quot;:&quot;Irannezhad&quot;,&quot;given&quot;:&quot;Elnaz&quot;,&quot;parse-names&quot;:false,&quot;dropping-particle&quot;:&quot;&quot;,&quot;non-dropping-particle&quot;:&quot;&quot;},{&quot;family&quot;:&quot;Stewart&quot;,&quot;given&quot;:&quot;Rodney A.&quot;,&quot;parse-names&quot;:false,&quot;dropping-particle&quot;:&quot;&quot;,&quot;non-dropping-particle&quot;:&quot;&quot;},{&quot;family&quot;:&quot;Sahin&quot;,&quot;given&quot;:&quot;Oz&quot;,&quot;parse-names&quot;:false,&quot;dropping-particle&quot;:&quot;&quot;,&quot;non-dropping-particle&quot;:&quot;&quot;}],&quot;container-title&quot;:&quot;Renewable Energy&quot;,&quot;container-title-short&quot;:&quot;Renew. Energy&quot;,&quot;DOI&quot;:&quot;10.1016/j.renene.2022.03.040&quot;,&quot;ISSN&quot;:&quot;18790682&quot;,&quot;issued&quot;:{&quot;date-parts&quot;:[[2022]]},&quot;abstract&quot;:&quot;Previous studies show that in a mature solar photovoltaic (PV) market, the choice to accept or reject PV is closely related to battery adoption decision. This study presents the results of a survey (n = 604) conducted to investigate the household characteristics and relative importance of motivations and barriers in home battery and PV adoption decisions in South East Queensland (Australia). The research further compares the attitudinal similarities and differences among distinct groups of households based on the technology use and adoption timing. The findings demonstrate that earlier and later adopters of PV, as well as non-adopters, have relatively similar sociodemographic attributes, whereas battery users epitomise the traditional characteristics of innovators. Lower electricity bills and interest in the system are found to be the most critical factors in PV uptake. The main barriers to adoption are the system cost, followed by the anticipation of buying a more affordable PV system and battery at the same time. Similar to the purchase of PV, financial factors led by the initial costs drive the battery adoption decision. However, noneconomic factors matter more to those who have already adopted the storage system. This study reveals that the choice to install PV could adversely affect the uptake of batteries for at least a period. Furthermore, the influence of informal channels (peer effects) is deemed least important in the uptake of both systems.&quot;,&quot;volume&quot;:&quot;190&quot;},&quot;isTemporary&quot;:false,&quot;suppress-author&quot;:false,&quot;composite&quot;:false,&quot;author-only&quot;:false}]},{&quot;citationID&quot;:&quot;MENDELEY_CITATION_33929b77-34ab-4bca-b5e2-72f013eaec39&quot;,&quot;properties&quot;:{&quot;noteIndex&quot;:0},&quot;isEdited&quot;:false,&quot;manualOverride&quot;:{&quot;isManuallyOverridden&quot;:false,&quot;citeprocText&quot;:&quot;[23]&quot;,&quot;manualOverrideText&quot;:&quot;&quot;},&quot;citationTag&quot;:&quot;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quot;,&quot;citationItems&quot;:[{&quot;id&quot;:&quot;45a4f842-bc50-3df5-9004-7618ec82196d&quot;,&quot;itemData&quot;:{&quot;type&quot;:&quot;paper-conference&quot;,&quot;id&quot;:&quot;45a4f842-bc50-3df5-9004-7618ec82196d&quot;,&quot;title&quot;:&quot;Towards closing the data gap: A project-driven distributed energy resource dataset for the U.S. Grid&quot;,&quot;groupId&quot;:&quot;e5ff449c-daa2-3d0a-a966-342028691f84&quot;,&quot;author&quot;:[{&quot;family&quot;:&quot;Haider&quot;,&quot;given&quot;:&quot;Rabab&quot;,&quot;parse-names&quot;:false,&quot;dropping-particle&quot;:&quot;&quot;,&quot;non-dropping-particle&quot;:&quot;&quot;},{&quot;family&quot;:&quot;Xu&quot;,&quot;given&quot;:&quot;Yixing&quot;,&quot;parse-names&quot;:false,&quot;dropping-particle&quot;:&quot;&quot;,&quot;non-dropping-particle&quot;:&quot;&quot;},{&quot;family&quot;:&quot;Yang&quot;,&quot;given&quot;:&quot;Weiwei&quot;,&quot;parse-names&quot;:false,&quot;dropping-particle&quot;:&quot;&quot;,&quot;non-dropping-particle&quot;:&quot;&quot;}],&quot;container-title&quot;:&quot;e-Energy 2023 Companion - Proceedings of the 14th ACM International Conference on Future Energy Systems&quot;,&quot;DOI&quot;:&quot;10.1145/3599733.3600250&quot;,&quot;issued&quot;:{&quot;date-parts&quot;:[[2023]]},&quot;abstract&quot;:&quot;Designing future energy systems with high penetrations of variable renewable energy and third-party owned devices requires information with high spatial and temporal granularity. Existing public datasets focus on specific resource classes (ex. bulk generators, residential solar, or electric vehicles), and cannot inform holistic planning or policy decisions. Further, with the high penetration of distributed energy resources (DERs) located in the distribution grid, datasets and models which focus only on the bulk system will no longer be sufficient. To meet this modelling need, this paper presents a project-driven dataset of DERs for the contiguous U.S., generated using only publicly available data. We integrate the resources into a high-resolution test system of the U.S. grid. Our integrated U.S. grid model and DER dataset enables planners, operators, and policy makers to pose questions and conduct data-driven analysis of rapid decarbonization pathways for the electricity system. We pose a set of research questions in our Research Project Database.&quot;},&quot;isTemporary&quot;:false,&quot;suppress-author&quot;:false,&quot;composite&quot;:false,&quot;author-only&quot;:false}]},{&quot;citationID&quot;:&quot;MENDELEY_CITATION_994bfa7e-05b2-4606-9f1c-eff0123e3036&quot;,&quot;properties&quot;:{&quot;noteIndex&quot;:0},&quot;isEdited&quot;:false,&quot;manualOverride&quot;:{&quot;isManuallyOverridden&quot;:false,&quot;citeprocText&quot;:&quot;[24]&quot;,&quot;manualOverrideText&quot;:&quot;&quot;},&quot;citationTag&quot;:&quot;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quot;,&quot;citationItems&quot;:[{&quot;id&quot;:&quot;e6564d89-857a-3ea2-9937-82de4577384d&quot;,&quot;itemData&quot;:{&quot;type&quot;:&quot;article&quot;,&quot;id&quot;:&quot;e6564d89-857a-3ea2-9937-82de4577384d&quot;,&quot;title&quot;:&quot;Virtual Collection for Distributed Photovoltaic Data: Challenges, Methodologies, and Applications&quot;,&quot;groupId&quot;:&quot;e5ff449c-daa2-3d0a-a966-342028691f84&quot;,&quot;author&quot;:[{&quot;family&quot;:&quot;Ge&quot;,&quot;given&quot;:&quot;Leijiao&quot;,&quot;parse-names&quot;:false,&quot;dropping-particle&quot;:&quot;&quot;,&quot;non-dropping-particle&quot;:&quot;&quot;},{&quot;family&quot;:&quot;Du&quot;,&quot;given&quot;:&quot;Tianshuo&quot;,&quot;parse-names&quot;:false,&quot;dropping-particle&quot;:&quot;&quot;,&quot;non-dropping-particle&quot;:&quot;&quot;},{&quot;family&quot;:&quot;Li&quot;,&quot;given&quot;:&quot;Changlu&quot;,&quot;parse-names&quot;:false,&quot;dropping-particle&quot;:&quot;&quot;,&quot;non-dropping-particle&quot;:&quot;&quot;},{&quot;family&quot;:&quot;Li&quot;,&quot;given&quot;:&quot;Yuanliang&quot;,&quot;parse-names&quot;:false,&quot;dropping-particle&quot;:&quot;&quot;,&quot;non-dropping-particle&quot;:&quot;&quot;},{&quot;family&quot;:&quot;Yan&quot;,&quot;given&quot;:&quot;Jun&quot;,&quot;parse-names&quot;:false,&quot;dropping-particle&quot;:&quot;&quot;,&quot;non-dropping-particle&quot;:&quot;&quot;},{&quot;family&quot;:&quot;Rafiq&quot;,&quot;given&quot;:&quot;Muhammad Umer&quot;,&quot;parse-names&quot;:false,&quot;dropping-particle&quot;:&quot;&quot;,&quot;non-dropping-particle&quot;:&quot;&quot;}],&quot;container-title&quot;:&quot;Energies&quot;,&quot;container-title-short&quot;:&quot;Energies (Basel).&quot;,&quot;DOI&quot;:&quot;10.3390/en15238783&quot;,&quot;ISSN&quot;:&quot;19961073&quot;,&quot;issued&quot;:{&quot;date-parts&quot;:[[2022]]},&quot;abstract&quot;:&quot;In recent years, with the rapid development of distributed photovoltaic systems (DPVS), the shortage of data monitoring devices and the difficulty of comprehensive coverage of measurement equipment has become more significant, bringing great challenges to the efficient management and maintenance of DPVS. Virtual collection is a new DPVS data collection scheme with cost-effectiveness and computational efficiency that meets the needs of distributed energy management but lacks attention and research. To fill the gap in the current research field, this paper provides a comprehensive and systematic review of DPVS virtual collection. We provide a detailed introduction to the process of DPVS virtual collection and identify the challenges faced by virtual collection through problem analogy. Furthermore, in response to the above challenges, this paper summarizes the main methods applicable to virtual collection, including similarity analysis, reference station selection, and PV data inference. Finally, this paper thoroughly discusses the diversified application scenarios of virtual collection, hoping to provide helpful information for the development of the DPVS industry.&quot;,&quot;issue&quot;:&quot;23&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42</Pages>
  <Words>15117</Words>
  <Characters>86171</Characters>
  <Application>Microsoft Office Word</Application>
  <DocSecurity>0</DocSecurity>
  <Lines>718</Lines>
  <Paragraphs>202</Paragraphs>
  <ScaleCrop>false</ScaleCrop>
  <Manager/>
  <Company/>
  <LinksUpToDate>false</LinksUpToDate>
  <CharactersWithSpaces>101086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Danielle Knutson</cp:lastModifiedBy>
  <cp:revision>128</cp:revision>
  <dcterms:created xsi:type="dcterms:W3CDTF">2026-06-27T02:50:00Z</dcterms:created>
  <dcterms:modified xsi:type="dcterms:W3CDTF">2026-08-19T02:31:00Z</dcterms:modified>
  <cp:category/>
</cp:coreProperties>
</file>