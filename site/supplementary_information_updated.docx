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01698" w14:textId="77777777" w:rsidR="008617D8" w:rsidRDefault="00000000">
      <w:pPr>
        <w:pStyle w:val="Title"/>
      </w:pPr>
      <w:r>
        <w:t>Supplementary Information</w:t>
      </w:r>
    </w:p>
    <w:p w14:paraId="524003D3" w14:textId="77777777" w:rsidR="008617D8" w:rsidRDefault="00000000">
      <w:r>
        <w:t>This Supplementary Information reports the material that does not fit within the main text's display-item limit, together with the robustness analyses the main text summarizes. It is organized as thirteen Notes. Notes S1 to S5 document the specifications and the robustness evidence behind the main results. Notes S6 to S10 carry the descriptive and secondary analyses. Notes S11 to S13 report predictive model comparisons, statistical diagnostics, and the data-construction decisions that govern how the outcomes should be read. Every item here is cited at least once in the main text.</w:t>
      </w:r>
    </w:p>
    <w:p w14:paraId="7CDFA0DF" w14:textId="77777777" w:rsidR="008617D8" w:rsidRDefault="00000000">
      <w:pPr>
        <w:pStyle w:val="Heading1"/>
      </w:pPr>
      <w:r>
        <w:t>Supplementary Note S1 | The model series</w:t>
      </w:r>
    </w:p>
    <w:p w14:paraId="2A2B8871" w14:textId="77777777" w:rsidR="008617D8" w:rsidRDefault="00000000">
      <w:r>
        <w:t>The main results are estimated as a model series: each specification varies exactly one control block against a fixed core of log median household income, Black, Hispanic and Asian population shares, poverty rate, and the resource control appropriate to the outcome. The specifications are siblings rather than nested rungs — some substitute a control rather than adding one — so the series answers which single block moves which coefficient. It does not, on its own, establish whether the blocks jointly absorb an effect; that is what the cumulative ladder in Note S2 is for.</w:t>
      </w:r>
    </w:p>
    <w:p w14:paraId="631E3370" w14:textId="77777777" w:rsidR="008617D8" w:rsidRDefault="00000000">
      <w:r>
        <w:t>Model 1 is the baseline: income, race and ethnicity shares, poverty rate, and a limited set of climate controls. It provides a first-pass estimate of area-level disparities after accounting for basic socioeconomic status and broad geographic conditions.</w:t>
      </w:r>
    </w:p>
    <w:p w14:paraId="18A8281B" w14:textId="77777777" w:rsidR="008617D8" w:rsidRDefault="00000000">
      <w:r>
        <w:t>Model 2 has four variants. Models 2A and 2B add bachelor's attainment and median housing value respectively. Model 2C adds exhaustive housing structure composition — multifamily, mobile-home and boat/RV/van/other shares, with single-family units omitted as the reference. Model 2D further adds owner occupancy, with renters as the omitted tenure reference. Because the four ACS B25024 structure shares sum to one, omitting single-family makes every reported structure coefficient an interpretable contrast with a true single-family base; tenure is kept as its own block so Model 2D shows what tenure adds beyond building type.</w:t>
      </w:r>
    </w:p>
    <w:p w14:paraId="0617542D" w14:textId="77777777" w:rsidR="008617D8" w:rsidRDefault="00000000">
      <w:r>
        <w:t>Model 3 tests whether the results depend on how geographic context is captured. For solar we substitute global horizontal irradiance alone (Model 3C); elsewhere we compare heating and cooling degree days (Model 3A) against mean temperature alone (Model 3B). For wind outcomes we use wind resource measures. Because Model 3 substitutes rather than adds, it is a sensitivity check on the resource control and not a more demanding specification.</w:t>
      </w:r>
    </w:p>
    <w:p w14:paraId="4804F6F2" w14:textId="77777777" w:rsidR="008617D8" w:rsidRDefault="00000000">
      <w:r>
        <w:t xml:space="preserve">Model 4 tests whether the income gradient differs across communities by adding interactions between income and race and ethnicity shares. These are mean-centered before interaction so the main effects stay interpretable; a reduced variant, Model 4R, omits the poverty control to confirm the interaction is not absorbing it.</w:t>
      </w:r>
    </w:p>
    <w:p w14:paraId="01828F63" w14:textId="77777777" w:rsidR="008617D8" w:rsidRDefault="00000000">
      <w:r>
        <w:t>Model 5 adds utility territory fixed effects to absorb institutional differences across service areas — rates, interconnection processes, incentive administration and historical investment all differ by territory. Model 5C re-estimates the baseline with county-clustered standard errors as a robustness check on inference rather than on the conditional mean.</w:t>
      </w:r>
    </w:p>
    <w:p w14:paraId="08C38AE8" w14:textId="77777777" w:rsidR="008617D8" w:rsidRDefault="00000000">
      <w:r>
        <w:t>Model 6 introduces broader geographic controls: latitude and longitude (Model 6A) or county fixed effects (Model 6B), testing whether the main patterns simply reflect regional gradients within California rather than more local disparities.</w:t>
      </w:r>
    </w:p>
    <w:p w14:paraId="50B493C3" w14:textId="77777777" w:rsidR="008617D8" w:rsidRDefault="00000000">
      <w:r>
        <w:lastRenderedPageBreak/>
        <w:t xml:space="preserve">Model 7 adds measures of existing energy infrastructure, with a variant scaling those measures by population (Model 7PC), to examine whether local deployment patterns are partly explained by the surrounding energy-system context. Model 8 adds a demand proxy based on annual electricity consumption, which is particularly relevant for charging, where deployment may track commercial activity and underlying load as much as residential adoption potential. The demand proxy enters positively where it is significant — </w:t>
      </w:r>
      <w:del w:id="30456" w:author="Claude" w:date="2026-10-23T00:00:00Z">
        <w:r>
          <w:delText xml:space="preserve">0.018 (p &lt; 0.001) for solar</w:delText>
        </w:r>
      </w:del>
      <w:ins w:id="30457" w:author="Claude" w:date="2026-10-23T00:00:00Z">
        <w:r>
          <w:t xml:space="preserve">0.215 (p &lt; 0.001) for solar</w:t>
        </w:r>
      </w:ins>
      <w:r>
        <w:t xml:space="preserve"> and 0.061 (p &lt; 0.001) for storage — and is not distinguishable from zero for aggregate charging </w:t>
      </w:r>
      <w:del w:id="30458" w:author="Claude" w:date="2026-10-23T00:00:00Z">
        <w:r>
          <w:delText xml:space="preserve">(0.007, p = 0.327)</w:delText>
        </w:r>
      </w:del>
      <w:ins w:id="30459" w:author="Claude" w:date="2026-10-23T00:00:00Z">
        <w:r>
          <w:t xml:space="preserve">(0.007, p = 0.308)</w:t>
        </w:r>
      </w:ins>
      <w:r>
        <w:t xml:space="preserve">. It is available for 1,196 of the 1,390 analysis ZCTAs, of which 1,159 report positive consumption; most remaining gaps fall outside the three investor-owned utility territories for which ZIP-level usage is published.</w:t>
      </w:r>
    </w:p>
    <w:p w14:paraId="3A958EFF" w14:textId="77777777" w:rsidR="008617D8" w:rsidRDefault="00000000">
      <w:r>
        <w:t>Model 9 adds local solar deployment to the storage model, testing whether storage disparities persist after conditioning on upstream solar deployment. Model 9A instead adds DER deployment terms to the energy-burden outcomes. These are two distinct specifications with different outcomes and different control sets, and both condition on variables that are themselves outcomes of the same predictors, so each answers a narrow question rather than providing a better-identified estimate.</w:t>
      </w:r>
    </w:p>
    <w:p w14:paraId="169BA521" w14:textId="77777777" w:rsidR="008617D8" w:rsidRDefault="00000000">
      <w:r>
        <w:t xml:space="preserve">The specifications above are stated formally below. Equation (4), the baseline estimating equation, is given in the Methods; the remaining specifications follow the same notation, in which y_z is the outcome in ZCTA z, RaceSES_z collects income, the race and ethnicity shares and poverty rate, X_z is the vector of contextual controls, and ε_z is the error term.</w:t>
      </w:r>
    </w:p>
    <w:p w14:paraId="6C1AAA51" w14:textId="77777777" w:rsidR="008617D8" w:rsidRDefault="00000000">
      <w:r>
        <w:t xml:space="preserve">y_z = β₀ + β RaceSES_z + γ Climate_z + ε_z                                      (5)</w:t>
      </w:r>
    </w:p>
    <w:p w14:paraId="5604E2A1" w14:textId="77777777" w:rsidR="008617D8" w:rsidRDefault="00000000">
      <w:r>
        <w:t xml:space="preserve">y_z = β₀ + β RaceSES_z + θ SESextra_z + γ Climate_z + ε_z                       (6)</w:t>
      </w:r>
    </w:p>
    <w:p w14:paraId="14772869" w14:textId="77777777" w:rsidR="008617D8" w:rsidRDefault="00000000">
      <w:r>
        <w:t xml:space="preserve">y_z = β₀ + β RaceSES_z + θ ResourceClimateAlt_z + ε_z                            (7)</w:t>
      </w:r>
    </w:p>
    <w:p w14:paraId="3A560987" w14:textId="77777777" w:rsidR="008617D8" w:rsidRDefault="00000000">
      <w:r>
        <w:t xml:space="preserve">y_z = β₀ + β RaceSES_z + δ(Income_z × Race_z) + γX_z + ε_z                       (8)</w:t>
      </w:r>
    </w:p>
    <w:p w14:paraId="11B86187" w14:textId="77777777" w:rsidR="008617D8" w:rsidRDefault="00000000">
      <w:r>
        <w:t xml:space="preserve">y_z = β₀ + β RaceSES_z + γX_z + δ Utility_z + ε_z                                (9)</w:t>
      </w:r>
    </w:p>
    <w:p w14:paraId="69823794" w14:textId="77777777" w:rsidR="008617D8" w:rsidRDefault="00000000">
      <w:r>
        <w:t xml:space="preserve">y_z = β₀ + β RaceSES_z + γX_z + θ Geo_z + ε_z                                  (10)</w:t>
      </w:r>
    </w:p>
    <w:p w14:paraId="439B2A2B" w14:textId="77777777" w:rsidR="008617D8" w:rsidRDefault="00000000">
      <w:r>
        <w:t xml:space="preserve">y_z = β₀ + β RaceSES_z + γX_z + δ County_z + ε_z                               (11)</w:t>
      </w:r>
    </w:p>
    <w:p w14:paraId="32AD81B3" w14:textId="77777777" w:rsidR="008617D8" w:rsidRDefault="00000000">
      <w:r>
        <w:t xml:space="preserve">y_z = β₀ + β RaceSES_z + γX_z + λ Infrastructure_z + ε_z                       (12)</w:t>
      </w:r>
    </w:p>
    <w:p w14:paraId="45556DD8" w14:textId="77777777" w:rsidR="008617D8" w:rsidRDefault="00000000">
      <w:r>
        <w:t xml:space="preserve">y_z = β₀ + β RaceSES_z + γX_z + λ Infrastructure_z + ϕ Demand_z + ε_z          (13)</w:t>
      </w:r>
    </w:p>
    <w:p w14:paraId="7963CBAF" w14:textId="77777777" w:rsidR="008617D8" w:rsidRDefault="00000000">
      <w:r>
        <w:t xml:space="preserve">y_z = β₀ + β RaceSES_z + γX_z + λ Infrastructure_z + ϕ Demand_z + ψ DER_z + ε_z (14)</w:t>
      </w:r>
    </w:p>
    <w:p w14:paraId="0489FF13" w14:textId="77777777" w:rsidR="008617D8" w:rsidRDefault="00000000">
      <w:r>
        <w:t>Supplementary Figures S1 to S3 trace every coefficient across this series for the three headline outcomes, one panel per coefficient, with 95 percent confidence bands. Read against Figure 2 in the main text, which compresses the same information into one panel per outcome, they show which specific control block is responsible for each movement.</w:t>
      </w:r>
    </w:p>
    <w:p w14:paraId="3D0B312D" w14:textId="77777777" w:rsidR="00F121D0" w:rsidRDefault="00A51986" w:rsidP="00F121D0">
      <w:pPr>
        <w:keepNext/>
        <w:jc w:val="center"/>
      </w:pPr>
      <w:r>
        <w:rPr>
          <w:noProof/>
        </w:rPr>
        <w:lastRenderedPageBreak/>
        <w:drawing>
          <wp:inline distT="0" distB="0" distL="0" distR="0" wp14:anchorId="42D8B59F" wp14:editId="107FF428">
            <wp:extent cx="4438015" cy="5083612"/>
            <wp:effectExtent l="0" t="0" r="0" b="1905"/>
            <wp:docPr id="16649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009" name="Graphic 1664913009"/>
                    <pic:cNvPicPr/>
                  </pic:nvPicPr>
                  <pic:blipFill rotWithShape="1">
                    <a:blip r:embed="rId6"/>
                    <a:srcRect b="3445"/>
                    <a:stretch>
                      <a:fillRect/>
                    </a:stretch>
                  </pic:blipFill>
                  <pic:spPr bwMode="auto">
                    <a:xfrm>
                      <a:off x="0" y="0"/>
                      <a:ext cx="4438015" cy="5083612"/>
                    </a:xfrm>
                    <a:prstGeom prst="rect">
                      <a:avLst/>
                    </a:prstGeom>
                    <a:ln>
                      <a:noFill/>
                    </a:ln>
                    <a:extLst>
                      <a:ext uri="{53640926-AAD7-44D8-BBD7-CCE9431645EC}">
                        <a14:shadowObscured xmlns:a14="http://schemas.microsoft.com/office/drawing/2010/main"/>
                      </a:ext>
                    </a:extLst>
                  </pic:spPr>
                </pic:pic>
              </a:graphicData>
            </a:graphic>
          </wp:inline>
        </w:drawing>
      </w:r>
    </w:p>
    <w:p w14:paraId="716A6ACE" w14:textId="77777777" w:rsidR="008617D8" w:rsidRDefault="00000000">
      <w:pPr>
        <w:pStyle w:val="Caption"/>
      </w:pPr>
      <w:r>
        <w:t>Supplementary Fig. S1 | Rooftop solar: every coefficient across the model series. One panel per coefficient, with 95 percent confidence bands; filled markers denote p &lt; 0.05.</w:t>
      </w:r>
    </w:p>
    <w:p w14:paraId="1A904A6A" w14:textId="77777777" w:rsidR="00F121D0" w:rsidRDefault="00A51986" w:rsidP="00F121D0">
      <w:pPr>
        <w:keepNext/>
        <w:jc w:val="center"/>
      </w:pPr>
      <w:r>
        <w:rPr>
          <w:noProof/>
        </w:rPr>
        <w:lastRenderedPageBreak/>
        <w:drawing>
          <wp:inline distT="0" distB="0" distL="0" distR="0" wp14:anchorId="7792669E" wp14:editId="4C0CDE96">
            <wp:extent cx="4153955" cy="5443074"/>
            <wp:effectExtent l="0" t="0" r="0" b="3810"/>
            <wp:docPr id="19322939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390" name="Graphic 193229390"/>
                    <pic:cNvPicPr/>
                  </pic:nvPicPr>
                  <pic:blipFill rotWithShape="1">
                    <a:blip r:embed="rId7"/>
                    <a:srcRect b="3376"/>
                    <a:stretch>
                      <a:fillRect/>
                    </a:stretch>
                  </pic:blipFill>
                  <pic:spPr bwMode="auto">
                    <a:xfrm>
                      <a:off x="0" y="0"/>
                      <a:ext cx="4153955" cy="5443074"/>
                    </a:xfrm>
                    <a:prstGeom prst="rect">
                      <a:avLst/>
                    </a:prstGeom>
                    <a:ln>
                      <a:noFill/>
                    </a:ln>
                    <a:extLst>
                      <a:ext uri="{53640926-AAD7-44D8-BBD7-CCE9431645EC}">
                        <a14:shadowObscured xmlns:a14="http://schemas.microsoft.com/office/drawing/2010/main"/>
                      </a:ext>
                    </a:extLst>
                  </pic:spPr>
                </pic:pic>
              </a:graphicData>
            </a:graphic>
          </wp:inline>
        </w:drawing>
      </w:r>
    </w:p>
    <w:p w14:paraId="2C837570" w14:textId="77777777" w:rsidR="008617D8" w:rsidRDefault="00000000">
      <w:pPr>
        <w:pStyle w:val="Caption"/>
      </w:pPr>
      <w:r>
        <w:t>Supplementary Fig. S2 | Battery storage: every coefficient across the model series. The race and ethnicity bands stay clear of zero across every specification, which is the basis for treating storage as the strongest result in the study.</w:t>
      </w:r>
    </w:p>
    <w:p w14:paraId="4A3D149E" w14:textId="77777777" w:rsidR="00F121D0" w:rsidRDefault="00A51986" w:rsidP="00F121D0">
      <w:pPr>
        <w:keepNext/>
        <w:jc w:val="center"/>
      </w:pPr>
      <w:r>
        <w:rPr>
          <w:noProof/>
        </w:rPr>
        <w:lastRenderedPageBreak/>
        <w:drawing>
          <wp:inline distT="0" distB="0" distL="0" distR="0" wp14:anchorId="59CDCA80" wp14:editId="0156246B">
            <wp:extent cx="4160520" cy="5451676"/>
            <wp:effectExtent l="0" t="0" r="5080" b="0"/>
            <wp:docPr id="5379946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639" name="Graphic 537994639"/>
                    <pic:cNvPicPr/>
                  </pic:nvPicPr>
                  <pic:blipFill rotWithShape="1">
                    <a:blip r:embed="rId8"/>
                    <a:srcRect b="3072"/>
                    <a:stretch>
                      <a:fillRect/>
                    </a:stretch>
                  </pic:blipFill>
                  <pic:spPr bwMode="auto">
                    <a:xfrm>
                      <a:off x="0" y="0"/>
                      <a:ext cx="4160520" cy="5451676"/>
                    </a:xfrm>
                    <a:prstGeom prst="rect">
                      <a:avLst/>
                    </a:prstGeom>
                    <a:ln>
                      <a:noFill/>
                    </a:ln>
                    <a:extLst>
                      <a:ext uri="{53640926-AAD7-44D8-BBD7-CCE9431645EC}">
                        <a14:shadowObscured xmlns:a14="http://schemas.microsoft.com/office/drawing/2010/main"/>
                      </a:ext>
                    </a:extLst>
                  </pic:spPr>
                </pic:pic>
              </a:graphicData>
            </a:graphic>
          </wp:inline>
        </w:drawing>
      </w:r>
    </w:p>
    <w:p w14:paraId="244CBD74" w14:textId="77777777" w:rsidR="008617D8" w:rsidRDefault="00000000">
      <w:pPr>
        <w:pStyle w:val="Caption"/>
      </w:pPr>
      <w:r>
        <w:t>Supplementary Fig. S3 | Aggregate EV charging: every coefficient across the model series. Poverty rate is the only consistently signed predictor; the race terms cross zero.</w:t>
      </w:r>
    </w:p>
    <w:p w14:paraId="2F0CCCA1" w14:textId="77777777" w:rsidR="008617D8" w:rsidRDefault="00000000">
      <w:pPr>
        <w:pStyle w:val="Caption"/>
      </w:pPr>
      <w:r>
        <w:t>Supplementary Table S1 | Specifications in the model series. Each varies one control block against the fixed core of income, race and ethnicity shares, poverty rate and the outcome-specific resource control.</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00"/>
        <w:gridCol w:w="8180"/>
      </w:tblGrid>
      <w:tr w:rsidR="008617D8" w14:paraId="2350FA9B" w14:textId="77777777">
        <w:tc>
          <w:tcPr>
            <w:tcW w:w="0" w:type="auto"/>
          </w:tcPr>
          <w:p w14:paraId="19130CE4" w14:textId="77777777" w:rsidR="008617D8" w:rsidRDefault="00000000">
            <w:r>
              <w:rPr>
                <w:b/>
              </w:rPr>
              <w:t>Label</w:t>
            </w:r>
          </w:p>
        </w:tc>
        <w:tc>
          <w:tcPr>
            <w:tcW w:w="0" w:type="auto"/>
          </w:tcPr>
          <w:p w14:paraId="0AE2367C" w14:textId="77777777" w:rsidR="008617D8" w:rsidRDefault="00000000">
            <w:r>
              <w:rPr>
                <w:b/>
              </w:rPr>
              <w:t>Deviation from the core</w:t>
            </w:r>
          </w:p>
        </w:tc>
      </w:tr>
      <w:tr w:rsidR="008617D8" w14:paraId="773062A1" w14:textId="77777777">
        <w:tc>
          <w:tcPr>
            <w:tcW w:w="0" w:type="auto"/>
          </w:tcPr>
          <w:p w14:paraId="74AAD1B0" w14:textId="77777777" w:rsidR="008617D8" w:rsidRDefault="00000000">
            <w:r>
              <w:t>M1</w:t>
            </w:r>
          </w:p>
        </w:tc>
        <w:tc>
          <w:tcPr>
            <w:tcW w:w="0" w:type="auto"/>
          </w:tcPr>
          <w:p w14:paraId="583B54C8" w14:textId="77777777" w:rsidR="008617D8" w:rsidRDefault="00000000">
            <w:r>
              <w:t>Core specification</w:t>
            </w:r>
          </w:p>
        </w:tc>
      </w:tr>
      <w:tr w:rsidR="008617D8" w14:paraId="42A9E4EE" w14:textId="77777777">
        <w:tc>
          <w:tcPr>
            <w:tcW w:w="0" w:type="auto"/>
          </w:tcPr>
          <w:p w14:paraId="1644C2DC" w14:textId="77777777" w:rsidR="008617D8" w:rsidRDefault="00000000">
            <w:r>
              <w:t>M2A / M2B</w:t>
            </w:r>
          </w:p>
        </w:tc>
        <w:tc>
          <w:tcPr>
            <w:tcW w:w="0" w:type="auto"/>
          </w:tcPr>
          <w:p w14:paraId="66F43BE0" w14:textId="77777777" w:rsidR="008617D8" w:rsidRDefault="00000000">
            <w:r>
              <w:t>Adds educational attainment, or median housing value</w:t>
            </w:r>
          </w:p>
        </w:tc>
      </w:tr>
      <w:tr w:rsidR="008617D8" w14:paraId="1CEF43AC" w14:textId="77777777">
        <w:tc>
          <w:tcPr>
            <w:tcW w:w="0" w:type="auto"/>
          </w:tcPr>
          <w:p w14:paraId="0AC04F2A" w14:textId="77777777" w:rsidR="008617D8" w:rsidRDefault="00000000">
            <w:r>
              <w:t>M2C / M2D</w:t>
            </w:r>
          </w:p>
        </w:tc>
        <w:tc>
          <w:tcPr>
            <w:tcW w:w="0" w:type="auto"/>
          </w:tcPr>
          <w:p w14:paraId="0EA9A36D" w14:textId="77777777" w:rsidR="008617D8" w:rsidRDefault="00000000">
            <w:r>
              <w:t>Adds exhaustive housing structure, or structure and tenure</w:t>
            </w:r>
          </w:p>
        </w:tc>
      </w:tr>
      <w:tr w:rsidR="008617D8" w14:paraId="22E05DB5" w14:textId="77777777">
        <w:tc>
          <w:tcPr>
            <w:tcW w:w="0" w:type="auto"/>
          </w:tcPr>
          <w:p w14:paraId="2203E45E" w14:textId="77777777" w:rsidR="008617D8" w:rsidRDefault="00000000">
            <w:r>
              <w:t>M3A / M3B / M3C</w:t>
            </w:r>
          </w:p>
        </w:tc>
        <w:tc>
          <w:tcPr>
            <w:tcW w:w="0" w:type="auto"/>
          </w:tcPr>
          <w:p w14:paraId="0A5CBD8C" w14:textId="77777777" w:rsidR="008617D8" w:rsidRDefault="00000000">
            <w:r>
              <w:t>Resource control substituted: degree days, mean temperature, or global horizontal irradiance</w:t>
            </w:r>
          </w:p>
        </w:tc>
      </w:tr>
      <w:tr w:rsidR="008617D8" w14:paraId="6502C183" w14:textId="77777777">
        <w:tc>
          <w:tcPr>
            <w:tcW w:w="0" w:type="auto"/>
          </w:tcPr>
          <w:p w14:paraId="1477A4ED" w14:textId="77777777" w:rsidR="008617D8" w:rsidRDefault="00000000">
            <w:r>
              <w:t>M4 / M4R</w:t>
            </w:r>
          </w:p>
        </w:tc>
        <w:tc>
          <w:tcPr>
            <w:tcW w:w="0" w:type="auto"/>
          </w:tcPr>
          <w:p w14:paraId="4CFEC61A" w14:textId="77777777" w:rsidR="008617D8" w:rsidRDefault="00000000">
            <w:r>
              <w:t>Adds centered income-by-race interactions; M4R drops the poverty control</w:t>
            </w:r>
          </w:p>
        </w:tc>
      </w:tr>
      <w:tr w:rsidR="008617D8" w14:paraId="20433CC6" w14:textId="77777777">
        <w:tc>
          <w:tcPr>
            <w:tcW w:w="0" w:type="auto"/>
          </w:tcPr>
          <w:p w14:paraId="35C6B846" w14:textId="77777777" w:rsidR="008617D8" w:rsidRDefault="00000000">
            <w:r>
              <w:t>M5 / M5C</w:t>
            </w:r>
          </w:p>
        </w:tc>
        <w:tc>
          <w:tcPr>
            <w:tcW w:w="0" w:type="auto"/>
          </w:tcPr>
          <w:p w14:paraId="23982EAC" w14:textId="77777777" w:rsidR="008617D8" w:rsidRDefault="00000000">
            <w:r>
              <w:t>Adds utility fixed effects; M5C re-estimates the core with county-clustered standard errors</w:t>
            </w:r>
          </w:p>
        </w:tc>
      </w:tr>
      <w:tr w:rsidR="008617D8" w14:paraId="38B0EE14" w14:textId="77777777">
        <w:tc>
          <w:tcPr>
            <w:tcW w:w="0" w:type="auto"/>
          </w:tcPr>
          <w:p w14:paraId="4E7F4BEC" w14:textId="77777777" w:rsidR="008617D8" w:rsidRDefault="00000000">
            <w:r>
              <w:t>M6A / M6B</w:t>
            </w:r>
          </w:p>
        </w:tc>
        <w:tc>
          <w:tcPr>
            <w:tcW w:w="0" w:type="auto"/>
          </w:tcPr>
          <w:p w14:paraId="04908E54" w14:textId="77777777" w:rsidR="008617D8" w:rsidRDefault="00000000">
            <w:r>
              <w:t>Replaces the resource control with latitude and longitude, or with county fixed effects</w:t>
            </w:r>
          </w:p>
        </w:tc>
      </w:tr>
      <w:tr w:rsidR="008617D8" w14:paraId="1304F1C2" w14:textId="77777777">
        <w:tc>
          <w:tcPr>
            <w:tcW w:w="0" w:type="auto"/>
          </w:tcPr>
          <w:p w14:paraId="76AA4CA1" w14:textId="77777777" w:rsidR="008617D8" w:rsidRDefault="00000000">
            <w:r>
              <w:t>M7 / M7PC</w:t>
            </w:r>
          </w:p>
        </w:tc>
        <w:tc>
          <w:tcPr>
            <w:tcW w:w="0" w:type="auto"/>
          </w:tcPr>
          <w:p w14:paraId="7E4AB4BF" w14:textId="77777777" w:rsidR="008617D8" w:rsidRDefault="00000000">
            <w:r>
              <w:t>Adds installed infrastructure capacity, in levels or per capita</w:t>
            </w:r>
          </w:p>
        </w:tc>
      </w:tr>
      <w:tr w:rsidR="008617D8" w14:paraId="06DD1F2F" w14:textId="77777777">
        <w:tc>
          <w:tcPr>
            <w:tcW w:w="0" w:type="auto"/>
          </w:tcPr>
          <w:p w14:paraId="3FBB6862" w14:textId="77777777" w:rsidR="008617D8" w:rsidRDefault="00000000">
            <w:r>
              <w:t>M8</w:t>
            </w:r>
          </w:p>
        </w:tc>
        <w:tc>
          <w:tcPr>
            <w:tcW w:w="0" w:type="auto"/>
          </w:tcPr>
          <w:p w14:paraId="13A04754" w14:textId="77777777" w:rsidR="008617D8" w:rsidRDefault="00000000">
            <w:r>
              <w:t>Adds the logged electricity-demand proxy</w:t>
            </w:r>
          </w:p>
        </w:tc>
      </w:tr>
      <w:tr w:rsidR="008617D8" w14:paraId="26C9B037" w14:textId="77777777">
        <w:tc>
          <w:tcPr>
            <w:tcW w:w="0" w:type="auto"/>
          </w:tcPr>
          <w:p w14:paraId="6C02145B" w14:textId="77777777" w:rsidR="008617D8" w:rsidRDefault="00000000">
            <w:r>
              <w:t>M9</w:t>
            </w:r>
          </w:p>
        </w:tc>
        <w:tc>
          <w:tcPr>
            <w:tcW w:w="0" w:type="auto"/>
          </w:tcPr>
          <w:p w14:paraId="26D3CF70" w14:textId="77777777" w:rsidR="008617D8" w:rsidRDefault="00000000">
            <w:r>
              <w:t>Storage only: adds local solar deployment</w:t>
            </w:r>
          </w:p>
        </w:tc>
      </w:tr>
      <w:tr w:rsidR="008617D8" w14:paraId="2EC0DA43" w14:textId="77777777">
        <w:tc>
          <w:tcPr>
            <w:tcW w:w="0" w:type="auto"/>
          </w:tcPr>
          <w:p w14:paraId="2279EE1F" w14:textId="77777777" w:rsidR="008617D8" w:rsidRDefault="00000000">
            <w:r>
              <w:t>M9A</w:t>
            </w:r>
          </w:p>
        </w:tc>
        <w:tc>
          <w:tcPr>
            <w:tcW w:w="0" w:type="auto"/>
          </w:tcPr>
          <w:p w14:paraId="3AB0E152" w14:textId="77777777" w:rsidR="008617D8" w:rsidRDefault="00000000">
            <w:r>
              <w:t xml:space="preserve">Energy-burden outcomes: adds DER deployment terms</w:t>
            </w:r>
          </w:p>
        </w:tc>
      </w:tr>
    </w:tbl>
    <w:p w14:paraId="3781FD27" w14:textId="77777777" w:rsidR="008617D8" w:rsidRDefault="00000000">
      <w:pPr>
        <w:pStyle w:val="Heading1"/>
      </w:pPr>
      <w:r>
        <w:lastRenderedPageBreak/>
        <w:t>Supplementary Note S2 | The nested cumulative ladder</w:t>
      </w:r>
    </w:p>
    <w:p w14:paraId="10D99F95" w14:textId="77777777" w:rsidR="008617D8" w:rsidRDefault="00000000">
      <w:r>
        <w:t>Because the model series is not nested, it cannot answer whether the control blocks jointly absorb the race coefficients. We therefore fit a second structure in which each rung is a strict superset of the last. Model C1 is the core specification. C2 adds educational attainment and median housing value. C3 adds housing structure and tenure. C4 adds utility fixed effects. C5 adds county fixed effects with county-clustered standard errors, dropping the ZCTA-level climate control that county fixed effects very nearly absorb; county and utility fixed effects are not stacked with climate in a single design matrix.</w:t>
      </w:r>
    </w:p>
    <w:p w14:paraId="07CBC583" w14:textId="77777777" w:rsidR="008617D8" w:rsidRDefault="00000000">
      <w:r>
        <w:t>Two design decisions matter for how the ladder should be read. First, the cumulative rungs use only pre-treatment confounders. Electricity demand and installed infrastructure capacity sit on the causal path from income and race to adoption, so conditioning on them estimates a direct rather than a total effect; they enter only a separate model, reported as a conservative lower bound and never as the headline estimate. Second, all rungs are fitted on one intersected, listwise-deleted sample — rows non-missing on every variable used anywhere in the ladder, plus the minimum cluster-size filter — so N and cluster count are identical at every rung and coefficient movement reflects controls alone. Interactions stay out of the cumulative ladder and remain their own arm in the model series.</w:t>
      </w:r>
    </w:p>
    <w:p w14:paraId="2F64F6C7" w14:textId="77777777" w:rsidR="008617D8" w:rsidRDefault="00000000">
      <w:r>
        <w:t xml:space="preserve">The frozen sample is 1,160 ZCTAs across 42 county clusters, and 1,150 for the two affordability </w:t>
      </w:r>
      <w:del w:id="31503" w:author="Claude" w:date="2026-10-28T00:00:00Z">
        <w:r>
          <w:delText xml:space="preserve">outcomes</w:delText>
        </w:r>
      </w:del>
      <w:ins w:id="31502" w:author="Claude" w:date="2026-10-28T00:00:00Z">
        <w:r>
          <w:t xml:space="preserve">outcomes. It keeps the ZCTAs with complete data on every variable used anywhere in the ladder, in counties with at least five such ZCTAs, which drops 230 of the 1,390 in the baseline sample. 194 lack the electricity-demand proxy, which comes from the ZIP-level usage files of the three investor-owned utilities: half of these have no investor-owned-utility match and lie mostly in Los Angeles, Sacramento and Imperial counties, where municipal and irrigation-district utilities serve much of the load, and the rest are absent from the utilities’ files. A further 9 lack a utility match or housing value, and 27 sit in counties with fewer than five eligible ZCTAs. The dropped ZCTAs are poorer than those retained (median household income $77,600 against $96,400), so the core rung C1 is not Model 1 on a smaller sample of the same population, and some baseline coefficients move between Table 1 and C1 for that reason alone: the solar income coefficient falls from 0.439 to 0.174 and the solar Hispanic-share coefficient from 0.220 to −0.058. Within the ladder the sample is fixed, so movement between rungs reflects controls only</w:t>
        </w:r>
      </w:ins>
      <w:r>
        <w:t xml:space="preserve">. R² climbs monotonically as controls accumulate, from 0.11 to 0.49 for solar, </w:t>
      </w:r>
      <w:del w:id="31501" w:author="Claude" w:date="2026-10-28T00:00:00Z">
        <w:r>
          <w:delText xml:space="preserve">0.24 to 0.42</w:delText>
        </w:r>
      </w:del>
      <w:ins w:id="31500" w:author="Claude" w:date="2026-10-28T00:00:00Z">
        <w:r>
          <w:t xml:space="preserve">0.37 to 0.53</w:t>
        </w:r>
      </w:ins>
      <w:r>
        <w:t xml:space="preserve"> for storage and 0.07 to 0.27 for aggregate charging; </w:t>
      </w:r>
      <w:del w:id="30006" w:author="Claude" w:date="2026-10-23T00:00:00Z">
        <w:r>
          <w:delText xml:space="preserve">the largest single jump is always the addition of county fixed effects</w:delText>
        </w:r>
      </w:del>
      <w:ins w:id="30007" w:author="Claude" w:date="2026-10-23T00:00:00Z">
        <w:r>
          <w:t xml:space="preserve">the largest single jump is the addition of county fixed effects for solar and storage, and of education and housing value for aggregate charging</w:t>
        </w:r>
      </w:ins>
      <w:r>
        <w:t xml:space="preserve">. Supplementary Figure S4 traces the coefficient paths and Supplementary Table S5 reports every coefficient.</w:t>
      </w:r>
    </w:p>
    <w:p w14:paraId="4F5BEF02" w14:textId="77777777" w:rsidR="008617D8" w:rsidRDefault="00000000">
      <w:r>
        <w:t xml:space="preserve">The result is weaker than the baseline models imply and is reported that way in the main text. Coefficients attenuate by roughly </w:t>
      </w:r>
      <w:del w:id="30460" w:author="Claude" w:date="2026-10-23T00:00:00Z">
        <w:r>
          <w:delText xml:space="preserve">two-thirds to three-quarters</w:delText>
        </w:r>
      </w:del>
      <w:ins w:id="30461" w:author="Claude" w:date="2026-10-23T00:00:00Z">
        <w:r>
          <w:t xml:space="preserve">40 to 90 percent</w:t>
        </w:r>
      </w:ins>
      <w:r>
        <w:t xml:space="preserve"> between C1 and C5. </w:t>
      </w:r>
      <w:del w:id="31505" w:author="Claude" w:date="2026-10-28T00:00:00Z">
        <w:r>
          <w:delText xml:space="preserve">For storage all three race terms survive; for solar only Asian share survives; for aggregate charging none does. This ordering is the same one the model series, the specification curve, the Oster bounds and the spatial error model all produce.</w:delText>
        </w:r>
      </w:del>
      <w:ins w:id="31504" w:author="Claude" w:date="2026-10-28T00:00:00Z">
        <w:r>
          <w:t xml:space="preserve">For storage, Black and Asian share survive and Hispanic share stays negative but falls short of the 5 percent level (p = 0.094); for solar only Asian share survives; for aggregate charging none does. This ordering is the same one the model series, the specification curve, the Conley standard errors and the spatial error model produce. The Oster bounds are the exception (Note S4).</w:t>
        </w:r>
      </w:ins>
    </w:p>
    <w:p w14:paraId="14ECFAD8" w14:textId="77777777" w:rsidR="00F121D0" w:rsidRDefault="009611E9" w:rsidP="00F121D0">
      <w:pPr>
        <w:keepNext/>
        <w:jc w:val="center"/>
      </w:pPr>
      <w:r>
        <w:rPr>
          <w:noProof/>
        </w:rPr>
        <w:lastRenderedPageBreak/>
        <w:drawing>
          <wp:inline distT="0" distB="0" distL="0" distR="0" wp14:anchorId="6307169E" wp14:editId="4864809D">
            <wp:extent cx="5943600" cy="4800305"/>
            <wp:effectExtent l="0" t="0" r="0" b="0"/>
            <wp:docPr id="1626147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735" name="Graphic 162614735"/>
                    <pic:cNvPicPr/>
                  </pic:nvPicPr>
                  <pic:blipFill>
                    <a:blip r:embed="rId9"/>
                    <a:stretch>
                      <a:fillRect/>
                    </a:stretch>
                  </pic:blipFill>
                  <pic:spPr>
                    <a:xfrm>
                      <a:off x="0" y="0"/>
                      <a:ext cx="5943600" cy="4800305"/>
                    </a:xfrm>
                    <a:prstGeom prst="rect">
                      <a:avLst/>
                    </a:prstGeom>
                  </pic:spPr>
                </pic:pic>
              </a:graphicData>
            </a:graphic>
          </wp:inline>
        </w:drawing>
      </w:r>
    </w:p>
    <w:p w14:paraId="625FDF26" w14:textId="77777777" w:rsidR="008617D8" w:rsidRDefault="00000000">
      <w:pPr>
        <w:pStyle w:val="Caption"/>
      </w:pPr>
      <w:r>
        <w:t>Supplementary Fig. S4 | Coefficients across the nested cumulative ladder, C1 to C5. Standardized predictors; frozen common sample of 1,160 ZCTAs at every rung, so movement reflects added controls rather than sample composition.</w:t>
      </w:r>
    </w:p>
    <w:p w14:paraId="130094DE" w14:textId="77777777" w:rsidR="008617D8" w:rsidRDefault="00000000">
      <w:pPr>
        <w:pStyle w:val="Caption"/>
      </w:pPr>
      <w:r>
        <w:t>Supplementary Table S5 | Nested cumulative ladder, C1 to C5. Standardized predictors; frozen common sample of 1,160 ZCTAs and 42 county clusters, identical at every rung. C5 uses county-clustered standard errors.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115"/>
        <w:gridCol w:w="1115"/>
        <w:gridCol w:w="1115"/>
        <w:gridCol w:w="1115"/>
        <w:gridCol w:w="1115"/>
      </w:tblGrid>
      <w:tr w:rsidR="008617D8" w14:paraId="523B337D" w14:textId="77777777">
        <w:tc>
          <w:tcPr>
            <w:tcW w:w="0" w:type="auto"/>
          </w:tcPr>
          <w:p w14:paraId="185BB6E2" w14:textId="77777777" w:rsidR="008617D8" w:rsidRDefault="00000000">
            <w:r>
              <w:rPr>
                <w:b/>
              </w:rPr>
              <w:t>Outcome</w:t>
            </w:r>
          </w:p>
        </w:tc>
        <w:tc>
          <w:tcPr>
            <w:tcW w:w="0" w:type="auto"/>
          </w:tcPr>
          <w:p w14:paraId="1183B25A" w14:textId="77777777" w:rsidR="008617D8" w:rsidRDefault="00000000">
            <w:r>
              <w:rPr>
                <w:b/>
              </w:rPr>
              <w:t>Term</w:t>
            </w:r>
          </w:p>
        </w:tc>
        <w:tc>
          <w:tcPr>
            <w:tcW w:w="0" w:type="auto"/>
          </w:tcPr>
          <w:p w14:paraId="045DEDA8" w14:textId="77777777" w:rsidR="008617D8" w:rsidRDefault="00000000">
            <w:r>
              <w:rPr>
                <w:b/>
              </w:rPr>
              <w:t>C1</w:t>
            </w:r>
          </w:p>
        </w:tc>
        <w:tc>
          <w:tcPr>
            <w:tcW w:w="0" w:type="auto"/>
          </w:tcPr>
          <w:p w14:paraId="2272FA09" w14:textId="77777777" w:rsidR="008617D8" w:rsidRDefault="00000000">
            <w:r>
              <w:rPr>
                <w:b/>
              </w:rPr>
              <w:t>C2</w:t>
            </w:r>
          </w:p>
        </w:tc>
        <w:tc>
          <w:tcPr>
            <w:tcW w:w="0" w:type="auto"/>
          </w:tcPr>
          <w:p w14:paraId="2FEEE0FF" w14:textId="77777777" w:rsidR="008617D8" w:rsidRDefault="00000000">
            <w:r>
              <w:rPr>
                <w:b/>
              </w:rPr>
              <w:t>C3</w:t>
            </w:r>
          </w:p>
        </w:tc>
        <w:tc>
          <w:tcPr>
            <w:tcW w:w="0" w:type="auto"/>
          </w:tcPr>
          <w:p w14:paraId="7A3A532D" w14:textId="77777777" w:rsidR="008617D8" w:rsidRDefault="00000000">
            <w:r>
              <w:rPr>
                <w:b/>
              </w:rPr>
              <w:t>C4</w:t>
            </w:r>
          </w:p>
        </w:tc>
        <w:tc>
          <w:tcPr>
            <w:tcW w:w="0" w:type="auto"/>
          </w:tcPr>
          <w:p w14:paraId="2A95DC8F" w14:textId="77777777" w:rsidR="008617D8" w:rsidRDefault="00000000">
            <w:r>
              <w:rPr>
                <w:b/>
              </w:rPr>
              <w:t>C5</w:t>
            </w:r>
          </w:p>
        </w:tc>
      </w:tr>
      <w:tr w:rsidR="008617D8" w14:paraId="2EBF2F46" w14:textId="77777777">
        <w:tc>
          <w:tcPr>
            <w:tcW w:w="0" w:type="auto"/>
          </w:tcPr>
          <w:p w14:paraId="44331E92" w14:textId="77777777" w:rsidR="008617D8" w:rsidRDefault="00000000">
            <w:r>
              <w:t>Rooftop solar</w:t>
            </w:r>
          </w:p>
        </w:tc>
        <w:tc>
          <w:tcPr>
            <w:tcW w:w="0" w:type="auto"/>
          </w:tcPr>
          <w:p w14:paraId="7828B0E9" w14:textId="77777777" w:rsidR="008617D8" w:rsidRDefault="00000000">
            <w:r>
              <w:t>Log income</w:t>
            </w:r>
          </w:p>
        </w:tc>
        <w:tc>
          <w:tcPr>
            <w:tcW w:w="0" w:type="auto"/>
          </w:tcPr>
          <w:p w14:paraId="4C17CDBC" w14:textId="77777777" w:rsidR="008617D8" w:rsidRDefault="00000000">
            <w:del w:id="30000" w:author="Claude" w:date="2026-10-23T00:00:00Z">
              <w:r>
                <w:delText xml:space="preserve">0.136**</w:delText>
              </w:r>
            </w:del>
            <w:ins w:id="30001" w:author="Claude" w:date="2026-10-23T00:00:00Z">
              <w:r>
                <w:t xml:space="preserve">0.174**</w:t>
              </w:r>
            </w:ins>
          </w:p>
        </w:tc>
        <w:tc>
          <w:tcPr>
            <w:tcW w:w="0" w:type="auto"/>
          </w:tcPr>
          <w:p w14:paraId="483C7F23" w14:textId="77777777" w:rsidR="008617D8" w:rsidRDefault="00000000">
            <w:del w:id="30002" w:author="Claude" w:date="2026-10-23T00:00:00Z">
              <w:r>
                <w:delText xml:space="preserve">0.441***</w:delText>
              </w:r>
            </w:del>
            <w:ins w:id="30003" w:author="Claude" w:date="2026-10-23T00:00:00Z">
              <w:r>
                <w:t xml:space="preserve">0.565***</w:t>
              </w:r>
            </w:ins>
          </w:p>
        </w:tc>
        <w:tc>
          <w:tcPr>
            <w:tcW w:w="0" w:type="auto"/>
          </w:tcPr>
          <w:p w14:paraId="53E63363" w14:textId="77777777" w:rsidR="008617D8" w:rsidRDefault="00000000">
            <w:del w:id="30004" w:author="Claude" w:date="2026-10-23T00:00:00Z">
              <w:r>
                <w:delText xml:space="preserve">0.195**</w:delText>
              </w:r>
            </w:del>
            <w:ins w:id="30005" w:author="Claude" w:date="2026-10-23T00:00:00Z">
              <w:r>
                <w:t xml:space="preserve">0.250**</w:t>
              </w:r>
            </w:ins>
          </w:p>
        </w:tc>
        <w:tc>
          <w:tcPr>
            <w:tcW w:w="0" w:type="auto"/>
          </w:tcPr>
          <w:p w14:paraId="414E365B" w14:textId="77777777" w:rsidR="008617D8" w:rsidRDefault="00000000">
            <w:del w:id="30006" w:author="Claude" w:date="2026-10-23T00:00:00Z">
              <w:r>
                <w:delText xml:space="preserve">0.159*</w:delText>
              </w:r>
            </w:del>
            <w:ins w:id="30007" w:author="Claude" w:date="2026-10-23T00:00:00Z">
              <w:r>
                <w:t xml:space="preserve">0.204*</w:t>
              </w:r>
            </w:ins>
          </w:p>
        </w:tc>
        <w:tc>
          <w:tcPr>
            <w:tcW w:w="0" w:type="auto"/>
          </w:tcPr>
          <w:p w14:paraId="70880F48" w14:textId="77777777" w:rsidR="008617D8" w:rsidRDefault="00000000">
            <w:del w:id="30008" w:author="Claude" w:date="2026-10-23T00:00:00Z">
              <w:r>
                <w:delText xml:space="preserve">0.147</w:delText>
              </w:r>
            </w:del>
            <w:ins w:id="30009" w:author="Claude" w:date="2026-10-23T00:00:00Z">
              <w:r>
                <w:t xml:space="preserve">0.188</w:t>
              </w:r>
            </w:ins>
          </w:p>
        </w:tc>
      </w:tr>
      <w:tr w:rsidR="008617D8" w14:paraId="0FE8F1B8" w14:textId="77777777">
        <w:tc>
          <w:tcPr>
            <w:tcW w:w="0" w:type="auto"/>
          </w:tcPr>
          <w:p w14:paraId="77855C7B" w14:textId="77777777" w:rsidR="008617D8" w:rsidRDefault="00000000">
            <w:r>
              <w:t>Rooftop solar</w:t>
            </w:r>
          </w:p>
        </w:tc>
        <w:tc>
          <w:tcPr>
            <w:tcW w:w="0" w:type="auto"/>
          </w:tcPr>
          <w:p w14:paraId="5239C289" w14:textId="77777777" w:rsidR="008617D8" w:rsidRDefault="00000000">
            <w:r>
              <w:t>Black share</w:t>
            </w:r>
          </w:p>
        </w:tc>
        <w:tc>
          <w:tcPr>
            <w:tcW w:w="0" w:type="auto"/>
          </w:tcPr>
          <w:p w14:paraId="0CE8D22C" w14:textId="77777777" w:rsidR="008617D8" w:rsidRDefault="00000000">
            <w:del w:id="30010" w:author="Claude" w:date="2026-10-23T00:00:00Z">
              <w:r>
                <w:delText xml:space="preserve">-0.127***</w:delText>
              </w:r>
            </w:del>
            <w:ins w:id="30011" w:author="Claude" w:date="2026-10-23T00:00:00Z">
              <w:r>
                <w:t xml:space="preserve">-0.155***</w:t>
              </w:r>
            </w:ins>
          </w:p>
        </w:tc>
        <w:tc>
          <w:tcPr>
            <w:tcW w:w="0" w:type="auto"/>
          </w:tcPr>
          <w:p w14:paraId="5AD391A3" w14:textId="77777777" w:rsidR="008617D8" w:rsidRDefault="00000000">
            <w:del w:id="30012" w:author="Claude" w:date="2026-10-23T00:00:00Z">
              <w:r>
                <w:delText xml:space="preserve">-0.109***</w:delText>
              </w:r>
            </w:del>
            <w:ins w:id="30013" w:author="Claude" w:date="2026-10-23T00:00:00Z">
              <w:r>
                <w:t xml:space="preserve">-0.133***</w:t>
              </w:r>
            </w:ins>
          </w:p>
        </w:tc>
        <w:tc>
          <w:tcPr>
            <w:tcW w:w="0" w:type="auto"/>
          </w:tcPr>
          <w:p w14:paraId="01870824" w14:textId="77777777" w:rsidR="008617D8" w:rsidRDefault="00000000">
            <w:del w:id="30014" w:author="Claude" w:date="2026-10-23T00:00:00Z">
              <w:r>
                <w:delText xml:space="preserve">-0.051*</w:delText>
              </w:r>
            </w:del>
            <w:ins w:id="30015" w:author="Claude" w:date="2026-10-23T00:00:00Z">
              <w:r>
                <w:t xml:space="preserve">-0.062*</w:t>
              </w:r>
            </w:ins>
          </w:p>
        </w:tc>
        <w:tc>
          <w:tcPr>
            <w:tcW w:w="0" w:type="auto"/>
          </w:tcPr>
          <w:p w14:paraId="344FEC19" w14:textId="77777777" w:rsidR="008617D8" w:rsidRDefault="00000000">
            <w:del w:id="30016" w:author="Claude" w:date="2026-10-23T00:00:00Z">
              <w:r>
                <w:delText xml:space="preserve">-0.025</w:delText>
              </w:r>
            </w:del>
            <w:ins w:id="30017" w:author="Claude" w:date="2026-10-23T00:00:00Z">
              <w:r>
                <w:t xml:space="preserve">-0.031</w:t>
              </w:r>
            </w:ins>
          </w:p>
        </w:tc>
        <w:tc>
          <w:tcPr>
            <w:tcW w:w="0" w:type="auto"/>
          </w:tcPr>
          <w:p w14:paraId="79215C90" w14:textId="77777777" w:rsidR="008617D8" w:rsidRDefault="00000000">
            <w:del w:id="30018" w:author="Claude" w:date="2026-10-23T00:00:00Z">
              <w:r>
                <w:delText xml:space="preserve">-0.014</w:delText>
              </w:r>
            </w:del>
            <w:ins w:id="30019" w:author="Claude" w:date="2026-10-23T00:00:00Z">
              <w:r>
                <w:t xml:space="preserve">-0.017</w:t>
              </w:r>
            </w:ins>
          </w:p>
        </w:tc>
      </w:tr>
      <w:tr w:rsidR="008617D8" w14:paraId="4BC404D4" w14:textId="77777777">
        <w:tc>
          <w:tcPr>
            <w:tcW w:w="0" w:type="auto"/>
          </w:tcPr>
          <w:p w14:paraId="768DE334" w14:textId="77777777" w:rsidR="008617D8" w:rsidRDefault="00000000">
            <w:r>
              <w:t>Rooftop solar</w:t>
            </w:r>
          </w:p>
        </w:tc>
        <w:tc>
          <w:tcPr>
            <w:tcW w:w="0" w:type="auto"/>
          </w:tcPr>
          <w:p w14:paraId="3C52270B" w14:textId="77777777" w:rsidR="008617D8" w:rsidRDefault="00000000">
            <w:r>
              <w:t>Hispanic share</w:t>
            </w:r>
          </w:p>
        </w:tc>
        <w:tc>
          <w:tcPr>
            <w:tcW w:w="0" w:type="auto"/>
          </w:tcPr>
          <w:p w14:paraId="36B0B314" w14:textId="77777777" w:rsidR="008617D8" w:rsidRDefault="00000000">
            <w:del w:id="30020" w:author="Claude" w:date="2026-10-23T00:00:00Z">
              <w:r>
                <w:delText xml:space="preserve">-0.046</w:delText>
              </w:r>
            </w:del>
            <w:ins w:id="30021" w:author="Claude" w:date="2026-10-23T00:00:00Z">
              <w:r>
                <w:t xml:space="preserve">-0.058</w:t>
              </w:r>
            </w:ins>
          </w:p>
        </w:tc>
        <w:tc>
          <w:tcPr>
            <w:tcW w:w="0" w:type="auto"/>
          </w:tcPr>
          <w:p w14:paraId="33D2D730" w14:textId="77777777" w:rsidR="008617D8" w:rsidRDefault="00000000">
            <w:del w:id="30022" w:author="Claude" w:date="2026-10-23T00:00:00Z">
              <w:r>
                <w:delText xml:space="preserve">-0.057</w:delText>
              </w:r>
            </w:del>
            <w:ins w:id="30023" w:author="Claude" w:date="2026-10-23T00:00:00Z">
              <w:r>
                <w:t xml:space="preserve">-0.071</w:t>
              </w:r>
            </w:ins>
          </w:p>
        </w:tc>
        <w:tc>
          <w:tcPr>
            <w:tcW w:w="0" w:type="auto"/>
          </w:tcPr>
          <w:p w14:paraId="3A962CDF" w14:textId="77777777" w:rsidR="008617D8" w:rsidRDefault="00000000">
            <w:del w:id="30024" w:author="Claude" w:date="2026-10-23T00:00:00Z">
              <w:r>
                <w:delText xml:space="preserve">0.079</w:delText>
              </w:r>
            </w:del>
            <w:ins w:id="30025" w:author="Claude" w:date="2026-10-23T00:00:00Z">
              <w:r>
                <w:t xml:space="preserve">0.100</w:t>
              </w:r>
            </w:ins>
          </w:p>
        </w:tc>
        <w:tc>
          <w:tcPr>
            <w:tcW w:w="0" w:type="auto"/>
          </w:tcPr>
          <w:p w14:paraId="2E443816" w14:textId="77777777" w:rsidR="008617D8" w:rsidRDefault="00000000">
            <w:del w:id="30026" w:author="Claude" w:date="2026-10-23T00:00:00Z">
              <w:r>
                <w:delText xml:space="preserve">0.119*</w:delText>
              </w:r>
            </w:del>
            <w:ins w:id="30027" w:author="Claude" w:date="2026-10-23T00:00:00Z">
              <w:r>
                <w:t xml:space="preserve">0.150*</w:t>
              </w:r>
            </w:ins>
          </w:p>
        </w:tc>
        <w:tc>
          <w:tcPr>
            <w:tcW w:w="0" w:type="auto"/>
          </w:tcPr>
          <w:p w14:paraId="0A286C00" w14:textId="77777777" w:rsidR="008617D8" w:rsidRDefault="00000000">
            <w:del w:id="30028" w:author="Claude" w:date="2026-10-23T00:00:00Z">
              <w:r>
                <w:delText xml:space="preserve">0.038</w:delText>
              </w:r>
            </w:del>
            <w:ins w:id="30029" w:author="Claude" w:date="2026-10-23T00:00:00Z">
              <w:r>
                <w:t xml:space="preserve">0.047</w:t>
              </w:r>
            </w:ins>
          </w:p>
        </w:tc>
      </w:tr>
      <w:tr w:rsidR="008617D8" w14:paraId="0D29249C" w14:textId="77777777">
        <w:tc>
          <w:tcPr>
            <w:tcW w:w="0" w:type="auto"/>
          </w:tcPr>
          <w:p w14:paraId="39FA2823" w14:textId="77777777" w:rsidR="008617D8" w:rsidRDefault="00000000">
            <w:r>
              <w:t>Rooftop solar</w:t>
            </w:r>
          </w:p>
        </w:tc>
        <w:tc>
          <w:tcPr>
            <w:tcW w:w="0" w:type="auto"/>
          </w:tcPr>
          <w:p w14:paraId="4CE28880" w14:textId="77777777" w:rsidR="008617D8" w:rsidRDefault="00000000">
            <w:r>
              <w:t>Asian share</w:t>
            </w:r>
          </w:p>
        </w:tc>
        <w:tc>
          <w:tcPr>
            <w:tcW w:w="0" w:type="auto"/>
          </w:tcPr>
          <w:p w14:paraId="299B82C6" w14:textId="77777777" w:rsidR="008617D8" w:rsidRDefault="00000000">
            <w:del w:id="30030" w:author="Claude" w:date="2026-10-23T00:00:00Z">
              <w:r>
                <w:delText xml:space="preserve">-0.251***</w:delText>
              </w:r>
            </w:del>
            <w:ins w:id="30031" w:author="Claude" w:date="2026-10-23T00:00:00Z">
              <w:r>
                <w:t xml:space="preserve">-0.303***</w:t>
              </w:r>
            </w:ins>
          </w:p>
        </w:tc>
        <w:tc>
          <w:tcPr>
            <w:tcW w:w="0" w:type="auto"/>
          </w:tcPr>
          <w:p w14:paraId="4DF4AB76" w14:textId="77777777" w:rsidR="008617D8" w:rsidRDefault="00000000">
            <w:del w:id="30032" w:author="Claude" w:date="2026-10-23T00:00:00Z">
              <w:r>
                <w:delText xml:space="preserve">-0.216***</w:delText>
              </w:r>
            </w:del>
            <w:ins w:id="30033" w:author="Claude" w:date="2026-10-23T00:00:00Z">
              <w:r>
                <w:t xml:space="preserve">-0.261***</w:t>
              </w:r>
            </w:ins>
          </w:p>
        </w:tc>
        <w:tc>
          <w:tcPr>
            <w:tcW w:w="0" w:type="auto"/>
          </w:tcPr>
          <w:p w14:paraId="3E62BD49" w14:textId="77777777" w:rsidR="008617D8" w:rsidRDefault="00000000">
            <w:del w:id="30034" w:author="Claude" w:date="2026-10-23T00:00:00Z">
              <w:r>
                <w:delText xml:space="preserve">-0.155***</w:delText>
              </w:r>
            </w:del>
            <w:ins w:id="30035" w:author="Claude" w:date="2026-10-23T00:00:00Z">
              <w:r>
                <w:t xml:space="preserve">-0.188***</w:t>
              </w:r>
            </w:ins>
          </w:p>
        </w:tc>
        <w:tc>
          <w:tcPr>
            <w:tcW w:w="0" w:type="auto"/>
          </w:tcPr>
          <w:p w14:paraId="6D04772D" w14:textId="77777777" w:rsidR="008617D8" w:rsidRDefault="00000000">
            <w:del w:id="30036" w:author="Claude" w:date="2026-10-23T00:00:00Z">
              <w:r>
                <w:delText xml:space="preserve">-0.127***</w:delText>
              </w:r>
            </w:del>
            <w:ins w:id="30037" w:author="Claude" w:date="2026-10-23T00:00:00Z">
              <w:r>
                <w:t xml:space="preserve">-0.153***</w:t>
              </w:r>
            </w:ins>
          </w:p>
        </w:tc>
        <w:tc>
          <w:tcPr>
            <w:tcW w:w="0" w:type="auto"/>
          </w:tcPr>
          <w:p w14:paraId="5F5CFB7F" w14:textId="77777777" w:rsidR="008617D8" w:rsidRDefault="00000000">
            <w:del w:id="30038" w:author="Claude" w:date="2026-10-23T00:00:00Z">
              <w:r>
                <w:delText xml:space="preserve">-0.094**</w:delText>
              </w:r>
            </w:del>
            <w:ins w:id="30039" w:author="Claude" w:date="2026-10-23T00:00:00Z">
              <w:r>
                <w:t xml:space="preserve">-0.114**</w:t>
              </w:r>
            </w:ins>
          </w:p>
        </w:tc>
      </w:tr>
      <w:tr w:rsidR="008617D8" w14:paraId="3F94D397" w14:textId="77777777">
        <w:tc>
          <w:tcPr>
            <w:tcW w:w="0" w:type="auto"/>
          </w:tcPr>
          <w:p w14:paraId="7E6E369B" w14:textId="77777777" w:rsidR="008617D8" w:rsidRDefault="00000000">
            <w:r>
              <w:t>Battery storage</w:t>
            </w:r>
          </w:p>
        </w:tc>
        <w:tc>
          <w:tcPr>
            <w:tcW w:w="0" w:type="auto"/>
          </w:tcPr>
          <w:p w14:paraId="6531D284" w14:textId="77777777" w:rsidR="008617D8" w:rsidRDefault="00000000">
            <w:r>
              <w:t>Log income</w:t>
            </w:r>
          </w:p>
        </w:tc>
        <w:tc>
          <w:tcPr>
            <w:tcW w:w="0" w:type="auto"/>
          </w:tcPr>
          <w:p w14:paraId="4365F5AF" w14:textId="77777777" w:rsidR="008617D8" w:rsidRDefault="00000000">
            <w:del w:id="30040" w:author="Claude" w:date="2026-10-23T00:00:00Z">
              <w:r>
                <w:delText xml:space="preserve">0.251***</w:delText>
              </w:r>
            </w:del>
            <w:ins w:id="30041" w:author="Claude" w:date="2026-10-23T00:00:00Z">
              <w:r>
                <w:t xml:space="preserve">0.324***</w:t>
              </w:r>
            </w:ins>
          </w:p>
        </w:tc>
        <w:tc>
          <w:tcPr>
            <w:tcW w:w="0" w:type="auto"/>
          </w:tcPr>
          <w:p w14:paraId="398F0B59" w14:textId="77777777" w:rsidR="008617D8" w:rsidRDefault="00000000">
            <w:del w:id="30042" w:author="Claude" w:date="2026-10-23T00:00:00Z">
              <w:r>
                <w:delText xml:space="preserve">0.370***</w:delText>
              </w:r>
            </w:del>
            <w:ins w:id="30043" w:author="Claude" w:date="2026-10-23T00:00:00Z">
              <w:r>
                <w:t xml:space="preserve">0.349***</w:t>
              </w:r>
            </w:ins>
          </w:p>
        </w:tc>
        <w:tc>
          <w:tcPr>
            <w:tcW w:w="0" w:type="auto"/>
          </w:tcPr>
          <w:p w14:paraId="3FB327D4" w14:textId="77777777" w:rsidR="008617D8" w:rsidRDefault="00000000">
            <w:del w:id="30044" w:author="Claude" w:date="2026-10-23T00:00:00Z">
              <w:r>
                <w:delText xml:space="preserve">0.046</w:delText>
              </w:r>
            </w:del>
            <w:ins w:id="30045" w:author="Claude" w:date="2026-10-23T00:00:00Z">
              <w:r>
                <w:t xml:space="preserve">0.095</w:t>
              </w:r>
            </w:ins>
          </w:p>
        </w:tc>
        <w:tc>
          <w:tcPr>
            <w:tcW w:w="0" w:type="auto"/>
          </w:tcPr>
          <w:p w14:paraId="570BC954" w14:textId="77777777" w:rsidR="008617D8" w:rsidRDefault="00000000">
            <w:del w:id="30046" w:author="Claude" w:date="2026-10-23T00:00:00Z">
              <w:r>
                <w:delText xml:space="preserve">0.045</w:delText>
              </w:r>
            </w:del>
            <w:ins w:id="30047" w:author="Claude" w:date="2026-10-23T00:00:00Z">
              <w:r>
                <w:t xml:space="preserve">0.106</w:t>
              </w:r>
            </w:ins>
          </w:p>
        </w:tc>
        <w:tc>
          <w:tcPr>
            <w:tcW w:w="0" w:type="auto"/>
          </w:tcPr>
          <w:p w14:paraId="7A378922" w14:textId="77777777" w:rsidR="008617D8" w:rsidRDefault="00000000">
            <w:del w:id="30048" w:author="Claude" w:date="2026-10-23T00:00:00Z">
              <w:r>
                <w:delText xml:space="preserve">0.100</w:delText>
              </w:r>
            </w:del>
            <w:ins w:id="30049" w:author="Claude" w:date="2026-10-23T00:00:00Z">
              <w:r>
                <w:t xml:space="preserve">0.183**</w:t>
              </w:r>
            </w:ins>
          </w:p>
        </w:tc>
      </w:tr>
      <w:tr w:rsidR="008617D8" w14:paraId="1FA1AF31" w14:textId="77777777">
        <w:tc>
          <w:tcPr>
            <w:tcW w:w="0" w:type="auto"/>
          </w:tcPr>
          <w:p w14:paraId="4B861375" w14:textId="77777777" w:rsidR="008617D8" w:rsidRDefault="00000000">
            <w:r>
              <w:t>Battery storage</w:t>
            </w:r>
          </w:p>
        </w:tc>
        <w:tc>
          <w:tcPr>
            <w:tcW w:w="0" w:type="auto"/>
          </w:tcPr>
          <w:p w14:paraId="71A553E8" w14:textId="77777777" w:rsidR="008617D8" w:rsidRDefault="00000000">
            <w:r>
              <w:t>Black share</w:t>
            </w:r>
          </w:p>
        </w:tc>
        <w:tc>
          <w:tcPr>
            <w:tcW w:w="0" w:type="auto"/>
          </w:tcPr>
          <w:p w14:paraId="6E90D467" w14:textId="77777777" w:rsidR="008617D8" w:rsidRDefault="00000000">
            <w:del w:id="30050" w:author="Claude" w:date="2026-10-23T00:00:00Z">
              <w:r>
                <w:delText xml:space="preserve">-0.125***</w:delText>
              </w:r>
            </w:del>
            <w:ins w:id="30051" w:author="Claude" w:date="2026-10-23T00:00:00Z">
              <w:r>
                <w:t xml:space="preserve">-</w:t>
              </w:r>
              <w:r>
                <w:t xml:space="preserve">0.118***</w:t>
              </w:r>
            </w:ins>
          </w:p>
        </w:tc>
        <w:tc>
          <w:tcPr>
            <w:tcW w:w="0" w:type="auto"/>
          </w:tcPr>
          <w:p w14:paraId="45316DA0" w14:textId="77777777" w:rsidR="008617D8" w:rsidRDefault="00000000">
            <w:del w:id="30052" w:author="Claude" w:date="2026-10-23T00:00:00Z">
              <w:r>
                <w:delText xml:space="preserve">-0.128***</w:delText>
              </w:r>
            </w:del>
            <w:ins w:id="30053" w:author="Claude" w:date="2026-10-23T00:00:00Z">
              <w:r>
                <w:t xml:space="preserve">-</w:t>
              </w:r>
              <w:r>
                <w:t xml:space="preserve">0.119***</w:t>
              </w:r>
            </w:ins>
          </w:p>
        </w:tc>
        <w:tc>
          <w:tcPr>
            <w:tcW w:w="0" w:type="auto"/>
          </w:tcPr>
          <w:p w14:paraId="144776DC" w14:textId="77777777" w:rsidR="008617D8" w:rsidRDefault="00000000">
            <w:del w:id="30054" w:author="Claude" w:date="2026-10-23T00:00:00Z">
              <w:r>
                <w:delText xml:space="preserve">-0.064**</w:delText>
              </w:r>
            </w:del>
            <w:ins w:id="30055" w:author="Claude" w:date="2026-10-23T00:00:00Z">
              <w:r>
                <w:t xml:space="preserve">-</w:t>
              </w:r>
              <w:r>
                <w:t xml:space="preserve">0.074***</w:t>
              </w:r>
            </w:ins>
          </w:p>
        </w:tc>
        <w:tc>
          <w:tcPr>
            <w:tcW w:w="0" w:type="auto"/>
          </w:tcPr>
          <w:p w14:paraId="14A78056" w14:textId="77777777" w:rsidR="008617D8" w:rsidRDefault="00000000">
            <w:del w:id="30056" w:author="Claude" w:date="2026-10-23T00:00:00Z">
              <w:r>
                <w:delText xml:space="preserve">-0.056**</w:delText>
              </w:r>
            </w:del>
            <w:ins w:id="30057" w:author="Claude" w:date="2026-10-23T00:00:00Z">
              <w:r>
                <w:t xml:space="preserve">-</w:t>
              </w:r>
              <w:r>
                <w:t xml:space="preserve">0.070***</w:t>
              </w:r>
            </w:ins>
          </w:p>
        </w:tc>
        <w:tc>
          <w:tcPr>
            <w:tcW w:w="0" w:type="auto"/>
          </w:tcPr>
          <w:p w14:paraId="78F30F5F" w14:textId="77777777" w:rsidR="008617D8" w:rsidRDefault="00000000">
            <w:del w:id="30058" w:author="Claude" w:date="2026-10-23T00:00:00Z">
              <w:r>
                <w:delText xml:space="preserve">-0.041**</w:delText>
              </w:r>
            </w:del>
            <w:ins w:id="30059" w:author="Claude" w:date="2026-10-23T00:00:00Z">
              <w:r>
                <w:t xml:space="preserve">-</w:t>
              </w:r>
              <w:r>
                <w:t xml:space="preserve">0.045*</w:t>
              </w:r>
            </w:ins>
          </w:p>
        </w:tc>
      </w:tr>
      <w:tr w:rsidR="008617D8" w14:paraId="541165EE" w14:textId="77777777">
        <w:tc>
          <w:tcPr>
            <w:tcW w:w="0" w:type="auto"/>
          </w:tcPr>
          <w:p w14:paraId="18CAB20F" w14:textId="77777777" w:rsidR="008617D8" w:rsidRDefault="00000000">
            <w:r>
              <w:t>Battery storage</w:t>
            </w:r>
          </w:p>
        </w:tc>
        <w:tc>
          <w:tcPr>
            <w:tcW w:w="0" w:type="auto"/>
          </w:tcPr>
          <w:p w14:paraId="331DB953" w14:textId="77777777" w:rsidR="008617D8" w:rsidRDefault="00000000">
            <w:r>
              <w:t>Hispanic share</w:t>
            </w:r>
          </w:p>
        </w:tc>
        <w:tc>
          <w:tcPr>
            <w:tcW w:w="0" w:type="auto"/>
          </w:tcPr>
          <w:p w14:paraId="165B70C2" w14:textId="77777777" w:rsidR="008617D8" w:rsidRDefault="00000000">
            <w:del w:id="30060" w:author="Claude" w:date="2026-10-23T00:00:00Z">
              <w:r>
                <w:delText xml:space="preserve">-0.230***</w:delText>
              </w:r>
            </w:del>
            <w:ins w:id="30061" w:author="Claude" w:date="2026-10-23T00:00:00Z">
              <w:r>
                <w:t xml:space="preserve">-</w:t>
              </w:r>
              <w:r>
                <w:t xml:space="preserve">0.272***</w:t>
              </w:r>
            </w:ins>
          </w:p>
        </w:tc>
        <w:tc>
          <w:tcPr>
            <w:tcW w:w="0" w:type="auto"/>
          </w:tcPr>
          <w:p w14:paraId="4D018084" w14:textId="77777777" w:rsidR="008617D8" w:rsidRDefault="00000000">
            <w:del w:id="30062" w:author="Claude" w:date="2026-10-23T00:00:00Z">
              <w:r>
                <w:delText xml:space="preserve">-0.289***</w:delText>
              </w:r>
            </w:del>
            <w:ins w:id="30063" w:author="Claude" w:date="2026-10-23T00:00:00Z">
              <w:r>
                <w:t xml:space="preserve">-</w:t>
              </w:r>
              <w:r>
                <w:t xml:space="preserve">0.289***</w:t>
              </w:r>
            </w:ins>
          </w:p>
        </w:tc>
        <w:tc>
          <w:tcPr>
            <w:tcW w:w="0" w:type="auto"/>
          </w:tcPr>
          <w:p w14:paraId="4DAC3114" w14:textId="77777777" w:rsidR="008617D8" w:rsidRDefault="00000000">
            <w:del w:id="30064" w:author="Claude" w:date="2026-10-23T00:00:00Z">
              <w:r>
                <w:delText xml:space="preserve">-0.132**</w:delText>
              </w:r>
            </w:del>
            <w:ins w:id="30065" w:author="Claude" w:date="2026-10-23T00:00:00Z">
              <w:r>
                <w:t xml:space="preserve">-</w:t>
              </w:r>
              <w:r>
                <w:t xml:space="preserve">0.160***</w:t>
              </w:r>
            </w:ins>
          </w:p>
        </w:tc>
        <w:tc>
          <w:tcPr>
            <w:tcW w:w="0" w:type="auto"/>
          </w:tcPr>
          <w:p w14:paraId="61E3A009" w14:textId="77777777" w:rsidR="008617D8" w:rsidRDefault="00000000">
            <w:del w:id="30066" w:author="Claude" w:date="2026-10-23T00:00:00Z">
              <w:r>
                <w:delText xml:space="preserve">-0.115*</w:delText>
              </w:r>
            </w:del>
            <w:ins w:id="30067" w:author="Claude" w:date="2026-10-23T00:00:00Z">
              <w:r>
                <w:t xml:space="preserve">-</w:t>
              </w:r>
              <w:r>
                <w:t xml:space="preserve">0.150***</w:t>
              </w:r>
            </w:ins>
          </w:p>
        </w:tc>
        <w:tc>
          <w:tcPr>
            <w:tcW w:w="0" w:type="auto"/>
          </w:tcPr>
          <w:p w14:paraId="747F55F4" w14:textId="77777777" w:rsidR="008617D8" w:rsidRDefault="00000000">
            <w:del w:id="30068" w:author="Claude" w:date="2026-10-23T00:00:00Z">
              <w:r>
                <w:delText xml:space="preserve">-0.132*</w:delText>
              </w:r>
            </w:del>
            <w:ins w:id="30069" w:author="Claude" w:date="2026-10-23T00:00:00Z">
              <w:r>
                <w:t xml:space="preserve">-</w:t>
              </w:r>
              <w:r>
                <w:t xml:space="preserve">0.102</w:t>
              </w:r>
            </w:ins>
          </w:p>
        </w:tc>
      </w:tr>
      <w:tr w:rsidR="008617D8" w14:paraId="1F76E36A" w14:textId="77777777">
        <w:tc>
          <w:tcPr>
            <w:tcW w:w="0" w:type="auto"/>
          </w:tcPr>
          <w:p w14:paraId="3A8031B4" w14:textId="77777777" w:rsidR="008617D8" w:rsidRDefault="00000000">
            <w:r>
              <w:t>Battery storage</w:t>
            </w:r>
          </w:p>
        </w:tc>
        <w:tc>
          <w:tcPr>
            <w:tcW w:w="0" w:type="auto"/>
          </w:tcPr>
          <w:p w14:paraId="62FFA2DA" w14:textId="77777777" w:rsidR="008617D8" w:rsidRDefault="00000000">
            <w:r>
              <w:t>Asian share</w:t>
            </w:r>
          </w:p>
        </w:tc>
        <w:tc>
          <w:tcPr>
            <w:tcW w:w="0" w:type="auto"/>
          </w:tcPr>
          <w:p w14:paraId="04176495" w14:textId="77777777" w:rsidR="008617D8" w:rsidRDefault="00000000">
            <w:del w:id="30070" w:author="Claude" w:date="2026-10-23T00:00:00Z">
              <w:r>
                <w:delText xml:space="preserve">-0.303***</w:delText>
              </w:r>
            </w:del>
            <w:ins w:id="30071" w:author="Claude" w:date="2026-10-23T00:00:00Z">
              <w:r>
                <w:t xml:space="preserve">-</w:t>
              </w:r>
              <w:r>
                <w:t xml:space="preserve">0.260***</w:t>
              </w:r>
            </w:ins>
          </w:p>
        </w:tc>
        <w:tc>
          <w:tcPr>
            <w:tcW w:w="0" w:type="auto"/>
          </w:tcPr>
          <w:p w14:paraId="107A6460" w14:textId="77777777" w:rsidR="008617D8" w:rsidRDefault="00000000">
            <w:del w:id="30072" w:author="Claude" w:date="2026-10-23T00:00:00Z">
              <w:r>
                <w:delText xml:space="preserve">-0.295***</w:delText>
              </w:r>
            </w:del>
            <w:ins w:id="30073" w:author="Claude" w:date="2026-10-23T00:00:00Z">
              <w:r>
                <w:t xml:space="preserve">-</w:t>
              </w:r>
              <w:r>
                <w:t xml:space="preserve">0.258***</w:t>
              </w:r>
            </w:ins>
          </w:p>
        </w:tc>
        <w:tc>
          <w:tcPr>
            <w:tcW w:w="0" w:type="auto"/>
          </w:tcPr>
          <w:p w14:paraId="42696BD9" w14:textId="77777777" w:rsidR="008617D8" w:rsidRDefault="00000000">
            <w:del w:id="30074" w:author="Claude" w:date="2026-10-23T00:00:00Z">
              <w:r>
                <w:delText xml:space="preserve">-0.222***</w:delText>
              </w:r>
            </w:del>
            <w:ins w:id="30075" w:author="Claude" w:date="2026-10-23T00:00:00Z">
              <w:r>
                <w:t xml:space="preserve">-</w:t>
              </w:r>
              <w:r>
                <w:t xml:space="preserve">0.205***</w:t>
              </w:r>
            </w:ins>
          </w:p>
        </w:tc>
        <w:tc>
          <w:tcPr>
            <w:tcW w:w="0" w:type="auto"/>
          </w:tcPr>
          <w:p w14:paraId="615B4DC7" w14:textId="77777777" w:rsidR="008617D8" w:rsidRDefault="00000000">
            <w:del w:id="30076" w:author="Claude" w:date="2026-10-23T00:00:00Z">
              <w:r>
                <w:delText xml:space="preserve">-0.208***</w:delText>
              </w:r>
            </w:del>
            <w:ins w:id="30077" w:author="Claude" w:date="2026-10-23T00:00:00Z">
              <w:r>
                <w:t xml:space="preserve">-</w:t>
              </w:r>
              <w:r>
                <w:t xml:space="preserve">0.193***</w:t>
              </w:r>
            </w:ins>
          </w:p>
        </w:tc>
        <w:tc>
          <w:tcPr>
            <w:tcW w:w="0" w:type="auto"/>
          </w:tcPr>
          <w:p w14:paraId="06C3C55B" w14:textId="77777777" w:rsidR="008617D8" w:rsidRDefault="00000000">
            <w:del w:id="30078" w:author="Claude" w:date="2026-10-23T00:00:00Z">
              <w:r>
                <w:delText xml:space="preserve">-0.142***</w:delText>
              </w:r>
            </w:del>
            <w:ins w:id="30079" w:author="Claude" w:date="2026-10-23T00:00:00Z">
              <w:r>
                <w:t xml:space="preserve">-</w:t>
              </w:r>
              <w:r>
                <w:t xml:space="preserve">0.115***</w:t>
              </w:r>
            </w:ins>
          </w:p>
        </w:tc>
      </w:tr>
      <w:tr w:rsidR="008617D8" w14:paraId="64D99AB4" w14:textId="77777777">
        <w:tc>
          <w:tcPr>
            <w:tcW w:w="0" w:type="auto"/>
          </w:tcPr>
          <w:p w14:paraId="2EFF2B8E" w14:textId="77777777" w:rsidR="008617D8" w:rsidRDefault="00000000">
            <w:r>
              <w:t>EV charging</w:t>
            </w:r>
          </w:p>
        </w:tc>
        <w:tc>
          <w:tcPr>
            <w:tcW w:w="0" w:type="auto"/>
          </w:tcPr>
          <w:p w14:paraId="0E36BC75" w14:textId="77777777" w:rsidR="008617D8" w:rsidRDefault="00000000">
            <w:r>
              <w:t>Log income</w:t>
            </w:r>
          </w:p>
        </w:tc>
        <w:tc>
          <w:tcPr>
            <w:tcW w:w="0" w:type="auto"/>
          </w:tcPr>
          <w:p w14:paraId="64E88E1F" w14:textId="77777777" w:rsidR="008617D8" w:rsidRDefault="00000000">
            <w:del w:id="30080" w:author="Claude" w:date="2026-10-23T00:00:00Z">
              <w:r>
                <w:delText xml:space="preserve">0.076</w:delText>
              </w:r>
            </w:del>
            <w:ins w:id="30081" w:author="Claude" w:date="2026-10-23T00:00:00Z">
              <w:r>
                <w:t xml:space="preserve">0.054</w:t>
              </w:r>
            </w:ins>
          </w:p>
        </w:tc>
        <w:tc>
          <w:tcPr>
            <w:tcW w:w="0" w:type="auto"/>
          </w:tcPr>
          <w:p w14:paraId="48A12F40" w14:textId="77777777" w:rsidR="008617D8" w:rsidRDefault="00000000">
            <w:del w:id="30082" w:author="Claude" w:date="2026-10-23T00:00:00Z">
              <w:r>
                <w:delText xml:space="preserve">-0.298***</w:delText>
              </w:r>
            </w:del>
            <w:ins w:id="30083" w:author="Claude" w:date="2026-10-23T00:00:00Z">
              <w:r>
                <w:t xml:space="preserve">-0.210***</w:t>
              </w:r>
            </w:ins>
          </w:p>
        </w:tc>
        <w:tc>
          <w:tcPr>
            <w:tcW w:w="0" w:type="auto"/>
          </w:tcPr>
          <w:p w14:paraId="6A9E8AFB" w14:textId="77777777" w:rsidR="008617D8" w:rsidRDefault="00000000">
            <w:del w:id="30084" w:author="Claude" w:date="2026-10-23T00:00:00Z">
              <w:r>
                <w:delText xml:space="preserve">0.021</w:delText>
              </w:r>
            </w:del>
            <w:ins w:id="30085" w:author="Claude" w:date="2026-10-23T00:00:00Z">
              <w:r>
                <w:t xml:space="preserve">0.015</w:t>
              </w:r>
            </w:ins>
          </w:p>
        </w:tc>
        <w:tc>
          <w:tcPr>
            <w:tcW w:w="0" w:type="auto"/>
          </w:tcPr>
          <w:p w14:paraId="5F46AC21" w14:textId="77777777" w:rsidR="008617D8" w:rsidRDefault="00000000">
            <w:del w:id="30086" w:author="Claude" w:date="2026-10-23T00:00:00Z">
              <w:r>
                <w:delText xml:space="preserve">0.019</w:delText>
              </w:r>
            </w:del>
            <w:ins w:id="30087" w:author="Claude" w:date="2026-10-23T00:00:00Z">
              <w:r>
                <w:t xml:space="preserve">0.013</w:t>
              </w:r>
            </w:ins>
          </w:p>
        </w:tc>
        <w:tc>
          <w:tcPr>
            <w:tcW w:w="0" w:type="auto"/>
          </w:tcPr>
          <w:p w14:paraId="35464BE0" w14:textId="77777777" w:rsidR="008617D8" w:rsidRDefault="00000000">
            <w:del w:id="30088" w:author="Claude" w:date="2026-10-23T00:00:00Z">
              <w:r>
                <w:delText xml:space="preserve">0.068</w:delText>
              </w:r>
            </w:del>
            <w:ins w:id="30089" w:author="Claude" w:date="2026-10-23T00:00:00Z">
              <w:r>
                <w:t xml:space="preserve">0.048</w:t>
              </w:r>
            </w:ins>
          </w:p>
        </w:tc>
      </w:tr>
      <w:tr w:rsidR="008617D8" w14:paraId="258E68DE" w14:textId="77777777">
        <w:tc>
          <w:tcPr>
            <w:tcW w:w="0" w:type="auto"/>
          </w:tcPr>
          <w:p w14:paraId="0B10CC6D" w14:textId="77777777" w:rsidR="008617D8" w:rsidRDefault="00000000">
            <w:r>
              <w:t>EV charging</w:t>
            </w:r>
          </w:p>
        </w:tc>
        <w:tc>
          <w:tcPr>
            <w:tcW w:w="0" w:type="auto"/>
          </w:tcPr>
          <w:p w14:paraId="1E7F2DB1" w14:textId="77777777" w:rsidR="008617D8" w:rsidRDefault="00000000">
            <w:r>
              <w:t>Black share</w:t>
            </w:r>
          </w:p>
        </w:tc>
        <w:tc>
          <w:tcPr>
            <w:tcW w:w="0" w:type="auto"/>
          </w:tcPr>
          <w:p w14:paraId="1008ACB4" w14:textId="77777777" w:rsidR="008617D8" w:rsidRDefault="00000000">
            <w:del w:id="30090" w:author="Claude" w:date="2026-10-23T00:00:00Z">
              <w:r>
                <w:delText xml:space="preserve">-0.008</w:delText>
              </w:r>
            </w:del>
            <w:ins w:id="30091" w:author="Claude" w:date="2026-10-23T00:00:00Z">
              <w:r>
                <w:t xml:space="preserve">-0.006</w:t>
              </w:r>
            </w:ins>
          </w:p>
        </w:tc>
        <w:tc>
          <w:tcPr>
            <w:tcW w:w="0" w:type="auto"/>
          </w:tcPr>
          <w:p w14:paraId="37D64138" w14:textId="77777777" w:rsidR="008617D8" w:rsidRDefault="00000000">
            <w:del w:id="30092" w:author="Claude" w:date="2026-10-23T00:00:00Z">
              <w:r>
                <w:delText xml:space="preserve">0.011</w:delText>
              </w:r>
            </w:del>
            <w:ins w:id="30093" w:author="Claude" w:date="2026-10-23T00:00:00Z">
              <w:r>
                <w:t xml:space="preserve">0.007</w:t>
              </w:r>
            </w:ins>
          </w:p>
        </w:tc>
        <w:tc>
          <w:tcPr>
            <w:tcW w:w="0" w:type="auto"/>
          </w:tcPr>
          <w:p w14:paraId="3190D44A" w14:textId="77777777" w:rsidR="008617D8" w:rsidRDefault="00000000">
            <w:del w:id="30094" w:author="Claude" w:date="2026-10-23T00:00:00Z">
              <w:r>
                <w:delText xml:space="preserve">-0.035</w:delText>
              </w:r>
            </w:del>
            <w:ins w:id="30095" w:author="Claude" w:date="2026-10-23T00:00:00Z">
              <w:r>
                <w:t xml:space="preserve">-0.023</w:t>
              </w:r>
            </w:ins>
          </w:p>
        </w:tc>
        <w:tc>
          <w:tcPr>
            <w:tcW w:w="0" w:type="auto"/>
          </w:tcPr>
          <w:p w14:paraId="1C2CF7A6" w14:textId="77777777" w:rsidR="008617D8" w:rsidRDefault="00000000">
            <w:del w:id="30096" w:author="Claude" w:date="2026-10-23T00:00:00Z">
              <w:r>
                <w:delText xml:space="preserve">-0.033</w:delText>
              </w:r>
            </w:del>
            <w:ins w:id="30097" w:author="Claude" w:date="2026-10-23T00:00:00Z">
              <w:r>
                <w:t xml:space="preserve">-0.022</w:t>
              </w:r>
            </w:ins>
          </w:p>
        </w:tc>
        <w:tc>
          <w:tcPr>
            <w:tcW w:w="0" w:type="auto"/>
          </w:tcPr>
          <w:p w14:paraId="042549D7" w14:textId="77777777" w:rsidR="008617D8" w:rsidRDefault="00000000">
            <w:del w:id="30098" w:author="Claude" w:date="2026-10-23T00:00:00Z">
              <w:r>
                <w:delText xml:space="preserve">-0.012</w:delText>
              </w:r>
            </w:del>
            <w:ins w:id="30099" w:author="Claude" w:date="2026-10-23T00:00:00Z">
              <w:r>
                <w:t xml:space="preserve">-0.008</w:t>
              </w:r>
            </w:ins>
          </w:p>
        </w:tc>
      </w:tr>
      <w:tr w:rsidR="008617D8" w14:paraId="1D09D4F5" w14:textId="77777777">
        <w:tc>
          <w:tcPr>
            <w:tcW w:w="0" w:type="auto"/>
          </w:tcPr>
          <w:p w14:paraId="6359C31F" w14:textId="77777777" w:rsidR="008617D8" w:rsidRDefault="00000000">
            <w:r>
              <w:t>EV charging</w:t>
            </w:r>
          </w:p>
        </w:tc>
        <w:tc>
          <w:tcPr>
            <w:tcW w:w="0" w:type="auto"/>
          </w:tcPr>
          <w:p w14:paraId="059F5821" w14:textId="77777777" w:rsidR="008617D8" w:rsidRDefault="00000000">
            <w:r>
              <w:t>Hispanic share</w:t>
            </w:r>
          </w:p>
        </w:tc>
        <w:tc>
          <w:tcPr>
            <w:tcW w:w="0" w:type="auto"/>
          </w:tcPr>
          <w:p w14:paraId="4D0491A0" w14:textId="77777777" w:rsidR="008617D8" w:rsidRDefault="00000000">
            <w:del w:id="30100" w:author="Claude" w:date="2026-10-23T00:00:00Z">
              <w:r>
                <w:delText xml:space="preserve">-0.136***</w:delText>
              </w:r>
            </w:del>
            <w:ins w:id="30101" w:author="Claude" w:date="2026-10-23T00:00:00Z">
              <w:r>
                <w:t xml:space="preserve">-0.094***</w:t>
              </w:r>
            </w:ins>
          </w:p>
        </w:tc>
        <w:tc>
          <w:tcPr>
            <w:tcW w:w="0" w:type="auto"/>
          </w:tcPr>
          <w:p w14:paraId="43538456" w14:textId="77777777" w:rsidR="008617D8" w:rsidRDefault="00000000">
            <w:del w:id="30102" w:author="Claude" w:date="2026-10-23T00:00:00Z">
              <w:r>
                <w:delText xml:space="preserve">0.141**</w:delText>
              </w:r>
            </w:del>
            <w:ins w:id="30103" w:author="Claude" w:date="2026-10-23T00:00:00Z">
              <w:r>
                <w:t xml:space="preserve">0.097**</w:t>
              </w:r>
            </w:ins>
          </w:p>
        </w:tc>
        <w:tc>
          <w:tcPr>
            <w:tcW w:w="0" w:type="auto"/>
          </w:tcPr>
          <w:p w14:paraId="7608AF94" w14:textId="77777777" w:rsidR="008617D8" w:rsidRDefault="00000000">
            <w:del w:id="30104" w:author="Claude" w:date="2026-10-23T00:00:00Z">
              <w:r>
                <w:delText xml:space="preserve">-0.014</w:delText>
              </w:r>
            </w:del>
            <w:ins w:id="30105" w:author="Claude" w:date="2026-10-23T00:00:00Z">
              <w:r>
                <w:t xml:space="preserve">-0.010</w:t>
              </w:r>
            </w:ins>
          </w:p>
        </w:tc>
        <w:tc>
          <w:tcPr>
            <w:tcW w:w="0" w:type="auto"/>
          </w:tcPr>
          <w:p w14:paraId="4644C6E3" w14:textId="77777777" w:rsidR="008617D8" w:rsidRDefault="00000000">
            <w:del w:id="30106" w:author="Claude" w:date="2026-10-23T00:00:00Z">
              <w:r>
                <w:delText xml:space="preserve">-0.012</w:delText>
              </w:r>
            </w:del>
            <w:ins w:id="30107" w:author="Claude" w:date="2026-10-23T00:00:00Z">
              <w:r>
                <w:t xml:space="preserve">-0.008</w:t>
              </w:r>
            </w:ins>
          </w:p>
        </w:tc>
        <w:tc>
          <w:tcPr>
            <w:tcW w:w="0" w:type="auto"/>
          </w:tcPr>
          <w:p w14:paraId="578ED18C" w14:textId="77777777" w:rsidR="008617D8" w:rsidRDefault="00000000">
            <w:del w:id="30108" w:author="Claude" w:date="2026-10-23T00:00:00Z">
              <w:r>
                <w:delText xml:space="preserve">-0.053</w:delText>
              </w:r>
            </w:del>
            <w:ins w:id="30109" w:author="Claude" w:date="2026-10-23T00:00:00Z">
              <w:r>
                <w:t xml:space="preserve">-0.037</w:t>
              </w:r>
            </w:ins>
          </w:p>
        </w:tc>
      </w:tr>
      <w:tr w:rsidR="008617D8" w14:paraId="661A500A" w14:textId="77777777">
        <w:tc>
          <w:tcPr>
            <w:tcW w:w="0" w:type="auto"/>
          </w:tcPr>
          <w:p w14:paraId="1D3B8077" w14:textId="77777777" w:rsidR="008617D8" w:rsidRDefault="00000000">
            <w:r>
              <w:t>EV charging</w:t>
            </w:r>
          </w:p>
        </w:tc>
        <w:tc>
          <w:tcPr>
            <w:tcW w:w="0" w:type="auto"/>
          </w:tcPr>
          <w:p w14:paraId="0EBC1752" w14:textId="77777777" w:rsidR="008617D8" w:rsidRDefault="00000000">
            <w:r>
              <w:t>Asian share</w:t>
            </w:r>
          </w:p>
        </w:tc>
        <w:tc>
          <w:tcPr>
            <w:tcW w:w="0" w:type="auto"/>
          </w:tcPr>
          <w:p w14:paraId="60D76035" w14:textId="77777777" w:rsidR="008617D8" w:rsidRDefault="00000000">
            <w:del w:id="30110" w:author="Claude" w:date="2026-10-23T00:00:00Z">
              <w:r>
                <w:delText xml:space="preserve">0.070*</w:delText>
              </w:r>
            </w:del>
            <w:ins w:id="30111" w:author="Claude" w:date="2026-10-23T00:00:00Z">
              <w:r>
                <w:t xml:space="preserve">0.046*</w:t>
              </w:r>
            </w:ins>
          </w:p>
        </w:tc>
        <w:tc>
          <w:tcPr>
            <w:tcW w:w="0" w:type="auto"/>
          </w:tcPr>
          <w:p w14:paraId="4192ACAB" w14:textId="77777777" w:rsidR="008617D8" w:rsidRDefault="00000000">
            <w:del w:id="30112" w:author="Claude" w:date="2026-10-23T00:00:00Z">
              <w:r>
                <w:delText xml:space="preserve">0.040</w:delText>
              </w:r>
            </w:del>
            <w:ins w:id="30113" w:author="Claude" w:date="2026-10-23T00:00:00Z">
              <w:r>
                <w:t xml:space="preserve">0.026</w:t>
              </w:r>
            </w:ins>
          </w:p>
        </w:tc>
        <w:tc>
          <w:tcPr>
            <w:tcW w:w="0" w:type="auto"/>
          </w:tcPr>
          <w:p w14:paraId="32F6E6AD" w14:textId="77777777" w:rsidR="008617D8" w:rsidRDefault="00000000">
            <w:del w:id="30114" w:author="Claude" w:date="2026-10-23T00:00:00Z">
              <w:r>
                <w:delText xml:space="preserve">-0.024</w:delText>
              </w:r>
            </w:del>
            <w:ins w:id="30115" w:author="Claude" w:date="2026-10-23T00:00:00Z">
              <w:r>
                <w:t xml:space="preserve">-0.016</w:t>
              </w:r>
            </w:ins>
          </w:p>
        </w:tc>
        <w:tc>
          <w:tcPr>
            <w:tcW w:w="0" w:type="auto"/>
          </w:tcPr>
          <w:p w14:paraId="44FC4A6C" w14:textId="77777777" w:rsidR="008617D8" w:rsidRDefault="00000000">
            <w:del w:id="30116" w:author="Claude" w:date="2026-10-23T00:00:00Z">
              <w:r>
                <w:delText xml:space="preserve">-0.023</w:delText>
              </w:r>
            </w:del>
            <w:ins w:id="30117" w:author="Claude" w:date="2026-10-23T00:00:00Z">
              <w:r>
                <w:t xml:space="preserve">-0.015</w:t>
              </w:r>
            </w:ins>
          </w:p>
        </w:tc>
        <w:tc>
          <w:tcPr>
            <w:tcW w:w="0" w:type="auto"/>
          </w:tcPr>
          <w:p w14:paraId="1DBFE754" w14:textId="77777777" w:rsidR="008617D8" w:rsidRDefault="00000000">
            <w:del w:id="30118" w:author="Claude" w:date="2026-10-23T00:00:00Z">
              <w:r>
                <w:delText xml:space="preserve">0.019</w:delText>
              </w:r>
            </w:del>
            <w:ins w:id="30119" w:author="Claude" w:date="2026-10-23T00:00:00Z">
              <w:r>
                <w:t xml:space="preserve">0.013</w:t>
              </w:r>
            </w:ins>
          </w:p>
        </w:tc>
      </w:tr>
    </w:tbl>
    <w:p w14:paraId="2340A35F" w14:textId="77777777" w:rsidR="00F75083" w:rsidRDefault="00F75083">
      <w:pPr>
        <w:pStyle w:val="Caption"/>
      </w:pPr>
    </w:p>
    <w:p w14:paraId="42AE3716" w14:textId="77777777" w:rsidR="004F532A" w:rsidRDefault="004F532A" w:rsidP="004F532A"/>
    <w:p w14:paraId="564B8FCD" w14:textId="77777777" w:rsidR="004F532A" w:rsidRPr="004F532A" w:rsidRDefault="004F532A" w:rsidP="004F532A"/>
    <w:p w14:paraId="1A7D7743" w14:textId="1A0DECC3" w:rsidR="008617D8" w:rsidRDefault="00000000">
      <w:pPr>
        <w:pStyle w:val="Caption"/>
      </w:pPr>
      <w:r>
        <w:lastRenderedPageBreak/>
        <w:t xml:space="preserve">Supplementary Table S6 | Battery storage conditional on local solar deployment. This model conditions on a parallel outcome of the same predictors and is not a </w:t>
      </w:r>
      <w:del w:id="30498" w:author="Claude" w:date="2026-10-23T00:00:00Z">
        <w:r>
          <w:delText xml:space="preserve">better-identified estimate of the storage gap.</w:delText>
        </w:r>
      </w:del>
      <w:ins w:id="30499" w:author="Claude" w:date="2026-10-23T00:00:00Z">
        <w:r>
          <w:t xml:space="preserve">better-identified estimate of the storage gap. Standardized predictors; HC1 standard errors.</w:t>
        </w:r>
      </w:ins>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2442"/>
        <w:gridCol w:w="2420"/>
        <w:gridCol w:w="2409"/>
      </w:tblGrid>
      <w:tr w:rsidR="00B86A12" w14:paraId="6FA98CCF" w14:textId="77777777">
        <w:trPr>
          <w:tblHeader/>
        </w:trPr>
        <w:tc>
          <w:tcPr>
            <w:tcW w:w="2520" w:type="dxa"/>
            <w:tcBorders>
              <w:bottom w:val="single" w:sz="6" w:space="0" w:color="auto"/>
            </w:tcBorders>
            <w:shd w:val="clear" w:color="auto" w:fill="F2EFE7"/>
          </w:tcPr>
          <w:p w14:paraId="5A5500D5" w14:textId="77777777" w:rsidR="00E74C8C" w:rsidRDefault="00000000">
            <w:r>
              <w:rPr>
                <w:b/>
                <w:bCs/>
              </w:rPr>
              <w:t>Predictor</w:t>
            </w:r>
          </w:p>
        </w:tc>
        <w:tc>
          <w:tcPr>
            <w:tcW w:w="2520" w:type="dxa"/>
            <w:tcBorders>
              <w:bottom w:val="single" w:sz="6" w:space="0" w:color="auto"/>
            </w:tcBorders>
            <w:shd w:val="clear" w:color="auto" w:fill="F2EFE7"/>
          </w:tcPr>
          <w:p w14:paraId="0A0DCDC3" w14:textId="77777777" w:rsidR="00E74C8C" w:rsidRDefault="00000000">
            <w:r>
              <w:rPr>
                <w:b/>
                <w:bCs/>
              </w:rPr>
              <w:t>Coefficient</w:t>
            </w:r>
          </w:p>
        </w:tc>
        <w:tc>
          <w:tcPr>
            <w:tcW w:w="2520" w:type="dxa"/>
            <w:tcBorders>
              <w:bottom w:val="single" w:sz="6" w:space="0" w:color="auto"/>
            </w:tcBorders>
            <w:shd w:val="clear" w:color="auto" w:fill="F2EFE7"/>
          </w:tcPr>
          <w:p w14:paraId="4E9B7846" w14:textId="77777777" w:rsidR="00E74C8C" w:rsidRDefault="00000000">
            <w:r>
              <w:rPr>
                <w:b/>
                <w:bCs/>
              </w:rPr>
              <w:t>Robust SE</w:t>
            </w:r>
          </w:p>
        </w:tc>
        <w:tc>
          <w:tcPr>
            <w:tcW w:w="2520" w:type="dxa"/>
            <w:tcBorders>
              <w:bottom w:val="single" w:sz="6" w:space="0" w:color="auto"/>
            </w:tcBorders>
            <w:shd w:val="clear" w:color="auto" w:fill="F2EFE7"/>
          </w:tcPr>
          <w:p w14:paraId="3D61E561" w14:textId="77777777" w:rsidR="00E74C8C" w:rsidRDefault="00000000">
            <w:r>
              <w:rPr>
                <w:b/>
                <w:bCs/>
              </w:rPr>
              <w:t>p-value</w:t>
            </w:r>
          </w:p>
        </w:tc>
      </w:tr>
      <w:tr w:rsidR="00B86A12" w14:paraId="143DB1CD" w14:textId="77777777">
        <w:tc>
          <w:tcPr>
            <w:tcW w:w="2520" w:type="dxa"/>
          </w:tcPr>
          <w:p w14:paraId="568BC17B" w14:textId="77777777" w:rsidR="00E74C8C" w:rsidRPr="00406B15" w:rsidRDefault="00000000">
            <w:pPr>
              <w:rPr>
                <w:rFonts w:ascii="Courier New" w:hAnsi="Courier New" w:cs="Courier New"/>
                <w:sz w:val="16"/>
                <w:szCs w:val="16"/>
              </w:rPr>
            </w:pPr>
            <w:r>
              <w:rPr>
                <w:rFonts w:ascii="Courier New" w:hAnsi="Courier New" w:cs="Courier New"/>
                <w:sz w:val="16"/>
                <w:szCs w:val="16"/>
              </w:rPr>
              <w:t>log_median_household_income</w:t>
            </w:r>
          </w:p>
        </w:tc>
        <w:tc>
          <w:tcPr>
            <w:tcW w:w="2520" w:type="dxa"/>
          </w:tcPr>
          <w:p w14:paraId="4A8A7542" w14:textId="77777777" w:rsidR="00184A8A" w:rsidRDefault="00000000">
            <w:del w:id="30120" w:author="Claude" w:date="2026-10-23T00:00:00Z">
              <w:r>
                <w:delText xml:space="preserve">0.440***</w:delText>
              </w:r>
            </w:del>
            <w:ins w:id="30121" w:author="Claude" w:date="2026-10-23T00:00:00Z">
              <w:r>
                <w:t xml:space="preserve">0.221***</w:t>
              </w:r>
            </w:ins>
          </w:p>
        </w:tc>
        <w:tc>
          <w:tcPr>
            <w:tcW w:w="2520" w:type="dxa"/>
          </w:tcPr>
          <w:p w14:paraId="3CC13C32" w14:textId="77777777" w:rsidR="00184A8A" w:rsidRDefault="00000000">
            <w:del w:id="30122" w:author="Claude" w:date="2026-10-23T00:00:00Z">
              <w:r>
                <w:delText xml:space="preserve">0.130</w:delText>
              </w:r>
            </w:del>
            <w:ins w:id="30123" w:author="Claude" w:date="2026-10-23T00:00:00Z">
              <w:r>
                <w:t xml:space="preserve">0.048</w:t>
              </w:r>
            </w:ins>
          </w:p>
        </w:tc>
        <w:tc>
          <w:tcPr>
            <w:tcW w:w="2520" w:type="dxa"/>
          </w:tcPr>
          <w:p w14:paraId="5C2F0E1F" w14:textId="77777777" w:rsidR="00184A8A" w:rsidRDefault="00000000">
            <w:del w:id="30124" w:author="Claude" w:date="2026-10-23T00:00:00Z">
              <w:r>
                <w:delText xml:space="preserve">&lt; 0.001</w:delText>
              </w:r>
            </w:del>
            <w:ins w:id="30125" w:author="Claude" w:date="2026-10-23T00:00:00Z">
              <w:r>
                <w:t xml:space="preserve">&lt; 0.001</w:t>
              </w:r>
            </w:ins>
          </w:p>
        </w:tc>
      </w:tr>
      <w:tr w:rsidR="00B86A12" w14:paraId="168B0F1E" w14:textId="77777777">
        <w:tc>
          <w:tcPr>
            <w:tcW w:w="2520" w:type="dxa"/>
          </w:tcPr>
          <w:p w14:paraId="1DDAC696" w14:textId="77777777" w:rsidR="00E74C8C" w:rsidRPr="00406B15" w:rsidRDefault="00000000">
            <w:pPr>
              <w:rPr>
                <w:rFonts w:ascii="Courier New" w:hAnsi="Courier New" w:cs="Courier New"/>
                <w:sz w:val="16"/>
                <w:szCs w:val="16"/>
              </w:rPr>
            </w:pPr>
            <w:r>
              <w:rPr>
                <w:rFonts w:ascii="Courier New" w:hAnsi="Courier New" w:cs="Courier New"/>
                <w:sz w:val="16"/>
                <w:szCs w:val="16"/>
              </w:rPr>
              <w:t>pct_black</w:t>
            </w:r>
          </w:p>
        </w:tc>
        <w:tc>
          <w:tcPr>
            <w:tcW w:w="2520" w:type="dxa"/>
          </w:tcPr>
          <w:p w14:paraId="6D013C69" w14:textId="77777777" w:rsidR="00184A8A" w:rsidRDefault="00000000">
            <w:del w:id="30126" w:author="Claude" w:date="2026-10-23T00:00:00Z">
              <w:r>
                <w:delText xml:space="preserve">-1.343***</w:delText>
              </w:r>
            </w:del>
            <w:ins w:id="30127" w:author="Claude" w:date="2026-10-23T00:00:00Z">
              <w:r>
                <w:t xml:space="preserve">-</w:t>
              </w:r>
              <w:r>
                <w:t xml:space="preserve">0.082***</w:t>
              </w:r>
            </w:ins>
          </w:p>
        </w:tc>
        <w:tc>
          <w:tcPr>
            <w:tcW w:w="2520" w:type="dxa"/>
          </w:tcPr>
          <w:p w14:paraId="637772C4" w14:textId="77777777" w:rsidR="00184A8A" w:rsidRDefault="00000000">
            <w:del w:id="30128" w:author="Claude" w:date="2026-10-23T00:00:00Z">
              <w:r>
                <w:delText xml:space="preserve">0.288</w:delText>
              </w:r>
            </w:del>
            <w:ins w:id="30129" w:author="Claude" w:date="2026-10-23T00:00:00Z">
              <w:r>
                <w:t xml:space="preserve">0.016</w:t>
              </w:r>
            </w:ins>
          </w:p>
        </w:tc>
        <w:tc>
          <w:tcPr>
            <w:tcW w:w="2520" w:type="dxa"/>
          </w:tcPr>
          <w:p w14:paraId="787AB552" w14:textId="77777777" w:rsidR="00184A8A" w:rsidRDefault="00000000">
            <w:r>
              <w:t>&lt; 0.001</w:t>
            </w:r>
          </w:p>
        </w:tc>
      </w:tr>
      <w:tr w:rsidR="00B86A12" w14:paraId="5CC40A02" w14:textId="77777777">
        <w:tc>
          <w:tcPr>
            <w:tcW w:w="2520" w:type="dxa"/>
          </w:tcPr>
          <w:p w14:paraId="6FCF9CD4" w14:textId="77777777" w:rsidR="00E74C8C" w:rsidRPr="00406B15" w:rsidRDefault="00000000">
            <w:pPr>
              <w:rPr>
                <w:rFonts w:ascii="Courier New" w:hAnsi="Courier New" w:cs="Courier New"/>
                <w:sz w:val="16"/>
                <w:szCs w:val="16"/>
              </w:rPr>
            </w:pPr>
            <w:r>
              <w:rPr>
                <w:rFonts w:ascii="Courier New" w:hAnsi="Courier New" w:cs="Courier New"/>
                <w:sz w:val="16"/>
                <w:szCs w:val="16"/>
              </w:rPr>
              <w:t>pct_hispanic</w:t>
            </w:r>
          </w:p>
        </w:tc>
        <w:tc>
          <w:tcPr>
            <w:tcW w:w="2520" w:type="dxa"/>
          </w:tcPr>
          <w:p w14:paraId="0AC0744B" w14:textId="77777777" w:rsidR="00184A8A" w:rsidRDefault="00000000">
            <w:del w:id="30130" w:author="Claude" w:date="2026-10-23T00:00:00Z">
              <w:r>
                <w:delText xml:space="preserve">-1.085***</w:delText>
              </w:r>
            </w:del>
            <w:ins w:id="30131" w:author="Claude" w:date="2026-10-23T00:00:00Z">
              <w:r>
                <w:t xml:space="preserve">-</w:t>
              </w:r>
              <w:r>
                <w:t xml:space="preserve">0.266***</w:t>
              </w:r>
            </w:ins>
          </w:p>
        </w:tc>
        <w:tc>
          <w:tcPr>
            <w:tcW w:w="2520" w:type="dxa"/>
          </w:tcPr>
          <w:p w14:paraId="143A1DB7" w14:textId="77777777" w:rsidR="00184A8A" w:rsidRDefault="00000000">
            <w:del w:id="30132" w:author="Claude" w:date="2026-10-23T00:00:00Z">
              <w:r>
                <w:delText xml:space="preserve">0.139</w:delText>
              </w:r>
            </w:del>
            <w:ins w:id="30133" w:author="Claude" w:date="2026-10-23T00:00:00Z">
              <w:r>
                <w:t xml:space="preserve">0.033</w:t>
              </w:r>
            </w:ins>
          </w:p>
        </w:tc>
        <w:tc>
          <w:tcPr>
            <w:tcW w:w="2520" w:type="dxa"/>
          </w:tcPr>
          <w:p w14:paraId="1492BF5D" w14:textId="77777777" w:rsidR="00184A8A" w:rsidRDefault="00000000">
            <w:r>
              <w:t>&lt; 0.001</w:t>
            </w:r>
          </w:p>
        </w:tc>
      </w:tr>
      <w:tr w:rsidR="00B86A12" w14:paraId="1BF2065B" w14:textId="77777777">
        <w:tc>
          <w:tcPr>
            <w:tcW w:w="2520" w:type="dxa"/>
          </w:tcPr>
          <w:p w14:paraId="67C0C38B" w14:textId="77777777" w:rsidR="00E74C8C" w:rsidRPr="00406B15" w:rsidRDefault="00000000">
            <w:pPr>
              <w:rPr>
                <w:rFonts w:ascii="Courier New" w:hAnsi="Courier New" w:cs="Courier New"/>
                <w:sz w:val="16"/>
                <w:szCs w:val="16"/>
              </w:rPr>
            </w:pPr>
            <w:r>
              <w:rPr>
                <w:rFonts w:ascii="Courier New" w:hAnsi="Courier New" w:cs="Courier New"/>
                <w:sz w:val="16"/>
                <w:szCs w:val="16"/>
              </w:rPr>
              <w:t>pct_asian</w:t>
            </w:r>
          </w:p>
        </w:tc>
        <w:tc>
          <w:tcPr>
            <w:tcW w:w="2520" w:type="dxa"/>
          </w:tcPr>
          <w:p w14:paraId="691A9D03" w14:textId="77777777" w:rsidR="00184A8A" w:rsidRDefault="00000000">
            <w:del w:id="30134" w:author="Claude" w:date="2026-10-23T00:00:00Z">
              <w:r>
                <w:delText xml:space="preserve">-1.287***</w:delText>
              </w:r>
            </w:del>
            <w:ins w:id="30135" w:author="Claude" w:date="2026-10-23T00:00:00Z">
              <w:r>
                <w:t xml:space="preserve">-</w:t>
              </w:r>
              <w:r>
                <w:t xml:space="preserve">0.181***</w:t>
              </w:r>
            </w:ins>
          </w:p>
        </w:tc>
        <w:tc>
          <w:tcPr>
            <w:tcW w:w="2520" w:type="dxa"/>
          </w:tcPr>
          <w:p w14:paraId="3D065D0C" w14:textId="77777777" w:rsidR="00184A8A" w:rsidRDefault="00000000">
            <w:del w:id="30136" w:author="Claude" w:date="2026-10-23T00:00:00Z">
              <w:r>
                <w:delText xml:space="preserve">0.163</w:delText>
              </w:r>
            </w:del>
            <w:ins w:id="30137" w:author="Claude" w:date="2026-10-23T00:00:00Z">
              <w:r>
                <w:t xml:space="preserve">0.019</w:t>
              </w:r>
            </w:ins>
          </w:p>
        </w:tc>
        <w:tc>
          <w:tcPr>
            <w:tcW w:w="2520" w:type="dxa"/>
          </w:tcPr>
          <w:p w14:paraId="382C70D9" w14:textId="77777777" w:rsidR="00184A8A" w:rsidRDefault="00000000">
            <w:r>
              <w:t>&lt; 0.001</w:t>
            </w:r>
          </w:p>
        </w:tc>
      </w:tr>
      <w:tr w:rsidR="00B86A12" w14:paraId="3FCDB77F" w14:textId="77777777">
        <w:tc>
          <w:tcPr>
            <w:tcW w:w="2520" w:type="dxa"/>
          </w:tcPr>
          <w:p w14:paraId="2EEA9C83" w14:textId="77777777" w:rsidR="00E74C8C" w:rsidRPr="00C86F74" w:rsidRDefault="00000000">
            <w:pPr>
              <w:rPr>
                <w:rFonts w:ascii="Courier New" w:hAnsi="Courier New" w:cs="Courier New"/>
                <w:sz w:val="16"/>
                <w:szCs w:val="16"/>
              </w:rPr>
            </w:pPr>
            <w:r>
              <w:rPr>
                <w:rFonts w:ascii="Courier New" w:hAnsi="Courier New" w:cs="Courier New"/>
                <w:sz w:val="16"/>
                <w:szCs w:val="16"/>
              </w:rPr>
              <w:t>pct_bachelors_plus</w:t>
            </w:r>
          </w:p>
        </w:tc>
        <w:tc>
          <w:tcPr>
            <w:tcW w:w="2520" w:type="dxa"/>
          </w:tcPr>
          <w:p w14:paraId="7983240E" w14:textId="77777777" w:rsidR="00184A8A" w:rsidRDefault="00000000">
            <w:del w:id="30138" w:author="Claude" w:date="2026-10-23T00:00:00Z">
              <w:r>
                <w:delText xml:space="preserve">-0.491**</w:delText>
              </w:r>
            </w:del>
            <w:ins w:id="30139" w:author="Claude" w:date="2026-10-23T00:00:00Z">
              <w:r>
                <w:t xml:space="preserve">0.017</w:t>
              </w:r>
            </w:ins>
          </w:p>
        </w:tc>
        <w:tc>
          <w:tcPr>
            <w:tcW w:w="2520" w:type="dxa"/>
          </w:tcPr>
          <w:p w14:paraId="370B1E74" w14:textId="77777777" w:rsidR="00184A8A" w:rsidRDefault="00000000">
            <w:del w:id="30140" w:author="Claude" w:date="2026-10-23T00:00:00Z">
              <w:r>
                <w:delText xml:space="preserve">0.220</w:delText>
              </w:r>
            </w:del>
            <w:ins w:id="30141" w:author="Claude" w:date="2026-10-23T00:00:00Z">
              <w:r>
                <w:t xml:space="preserve">0.043</w:t>
              </w:r>
            </w:ins>
          </w:p>
        </w:tc>
        <w:tc>
          <w:tcPr>
            <w:tcW w:w="2520" w:type="dxa"/>
          </w:tcPr>
          <w:p w14:paraId="409C1B3D" w14:textId="77777777" w:rsidR="00184A8A" w:rsidRDefault="00000000">
            <w:del w:id="30142" w:author="Claude" w:date="2026-10-23T00:00:00Z">
              <w:r>
                <w:delText xml:space="preserve">0.026</w:delText>
              </w:r>
            </w:del>
            <w:ins w:id="30143" w:author="Claude" w:date="2026-10-23T00:00:00Z">
              <w:r>
                <w:t xml:space="preserve">0.692</w:t>
              </w:r>
            </w:ins>
          </w:p>
        </w:tc>
      </w:tr>
      <w:tr w:rsidR="00B86A12" w14:paraId="3CC9BBDB" w14:textId="77777777">
        <w:tc>
          <w:tcPr>
            <w:tcW w:w="2520" w:type="dxa"/>
          </w:tcPr>
          <w:p w14:paraId="52054FCA" w14:textId="77777777" w:rsidR="00E74C8C" w:rsidRPr="00406B15" w:rsidRDefault="00000000">
            <w:pPr>
              <w:rPr>
                <w:rFonts w:ascii="Courier New" w:hAnsi="Courier New" w:cs="Courier New"/>
                <w:sz w:val="16"/>
                <w:szCs w:val="16"/>
              </w:rPr>
            </w:pPr>
            <w:r>
              <w:rPr>
                <w:rFonts w:ascii="Courier New" w:hAnsi="Courier New" w:cs="Courier New"/>
                <w:sz w:val="16"/>
                <w:szCs w:val="16"/>
              </w:rPr>
              <w:t>y_pv</w:t>
            </w:r>
          </w:p>
        </w:tc>
        <w:tc>
          <w:tcPr>
            <w:tcW w:w="2520" w:type="dxa"/>
          </w:tcPr>
          <w:p w14:paraId="30D2CB41" w14:textId="77777777" w:rsidR="00184A8A" w:rsidRDefault="00000000">
            <w:del w:id="30144" w:author="Claude" w:date="2026-10-23T00:00:00Z">
              <w:r>
                <w:delText xml:space="preserve">0.952***</w:delText>
              </w:r>
            </w:del>
            <w:ins w:id="30145" w:author="Claude" w:date="2026-10-23T00:00:00Z">
              <w:r>
                <w:t xml:space="preserve">0.523***</w:t>
              </w:r>
            </w:ins>
          </w:p>
        </w:tc>
        <w:tc>
          <w:tcPr>
            <w:tcW w:w="2520" w:type="dxa"/>
          </w:tcPr>
          <w:p w14:paraId="21CC5269" w14:textId="77777777" w:rsidR="00184A8A" w:rsidRDefault="00000000">
            <w:del w:id="30146" w:author="Claude" w:date="2026-10-23T00:00:00Z">
              <w:r>
                <w:delText xml:space="preserve">0.170</w:delText>
              </w:r>
            </w:del>
            <w:ins w:id="30147" w:author="Claude" w:date="2026-10-23T00:00:00Z">
              <w:r>
                <w:t xml:space="preserve">0.048</w:t>
              </w:r>
            </w:ins>
          </w:p>
        </w:tc>
        <w:tc>
          <w:tcPr>
            <w:tcW w:w="2520" w:type="dxa"/>
          </w:tcPr>
          <w:p w14:paraId="368238CC" w14:textId="77777777" w:rsidR="00184A8A" w:rsidRDefault="00000000">
            <w:r>
              <w:t>&lt; 0.001</w:t>
            </w:r>
          </w:p>
        </w:tc>
      </w:tr>
    </w:tbl>
    <w:p w14:paraId="2238A0EB" w14:textId="77777777" w:rsidR="008617D8" w:rsidRDefault="00000000">
      <w:pPr>
        <w:pStyle w:val="Heading1"/>
      </w:pPr>
      <w:r>
        <w:t>Supplementary Note S3 | Specification curve</w:t>
      </w:r>
    </w:p>
    <w:p w14:paraId="71822179" w14:textId="77777777" w:rsidR="008617D8" w:rsidRDefault="00000000">
      <w:r>
        <w:t xml:space="preserve">A specification curve asks how much a reported coefficient depends on which controls happened to be included. We enumerate every subset of the six confounder blocks and fit each on </w:t>
      </w:r>
      <w:del w:id="20001" w:author="Claude" w:date="2026-10-26T00:00:00Z">
        <w:r>
          <w:delText xml:space="preserve">the frozen</w:delText>
        </w:r>
      </w:del>
      <w:ins w:id="20002" w:author="Claude" w:date="2026-10-26T00:00:00Z">
        <w:r>
          <w:t xml:space="preserve">every ZCTA with complete data for that combination (1,282 to 1,390 ZCTAs; unlike the nested ladder, the</w:t>
        </w:r>
      </w:ins>
      <w:r>
        <w:t xml:space="preserve"> sample</w:t>
      </w:r>
      <w:ins w:id="20003" w:author="Claude" w:date="2026-10-26T00:00:00Z">
        <w:r>
          <w:t xml:space="preserve"> is not held fixed)</w:t>
        </w:r>
      </w:ins>
      <w:r>
        <w:t xml:space="preserve">, recording the four focal terms. Of the 64 possible combinations, 16 stack county and utility fixed effects together — near-collinear, near-exhaustive partitions of the same ZCTAs — and are excluded, leaving 48 valid specifications per outcome.</w:t>
      </w:r>
    </w:p>
    <w:p w14:paraId="284B1173" w14:textId="77777777" w:rsidR="008617D8" w:rsidRDefault="00000000">
      <w:r>
        <w:t xml:space="preserve">Supplementary Figure S5 plots</w:t>
      </w:r>
      <w:ins w:id="20004" w:author="Claude" w:date="2026-10-26T00:00:00Z">
        <w:r>
          <w:t xml:space="preserve">, for each outcome and each race and ethnicity term,</w:t>
        </w:r>
      </w:ins>
      <w:r>
        <w:t xml:space="preserve"> the sorted</w:t>
      </w:r>
      <w:ins w:id="20005" w:author="Claude" w:date="2026-10-26T00:00:00Z">
        <w:r>
          <w:t xml:space="preserve"> standardized</w:t>
        </w:r>
      </w:ins>
      <w:r>
        <w:t xml:space="preserve"> coefficient with its </w:t>
      </w:r>
      <w:ins w:id="20006" w:author="Claude" w:date="2026-10-26T00:00:00Z">
        <w:r>
          <w:t xml:space="preserve">95 percent </w:t>
        </w:r>
      </w:ins>
      <w:r>
        <w:t xml:space="preserve">confidence </w:t>
      </w:r>
      <w:del w:id="20007" w:author="Claude" w:date="2026-10-26T00:00:00Z">
        <w:r>
          <w:delText xml:space="preserve">interval for each outcome</w:delText>
        </w:r>
      </w:del>
      <w:ins w:id="20008" w:author="Claude" w:date="2026-10-26T00:00:00Z">
        <w:r>
          <w:t xml:space="preserve">band</w:t>
        </w:r>
      </w:ins>
      <w:r>
        <w:t xml:space="preserve">, with the block-membership matrix below. The summary counts appear in Table 2 of the main text: the number of specifications, out of 48, in which a coefficient is both significant at the 5 percent level and same-signed as the median across all 48.</w:t>
      </w:r>
    </w:p>
    <w:p w14:paraId="62E9313B" w14:textId="77777777" w:rsidR="008617D8" w:rsidRDefault="00000000">
      <w:r>
        <w:t xml:space="preserve">Three readings are worth drawing out. Storage is the most reproducible result in the study: Asian share is significant and same-signed in 48 of 48, Hispanic share in </w:t>
      </w:r>
      <w:del w:id="31507" w:author="Claude" w:date="2026-10-28T00:00:00Z">
        <w:r>
          <w:delText xml:space="preserve">44</w:delText>
        </w:r>
      </w:del>
      <w:ins w:id="31506" w:author="Claude" w:date="2026-10-28T00:00:00Z">
        <w:r>
          <w:t xml:space="preserve">48</w:t>
        </w:r>
      </w:ins>
      <w:r>
        <w:t xml:space="preserve">, Black share in 36. Solar is intermediate, at 34, 31 and 28. </w:t>
      </w:r>
      <w:del w:id="30008" w:author="Claude" w:date="2026-10-23T00:00:00Z">
        <w:r>
          <w:delText xml:space="preserve">Aggregate charging is fragile on race terms, and the Black-share coefficient is significant in 0 of 48 despite appearing significant in individual specifications — which is precisely the failure mode a specification curve exists to expose.</w:delText>
        </w:r>
      </w:del>
      <w:ins w:id="30009" w:author="Claude" w:date="2026-10-23T00:00:00Z">
        <w:r>
          <w:t xml:space="preserve">Aggregate charging is fragile on race terms: the Black-share coefficient is significant in 0 of 48, the Asian-share coefficient in 4 and the Hispanic-share coefficient in 21.</w:t>
        </w:r>
      </w:ins>
      <w:r>
        <w:t xml:space="preserve"> Wind is weakest of all, at 0 of 48 on every term, consistent with its treatment as contextual rather than headline material.</w:t>
      </w:r>
    </w:p>
    <w:p w14:paraId="27129713" w14:textId="77777777" w:rsidR="00F121D0" w:rsidRDefault="009611E9" w:rsidP="00F121D0">
      <w:pPr>
        <w:keepNext/>
        <w:jc w:val="center"/>
      </w:pPr>
      <w:r>
        <w:rPr>
          <w:noProof/>
        </w:rPr>
        <w:lastRenderedPageBreak/>
        <w:drawing>
          <wp:inline distT="0" distB="0" distL="0" distR="0" wp14:anchorId="25E36FDD" wp14:editId="0E316551">
            <wp:extent cx="4474944" cy="5451580"/>
            <wp:effectExtent l="0" t="0" r="0" b="0"/>
            <wp:docPr id="19666031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130" name="Graphic 1966603130"/>
                    <pic:cNvPicPr/>
                  </pic:nvPicPr>
                  <pic:blipFill>
                    <a:blip r:embed="rId10"/>
                    <a:stretch>
                      <a:fillRect/>
                    </a:stretch>
                  </pic:blipFill>
                  <pic:spPr>
                    <a:xfrm>
                      <a:off x="0" y="0"/>
                      <a:ext cx="4525634" cy="8274363"/>
                    </a:xfrm>
                    <a:prstGeom prst="rect">
                      <a:avLst/>
                    </a:prstGeom>
                  </pic:spPr>
                </pic:pic>
              </a:graphicData>
            </a:graphic>
          </wp:inline>
        </w:drawing>
      </w:r>
    </w:p>
    <w:p w14:paraId="0F3A8A4C" w14:textId="77777777" w:rsidR="008617D8" w:rsidRDefault="00000000">
      <w:pPr>
        <w:pStyle w:val="Caption"/>
      </w:pPr>
      <w:commentRangeStart w:id="0"/>
      <w:r>
        <w:t xml:space="preserve">Supplementary Fig. S5 | Specification </w:t>
      </w:r>
      <w:del w:id="20009" w:author="Claude" w:date="2026-10-26T00:00:00Z">
        <w:r>
          <w:delText xml:space="preserve">curve for</w:delText>
        </w:r>
      </w:del>
      <w:ins w:id="20010" w:author="Claude" w:date="2026-10-26T00:00:00Z">
        <w:r>
          <w:t xml:space="preserve">curves for the race and ethnicity coefficients. Rows are</w:t>
        </w:r>
      </w:ins>
      <w:r>
        <w:t xml:space="preserve"> rooftop solar, battery storage and aggregate EV charging</w:t>
      </w:r>
      <w:ins w:id="20011" w:author="Claude" w:date="2026-10-26T00:00:00Z">
        <w:r>
          <w:t xml:space="preserve">; columns are Black, Hispanic and Asian share</w:t>
        </w:r>
      </w:ins>
      <w:r>
        <w:t xml:space="preserve">. Each panel sorts the </w:t>
      </w:r>
      <w:del w:id="20012" w:author="Claude" w:date="2026-10-26T00:00:00Z">
        <w:r>
          <w:delText xml:space="preserve">focal</w:delText>
        </w:r>
      </w:del>
      <w:ins w:id="20013" w:author="Claude" w:date="2026-10-26T00:00:00Z">
        <w:r>
          <w:t xml:space="preserve">standardized</w:t>
        </w:r>
      </w:ins>
      <w:r>
        <w:t xml:space="preserve"> coefficient across all 48 valid combinations of the six confounder blocks, with </w:t>
      </w:r>
      <w:ins w:id="20014" w:author="Claude" w:date="2026-10-26T00:00:00Z">
        <w:r>
          <w:t xml:space="preserve">its 95 percent confidence band above and </w:t>
        </w:r>
      </w:ins>
      <w:r>
        <w:t xml:space="preserve">the block-membership matrix below.</w:t>
      </w:r>
      <w:ins w:id="20015" w:author="Claude" w:date="2026-10-26T00:00:00Z">
        <w:r>
          <w:t xml:space="preserve"> Filled markers denote p &lt; 0.05, hollow p ≥ 0.05. Panel titles give the number of specifications in which the coefficient is significant and same-signed as the median, as reported in Table 2.</w:t>
        </w:r>
      </w:ins>
      <w:commentRangeEnd w:id="0"/>
      <w:r>
        <w:rPr>
          <w:rStyle w:val="CommentReference"/>
        </w:rPr>
        <w:commentReference w:id="0"/>
      </w:r>
    </w:p>
    <w:p w14:paraId="53D849A5" w14:textId="77777777" w:rsidR="008617D8" w:rsidRDefault="00000000">
      <w:pPr>
        <w:pStyle w:val="Heading1"/>
      </w:pPr>
      <w:r>
        <w:lastRenderedPageBreak/>
        <w:t>Supplementary Note S4 | Oster bounds on omitted-variable bias</w:t>
      </w:r>
    </w:p>
    <w:p w14:paraId="2B8E1616" w14:textId="77777777" w:rsidR="008617D8" w:rsidRDefault="00000000">
      <w:r>
        <w:t>Oster's δ asks how strong selection on unobservables would have to be, relative to selection on the observed confounders, to drive a coefficient to zero. We compare the core specification with the saturated confounder model, setting R²max to 1.3 times the saturated R² and capping it at one. A value of δ ≥ 1 is the conventional robustness threshold: the omitted-variable bias would have to exceed the observed selection.</w:t>
      </w:r>
    </w:p>
    <w:p w14:paraId="04F206FD" w14:textId="77777777" w:rsidR="008617D8" w:rsidRDefault="00000000">
      <w:del w:id="31509" w:author="Claude" w:date="2026-10-28T00:00:00Z">
        <w:r>
          <w:delText xml:space="preserve">Three coefficients clear that threshold and can be cited directly: </w:delText>
        </w:r>
      </w:del>
      <w:del w:id="30462" w:author="Claude" w:date="2026-10-23T00:00:00Z">
        <w:r>
          <w:delText xml:space="preserve">storage Hispanic share at 1.99, solar Asian share at 1.57 and storage Asian share at 1.29</w:delText>
        </w:r>
      </w:del>
      <w:del w:id="31510" w:author="Claude" w:date="2026-10-28T00:00:00Z">
        <w:r>
          <w:delText xml:space="preserve">. Storage income </w:delText>
        </w:r>
      </w:del>
      <w:del w:id="30464" w:author="Claude" w:date="2026-10-23T00:00:00Z">
        <w:r>
          <w:delText xml:space="preserve">sits just below at 0.96</w:delText>
        </w:r>
      </w:del>
      <w:del w:id="31511" w:author="Claude" w:date="2026-10-28T00:00:00Z">
        <w:r>
          <w:delText xml:space="preserve">, meaning selection on unobservables a little under the scale of the observed confounders would zero it out.</w:delText>
        </w:r>
      </w:del>
      <w:ins w:id="31508" w:author="Claude" w:date="2026-10-28T00:00:00Z">
        <w:r>
          <w:t xml:space="preserve">Three coefficients clear that threshold: solar Asian share at 1.56, charging Hispanic share at 1.58 and storage income at 1.34. The storage race terms do not: δ is 0.81 for Asian share, 0.62 for Hispanic share and 0.63 for Black share, so selection on unobservables somewhat weaker than selection on the observed confounders would be enough to zero them out. The storage result therefore rests on the stability of its coefficients across specifications and on spatially robust inference, not on this bound.</w:t>
        </w:r>
      </w:ins>
    </w:p>
    <w:p w14:paraId="5402C5D7" w14:textId="77777777" w:rsidR="008617D8" w:rsidRDefault="00000000">
      <w:r>
        <w:t xml:space="preserve">δ is not interpretable everywhere, and that is itself informative. The formula assumes that adding controls moves a coefficient toward zero. For the solar income term and for aggregate charging the full confounder set increases the coefficient instead — solar income moves from 0.43 to 0.47 on the raw scale — so the returned values </w:t>
      </w:r>
      <w:del w:id="30466" w:author="Claude" w:date="2026-10-23T00:00:00Z">
        <w:r>
          <w:delText xml:space="preserve">(−32.6 and +26.0)</w:delText>
        </w:r>
      </w:del>
      <w:ins w:id="30467" w:author="Claude" w:date="2026-10-23T00:00:00Z">
        <w:r>
          <w:t xml:space="preserve">(−35.1 and +21.2)</w:t>
        </w:r>
      </w:ins>
      <w:r>
        <w:t xml:space="preserve"> do not mean what δ normally means. We report δ only where the sign behaves as the method assumes, and treat the non-attenuation as a separate qualitative finding, discussed in the main text. Supplementary Table S7 reports every cell with the underlying β and R² values.</w:t>
      </w:r>
    </w:p>
    <w:p w14:paraId="096CB036" w14:textId="77777777" w:rsidR="008617D8" w:rsidRDefault="00000000">
      <w:pPr>
        <w:pStyle w:val="Caption"/>
      </w:pPr>
      <w:r>
        <w:t>Supplementary Table S7 | Oster δ bounds, core specification versus the saturated confounder model. δ ≥ 1 is the conventional robustness threshold. Negative or very large values indicate that adding controls increased rather than attenuated the coefficient, so the bound does not apply.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91"/>
        <w:gridCol w:w="785"/>
        <w:gridCol w:w="1400"/>
        <w:gridCol w:w="814"/>
        <w:gridCol w:w="785"/>
      </w:tblGrid>
      <w:tr w:rsidR="008617D8" w14:paraId="57D72834" w14:textId="77777777">
        <w:tc>
          <w:tcPr>
            <w:tcW w:w="0" w:type="auto"/>
          </w:tcPr>
          <w:p w14:paraId="29B0B8B2" w14:textId="77777777" w:rsidR="008617D8" w:rsidRDefault="00000000">
            <w:r>
              <w:rPr>
                <w:b/>
              </w:rPr>
              <w:t>Outcome</w:t>
            </w:r>
          </w:p>
        </w:tc>
        <w:tc>
          <w:tcPr>
            <w:tcW w:w="0" w:type="auto"/>
          </w:tcPr>
          <w:p w14:paraId="7BAA5D87" w14:textId="77777777" w:rsidR="008617D8" w:rsidRDefault="00000000">
            <w:r>
              <w:rPr>
                <w:b/>
              </w:rPr>
              <w:t>Term</w:t>
            </w:r>
          </w:p>
        </w:tc>
        <w:tc>
          <w:tcPr>
            <w:tcW w:w="0" w:type="auto"/>
          </w:tcPr>
          <w:p w14:paraId="51D2EE37" w14:textId="77777777" w:rsidR="008617D8" w:rsidRDefault="00000000">
            <w:r>
              <w:rPr>
                <w:b/>
              </w:rPr>
              <w:t>β restricted</w:t>
            </w:r>
          </w:p>
        </w:tc>
        <w:tc>
          <w:tcPr>
            <w:tcW w:w="0" w:type="auto"/>
          </w:tcPr>
          <w:p w14:paraId="24099CA8" w14:textId="77777777" w:rsidR="008617D8" w:rsidRDefault="00000000">
            <w:r>
              <w:rPr>
                <w:b/>
              </w:rPr>
              <w:t>β full</w:t>
            </w:r>
          </w:p>
        </w:tc>
        <w:tc>
          <w:tcPr>
            <w:tcW w:w="0" w:type="auto"/>
          </w:tcPr>
          <w:p w14:paraId="1FCBA95B" w14:textId="77777777" w:rsidR="008617D8" w:rsidRDefault="00000000">
            <w:r>
              <w:rPr>
                <w:b/>
              </w:rPr>
              <w:t>R² restricted</w:t>
            </w:r>
          </w:p>
        </w:tc>
        <w:tc>
          <w:tcPr>
            <w:tcW w:w="0" w:type="auto"/>
          </w:tcPr>
          <w:p w14:paraId="632CD71B" w14:textId="77777777" w:rsidR="008617D8" w:rsidRDefault="00000000">
            <w:r>
              <w:rPr>
                <w:b/>
              </w:rPr>
              <w:t>R² full</w:t>
            </w:r>
          </w:p>
        </w:tc>
        <w:tc>
          <w:tcPr>
            <w:tcW w:w="0" w:type="auto"/>
          </w:tcPr>
          <w:p w14:paraId="4A4518D9" w14:textId="77777777" w:rsidR="008617D8" w:rsidRDefault="00000000">
            <w:r>
              <w:rPr>
                <w:b/>
              </w:rPr>
              <w:t>δ</w:t>
            </w:r>
          </w:p>
        </w:tc>
      </w:tr>
      <w:tr w:rsidR="008617D8" w14:paraId="6A8D7631" w14:textId="77777777">
        <w:tc>
          <w:tcPr>
            <w:tcW w:w="0" w:type="auto"/>
          </w:tcPr>
          <w:p w14:paraId="742E37E4" w14:textId="77777777" w:rsidR="008617D8" w:rsidRDefault="00000000">
            <w:r>
              <w:t>Rooftop solar</w:t>
            </w:r>
          </w:p>
        </w:tc>
        <w:tc>
          <w:tcPr>
            <w:tcW w:w="0" w:type="auto"/>
          </w:tcPr>
          <w:p w14:paraId="2C232056" w14:textId="77777777" w:rsidR="008617D8" w:rsidRDefault="00000000">
            <w:r>
              <w:t>Log income</w:t>
            </w:r>
          </w:p>
        </w:tc>
        <w:tc>
          <w:tcPr>
            <w:tcW w:w="0" w:type="auto"/>
          </w:tcPr>
          <w:p w14:paraId="5A9C5C7B" w14:textId="77777777" w:rsidR="008617D8" w:rsidRDefault="00000000">
            <w:del w:id="30148" w:author="Claude" w:date="2026-10-23T00:00:00Z">
              <w:r>
                <w:delText xml:space="preserve">0.430</w:delText>
              </w:r>
            </w:del>
            <w:ins w:id="30149" w:author="Claude" w:date="2026-10-23T00:00:00Z">
              <w:r>
                <w:t xml:space="preserve">0.432</w:t>
              </w:r>
            </w:ins>
          </w:p>
        </w:tc>
        <w:tc>
          <w:tcPr>
            <w:tcW w:w="0" w:type="auto"/>
          </w:tcPr>
          <w:p w14:paraId="3B94C156" w14:textId="77777777" w:rsidR="008617D8" w:rsidRDefault="00000000">
            <w:r>
              <w:t>0.467</w:t>
            </w:r>
          </w:p>
        </w:tc>
        <w:tc>
          <w:tcPr>
            <w:tcW w:w="0" w:type="auto"/>
          </w:tcPr>
          <w:p w14:paraId="54C9D43C" w14:textId="77777777" w:rsidR="008617D8" w:rsidRDefault="00000000">
            <w:r>
              <w:t>0.109</w:t>
            </w:r>
          </w:p>
        </w:tc>
        <w:tc>
          <w:tcPr>
            <w:tcW w:w="0" w:type="auto"/>
          </w:tcPr>
          <w:p w14:paraId="5DDFF363" w14:textId="77777777" w:rsidR="008617D8" w:rsidRDefault="00000000">
            <w:r>
              <w:t>0.492</w:t>
            </w:r>
          </w:p>
        </w:tc>
        <w:tc>
          <w:tcPr>
            <w:tcW w:w="0" w:type="auto"/>
          </w:tcPr>
          <w:p w14:paraId="738904E3" w14:textId="77777777" w:rsidR="008617D8" w:rsidRDefault="00000000">
            <w:del w:id="30150" w:author="Claude" w:date="2026-10-23T00:00:00Z">
              <w:r>
                <w:delText xml:space="preserve">-32.55</w:delText>
              </w:r>
            </w:del>
            <w:ins w:id="30151" w:author="Claude" w:date="2026-10-23T00:00:00Z">
              <w:r>
                <w:t xml:space="preserve">-35.10</w:t>
              </w:r>
            </w:ins>
          </w:p>
        </w:tc>
      </w:tr>
      <w:tr w:rsidR="008617D8" w14:paraId="534D5C24" w14:textId="77777777">
        <w:tc>
          <w:tcPr>
            <w:tcW w:w="0" w:type="auto"/>
          </w:tcPr>
          <w:p w14:paraId="4FFC2E0F" w14:textId="77777777" w:rsidR="008617D8" w:rsidRDefault="00000000">
            <w:r>
              <w:t>Rooftop solar</w:t>
            </w:r>
          </w:p>
        </w:tc>
        <w:tc>
          <w:tcPr>
            <w:tcW w:w="0" w:type="auto"/>
          </w:tcPr>
          <w:p w14:paraId="187FE3BF" w14:textId="77777777" w:rsidR="008617D8" w:rsidRDefault="00000000">
            <w:r>
              <w:t>Black share</w:t>
            </w:r>
          </w:p>
        </w:tc>
        <w:tc>
          <w:tcPr>
            <w:tcW w:w="0" w:type="auto"/>
          </w:tcPr>
          <w:p w14:paraId="7D50D83F" w14:textId="77777777" w:rsidR="008617D8" w:rsidRDefault="00000000">
            <w:del w:id="30152" w:author="Claude" w:date="2026-10-23T00:00:00Z">
              <w:r>
                <w:delText xml:space="preserve">-2.413</w:delText>
              </w:r>
            </w:del>
            <w:ins w:id="30153" w:author="Claude" w:date="2026-10-23T00:00:00Z">
              <w:r>
                <w:t xml:space="preserve">-2.418</w:t>
              </w:r>
            </w:ins>
          </w:p>
        </w:tc>
        <w:tc>
          <w:tcPr>
            <w:tcW w:w="0" w:type="auto"/>
          </w:tcPr>
          <w:p w14:paraId="2184DC21" w14:textId="77777777" w:rsidR="008617D8" w:rsidRDefault="00000000">
            <w:r>
              <w:t>-0.265</w:t>
            </w:r>
          </w:p>
        </w:tc>
        <w:tc>
          <w:tcPr>
            <w:tcW w:w="0" w:type="auto"/>
          </w:tcPr>
          <w:p w14:paraId="00FD9F68" w14:textId="77777777" w:rsidR="008617D8" w:rsidRDefault="00000000">
            <w:r>
              <w:t>0.109</w:t>
            </w:r>
          </w:p>
        </w:tc>
        <w:tc>
          <w:tcPr>
            <w:tcW w:w="0" w:type="auto"/>
          </w:tcPr>
          <w:p w14:paraId="1CD8FBDA" w14:textId="77777777" w:rsidR="008617D8" w:rsidRDefault="00000000">
            <w:r>
              <w:t>0.492</w:t>
            </w:r>
          </w:p>
        </w:tc>
        <w:tc>
          <w:tcPr>
            <w:tcW w:w="0" w:type="auto"/>
          </w:tcPr>
          <w:p w14:paraId="4B428DF9" w14:textId="77777777" w:rsidR="008617D8" w:rsidRDefault="00000000">
            <w:r>
              <w:t>0.32</w:t>
            </w:r>
          </w:p>
        </w:tc>
      </w:tr>
      <w:tr w:rsidR="008617D8" w14:paraId="25CA73FE" w14:textId="77777777">
        <w:tc>
          <w:tcPr>
            <w:tcW w:w="0" w:type="auto"/>
          </w:tcPr>
          <w:p w14:paraId="59D4A8AB" w14:textId="77777777" w:rsidR="008617D8" w:rsidRDefault="00000000">
            <w:r>
              <w:t>Rooftop solar</w:t>
            </w:r>
          </w:p>
        </w:tc>
        <w:tc>
          <w:tcPr>
            <w:tcW w:w="0" w:type="auto"/>
          </w:tcPr>
          <w:p w14:paraId="4E578EEC" w14:textId="77777777" w:rsidR="008617D8" w:rsidRDefault="00000000">
            <w:r>
              <w:t>Hispanic share</w:t>
            </w:r>
          </w:p>
        </w:tc>
        <w:tc>
          <w:tcPr>
            <w:tcW w:w="0" w:type="auto"/>
          </w:tcPr>
          <w:p w14:paraId="1012D5AB" w14:textId="77777777" w:rsidR="008617D8" w:rsidRDefault="00000000">
            <w:r>
              <w:t>-0.243</w:t>
            </w:r>
          </w:p>
        </w:tc>
        <w:tc>
          <w:tcPr>
            <w:tcW w:w="0" w:type="auto"/>
          </w:tcPr>
          <w:p w14:paraId="3D9BC41C" w14:textId="77777777" w:rsidR="008617D8" w:rsidRDefault="00000000">
            <w:r>
              <w:t>0.198</w:t>
            </w:r>
          </w:p>
        </w:tc>
        <w:tc>
          <w:tcPr>
            <w:tcW w:w="0" w:type="auto"/>
          </w:tcPr>
          <w:p w14:paraId="1BBF287C" w14:textId="77777777" w:rsidR="008617D8" w:rsidRDefault="00000000">
            <w:r>
              <w:t>0.109</w:t>
            </w:r>
          </w:p>
        </w:tc>
        <w:tc>
          <w:tcPr>
            <w:tcW w:w="0" w:type="auto"/>
          </w:tcPr>
          <w:p w14:paraId="0F80ED60" w14:textId="77777777" w:rsidR="008617D8" w:rsidRDefault="00000000">
            <w:r>
              <w:t>0.492</w:t>
            </w:r>
          </w:p>
        </w:tc>
        <w:tc>
          <w:tcPr>
            <w:tcW w:w="0" w:type="auto"/>
          </w:tcPr>
          <w:p w14:paraId="601F248F" w14:textId="77777777" w:rsidR="008617D8" w:rsidRDefault="00000000">
            <w:r>
              <w:t>-1.17</w:t>
            </w:r>
          </w:p>
        </w:tc>
      </w:tr>
      <w:tr w:rsidR="008617D8" w14:paraId="161E06BD" w14:textId="77777777">
        <w:tc>
          <w:tcPr>
            <w:tcW w:w="0" w:type="auto"/>
          </w:tcPr>
          <w:p w14:paraId="62D09C48" w14:textId="77777777" w:rsidR="008617D8" w:rsidRDefault="00000000">
            <w:r>
              <w:t>Rooftop solar</w:t>
            </w:r>
          </w:p>
        </w:tc>
        <w:tc>
          <w:tcPr>
            <w:tcW w:w="0" w:type="auto"/>
          </w:tcPr>
          <w:p w14:paraId="78085B28" w14:textId="77777777" w:rsidR="008617D8" w:rsidRDefault="00000000">
            <w:r>
              <w:t>Asian share</w:t>
            </w:r>
          </w:p>
        </w:tc>
        <w:tc>
          <w:tcPr>
            <w:tcW w:w="0" w:type="auto"/>
          </w:tcPr>
          <w:p w14:paraId="739E0809" w14:textId="77777777" w:rsidR="008617D8" w:rsidRDefault="00000000">
            <w:del w:id="30154" w:author="Claude" w:date="2026-10-23T00:00:00Z">
              <w:r>
                <w:delText xml:space="preserve">-2.141</w:delText>
              </w:r>
            </w:del>
            <w:ins w:id="30155" w:author="Claude" w:date="2026-10-23T00:00:00Z">
              <w:r>
                <w:t xml:space="preserve">-2.145</w:t>
              </w:r>
            </w:ins>
          </w:p>
        </w:tc>
        <w:tc>
          <w:tcPr>
            <w:tcW w:w="0" w:type="auto"/>
          </w:tcPr>
          <w:p w14:paraId="10A740E0" w14:textId="77777777" w:rsidR="008617D8" w:rsidRDefault="00000000">
            <w:r>
              <w:t>-0.806</w:t>
            </w:r>
          </w:p>
        </w:tc>
        <w:tc>
          <w:tcPr>
            <w:tcW w:w="0" w:type="auto"/>
          </w:tcPr>
          <w:p w14:paraId="7B7091BC" w14:textId="77777777" w:rsidR="008617D8" w:rsidRDefault="00000000">
            <w:r>
              <w:t>0.109</w:t>
            </w:r>
          </w:p>
        </w:tc>
        <w:tc>
          <w:tcPr>
            <w:tcW w:w="0" w:type="auto"/>
          </w:tcPr>
          <w:p w14:paraId="2893DAA0" w14:textId="77777777" w:rsidR="008617D8" w:rsidRDefault="00000000">
            <w:r>
              <w:t>0.492</w:t>
            </w:r>
          </w:p>
        </w:tc>
        <w:tc>
          <w:tcPr>
            <w:tcW w:w="0" w:type="auto"/>
          </w:tcPr>
          <w:p w14:paraId="4B36F33B" w14:textId="77777777" w:rsidR="008617D8" w:rsidRDefault="00000000">
            <w:del w:id="30156" w:author="Claude" w:date="2026-10-23T00:00:00Z">
              <w:r>
                <w:delText xml:space="preserve">1.57</w:delText>
              </w:r>
            </w:del>
            <w:ins w:id="30157" w:author="Claude" w:date="2026-10-23T00:00:00Z">
              <w:r>
                <w:t xml:space="preserve">1.56</w:t>
              </w:r>
            </w:ins>
          </w:p>
        </w:tc>
      </w:tr>
      <w:tr w:rsidR="008617D8" w14:paraId="37078131" w14:textId="77777777">
        <w:tc>
          <w:tcPr>
            <w:tcW w:w="0" w:type="auto"/>
          </w:tcPr>
          <w:p w14:paraId="18F52E25" w14:textId="77777777" w:rsidR="008617D8" w:rsidRDefault="00000000">
            <w:r>
              <w:t>Battery storage</w:t>
            </w:r>
          </w:p>
        </w:tc>
        <w:tc>
          <w:tcPr>
            <w:tcW w:w="0" w:type="auto"/>
          </w:tcPr>
          <w:p w14:paraId="10F7FEBC" w14:textId="77777777" w:rsidR="008617D8" w:rsidRDefault="00000000">
            <w:r>
              <w:t>Log income</w:t>
            </w:r>
          </w:p>
        </w:tc>
        <w:tc>
          <w:tcPr>
            <w:tcW w:w="0" w:type="auto"/>
          </w:tcPr>
          <w:p w14:paraId="14F43C1B" w14:textId="77777777" w:rsidR="008617D8" w:rsidRDefault="00000000">
            <w:del w:id="30158" w:author="Claude" w:date="2026-10-23T00:00:00Z">
              <w:r>
                <w:delText xml:space="preserve">0.547</w:delText>
              </w:r>
            </w:del>
            <w:ins w:id="30159" w:author="Claude" w:date="2026-10-23T00:00:00Z">
              <w:r>
                <w:t xml:space="preserve">0.805</w:t>
              </w:r>
            </w:ins>
          </w:p>
        </w:tc>
        <w:tc>
          <w:tcPr>
            <w:tcW w:w="0" w:type="auto"/>
          </w:tcPr>
          <w:p w14:paraId="78B2880F" w14:textId="77777777" w:rsidR="008617D8" w:rsidRDefault="00000000">
            <w:del w:id="31513" w:author="Claude" w:date="2026-10-28T00:00:00Z">
              <w:r>
                <w:delText>0.217</w:delText>
              </w:r>
            </w:del>
            <w:ins w:id="31512" w:author="Claude" w:date="2026-10-28T00:00:00Z">
              <w:r>
                <w:t xml:space="preserve">0.456</w:t>
              </w:r>
            </w:ins>
          </w:p>
        </w:tc>
        <w:tc>
          <w:tcPr>
            <w:tcW w:w="0" w:type="auto"/>
          </w:tcPr>
          <w:p w14:paraId="741AA6C0" w14:textId="77777777" w:rsidR="008617D8" w:rsidRDefault="00000000">
            <w:del w:id="30160" w:author="Claude" w:date="2026-10-23T00:00:00Z">
              <w:r>
                <w:delText xml:space="preserve">0.238</w:delText>
              </w:r>
            </w:del>
            <w:ins w:id="30161" w:author="Claude" w:date="2026-10-23T00:00:00Z">
              <w:r>
                <w:t xml:space="preserve">0.369</w:t>
              </w:r>
            </w:ins>
          </w:p>
        </w:tc>
        <w:tc>
          <w:tcPr>
            <w:tcW w:w="0" w:type="auto"/>
          </w:tcPr>
          <w:p w14:paraId="3D7C04F8" w14:textId="77777777" w:rsidR="008617D8" w:rsidRDefault="00000000">
            <w:del w:id="31515" w:author="Claude" w:date="2026-10-28T00:00:00Z">
              <w:r>
                <w:delText>0.422</w:delText>
              </w:r>
            </w:del>
            <w:ins w:id="31514" w:author="Claude" w:date="2026-10-28T00:00:00Z">
              <w:r>
                <w:t xml:space="preserve">0.533</w:t>
              </w:r>
            </w:ins>
          </w:p>
        </w:tc>
        <w:tc>
          <w:tcPr>
            <w:tcW w:w="0" w:type="auto"/>
          </w:tcPr>
          <w:p w14:paraId="59D76340" w14:textId="77777777" w:rsidR="008617D8" w:rsidRDefault="00000000">
            <w:del w:id="30162" w:author="Claude" w:date="2026-10-23T00:00:00Z">
              <w:r>
                <w:delText xml:space="preserve">0.96</w:delText>
              </w:r>
            </w:del>
            <w:ins w:id="30163" w:author="Claude" w:date="2026-10-23T00:00:00Z">
              <w:r>
                <w:t xml:space="preserve">1.34</w:t>
              </w:r>
            </w:ins>
          </w:p>
        </w:tc>
      </w:tr>
      <w:tr w:rsidR="008617D8" w14:paraId="2AB73088" w14:textId="77777777">
        <w:tc>
          <w:tcPr>
            <w:tcW w:w="0" w:type="auto"/>
          </w:tcPr>
          <w:p w14:paraId="35F400B4" w14:textId="77777777" w:rsidR="008617D8" w:rsidRDefault="00000000">
            <w:r>
              <w:t>Battery storage</w:t>
            </w:r>
          </w:p>
        </w:tc>
        <w:tc>
          <w:tcPr>
            <w:tcW w:w="0" w:type="auto"/>
          </w:tcPr>
          <w:p w14:paraId="6CCBD34D" w14:textId="77777777" w:rsidR="008617D8" w:rsidRDefault="00000000">
            <w:r>
              <w:t>Black share</w:t>
            </w:r>
          </w:p>
        </w:tc>
        <w:tc>
          <w:tcPr>
            <w:tcW w:w="0" w:type="auto"/>
          </w:tcPr>
          <w:p w14:paraId="62762FF9" w14:textId="77777777" w:rsidR="008617D8" w:rsidRDefault="00000000">
            <w:del w:id="30164" w:author="Claude" w:date="2026-10-23T00:00:00Z">
              <w:r>
                <w:delText xml:space="preserve">-1.617</w:delText>
              </w:r>
            </w:del>
            <w:ins w:id="30165" w:author="Claude" w:date="2026-10-23T00:00:00Z">
              <w:r>
                <w:t xml:space="preserve">-</w:t>
              </w:r>
              <w:r>
                <w:t xml:space="preserve">1.848</w:t>
              </w:r>
            </w:ins>
          </w:p>
        </w:tc>
        <w:tc>
          <w:tcPr>
            <w:tcW w:w="0" w:type="auto"/>
          </w:tcPr>
          <w:p w14:paraId="6B1B5F29" w14:textId="77777777" w:rsidR="008617D8" w:rsidRDefault="00000000">
            <w:r>
              <w:t xml:space="preserve">-</w:t>
            </w:r>
            <w:del w:id="31517" w:author="Claude" w:date="2026-10-28T00:00:00Z">
              <w:r>
                <w:delText xml:space="preserve">0.531</w:delText>
              </w:r>
            </w:del>
            <w:ins w:id="31516" w:author="Claude" w:date="2026-10-28T00:00:00Z">
              <w:r>
                <w:t xml:space="preserve">0.701</w:t>
              </w:r>
            </w:ins>
          </w:p>
        </w:tc>
        <w:tc>
          <w:tcPr>
            <w:tcW w:w="0" w:type="auto"/>
          </w:tcPr>
          <w:p w14:paraId="141EA3D4" w14:textId="77777777" w:rsidR="008617D8" w:rsidRDefault="00000000">
            <w:del w:id="30166" w:author="Claude" w:date="2026-10-23T00:00:00Z">
              <w:r>
                <w:delText xml:space="preserve">0.238</w:delText>
              </w:r>
            </w:del>
            <w:ins w:id="30167" w:author="Claude" w:date="2026-10-23T00:00:00Z">
              <w:r>
                <w:t xml:space="preserve">0.369</w:t>
              </w:r>
            </w:ins>
          </w:p>
        </w:tc>
        <w:tc>
          <w:tcPr>
            <w:tcW w:w="0" w:type="auto"/>
          </w:tcPr>
          <w:p w14:paraId="767FC01F" w14:textId="77777777" w:rsidR="008617D8" w:rsidRDefault="00000000">
            <w:del w:id="31519" w:author="Claude" w:date="2026-10-28T00:00:00Z">
              <w:r>
                <w:delText>0.422</w:delText>
              </w:r>
            </w:del>
            <w:ins w:id="31518" w:author="Claude" w:date="2026-10-28T00:00:00Z">
              <w:r>
                <w:t xml:space="preserve">0.533</w:t>
              </w:r>
            </w:ins>
          </w:p>
        </w:tc>
        <w:tc>
          <w:tcPr>
            <w:tcW w:w="0" w:type="auto"/>
          </w:tcPr>
          <w:p w14:paraId="1DFA69BD" w14:textId="77777777" w:rsidR="008617D8" w:rsidRDefault="00000000">
            <w:del w:id="31521" w:author="Claude" w:date="2026-10-28T00:00:00Z">
              <w:r>
                <w:delText>0.71</w:delText>
              </w:r>
            </w:del>
            <w:ins w:id="31520" w:author="Claude" w:date="2026-10-28T00:00:00Z">
              <w:r>
                <w:t xml:space="preserve">0.63</w:t>
              </w:r>
            </w:ins>
          </w:p>
        </w:tc>
      </w:tr>
      <w:tr w:rsidR="008617D8" w14:paraId="6DF0EEBF" w14:textId="77777777">
        <w:tc>
          <w:tcPr>
            <w:tcW w:w="0" w:type="auto"/>
          </w:tcPr>
          <w:p w14:paraId="50CDA613" w14:textId="77777777" w:rsidR="008617D8" w:rsidRDefault="00000000">
            <w:r>
              <w:t>Battery storage</w:t>
            </w:r>
          </w:p>
        </w:tc>
        <w:tc>
          <w:tcPr>
            <w:tcW w:w="0" w:type="auto"/>
          </w:tcPr>
          <w:p w14:paraId="7C690A7B" w14:textId="77777777" w:rsidR="008617D8" w:rsidRDefault="00000000">
            <w:r>
              <w:t>Hispanic share</w:t>
            </w:r>
          </w:p>
        </w:tc>
        <w:tc>
          <w:tcPr>
            <w:tcW w:w="0" w:type="auto"/>
          </w:tcPr>
          <w:p w14:paraId="64C3F9E2" w14:textId="77777777" w:rsidR="008617D8" w:rsidRDefault="00000000">
            <w:del w:id="30168" w:author="Claude" w:date="2026-10-23T00:00:00Z">
              <w:r>
                <w:delText xml:space="preserve">-0.819</w:delText>
              </w:r>
            </w:del>
            <w:ins w:id="30169" w:author="Claude" w:date="2026-10-23T00:00:00Z">
              <w:r>
                <w:t xml:space="preserve">-</w:t>
              </w:r>
              <w:r>
                <w:t xml:space="preserve">1.138</w:t>
              </w:r>
            </w:ins>
          </w:p>
        </w:tc>
        <w:tc>
          <w:tcPr>
            <w:tcW w:w="0" w:type="auto"/>
          </w:tcPr>
          <w:p w14:paraId="4D562DD7" w14:textId="77777777" w:rsidR="008617D8" w:rsidRDefault="00000000">
            <w:r>
              <w:t xml:space="preserve">-</w:t>
            </w:r>
            <w:del w:id="31523" w:author="Claude" w:date="2026-10-28T00:00:00Z">
              <w:r>
                <w:delText xml:space="preserve">0.473</w:delText>
              </w:r>
            </w:del>
            <w:ins w:id="31522" w:author="Claude" w:date="2026-10-28T00:00:00Z">
              <w:r>
                <w:t xml:space="preserve">0.428</w:t>
              </w:r>
            </w:ins>
          </w:p>
        </w:tc>
        <w:tc>
          <w:tcPr>
            <w:tcW w:w="0" w:type="auto"/>
          </w:tcPr>
          <w:p w14:paraId="7E2969AB" w14:textId="77777777" w:rsidR="008617D8" w:rsidRDefault="00000000">
            <w:del w:id="30170" w:author="Claude" w:date="2026-10-23T00:00:00Z">
              <w:r>
                <w:delText xml:space="preserve">0.238</w:delText>
              </w:r>
            </w:del>
            <w:ins w:id="30171" w:author="Claude" w:date="2026-10-23T00:00:00Z">
              <w:r>
                <w:t xml:space="preserve">0.369</w:t>
              </w:r>
            </w:ins>
          </w:p>
        </w:tc>
        <w:tc>
          <w:tcPr>
            <w:tcW w:w="0" w:type="auto"/>
          </w:tcPr>
          <w:p w14:paraId="15C7B9CA" w14:textId="77777777" w:rsidR="008617D8" w:rsidRDefault="00000000">
            <w:del w:id="31525" w:author="Claude" w:date="2026-10-28T00:00:00Z">
              <w:r>
                <w:delText>0.422</w:delText>
              </w:r>
            </w:del>
            <w:ins w:id="31524" w:author="Claude" w:date="2026-10-28T00:00:00Z">
              <w:r>
                <w:t xml:space="preserve">0.533</w:t>
              </w:r>
            </w:ins>
          </w:p>
        </w:tc>
        <w:tc>
          <w:tcPr>
            <w:tcW w:w="0" w:type="auto"/>
          </w:tcPr>
          <w:p w14:paraId="2A2F26D1" w14:textId="77777777" w:rsidR="008617D8" w:rsidRDefault="00000000">
            <w:del w:id="30172" w:author="Claude" w:date="2026-10-23T00:00:00Z">
              <w:r>
                <w:delText xml:space="preserve">1.99</w:delText>
              </w:r>
            </w:del>
            <w:ins w:id="30173" w:author="Claude" w:date="2026-10-23T00:00:00Z">
              <w:r>
                <w:t xml:space="preserve">0.62</w:t>
              </w:r>
            </w:ins>
          </w:p>
        </w:tc>
      </w:tr>
      <w:tr w:rsidR="008617D8" w14:paraId="74360490" w14:textId="77777777">
        <w:tc>
          <w:tcPr>
            <w:tcW w:w="0" w:type="auto"/>
          </w:tcPr>
          <w:p w14:paraId="4F0418E3" w14:textId="77777777" w:rsidR="008617D8" w:rsidRDefault="00000000">
            <w:r>
              <w:t>Battery storage</w:t>
            </w:r>
          </w:p>
        </w:tc>
        <w:tc>
          <w:tcPr>
            <w:tcW w:w="0" w:type="auto"/>
          </w:tcPr>
          <w:p w14:paraId="6B3B8DE9" w14:textId="77777777" w:rsidR="008617D8" w:rsidRDefault="00000000">
            <w:r>
              <w:t>Asian share</w:t>
            </w:r>
          </w:p>
        </w:tc>
        <w:tc>
          <w:tcPr>
            <w:tcW w:w="0" w:type="auto"/>
          </w:tcPr>
          <w:p w14:paraId="66C00E7D" w14:textId="77777777" w:rsidR="008617D8" w:rsidRDefault="00000000">
            <w:del w:id="30174" w:author="Claude" w:date="2026-10-23T00:00:00Z">
              <w:r>
                <w:delText xml:space="preserve">-1.757</w:delText>
              </w:r>
            </w:del>
            <w:ins w:id="30175" w:author="Claude" w:date="2026-10-23T00:00:00Z">
              <w:r>
                <w:t xml:space="preserve">-</w:t>
              </w:r>
              <w:r>
                <w:t xml:space="preserve">1.838</w:t>
              </w:r>
            </w:ins>
          </w:p>
        </w:tc>
        <w:tc>
          <w:tcPr>
            <w:tcW w:w="0" w:type="auto"/>
          </w:tcPr>
          <w:p w14:paraId="70F8D25C" w14:textId="77777777" w:rsidR="008617D8" w:rsidRDefault="00000000">
            <w:r>
              <w:t xml:space="preserve">-</w:t>
            </w:r>
            <w:del w:id="31527" w:author="Claude" w:date="2026-10-28T00:00:00Z">
              <w:r>
                <w:delText xml:space="preserve">0.824</w:delText>
              </w:r>
            </w:del>
            <w:ins w:id="31526" w:author="Claude" w:date="2026-10-28T00:00:00Z">
              <w:r>
                <w:t xml:space="preserve">0.812</w:t>
              </w:r>
            </w:ins>
          </w:p>
        </w:tc>
        <w:tc>
          <w:tcPr>
            <w:tcW w:w="0" w:type="auto"/>
          </w:tcPr>
          <w:p w14:paraId="14AB046B" w14:textId="77777777" w:rsidR="008617D8" w:rsidRDefault="00000000">
            <w:del w:id="30176" w:author="Claude" w:date="2026-10-23T00:00:00Z">
              <w:r>
                <w:delText xml:space="preserve">0.238</w:delText>
              </w:r>
            </w:del>
            <w:ins w:id="30177" w:author="Claude" w:date="2026-10-23T00:00:00Z">
              <w:r>
                <w:t xml:space="preserve">0.369</w:t>
              </w:r>
            </w:ins>
          </w:p>
        </w:tc>
        <w:tc>
          <w:tcPr>
            <w:tcW w:w="0" w:type="auto"/>
          </w:tcPr>
          <w:p w14:paraId="7FD52D0C" w14:textId="77777777" w:rsidR="008617D8" w:rsidRDefault="00000000">
            <w:del w:id="31529" w:author="Claude" w:date="2026-10-28T00:00:00Z">
              <w:r>
                <w:delText>0.422</w:delText>
              </w:r>
            </w:del>
            <w:ins w:id="31528" w:author="Claude" w:date="2026-10-28T00:00:00Z">
              <w:r>
                <w:t xml:space="preserve">0.533</w:t>
              </w:r>
            </w:ins>
          </w:p>
        </w:tc>
        <w:tc>
          <w:tcPr>
            <w:tcW w:w="0" w:type="auto"/>
          </w:tcPr>
          <w:p w14:paraId="302E1DB2" w14:textId="77777777" w:rsidR="008617D8" w:rsidRDefault="00000000">
            <w:del w:id="30178" w:author="Claude" w:date="2026-10-23T00:00:00Z">
              <w:r>
                <w:delText xml:space="preserve">1.29</w:delText>
              </w:r>
            </w:del>
            <w:ins w:id="30179" w:author="Claude" w:date="2026-10-23T00:00:00Z">
              <w:r>
                <w:t xml:space="preserve">0.81</w:t>
              </w:r>
            </w:ins>
          </w:p>
        </w:tc>
      </w:tr>
      <w:tr w:rsidR="008617D8" w14:paraId="3EFD4E12" w14:textId="77777777">
        <w:tc>
          <w:tcPr>
            <w:tcW w:w="0" w:type="auto"/>
          </w:tcPr>
          <w:p w14:paraId="5759EC6A" w14:textId="77777777" w:rsidR="008617D8" w:rsidRDefault="00000000">
            <w:r>
              <w:t>EV charging</w:t>
            </w:r>
          </w:p>
        </w:tc>
        <w:tc>
          <w:tcPr>
            <w:tcW w:w="0" w:type="auto"/>
          </w:tcPr>
          <w:p w14:paraId="2FCF9220" w14:textId="77777777" w:rsidR="008617D8" w:rsidRDefault="00000000">
            <w:r>
              <w:t>Log income</w:t>
            </w:r>
          </w:p>
        </w:tc>
        <w:tc>
          <w:tcPr>
            <w:tcW w:w="0" w:type="auto"/>
          </w:tcPr>
          <w:p w14:paraId="49259384" w14:textId="77777777" w:rsidR="008617D8" w:rsidRDefault="00000000">
            <w:del w:id="30180" w:author="Claude" w:date="2026-10-23T00:00:00Z">
              <w:r>
                <w:delText xml:space="preserve">0.130</w:delText>
              </w:r>
            </w:del>
            <w:ins w:id="30181" w:author="Claude" w:date="2026-10-23T00:00:00Z">
              <w:r>
                <w:t xml:space="preserve">0.133</w:t>
              </w:r>
            </w:ins>
          </w:p>
        </w:tc>
        <w:tc>
          <w:tcPr>
            <w:tcW w:w="0" w:type="auto"/>
          </w:tcPr>
          <w:p w14:paraId="41990A24" w14:textId="77777777" w:rsidR="008617D8" w:rsidRDefault="00000000">
            <w:r>
              <w:t>0.119</w:t>
            </w:r>
          </w:p>
        </w:tc>
        <w:tc>
          <w:tcPr>
            <w:tcW w:w="0" w:type="auto"/>
          </w:tcPr>
          <w:p w14:paraId="2726E318" w14:textId="77777777" w:rsidR="008617D8" w:rsidRDefault="00000000">
            <w:del w:id="30182" w:author="Claude" w:date="2026-10-23T00:00:00Z">
              <w:r>
                <w:delText xml:space="preserve">0.071</w:delText>
              </w:r>
            </w:del>
            <w:ins w:id="30183" w:author="Claude" w:date="2026-10-23T00:00:00Z">
              <w:r>
                <w:t xml:space="preserve">0.072</w:t>
              </w:r>
            </w:ins>
          </w:p>
        </w:tc>
        <w:tc>
          <w:tcPr>
            <w:tcW w:w="0" w:type="auto"/>
          </w:tcPr>
          <w:p w14:paraId="19E2C54C" w14:textId="77777777" w:rsidR="008617D8" w:rsidRDefault="00000000">
            <w:r>
              <w:t>0.268</w:t>
            </w:r>
          </w:p>
        </w:tc>
        <w:tc>
          <w:tcPr>
            <w:tcW w:w="0" w:type="auto"/>
          </w:tcPr>
          <w:p w14:paraId="2BB7A337" w14:textId="77777777" w:rsidR="008617D8" w:rsidRDefault="00000000">
            <w:del w:id="30184" w:author="Claude" w:date="2026-10-23T00:00:00Z">
              <w:r>
                <w:delText xml:space="preserve">25.95</w:delText>
              </w:r>
            </w:del>
            <w:ins w:id="30185" w:author="Claude" w:date="2026-10-23T00:00:00Z">
              <w:r>
                <w:t xml:space="preserve">21.22</w:t>
              </w:r>
            </w:ins>
          </w:p>
        </w:tc>
      </w:tr>
      <w:tr w:rsidR="008617D8" w14:paraId="273B8C85" w14:textId="77777777">
        <w:tc>
          <w:tcPr>
            <w:tcW w:w="0" w:type="auto"/>
          </w:tcPr>
          <w:p w14:paraId="16A8E142" w14:textId="77777777" w:rsidR="008617D8" w:rsidRDefault="00000000">
            <w:r>
              <w:t>EV charging</w:t>
            </w:r>
          </w:p>
        </w:tc>
        <w:tc>
          <w:tcPr>
            <w:tcW w:w="0" w:type="auto"/>
          </w:tcPr>
          <w:p w14:paraId="67D656D9" w14:textId="77777777" w:rsidR="008617D8" w:rsidRDefault="00000000">
            <w:r>
              <w:t>Black share</w:t>
            </w:r>
          </w:p>
        </w:tc>
        <w:tc>
          <w:tcPr>
            <w:tcW w:w="0" w:type="auto"/>
          </w:tcPr>
          <w:p w14:paraId="24CEB3AD" w14:textId="77777777" w:rsidR="008617D8" w:rsidRDefault="00000000">
            <w:del w:id="30186" w:author="Claude" w:date="2026-10-23T00:00:00Z">
              <w:r>
                <w:delText xml:space="preserve">-0.095</w:delText>
              </w:r>
            </w:del>
            <w:ins w:id="30187" w:author="Claude" w:date="2026-10-23T00:00:00Z">
              <w:r>
                <w:t xml:space="preserve">-0.088</w:t>
              </w:r>
            </w:ins>
          </w:p>
        </w:tc>
        <w:tc>
          <w:tcPr>
            <w:tcW w:w="0" w:type="auto"/>
          </w:tcPr>
          <w:p w14:paraId="28CFBC74" w14:textId="77777777" w:rsidR="008617D8" w:rsidRDefault="00000000">
            <w:r>
              <w:t>-0.127</w:t>
            </w:r>
          </w:p>
        </w:tc>
        <w:tc>
          <w:tcPr>
            <w:tcW w:w="0" w:type="auto"/>
          </w:tcPr>
          <w:p w14:paraId="447D885B" w14:textId="77777777" w:rsidR="008617D8" w:rsidRDefault="00000000">
            <w:del w:id="30188" w:author="Claude" w:date="2026-10-23T00:00:00Z">
              <w:r>
                <w:delText xml:space="preserve">0.071</w:delText>
              </w:r>
            </w:del>
            <w:ins w:id="30189" w:author="Claude" w:date="2026-10-23T00:00:00Z">
              <w:r>
                <w:t xml:space="preserve">0.072</w:t>
              </w:r>
            </w:ins>
          </w:p>
        </w:tc>
        <w:tc>
          <w:tcPr>
            <w:tcW w:w="0" w:type="auto"/>
          </w:tcPr>
          <w:p w14:paraId="1EE4D936" w14:textId="77777777" w:rsidR="008617D8" w:rsidRDefault="00000000">
            <w:r>
              <w:t>0.268</w:t>
            </w:r>
          </w:p>
        </w:tc>
        <w:tc>
          <w:tcPr>
            <w:tcW w:w="0" w:type="auto"/>
          </w:tcPr>
          <w:p w14:paraId="4C6DB167" w14:textId="77777777" w:rsidR="008617D8" w:rsidRDefault="00000000">
            <w:del w:id="30190" w:author="Claude" w:date="2026-10-23T00:00:00Z">
              <w:r>
                <w:delText xml:space="preserve">-9.89</w:delText>
              </w:r>
            </w:del>
            <w:ins w:id="30191" w:author="Claude" w:date="2026-10-23T00:00:00Z">
              <w:r>
                <w:t xml:space="preserve">-8.07</w:t>
              </w:r>
            </w:ins>
          </w:p>
        </w:tc>
      </w:tr>
      <w:tr w:rsidR="008617D8" w14:paraId="405D926B" w14:textId="77777777">
        <w:tc>
          <w:tcPr>
            <w:tcW w:w="0" w:type="auto"/>
          </w:tcPr>
          <w:p w14:paraId="328A8476" w14:textId="77777777" w:rsidR="008617D8" w:rsidRDefault="00000000">
            <w:r>
              <w:t>EV charging</w:t>
            </w:r>
          </w:p>
        </w:tc>
        <w:tc>
          <w:tcPr>
            <w:tcW w:w="0" w:type="auto"/>
          </w:tcPr>
          <w:p w14:paraId="07087AE9" w14:textId="77777777" w:rsidR="008617D8" w:rsidRDefault="00000000">
            <w:r>
              <w:t>Hispanic share</w:t>
            </w:r>
          </w:p>
        </w:tc>
        <w:tc>
          <w:tcPr>
            <w:tcW w:w="0" w:type="auto"/>
          </w:tcPr>
          <w:p w14:paraId="6B600087" w14:textId="77777777" w:rsidR="008617D8" w:rsidRDefault="00000000">
            <w:del w:id="30192" w:author="Claude" w:date="2026-10-23T00:00:00Z">
              <w:r>
                <w:delText xml:space="preserve">-0.406</w:delText>
              </w:r>
            </w:del>
            <w:ins w:id="30193" w:author="Claude" w:date="2026-10-23T00:00:00Z">
              <w:r>
                <w:t xml:space="preserve">-0.393</w:t>
              </w:r>
            </w:ins>
          </w:p>
        </w:tc>
        <w:tc>
          <w:tcPr>
            <w:tcW w:w="0" w:type="auto"/>
          </w:tcPr>
          <w:p w14:paraId="5D012A9C" w14:textId="77777777" w:rsidR="008617D8" w:rsidRDefault="00000000">
            <w:r>
              <w:t>-0.154</w:t>
            </w:r>
          </w:p>
        </w:tc>
        <w:tc>
          <w:tcPr>
            <w:tcW w:w="0" w:type="auto"/>
          </w:tcPr>
          <w:p w14:paraId="10CC8E59" w14:textId="77777777" w:rsidR="008617D8" w:rsidRDefault="00000000">
            <w:del w:id="30194" w:author="Claude" w:date="2026-10-23T00:00:00Z">
              <w:r>
                <w:delText xml:space="preserve">0.071</w:delText>
              </w:r>
            </w:del>
            <w:ins w:id="30195" w:author="Claude" w:date="2026-10-23T00:00:00Z">
              <w:r>
                <w:t xml:space="preserve">0.072</w:t>
              </w:r>
            </w:ins>
          </w:p>
        </w:tc>
        <w:tc>
          <w:tcPr>
            <w:tcW w:w="0" w:type="auto"/>
          </w:tcPr>
          <w:p w14:paraId="127DA07C" w14:textId="77777777" w:rsidR="008617D8" w:rsidRDefault="00000000">
            <w:r>
              <w:t>0.268</w:t>
            </w:r>
          </w:p>
        </w:tc>
        <w:tc>
          <w:tcPr>
            <w:tcW w:w="0" w:type="auto"/>
          </w:tcPr>
          <w:p w14:paraId="788278B4" w14:textId="77777777" w:rsidR="008617D8" w:rsidRDefault="00000000">
            <w:del w:id="30196" w:author="Claude" w:date="2026-10-23T00:00:00Z">
              <w:r>
                <w:delText xml:space="preserve">1.50</w:delText>
              </w:r>
            </w:del>
            <w:ins w:id="30197" w:author="Claude" w:date="2026-10-23T00:00:00Z">
              <w:r>
                <w:t xml:space="preserve">1.58</w:t>
              </w:r>
            </w:ins>
          </w:p>
        </w:tc>
      </w:tr>
      <w:tr w:rsidR="008617D8" w14:paraId="6D9174CB" w14:textId="77777777">
        <w:tc>
          <w:tcPr>
            <w:tcW w:w="0" w:type="auto"/>
          </w:tcPr>
          <w:p w14:paraId="60C6E477" w14:textId="77777777" w:rsidR="008617D8" w:rsidRDefault="00000000">
            <w:r>
              <w:t>EV charging</w:t>
            </w:r>
          </w:p>
        </w:tc>
        <w:tc>
          <w:tcPr>
            <w:tcW w:w="0" w:type="auto"/>
          </w:tcPr>
          <w:p w14:paraId="4937A204" w14:textId="77777777" w:rsidR="008617D8" w:rsidRDefault="00000000">
            <w:r>
              <w:t>Asian share</w:t>
            </w:r>
          </w:p>
        </w:tc>
        <w:tc>
          <w:tcPr>
            <w:tcW w:w="0" w:type="auto"/>
          </w:tcPr>
          <w:p w14:paraId="764F45CC" w14:textId="77777777" w:rsidR="008617D8" w:rsidRDefault="00000000">
            <w:del w:id="30198" w:author="Claude" w:date="2026-10-23T00:00:00Z">
              <w:r>
                <w:delText xml:space="preserve">0.322</w:delText>
              </w:r>
            </w:del>
            <w:ins w:id="30199" w:author="Claude" w:date="2026-10-23T00:00:00Z">
              <w:r>
                <w:t xml:space="preserve">0.328</w:t>
              </w:r>
            </w:ins>
          </w:p>
        </w:tc>
        <w:tc>
          <w:tcPr>
            <w:tcW w:w="0" w:type="auto"/>
          </w:tcPr>
          <w:p w14:paraId="5A3594D9" w14:textId="77777777" w:rsidR="008617D8" w:rsidRDefault="00000000">
            <w:r>
              <w:t>0.091</w:t>
            </w:r>
          </w:p>
        </w:tc>
        <w:tc>
          <w:tcPr>
            <w:tcW w:w="0" w:type="auto"/>
          </w:tcPr>
          <w:p w14:paraId="549C3EB1" w14:textId="77777777" w:rsidR="008617D8" w:rsidRDefault="00000000">
            <w:del w:id="30200" w:author="Claude" w:date="2026-10-23T00:00:00Z">
              <w:r>
                <w:delText xml:space="preserve">0.071</w:delText>
              </w:r>
            </w:del>
            <w:ins w:id="30201" w:author="Claude" w:date="2026-10-23T00:00:00Z">
              <w:r>
                <w:t xml:space="preserve">0.072</w:t>
              </w:r>
            </w:ins>
          </w:p>
        </w:tc>
        <w:tc>
          <w:tcPr>
            <w:tcW w:w="0" w:type="auto"/>
          </w:tcPr>
          <w:p w14:paraId="091E01CB" w14:textId="77777777" w:rsidR="008617D8" w:rsidRDefault="00000000">
            <w:r>
              <w:t>0.268</w:t>
            </w:r>
          </w:p>
        </w:tc>
        <w:tc>
          <w:tcPr>
            <w:tcW w:w="0" w:type="auto"/>
          </w:tcPr>
          <w:p w14:paraId="5F377507" w14:textId="77777777" w:rsidR="008617D8" w:rsidRDefault="00000000">
            <w:del w:id="30202" w:author="Claude" w:date="2026-10-23T00:00:00Z">
              <w:r>
                <w:delText xml:space="preserve">0.97</w:delText>
              </w:r>
            </w:del>
            <w:ins w:id="30203" w:author="Claude" w:date="2026-10-23T00:00:00Z">
              <w:r>
                <w:t xml:space="preserve">0.94</w:t>
              </w:r>
            </w:ins>
          </w:p>
        </w:tc>
      </w:tr>
    </w:tbl>
    <w:p w14:paraId="003A7521" w14:textId="77777777" w:rsidR="008617D8" w:rsidRDefault="00000000">
      <w:pPr>
        <w:pStyle w:val="Heading1"/>
      </w:pPr>
      <w:r>
        <w:t>Supplementary Note S5 | Functional form, weighting and spatial models</w:t>
      </w:r>
    </w:p>
    <w:p w14:paraId="5DAC1D52" w14:textId="77777777" w:rsidR="008617D8" w:rsidRDefault="00000000">
      <w:r>
        <w:t>Three features of the design invite objections that can be tested directly rather than argued about.</w:t>
      </w:r>
    </w:p>
    <w:p w14:paraId="2EEDC4AF" w14:textId="4A14B098" w:rsidR="008617D8" w:rsidRDefault="00000000">
      <w:r>
        <w:rPr>
          <w:b/>
          <w:bCs/>
        </w:rPr>
        <w:t>Functional form</w:t>
      </w:r>
      <w:r>
        <w:t xml:space="preserve">: The outcomes are population-normalized rates entered as log(1 + rate), which keeps ZCTAs with zero deployment in the sample but handles the zeros only implicitly. Supplementary Table S8 reports Poisson pseudo-maximum-likelihood models fitted to the raw counts with log population as an offset, which handle the zeros directly. Every headline sign and significance is reproduced: solar Black share −2.13 and Asian share −1.99, storage Black share −1.53, Hispanic share −0.82 and Asian share −1.76, </w:t>
      </w:r>
      <w:del w:id="30010" w:author="Claude" w:date="2026-10-23T00:00:00Z">
        <w:r>
          <w:delText xml:space="preserve">all at p ≤ 0.001</w:delText>
        </w:r>
      </w:del>
      <w:ins w:id="30011" w:author="Claude" w:date="2026-10-23T00:00:00Z">
        <w:r>
          <w:t xml:space="preserve">all at p &lt; 0.01</w:t>
        </w:r>
      </w:ins>
      <w:r>
        <w:t xml:space="preserve">, with aggregate charging Black share indistinguishable from zero and Hispanic share negative. </w:t>
      </w:r>
      <w:del w:id="30012" w:author="Claude" w:date="2026-10-23T00:00:00Z">
        <w:r>
          <w:delText xml:space="preserve">Negative binomial fits agree.</w:delText>
        </w:r>
      </w:del>
      <w:ins w:id="30013" w:author="Claude" w:date="2026-10-23T00:00:00Z">
        <w:r>
          <w:t xml:space="preserve">Negative binomial fits agree for solar and storage; for aggregate charging the Hispanic-share coefficient stays negative but is not significant.</w:t>
        </w:r>
      </w:ins>
    </w:p>
    <w:p w14:paraId="729F3308" w14:textId="030EA75D" w:rsidR="008617D8" w:rsidRDefault="00000000">
      <w:r>
        <w:rPr>
          <w:b/>
          <w:bCs/>
        </w:rPr>
        <w:t>Weighting</w:t>
      </w:r>
      <w:r>
        <w:t xml:space="preserve">: The population floor is 1,000 residents, so unweighted regressions give a 1,100-person ZCTA the same leverage as a 90,000-person one. Supplementary Table S9 reports population-weighted estimates. The solar and storage race coefficients hold, attenuating modestly. Two charging coefficients move: Black share becomes </w:t>
        <w:lastRenderedPageBreak/>
        <w:t>negative and significant under weighting, and Asian share becomes indistinguishable from zero, which is further reason not to build an interpretation on the aggregate charging race terms.</w:t>
      </w:r>
    </w:p>
    <w:p w14:paraId="6075A25B" w14:textId="393AEC95" w:rsidR="008617D8" w:rsidRDefault="00000000">
      <w:r>
        <w:rPr>
          <w:b/>
          <w:bCs/>
        </w:rPr>
        <w:t>Spatial structure</w:t>
      </w:r>
      <w:r>
        <w:t xml:space="preserve">: Conley standard errors correct inference for spatial dependence but leave the conditional mean untouched, so spatially structured omitted variables — installer density, permitting regimes, local program administration — can still bias the coefficients. Supplementary Table S10 reports maximum-likelihood spatial error models on eight-nearest-neighbor weights. The spatial autoregressive parameter is large (λ = 0.85 for solar, </w:t>
      </w:r>
      <w:del w:id="31595" w:author="Claude" w:date="2026-10-28T00:00:00Z">
        <w:r>
          <w:delText xml:space="preserve">0.65</w:delText>
        </w:r>
      </w:del>
      <w:ins w:id="31594" w:author="Claude" w:date="2026-10-28T00:00:00Z">
        <w:r>
          <w:t xml:space="preserve">0.70</w:t>
        </w:r>
      </w:ins>
      <w:r>
        <w:t xml:space="preserve"> for storage, 0.45 for charging), confirming that a great deal of the structure is spatial. All three storage race coefficients remain negative and significant; solar survives for Asian share (−0.070, p = 0.012) but not Black share (p = 0.259); </w:t>
      </w:r>
      <w:del w:id="30014" w:author="Claude" w:date="2026-10-23T00:00:00Z">
        <w:r>
          <w:delText xml:space="preserve">charging survives for Hispanic share alone</w:delText>
        </w:r>
      </w:del>
      <w:ins w:id="30015" w:author="Claude" w:date="2026-10-23T00:00:00Z">
        <w:r>
          <w:t xml:space="preserve">charging survives for Hispanic share and, with a positive sign, for Asian share</w:t>
        </w:r>
      </w:ins>
      <w:r>
        <w:t xml:space="preserve">. Two methods that treat spatial structure very differently therefore produce the same ordering.</w:t>
      </w:r>
    </w:p>
    <w:p w14:paraId="1BE25ED8" w14:textId="77777777" w:rsidR="008617D8" w:rsidRDefault="00000000">
      <w:pPr>
        <w:pStyle w:val="Caption"/>
      </w:pPr>
      <w:r>
        <w:t xml:space="preserve">Supplementary Table S8 | Poisson pseudo-maximum-likelihood models on raw counts with a population offset. Fitted directly to counts rather than to a log(1 + rate) transformation, so structural zeros are handled without transformation. HC1 standard errors.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1518"/>
        <w:gridCol w:w="1243"/>
        <w:gridCol w:w="1145"/>
        <w:gridCol w:w="711"/>
        <w:gridCol w:w="656"/>
      </w:tblGrid>
      <w:tr w:rsidR="008617D8" w14:paraId="48164C03" w14:textId="77777777">
        <w:tc>
          <w:tcPr>
            <w:tcW w:w="0" w:type="auto"/>
          </w:tcPr>
          <w:p w14:paraId="565D3984" w14:textId="77777777" w:rsidR="008617D8" w:rsidRDefault="00000000">
            <w:r>
              <w:rPr>
                <w:b/>
              </w:rPr>
              <w:t>Outcome</w:t>
            </w:r>
          </w:p>
        </w:tc>
        <w:tc>
          <w:tcPr>
            <w:tcW w:w="0" w:type="auto"/>
          </w:tcPr>
          <w:p w14:paraId="51746DDF" w14:textId="77777777" w:rsidR="008617D8" w:rsidRDefault="00000000">
            <w:r>
              <w:rPr>
                <w:b/>
              </w:rPr>
              <w:t>Term</w:t>
            </w:r>
          </w:p>
        </w:tc>
        <w:tc>
          <w:tcPr>
            <w:tcW w:w="0" w:type="auto"/>
          </w:tcPr>
          <w:p w14:paraId="7AA7D395" w14:textId="77777777" w:rsidR="008617D8" w:rsidRDefault="00000000">
            <w:r>
              <w:rPr>
                <w:b/>
              </w:rPr>
              <w:t>Coefficient</w:t>
            </w:r>
          </w:p>
        </w:tc>
        <w:tc>
          <w:tcPr>
            <w:tcW w:w="0" w:type="auto"/>
          </w:tcPr>
          <w:p w14:paraId="136CF796" w14:textId="77777777" w:rsidR="008617D8" w:rsidRDefault="00000000">
            <w:r>
              <w:rPr>
                <w:b/>
              </w:rPr>
              <w:t>Std. error</w:t>
            </w:r>
          </w:p>
        </w:tc>
        <w:tc>
          <w:tcPr>
            <w:tcW w:w="0" w:type="auto"/>
          </w:tcPr>
          <w:p w14:paraId="56630417" w14:textId="77777777" w:rsidR="008617D8" w:rsidRDefault="00000000">
            <w:r>
              <w:rPr>
                <w:b/>
              </w:rPr>
              <w:t>p</w:t>
            </w:r>
          </w:p>
        </w:tc>
        <w:tc>
          <w:tcPr>
            <w:tcW w:w="0" w:type="auto"/>
          </w:tcPr>
          <w:p w14:paraId="2FA0D4F3" w14:textId="77777777" w:rsidR="008617D8" w:rsidRDefault="00000000">
            <w:r>
              <w:rPr>
                <w:b/>
              </w:rPr>
              <w:t>N</w:t>
            </w:r>
          </w:p>
        </w:tc>
      </w:tr>
      <w:tr w:rsidR="008617D8" w14:paraId="403479DE" w14:textId="77777777">
        <w:tc>
          <w:tcPr>
            <w:tcW w:w="0" w:type="auto"/>
          </w:tcPr>
          <w:p w14:paraId="1A6EF1D9" w14:textId="77777777" w:rsidR="008617D8" w:rsidRDefault="00000000">
            <w:r>
              <w:t>chargers (aggregate)</w:t>
            </w:r>
          </w:p>
        </w:tc>
        <w:tc>
          <w:tcPr>
            <w:tcW w:w="0" w:type="auto"/>
          </w:tcPr>
          <w:p w14:paraId="2D40D4BF" w14:textId="77777777" w:rsidR="008617D8" w:rsidRDefault="00000000">
            <w:r>
              <w:t>Log income</w:t>
            </w:r>
          </w:p>
        </w:tc>
        <w:tc>
          <w:tcPr>
            <w:tcW w:w="0" w:type="auto"/>
          </w:tcPr>
          <w:p w14:paraId="2B2E5EBB" w14:textId="77777777" w:rsidR="008617D8" w:rsidRDefault="00000000">
            <w:r>
              <w:t>0.892</w:t>
            </w:r>
          </w:p>
        </w:tc>
        <w:tc>
          <w:tcPr>
            <w:tcW w:w="0" w:type="auto"/>
          </w:tcPr>
          <w:p w14:paraId="2CF50061" w14:textId="77777777" w:rsidR="008617D8" w:rsidRDefault="00000000">
            <w:r>
              <w:t>0.251</w:t>
            </w:r>
          </w:p>
        </w:tc>
        <w:tc>
          <w:tcPr>
            <w:tcW w:w="0" w:type="auto"/>
          </w:tcPr>
          <w:p w14:paraId="4E1C57EA" w14:textId="77777777" w:rsidR="008617D8" w:rsidRDefault="00000000">
            <w:r>
              <w:t>0.000</w:t>
            </w:r>
          </w:p>
        </w:tc>
        <w:tc>
          <w:tcPr>
            <w:tcW w:w="0" w:type="auto"/>
          </w:tcPr>
          <w:p w14:paraId="30657B35" w14:textId="77777777" w:rsidR="008617D8" w:rsidRDefault="00000000">
            <w:r>
              <w:t>1390</w:t>
            </w:r>
          </w:p>
        </w:tc>
      </w:tr>
      <w:tr w:rsidR="008617D8" w14:paraId="52BC929B" w14:textId="77777777">
        <w:tc>
          <w:tcPr>
            <w:tcW w:w="0" w:type="auto"/>
          </w:tcPr>
          <w:p w14:paraId="38341CC8" w14:textId="77777777" w:rsidR="008617D8" w:rsidRDefault="00000000">
            <w:r>
              <w:t>chargers (aggregate)</w:t>
            </w:r>
          </w:p>
        </w:tc>
        <w:tc>
          <w:tcPr>
            <w:tcW w:w="0" w:type="auto"/>
          </w:tcPr>
          <w:p w14:paraId="4240E40C" w14:textId="77777777" w:rsidR="008617D8" w:rsidRDefault="00000000">
            <w:r>
              <w:t>Black share</w:t>
            </w:r>
          </w:p>
        </w:tc>
        <w:tc>
          <w:tcPr>
            <w:tcW w:w="0" w:type="auto"/>
          </w:tcPr>
          <w:p w14:paraId="4E796D76" w14:textId="77777777" w:rsidR="008617D8" w:rsidRDefault="00000000">
            <w:r>
              <w:t>-0.577</w:t>
            </w:r>
          </w:p>
        </w:tc>
        <w:tc>
          <w:tcPr>
            <w:tcW w:w="0" w:type="auto"/>
          </w:tcPr>
          <w:p w14:paraId="23691E30" w14:textId="77777777" w:rsidR="008617D8" w:rsidRDefault="00000000">
            <w:r>
              <w:t>0.745</w:t>
            </w:r>
          </w:p>
        </w:tc>
        <w:tc>
          <w:tcPr>
            <w:tcW w:w="0" w:type="auto"/>
          </w:tcPr>
          <w:p w14:paraId="12B7D482" w14:textId="77777777" w:rsidR="008617D8" w:rsidRDefault="00000000">
            <w:r>
              <w:t>0.439</w:t>
            </w:r>
          </w:p>
        </w:tc>
        <w:tc>
          <w:tcPr>
            <w:tcW w:w="0" w:type="auto"/>
          </w:tcPr>
          <w:p w14:paraId="31603421" w14:textId="77777777" w:rsidR="008617D8" w:rsidRDefault="00000000">
            <w:r>
              <w:t>1390</w:t>
            </w:r>
          </w:p>
        </w:tc>
      </w:tr>
      <w:tr w:rsidR="008617D8" w14:paraId="61CB95C9" w14:textId="77777777">
        <w:tc>
          <w:tcPr>
            <w:tcW w:w="0" w:type="auto"/>
          </w:tcPr>
          <w:p w14:paraId="27511C20" w14:textId="77777777" w:rsidR="008617D8" w:rsidRDefault="00000000">
            <w:r>
              <w:t>chargers (aggregate)</w:t>
            </w:r>
          </w:p>
        </w:tc>
        <w:tc>
          <w:tcPr>
            <w:tcW w:w="0" w:type="auto"/>
          </w:tcPr>
          <w:p w14:paraId="6DB0CCF7" w14:textId="77777777" w:rsidR="008617D8" w:rsidRDefault="00000000">
            <w:r>
              <w:t>Hispanic share</w:t>
            </w:r>
          </w:p>
        </w:tc>
        <w:tc>
          <w:tcPr>
            <w:tcW w:w="0" w:type="auto"/>
          </w:tcPr>
          <w:p w14:paraId="32B41BAA" w14:textId="77777777" w:rsidR="008617D8" w:rsidRDefault="00000000">
            <w:r>
              <w:t>-1.367</w:t>
            </w:r>
          </w:p>
        </w:tc>
        <w:tc>
          <w:tcPr>
            <w:tcW w:w="0" w:type="auto"/>
          </w:tcPr>
          <w:p w14:paraId="42960CDE" w14:textId="77777777" w:rsidR="008617D8" w:rsidRDefault="00000000">
            <w:r>
              <w:t>0.262</w:t>
            </w:r>
          </w:p>
        </w:tc>
        <w:tc>
          <w:tcPr>
            <w:tcW w:w="0" w:type="auto"/>
          </w:tcPr>
          <w:p w14:paraId="11787EC3" w14:textId="77777777" w:rsidR="008617D8" w:rsidRDefault="00000000">
            <w:r>
              <w:t>0.000</w:t>
            </w:r>
          </w:p>
        </w:tc>
        <w:tc>
          <w:tcPr>
            <w:tcW w:w="0" w:type="auto"/>
          </w:tcPr>
          <w:p w14:paraId="56A3B7B6" w14:textId="77777777" w:rsidR="008617D8" w:rsidRDefault="00000000">
            <w:r>
              <w:t>1390</w:t>
            </w:r>
          </w:p>
        </w:tc>
      </w:tr>
      <w:tr w:rsidR="008617D8" w14:paraId="30BBE2D0" w14:textId="77777777">
        <w:tc>
          <w:tcPr>
            <w:tcW w:w="0" w:type="auto"/>
          </w:tcPr>
          <w:p w14:paraId="5A3E2399" w14:textId="77777777" w:rsidR="008617D8" w:rsidRDefault="00000000">
            <w:r>
              <w:t>chargers (aggregate)</w:t>
            </w:r>
          </w:p>
        </w:tc>
        <w:tc>
          <w:tcPr>
            <w:tcW w:w="0" w:type="auto"/>
          </w:tcPr>
          <w:p w14:paraId="1CE88DC9" w14:textId="77777777" w:rsidR="008617D8" w:rsidRDefault="00000000">
            <w:r>
              <w:t>Asian share</w:t>
            </w:r>
          </w:p>
        </w:tc>
        <w:tc>
          <w:tcPr>
            <w:tcW w:w="0" w:type="auto"/>
          </w:tcPr>
          <w:p w14:paraId="20940C66" w14:textId="77777777" w:rsidR="008617D8" w:rsidRDefault="00000000">
            <w:r>
              <w:t>0.235</w:t>
            </w:r>
          </w:p>
        </w:tc>
        <w:tc>
          <w:tcPr>
            <w:tcW w:w="0" w:type="auto"/>
          </w:tcPr>
          <w:p w14:paraId="6AAC5741" w14:textId="77777777" w:rsidR="008617D8" w:rsidRDefault="00000000">
            <w:r>
              <w:t>0.301</w:t>
            </w:r>
          </w:p>
        </w:tc>
        <w:tc>
          <w:tcPr>
            <w:tcW w:w="0" w:type="auto"/>
          </w:tcPr>
          <w:p w14:paraId="709C4D46" w14:textId="77777777" w:rsidR="008617D8" w:rsidRDefault="00000000">
            <w:r>
              <w:t>0.435</w:t>
            </w:r>
          </w:p>
        </w:tc>
        <w:tc>
          <w:tcPr>
            <w:tcW w:w="0" w:type="auto"/>
          </w:tcPr>
          <w:p w14:paraId="374D6F84" w14:textId="77777777" w:rsidR="008617D8" w:rsidRDefault="00000000">
            <w:r>
              <w:t>1390</w:t>
            </w:r>
          </w:p>
        </w:tc>
      </w:tr>
      <w:tr w:rsidR="008617D8" w14:paraId="63B3C983" w14:textId="77777777">
        <w:tc>
          <w:tcPr>
            <w:tcW w:w="0" w:type="auto"/>
          </w:tcPr>
          <w:p w14:paraId="32F90075" w14:textId="77777777" w:rsidR="008617D8" w:rsidRDefault="00000000">
            <w:r>
              <w:t>Level 2 chargers</w:t>
            </w:r>
          </w:p>
        </w:tc>
        <w:tc>
          <w:tcPr>
            <w:tcW w:w="0" w:type="auto"/>
          </w:tcPr>
          <w:p w14:paraId="15935981" w14:textId="77777777" w:rsidR="008617D8" w:rsidRDefault="00000000">
            <w:r>
              <w:t>Log income</w:t>
            </w:r>
          </w:p>
        </w:tc>
        <w:tc>
          <w:tcPr>
            <w:tcW w:w="0" w:type="auto"/>
          </w:tcPr>
          <w:p w14:paraId="50DD6AE6" w14:textId="77777777" w:rsidR="008617D8" w:rsidRDefault="00000000">
            <w:r>
              <w:t>1.068</w:t>
            </w:r>
          </w:p>
        </w:tc>
        <w:tc>
          <w:tcPr>
            <w:tcW w:w="0" w:type="auto"/>
          </w:tcPr>
          <w:p w14:paraId="595AECDE" w14:textId="77777777" w:rsidR="008617D8" w:rsidRDefault="00000000">
            <w:r>
              <w:t>0.302</w:t>
            </w:r>
          </w:p>
        </w:tc>
        <w:tc>
          <w:tcPr>
            <w:tcW w:w="0" w:type="auto"/>
          </w:tcPr>
          <w:p w14:paraId="103DEF65" w14:textId="77777777" w:rsidR="008617D8" w:rsidRDefault="00000000">
            <w:r>
              <w:t>0.000</w:t>
            </w:r>
          </w:p>
        </w:tc>
        <w:tc>
          <w:tcPr>
            <w:tcW w:w="0" w:type="auto"/>
          </w:tcPr>
          <w:p w14:paraId="3315BB00" w14:textId="77777777" w:rsidR="008617D8" w:rsidRDefault="00000000">
            <w:r>
              <w:t>1390</w:t>
            </w:r>
          </w:p>
        </w:tc>
      </w:tr>
      <w:tr w:rsidR="008617D8" w14:paraId="6381AC7D" w14:textId="77777777">
        <w:tc>
          <w:tcPr>
            <w:tcW w:w="0" w:type="auto"/>
          </w:tcPr>
          <w:p w14:paraId="0346909E" w14:textId="77777777" w:rsidR="008617D8" w:rsidRDefault="00000000">
            <w:r>
              <w:t>Level 2 chargers</w:t>
            </w:r>
          </w:p>
        </w:tc>
        <w:tc>
          <w:tcPr>
            <w:tcW w:w="0" w:type="auto"/>
          </w:tcPr>
          <w:p w14:paraId="4526B1B3" w14:textId="77777777" w:rsidR="008617D8" w:rsidRDefault="00000000">
            <w:r>
              <w:t>Black share</w:t>
            </w:r>
          </w:p>
        </w:tc>
        <w:tc>
          <w:tcPr>
            <w:tcW w:w="0" w:type="auto"/>
          </w:tcPr>
          <w:p w14:paraId="787BF1A0" w14:textId="77777777" w:rsidR="008617D8" w:rsidRDefault="00000000">
            <w:r>
              <w:t>-0.137</w:t>
            </w:r>
          </w:p>
        </w:tc>
        <w:tc>
          <w:tcPr>
            <w:tcW w:w="0" w:type="auto"/>
          </w:tcPr>
          <w:p w14:paraId="45F1708D" w14:textId="77777777" w:rsidR="008617D8" w:rsidRDefault="00000000">
            <w:r>
              <w:t>0.846</w:t>
            </w:r>
          </w:p>
        </w:tc>
        <w:tc>
          <w:tcPr>
            <w:tcW w:w="0" w:type="auto"/>
          </w:tcPr>
          <w:p w14:paraId="5A779A93" w14:textId="77777777" w:rsidR="008617D8" w:rsidRDefault="00000000">
            <w:r>
              <w:t>0.871</w:t>
            </w:r>
          </w:p>
        </w:tc>
        <w:tc>
          <w:tcPr>
            <w:tcW w:w="0" w:type="auto"/>
          </w:tcPr>
          <w:p w14:paraId="3971F2F0" w14:textId="77777777" w:rsidR="008617D8" w:rsidRDefault="00000000">
            <w:r>
              <w:t>1390</w:t>
            </w:r>
          </w:p>
        </w:tc>
      </w:tr>
      <w:tr w:rsidR="008617D8" w14:paraId="458691EC" w14:textId="77777777">
        <w:tc>
          <w:tcPr>
            <w:tcW w:w="0" w:type="auto"/>
          </w:tcPr>
          <w:p w14:paraId="00C3264F" w14:textId="77777777" w:rsidR="008617D8" w:rsidRDefault="00000000">
            <w:r>
              <w:t>Level 2 chargers</w:t>
            </w:r>
          </w:p>
        </w:tc>
        <w:tc>
          <w:tcPr>
            <w:tcW w:w="0" w:type="auto"/>
          </w:tcPr>
          <w:p w14:paraId="59A15194" w14:textId="77777777" w:rsidR="008617D8" w:rsidRDefault="00000000">
            <w:r>
              <w:t>Hispanic share</w:t>
            </w:r>
          </w:p>
        </w:tc>
        <w:tc>
          <w:tcPr>
            <w:tcW w:w="0" w:type="auto"/>
          </w:tcPr>
          <w:p w14:paraId="1CC39367" w14:textId="77777777" w:rsidR="008617D8" w:rsidRDefault="00000000">
            <w:r>
              <w:t>-1.536</w:t>
            </w:r>
          </w:p>
        </w:tc>
        <w:tc>
          <w:tcPr>
            <w:tcW w:w="0" w:type="auto"/>
          </w:tcPr>
          <w:p w14:paraId="15FAA64B" w14:textId="77777777" w:rsidR="008617D8" w:rsidRDefault="00000000">
            <w:r>
              <w:t>0.328</w:t>
            </w:r>
          </w:p>
        </w:tc>
        <w:tc>
          <w:tcPr>
            <w:tcW w:w="0" w:type="auto"/>
          </w:tcPr>
          <w:p w14:paraId="4BCA56D9" w14:textId="77777777" w:rsidR="008617D8" w:rsidRDefault="00000000">
            <w:r>
              <w:t>0.000</w:t>
            </w:r>
          </w:p>
        </w:tc>
        <w:tc>
          <w:tcPr>
            <w:tcW w:w="0" w:type="auto"/>
          </w:tcPr>
          <w:p w14:paraId="2C72A73D" w14:textId="77777777" w:rsidR="008617D8" w:rsidRDefault="00000000">
            <w:r>
              <w:t>1390</w:t>
            </w:r>
          </w:p>
        </w:tc>
      </w:tr>
      <w:tr w:rsidR="008617D8" w14:paraId="4D46FE17" w14:textId="77777777">
        <w:tc>
          <w:tcPr>
            <w:tcW w:w="0" w:type="auto"/>
          </w:tcPr>
          <w:p w14:paraId="5698DE81" w14:textId="77777777" w:rsidR="008617D8" w:rsidRDefault="00000000">
            <w:r>
              <w:t>Level 2 chargers</w:t>
            </w:r>
          </w:p>
        </w:tc>
        <w:tc>
          <w:tcPr>
            <w:tcW w:w="0" w:type="auto"/>
          </w:tcPr>
          <w:p w14:paraId="419CD78D" w14:textId="77777777" w:rsidR="008617D8" w:rsidRDefault="00000000">
            <w:r>
              <w:t>Asian share</w:t>
            </w:r>
          </w:p>
        </w:tc>
        <w:tc>
          <w:tcPr>
            <w:tcW w:w="0" w:type="auto"/>
          </w:tcPr>
          <w:p w14:paraId="39060A26" w14:textId="77777777" w:rsidR="008617D8" w:rsidRDefault="00000000">
            <w:r>
              <w:t>0.375</w:t>
            </w:r>
          </w:p>
        </w:tc>
        <w:tc>
          <w:tcPr>
            <w:tcW w:w="0" w:type="auto"/>
          </w:tcPr>
          <w:p w14:paraId="37C02A0C" w14:textId="77777777" w:rsidR="008617D8" w:rsidRDefault="00000000">
            <w:r>
              <w:t>0.356</w:t>
            </w:r>
          </w:p>
        </w:tc>
        <w:tc>
          <w:tcPr>
            <w:tcW w:w="0" w:type="auto"/>
          </w:tcPr>
          <w:p w14:paraId="6219EAD2" w14:textId="77777777" w:rsidR="008617D8" w:rsidRDefault="00000000">
            <w:r>
              <w:t>0.292</w:t>
            </w:r>
          </w:p>
        </w:tc>
        <w:tc>
          <w:tcPr>
            <w:tcW w:w="0" w:type="auto"/>
          </w:tcPr>
          <w:p w14:paraId="175259AD" w14:textId="77777777" w:rsidR="008617D8" w:rsidRDefault="00000000">
            <w:r>
              <w:t>1390</w:t>
            </w:r>
          </w:p>
        </w:tc>
      </w:tr>
      <w:tr w:rsidR="008617D8" w14:paraId="5C6D427E" w14:textId="77777777">
        <w:tc>
          <w:tcPr>
            <w:tcW w:w="0" w:type="auto"/>
          </w:tcPr>
          <w:p w14:paraId="378E93B2" w14:textId="77777777" w:rsidR="008617D8" w:rsidRDefault="00000000">
            <w:r>
              <w:t>DC fast chargers</w:t>
            </w:r>
          </w:p>
        </w:tc>
        <w:tc>
          <w:tcPr>
            <w:tcW w:w="0" w:type="auto"/>
          </w:tcPr>
          <w:p w14:paraId="73C4D73F" w14:textId="77777777" w:rsidR="008617D8" w:rsidRDefault="00000000">
            <w:r>
              <w:t>Log income</w:t>
            </w:r>
          </w:p>
        </w:tc>
        <w:tc>
          <w:tcPr>
            <w:tcW w:w="0" w:type="auto"/>
          </w:tcPr>
          <w:p w14:paraId="618285F1" w14:textId="77777777" w:rsidR="008617D8" w:rsidRDefault="00000000">
            <w:r>
              <w:t>0.294</w:t>
            </w:r>
          </w:p>
        </w:tc>
        <w:tc>
          <w:tcPr>
            <w:tcW w:w="0" w:type="auto"/>
          </w:tcPr>
          <w:p w14:paraId="67596AB4" w14:textId="77777777" w:rsidR="008617D8" w:rsidRDefault="00000000">
            <w:r>
              <w:t>0.247</w:t>
            </w:r>
          </w:p>
        </w:tc>
        <w:tc>
          <w:tcPr>
            <w:tcW w:w="0" w:type="auto"/>
          </w:tcPr>
          <w:p w14:paraId="6C5F7AC4" w14:textId="77777777" w:rsidR="008617D8" w:rsidRDefault="00000000">
            <w:r>
              <w:t>0.234</w:t>
            </w:r>
          </w:p>
        </w:tc>
        <w:tc>
          <w:tcPr>
            <w:tcW w:w="0" w:type="auto"/>
          </w:tcPr>
          <w:p w14:paraId="25F5A951" w14:textId="77777777" w:rsidR="008617D8" w:rsidRDefault="00000000">
            <w:r>
              <w:t>1390</w:t>
            </w:r>
          </w:p>
        </w:tc>
      </w:tr>
      <w:tr w:rsidR="008617D8" w14:paraId="6445D196" w14:textId="77777777">
        <w:tc>
          <w:tcPr>
            <w:tcW w:w="0" w:type="auto"/>
          </w:tcPr>
          <w:p w14:paraId="669CD335" w14:textId="77777777" w:rsidR="008617D8" w:rsidRDefault="00000000">
            <w:r>
              <w:t>DC fast chargers</w:t>
            </w:r>
          </w:p>
        </w:tc>
        <w:tc>
          <w:tcPr>
            <w:tcW w:w="0" w:type="auto"/>
          </w:tcPr>
          <w:p w14:paraId="295F86A0" w14:textId="77777777" w:rsidR="008617D8" w:rsidRDefault="00000000">
            <w:r>
              <w:t>Black share</w:t>
            </w:r>
          </w:p>
        </w:tc>
        <w:tc>
          <w:tcPr>
            <w:tcW w:w="0" w:type="auto"/>
          </w:tcPr>
          <w:p w14:paraId="50BC70F4" w14:textId="77777777" w:rsidR="008617D8" w:rsidRDefault="00000000">
            <w:r>
              <w:t>-1.583</w:t>
            </w:r>
          </w:p>
        </w:tc>
        <w:tc>
          <w:tcPr>
            <w:tcW w:w="0" w:type="auto"/>
          </w:tcPr>
          <w:p w14:paraId="68462FC2" w14:textId="77777777" w:rsidR="008617D8" w:rsidRDefault="00000000">
            <w:r>
              <w:t>0.922</w:t>
            </w:r>
          </w:p>
        </w:tc>
        <w:tc>
          <w:tcPr>
            <w:tcW w:w="0" w:type="auto"/>
          </w:tcPr>
          <w:p w14:paraId="67A30DA0" w14:textId="77777777" w:rsidR="008617D8" w:rsidRDefault="00000000">
            <w:r>
              <w:t>0.086</w:t>
            </w:r>
          </w:p>
        </w:tc>
        <w:tc>
          <w:tcPr>
            <w:tcW w:w="0" w:type="auto"/>
          </w:tcPr>
          <w:p w14:paraId="754E9F65" w14:textId="77777777" w:rsidR="008617D8" w:rsidRDefault="00000000">
            <w:r>
              <w:t>1390</w:t>
            </w:r>
          </w:p>
        </w:tc>
      </w:tr>
      <w:tr w:rsidR="008617D8" w14:paraId="52D1F63B" w14:textId="77777777">
        <w:tc>
          <w:tcPr>
            <w:tcW w:w="0" w:type="auto"/>
          </w:tcPr>
          <w:p w14:paraId="658656E9" w14:textId="77777777" w:rsidR="008617D8" w:rsidRDefault="00000000">
            <w:r>
              <w:t>DC fast chargers</w:t>
            </w:r>
          </w:p>
        </w:tc>
        <w:tc>
          <w:tcPr>
            <w:tcW w:w="0" w:type="auto"/>
          </w:tcPr>
          <w:p w14:paraId="6DC1064D" w14:textId="77777777" w:rsidR="008617D8" w:rsidRDefault="00000000">
            <w:r>
              <w:t>Hispanic share</w:t>
            </w:r>
          </w:p>
        </w:tc>
        <w:tc>
          <w:tcPr>
            <w:tcW w:w="0" w:type="auto"/>
          </w:tcPr>
          <w:p w14:paraId="211BBA20" w14:textId="77777777" w:rsidR="008617D8" w:rsidRDefault="00000000">
            <w:r>
              <w:t>-0.732</w:t>
            </w:r>
          </w:p>
        </w:tc>
        <w:tc>
          <w:tcPr>
            <w:tcW w:w="0" w:type="auto"/>
          </w:tcPr>
          <w:p w14:paraId="3FC024BB" w14:textId="77777777" w:rsidR="008617D8" w:rsidRDefault="00000000">
            <w:r>
              <w:t>0.263</w:t>
            </w:r>
          </w:p>
        </w:tc>
        <w:tc>
          <w:tcPr>
            <w:tcW w:w="0" w:type="auto"/>
          </w:tcPr>
          <w:p w14:paraId="494E023C" w14:textId="77777777" w:rsidR="008617D8" w:rsidRDefault="00000000">
            <w:r>
              <w:t>0.005</w:t>
            </w:r>
          </w:p>
        </w:tc>
        <w:tc>
          <w:tcPr>
            <w:tcW w:w="0" w:type="auto"/>
          </w:tcPr>
          <w:p w14:paraId="50B88BA4" w14:textId="77777777" w:rsidR="008617D8" w:rsidRDefault="00000000">
            <w:r>
              <w:t>1390</w:t>
            </w:r>
          </w:p>
        </w:tc>
      </w:tr>
      <w:tr w:rsidR="008617D8" w14:paraId="2EA3141C" w14:textId="77777777">
        <w:tc>
          <w:tcPr>
            <w:tcW w:w="0" w:type="auto"/>
          </w:tcPr>
          <w:p w14:paraId="5BE0259A" w14:textId="77777777" w:rsidR="008617D8" w:rsidRDefault="00000000">
            <w:r>
              <w:t>DC fast chargers</w:t>
            </w:r>
          </w:p>
        </w:tc>
        <w:tc>
          <w:tcPr>
            <w:tcW w:w="0" w:type="auto"/>
          </w:tcPr>
          <w:p w14:paraId="410F5B90" w14:textId="77777777" w:rsidR="008617D8" w:rsidRDefault="00000000">
            <w:r>
              <w:t>Asian share</w:t>
            </w:r>
          </w:p>
        </w:tc>
        <w:tc>
          <w:tcPr>
            <w:tcW w:w="0" w:type="auto"/>
          </w:tcPr>
          <w:p w14:paraId="05387C42" w14:textId="77777777" w:rsidR="008617D8" w:rsidRDefault="00000000">
            <w:r>
              <w:t>-0.094</w:t>
            </w:r>
          </w:p>
        </w:tc>
        <w:tc>
          <w:tcPr>
            <w:tcW w:w="0" w:type="auto"/>
          </w:tcPr>
          <w:p w14:paraId="63039464" w14:textId="77777777" w:rsidR="008617D8" w:rsidRDefault="00000000">
            <w:r>
              <w:t>0.272</w:t>
            </w:r>
          </w:p>
        </w:tc>
        <w:tc>
          <w:tcPr>
            <w:tcW w:w="0" w:type="auto"/>
          </w:tcPr>
          <w:p w14:paraId="1B60A4CF" w14:textId="77777777" w:rsidR="008617D8" w:rsidRDefault="00000000">
            <w:r>
              <w:t>0.730</w:t>
            </w:r>
          </w:p>
        </w:tc>
        <w:tc>
          <w:tcPr>
            <w:tcW w:w="0" w:type="auto"/>
          </w:tcPr>
          <w:p w14:paraId="659F62ED" w14:textId="77777777" w:rsidR="008617D8" w:rsidRDefault="00000000">
            <w:r>
              <w:t>1390</w:t>
            </w:r>
          </w:p>
        </w:tc>
      </w:tr>
      <w:tr w:rsidR="008617D8" w14:paraId="1ED78F2F" w14:textId="77777777">
        <w:tc>
          <w:tcPr>
            <w:tcW w:w="0" w:type="auto"/>
          </w:tcPr>
          <w:p w14:paraId="4147533C" w14:textId="77777777" w:rsidR="008617D8" w:rsidRDefault="00000000">
            <w:r>
              <w:t>storage MW</w:t>
            </w:r>
          </w:p>
        </w:tc>
        <w:tc>
          <w:tcPr>
            <w:tcW w:w="0" w:type="auto"/>
          </w:tcPr>
          <w:p w14:paraId="6850EF33" w14:textId="77777777" w:rsidR="008617D8" w:rsidRDefault="00000000">
            <w:r>
              <w:t>Log income</w:t>
            </w:r>
          </w:p>
        </w:tc>
        <w:tc>
          <w:tcPr>
            <w:tcW w:w="0" w:type="auto"/>
          </w:tcPr>
          <w:p w14:paraId="03F55F88" w14:textId="77777777" w:rsidR="008617D8" w:rsidRDefault="00000000">
            <w:del w:id="31531" w:author="Claude" w:date="2026-10-28T00:00:00Z">
              <w:r>
                <w:delText>0.851</w:delText>
              </w:r>
            </w:del>
            <w:ins w:id="31530" w:author="Claude" w:date="2026-10-28T00:00:00Z">
              <w:r>
                <w:t xml:space="preserve">1.196</w:t>
              </w:r>
            </w:ins>
          </w:p>
        </w:tc>
        <w:tc>
          <w:tcPr>
            <w:tcW w:w="0" w:type="auto"/>
          </w:tcPr>
          <w:p w14:paraId="775E9C60" w14:textId="77777777" w:rsidR="008617D8" w:rsidRDefault="00000000">
            <w:del w:id="31533" w:author="Claude" w:date="2026-10-28T00:00:00Z">
              <w:r>
                <w:delText>0.146</w:delText>
              </w:r>
            </w:del>
            <w:ins w:id="31532" w:author="Claude" w:date="2026-10-28T00:00:00Z">
              <w:r>
                <w:t xml:space="preserve">0.143</w:t>
              </w:r>
            </w:ins>
          </w:p>
        </w:tc>
        <w:tc>
          <w:tcPr>
            <w:tcW w:w="0" w:type="auto"/>
          </w:tcPr>
          <w:p w14:paraId="03A20305" w14:textId="77777777" w:rsidR="008617D8" w:rsidRDefault="00000000">
            <w:r>
              <w:t>0.000</w:t>
            </w:r>
          </w:p>
        </w:tc>
        <w:tc>
          <w:tcPr>
            <w:tcW w:w="0" w:type="auto"/>
          </w:tcPr>
          <w:p w14:paraId="795A78C1" w14:textId="77777777" w:rsidR="008617D8" w:rsidRDefault="00000000">
            <w:r>
              <w:t>1390</w:t>
            </w:r>
          </w:p>
        </w:tc>
      </w:tr>
      <w:tr w:rsidR="008617D8" w14:paraId="0C20491B" w14:textId="77777777">
        <w:tc>
          <w:tcPr>
            <w:tcW w:w="0" w:type="auto"/>
          </w:tcPr>
          <w:p w14:paraId="4E9CB658" w14:textId="77777777" w:rsidR="008617D8" w:rsidRDefault="00000000">
            <w:r>
              <w:t>storage MW</w:t>
            </w:r>
          </w:p>
        </w:tc>
        <w:tc>
          <w:tcPr>
            <w:tcW w:w="0" w:type="auto"/>
          </w:tcPr>
          <w:p w14:paraId="6D0C379D" w14:textId="77777777" w:rsidR="008617D8" w:rsidRDefault="00000000">
            <w:r>
              <w:t>Black share</w:t>
            </w:r>
          </w:p>
        </w:tc>
        <w:tc>
          <w:tcPr>
            <w:tcW w:w="0" w:type="auto"/>
          </w:tcPr>
          <w:p w14:paraId="08BE8696" w14:textId="77777777" w:rsidR="008617D8" w:rsidRDefault="00000000">
            <w:r>
              <w:t xml:space="preserve">-</w:t>
            </w:r>
            <w:del w:id="31535" w:author="Claude" w:date="2026-10-28T00:00:00Z">
              <w:r>
                <w:delText xml:space="preserve">1.529</w:delText>
              </w:r>
            </w:del>
            <w:ins w:id="31534" w:author="Claude" w:date="2026-10-28T00:00:00Z">
              <w:r>
                <w:t xml:space="preserve">3.197</w:t>
              </w:r>
            </w:ins>
          </w:p>
        </w:tc>
        <w:tc>
          <w:tcPr>
            <w:tcW w:w="0" w:type="auto"/>
          </w:tcPr>
          <w:p w14:paraId="103DE869" w14:textId="77777777" w:rsidR="008617D8" w:rsidRDefault="00000000">
            <w:del w:id="31537" w:author="Claude" w:date="2026-10-28T00:00:00Z">
              <w:r>
                <w:delText>0.473</w:delText>
              </w:r>
            </w:del>
            <w:ins w:id="31536" w:author="Claude" w:date="2026-10-28T00:00:00Z">
              <w:r>
                <w:t xml:space="preserve">0.699</w:t>
              </w:r>
            </w:ins>
          </w:p>
        </w:tc>
        <w:tc>
          <w:tcPr>
            <w:tcW w:w="0" w:type="auto"/>
          </w:tcPr>
          <w:p w14:paraId="3209B54C" w14:textId="77777777" w:rsidR="008617D8" w:rsidRDefault="00000000">
            <w:del w:id="31539" w:author="Claude" w:date="2026-10-28T00:00:00Z">
              <w:r>
                <w:delText>0.001</w:delText>
              </w:r>
            </w:del>
            <w:ins w:id="31538" w:author="Claude" w:date="2026-10-28T00:00:00Z">
              <w:r>
                <w:t xml:space="preserve">0.000</w:t>
              </w:r>
            </w:ins>
          </w:p>
        </w:tc>
        <w:tc>
          <w:tcPr>
            <w:tcW w:w="0" w:type="auto"/>
          </w:tcPr>
          <w:p w14:paraId="397D0472" w14:textId="77777777" w:rsidR="008617D8" w:rsidRDefault="00000000">
            <w:r>
              <w:t>1390</w:t>
            </w:r>
          </w:p>
        </w:tc>
      </w:tr>
      <w:tr w:rsidR="008617D8" w14:paraId="0C5AA294" w14:textId="77777777">
        <w:tc>
          <w:tcPr>
            <w:tcW w:w="0" w:type="auto"/>
          </w:tcPr>
          <w:p w14:paraId="4DA1536B" w14:textId="77777777" w:rsidR="008617D8" w:rsidRDefault="00000000">
            <w:r>
              <w:t>storage MW</w:t>
            </w:r>
          </w:p>
        </w:tc>
        <w:tc>
          <w:tcPr>
            <w:tcW w:w="0" w:type="auto"/>
          </w:tcPr>
          <w:p w14:paraId="410A1C11" w14:textId="77777777" w:rsidR="008617D8" w:rsidRDefault="00000000">
            <w:r>
              <w:t>Hispanic share</w:t>
            </w:r>
          </w:p>
        </w:tc>
        <w:tc>
          <w:tcPr>
            <w:tcW w:w="0" w:type="auto"/>
          </w:tcPr>
          <w:p w14:paraId="3BE39D1B" w14:textId="77777777" w:rsidR="008617D8" w:rsidRDefault="00000000">
            <w:r>
              <w:t xml:space="preserve">-</w:t>
            </w:r>
            <w:del w:id="31541" w:author="Claude" w:date="2026-10-28T00:00:00Z">
              <w:r>
                <w:delText xml:space="preserve">0.817</w:delText>
              </w:r>
            </w:del>
            <w:ins w:id="31540" w:author="Claude" w:date="2026-10-28T00:00:00Z">
              <w:r>
                <w:t xml:space="preserve">1.104</w:t>
              </w:r>
            </w:ins>
          </w:p>
        </w:tc>
        <w:tc>
          <w:tcPr>
            <w:tcW w:w="0" w:type="auto"/>
          </w:tcPr>
          <w:p w14:paraId="260EE1FD" w14:textId="77777777" w:rsidR="008617D8" w:rsidRDefault="00000000">
            <w:del w:id="31543" w:author="Claude" w:date="2026-10-28T00:00:00Z">
              <w:r>
                <w:delText>0.144</w:delText>
              </w:r>
            </w:del>
            <w:ins w:id="31542" w:author="Claude" w:date="2026-10-28T00:00:00Z">
              <w:r>
                <w:t xml:space="preserve">0.210</w:t>
              </w:r>
            </w:ins>
          </w:p>
        </w:tc>
        <w:tc>
          <w:tcPr>
            <w:tcW w:w="0" w:type="auto"/>
          </w:tcPr>
          <w:p w14:paraId="24005DD6" w14:textId="77777777" w:rsidR="008617D8" w:rsidRDefault="00000000">
            <w:r>
              <w:t>0.000</w:t>
            </w:r>
          </w:p>
        </w:tc>
        <w:tc>
          <w:tcPr>
            <w:tcW w:w="0" w:type="auto"/>
          </w:tcPr>
          <w:p w14:paraId="3D1C93B0" w14:textId="77777777" w:rsidR="008617D8" w:rsidRDefault="00000000">
            <w:r>
              <w:t>1390</w:t>
            </w:r>
          </w:p>
        </w:tc>
      </w:tr>
      <w:tr w:rsidR="008617D8" w14:paraId="20F4FCF6" w14:textId="77777777">
        <w:tc>
          <w:tcPr>
            <w:tcW w:w="0" w:type="auto"/>
          </w:tcPr>
          <w:p w14:paraId="0C1BC0DD" w14:textId="77777777" w:rsidR="008617D8" w:rsidRDefault="00000000">
            <w:r>
              <w:t>storage MW</w:t>
            </w:r>
          </w:p>
        </w:tc>
        <w:tc>
          <w:tcPr>
            <w:tcW w:w="0" w:type="auto"/>
          </w:tcPr>
          <w:p w14:paraId="1FC2A180" w14:textId="77777777" w:rsidR="008617D8" w:rsidRDefault="00000000">
            <w:r>
              <w:t>Asian share</w:t>
            </w:r>
          </w:p>
        </w:tc>
        <w:tc>
          <w:tcPr>
            <w:tcW w:w="0" w:type="auto"/>
          </w:tcPr>
          <w:p w14:paraId="08BA5C5B" w14:textId="77777777" w:rsidR="008617D8" w:rsidRDefault="00000000">
            <w:r>
              <w:t xml:space="preserve">-</w:t>
            </w:r>
            <w:del w:id="31545" w:author="Claude" w:date="2026-10-28T00:00:00Z">
              <w:r>
                <w:delText xml:space="preserve">1.756</w:delText>
              </w:r>
            </w:del>
            <w:ins w:id="31544" w:author="Claude" w:date="2026-10-28T00:00:00Z">
              <w:r>
                <w:t xml:space="preserve">1.767</w:t>
              </w:r>
            </w:ins>
          </w:p>
        </w:tc>
        <w:tc>
          <w:tcPr>
            <w:tcW w:w="0" w:type="auto"/>
          </w:tcPr>
          <w:p w14:paraId="7075D304" w14:textId="77777777" w:rsidR="008617D8" w:rsidRDefault="00000000">
            <w:del w:id="31547" w:author="Claude" w:date="2026-10-28T00:00:00Z">
              <w:r>
                <w:delText>0.187</w:delText>
              </w:r>
            </w:del>
            <w:ins w:id="31546" w:author="Claude" w:date="2026-10-28T00:00:00Z">
              <w:r>
                <w:t xml:space="preserve">0.243</w:t>
              </w:r>
            </w:ins>
          </w:p>
        </w:tc>
        <w:tc>
          <w:tcPr>
            <w:tcW w:w="0" w:type="auto"/>
          </w:tcPr>
          <w:p w14:paraId="732D36FD" w14:textId="77777777" w:rsidR="008617D8" w:rsidRDefault="00000000">
            <w:r>
              <w:t>0.000</w:t>
            </w:r>
          </w:p>
        </w:tc>
        <w:tc>
          <w:tcPr>
            <w:tcW w:w="0" w:type="auto"/>
          </w:tcPr>
          <w:p w14:paraId="28A36F63" w14:textId="77777777" w:rsidR="008617D8" w:rsidRDefault="00000000">
            <w:r>
              <w:t>1390</w:t>
            </w:r>
          </w:p>
        </w:tc>
      </w:tr>
      <w:tr w:rsidR="008617D8" w14:paraId="36C121AC" w14:textId="77777777">
        <w:tc>
          <w:tcPr>
            <w:tcW w:w="0" w:type="auto"/>
          </w:tcPr>
          <w:p w14:paraId="71993498" w14:textId="77777777" w:rsidR="008617D8" w:rsidRDefault="00000000">
            <w:r>
              <w:t>PV capacity</w:t>
            </w:r>
          </w:p>
        </w:tc>
        <w:tc>
          <w:tcPr>
            <w:tcW w:w="0" w:type="auto"/>
          </w:tcPr>
          <w:p w14:paraId="1D839326" w14:textId="77777777" w:rsidR="008617D8" w:rsidRDefault="00000000">
            <w:r>
              <w:t>Log income</w:t>
            </w:r>
          </w:p>
        </w:tc>
        <w:tc>
          <w:tcPr>
            <w:tcW w:w="0" w:type="auto"/>
          </w:tcPr>
          <w:p w14:paraId="5BB0C9E2" w14:textId="77777777" w:rsidR="008617D8" w:rsidRDefault="00000000">
            <w:r>
              <w:t>0.477</w:t>
            </w:r>
          </w:p>
        </w:tc>
        <w:tc>
          <w:tcPr>
            <w:tcW w:w="0" w:type="auto"/>
          </w:tcPr>
          <w:p w14:paraId="283DBBF8" w14:textId="77777777" w:rsidR="008617D8" w:rsidRDefault="00000000">
            <w:r>
              <w:t>0.138</w:t>
            </w:r>
          </w:p>
        </w:tc>
        <w:tc>
          <w:tcPr>
            <w:tcW w:w="0" w:type="auto"/>
          </w:tcPr>
          <w:p w14:paraId="6360DCE7" w14:textId="77777777" w:rsidR="008617D8" w:rsidRDefault="00000000">
            <w:r>
              <w:t>0.001</w:t>
            </w:r>
          </w:p>
        </w:tc>
        <w:tc>
          <w:tcPr>
            <w:tcW w:w="0" w:type="auto"/>
          </w:tcPr>
          <w:p w14:paraId="16077285" w14:textId="77777777" w:rsidR="008617D8" w:rsidRDefault="00000000">
            <w:r>
              <w:t>1390</w:t>
            </w:r>
          </w:p>
        </w:tc>
      </w:tr>
      <w:tr w:rsidR="008617D8" w14:paraId="70CB07AD" w14:textId="77777777">
        <w:tc>
          <w:tcPr>
            <w:tcW w:w="0" w:type="auto"/>
          </w:tcPr>
          <w:p w14:paraId="2A3596A8" w14:textId="77777777" w:rsidR="008617D8" w:rsidRDefault="00000000">
            <w:r>
              <w:t>PV capacity</w:t>
            </w:r>
          </w:p>
        </w:tc>
        <w:tc>
          <w:tcPr>
            <w:tcW w:w="0" w:type="auto"/>
          </w:tcPr>
          <w:p w14:paraId="64E17655" w14:textId="77777777" w:rsidR="008617D8" w:rsidRDefault="00000000">
            <w:r>
              <w:t>Black share</w:t>
            </w:r>
          </w:p>
        </w:tc>
        <w:tc>
          <w:tcPr>
            <w:tcW w:w="0" w:type="auto"/>
          </w:tcPr>
          <w:p w14:paraId="388589C6" w14:textId="77777777" w:rsidR="008617D8" w:rsidRDefault="00000000">
            <w:r>
              <w:t>-2.127</w:t>
            </w:r>
          </w:p>
        </w:tc>
        <w:tc>
          <w:tcPr>
            <w:tcW w:w="0" w:type="auto"/>
          </w:tcPr>
          <w:p w14:paraId="7603442C" w14:textId="77777777" w:rsidR="008617D8" w:rsidRDefault="00000000">
            <w:r>
              <w:t>0.534</w:t>
            </w:r>
          </w:p>
        </w:tc>
        <w:tc>
          <w:tcPr>
            <w:tcW w:w="0" w:type="auto"/>
          </w:tcPr>
          <w:p w14:paraId="765B449E" w14:textId="77777777" w:rsidR="008617D8" w:rsidRDefault="00000000">
            <w:r>
              <w:t>0.000</w:t>
            </w:r>
          </w:p>
        </w:tc>
        <w:tc>
          <w:tcPr>
            <w:tcW w:w="0" w:type="auto"/>
          </w:tcPr>
          <w:p w14:paraId="26644C2C" w14:textId="77777777" w:rsidR="008617D8" w:rsidRDefault="00000000">
            <w:r>
              <w:t>1390</w:t>
            </w:r>
          </w:p>
        </w:tc>
      </w:tr>
      <w:tr w:rsidR="008617D8" w14:paraId="6D570904" w14:textId="77777777">
        <w:tc>
          <w:tcPr>
            <w:tcW w:w="0" w:type="auto"/>
          </w:tcPr>
          <w:p w14:paraId="37F273EE" w14:textId="77777777" w:rsidR="008617D8" w:rsidRDefault="00000000">
            <w:r>
              <w:t>PV capacity</w:t>
            </w:r>
          </w:p>
        </w:tc>
        <w:tc>
          <w:tcPr>
            <w:tcW w:w="0" w:type="auto"/>
          </w:tcPr>
          <w:p w14:paraId="6B564381" w14:textId="77777777" w:rsidR="008617D8" w:rsidRDefault="00000000">
            <w:r>
              <w:t>Hispanic share</w:t>
            </w:r>
          </w:p>
        </w:tc>
        <w:tc>
          <w:tcPr>
            <w:tcW w:w="0" w:type="auto"/>
          </w:tcPr>
          <w:p w14:paraId="6768A818" w14:textId="77777777" w:rsidR="008617D8" w:rsidRDefault="00000000">
            <w:r>
              <w:t>-0.509</w:t>
            </w:r>
          </w:p>
        </w:tc>
        <w:tc>
          <w:tcPr>
            <w:tcW w:w="0" w:type="auto"/>
          </w:tcPr>
          <w:p w14:paraId="350580B4" w14:textId="77777777" w:rsidR="008617D8" w:rsidRDefault="00000000">
            <w:r>
              <w:t>0.138</w:t>
            </w:r>
          </w:p>
        </w:tc>
        <w:tc>
          <w:tcPr>
            <w:tcW w:w="0" w:type="auto"/>
          </w:tcPr>
          <w:p w14:paraId="2F274705" w14:textId="77777777" w:rsidR="008617D8" w:rsidRDefault="00000000">
            <w:r>
              <w:t>0.000</w:t>
            </w:r>
          </w:p>
        </w:tc>
        <w:tc>
          <w:tcPr>
            <w:tcW w:w="0" w:type="auto"/>
          </w:tcPr>
          <w:p w14:paraId="10DC4530" w14:textId="77777777" w:rsidR="008617D8" w:rsidRDefault="00000000">
            <w:r>
              <w:t>1390</w:t>
            </w:r>
          </w:p>
        </w:tc>
      </w:tr>
      <w:tr w:rsidR="008617D8" w14:paraId="23F911E7" w14:textId="77777777">
        <w:tc>
          <w:tcPr>
            <w:tcW w:w="0" w:type="auto"/>
          </w:tcPr>
          <w:p w14:paraId="3F01E2B4" w14:textId="77777777" w:rsidR="008617D8" w:rsidRDefault="00000000">
            <w:r>
              <w:t>PV capacity</w:t>
            </w:r>
          </w:p>
        </w:tc>
        <w:tc>
          <w:tcPr>
            <w:tcW w:w="0" w:type="auto"/>
          </w:tcPr>
          <w:p w14:paraId="4662DDCB" w14:textId="77777777" w:rsidR="008617D8" w:rsidRDefault="00000000">
            <w:r>
              <w:t>Asian share</w:t>
            </w:r>
          </w:p>
        </w:tc>
        <w:tc>
          <w:tcPr>
            <w:tcW w:w="0" w:type="auto"/>
          </w:tcPr>
          <w:p w14:paraId="59E39CBF" w14:textId="77777777" w:rsidR="008617D8" w:rsidRDefault="00000000">
            <w:r>
              <w:t>-1.986</w:t>
            </w:r>
          </w:p>
        </w:tc>
        <w:tc>
          <w:tcPr>
            <w:tcW w:w="0" w:type="auto"/>
          </w:tcPr>
          <w:p w14:paraId="0C0129BA" w14:textId="77777777" w:rsidR="008617D8" w:rsidRDefault="00000000">
            <w:r>
              <w:t>0.192</w:t>
            </w:r>
          </w:p>
        </w:tc>
        <w:tc>
          <w:tcPr>
            <w:tcW w:w="0" w:type="auto"/>
          </w:tcPr>
          <w:p w14:paraId="23AA6BFC" w14:textId="77777777" w:rsidR="008617D8" w:rsidRDefault="00000000">
            <w:r>
              <w:t>0.000</w:t>
            </w:r>
          </w:p>
        </w:tc>
        <w:tc>
          <w:tcPr>
            <w:tcW w:w="0" w:type="auto"/>
          </w:tcPr>
          <w:p w14:paraId="5BFD6ADA" w14:textId="77777777" w:rsidR="008617D8" w:rsidRDefault="00000000">
            <w:r>
              <w:t>1390</w:t>
            </w:r>
          </w:p>
        </w:tc>
      </w:tr>
    </w:tbl>
    <w:p w14:paraId="25308331" w14:textId="2A01C2C6" w:rsidR="008617D8" w:rsidRDefault="00780DFB">
      <w:pPr>
        <w:pStyle w:val="Caption"/>
      </w:pPr>
      <w:r>
        <w:br/>
        <w:t>Supplementary Table S9 | Population-weighted versus unweighted baseline estimates. Standardized predictors; weights are ZCTA total population.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341"/>
        <w:gridCol w:w="711"/>
        <w:gridCol w:w="1121"/>
        <w:gridCol w:w="711"/>
        <w:gridCol w:w="656"/>
      </w:tblGrid>
      <w:tr w:rsidR="008617D8" w14:paraId="7F85ED00" w14:textId="77777777">
        <w:tc>
          <w:tcPr>
            <w:tcW w:w="0" w:type="auto"/>
          </w:tcPr>
          <w:p w14:paraId="5125B216" w14:textId="77777777" w:rsidR="008617D8" w:rsidRDefault="00000000">
            <w:r>
              <w:rPr>
                <w:b/>
              </w:rPr>
              <w:t>Outcome</w:t>
            </w:r>
          </w:p>
        </w:tc>
        <w:tc>
          <w:tcPr>
            <w:tcW w:w="0" w:type="auto"/>
          </w:tcPr>
          <w:p w14:paraId="2E2DD42E" w14:textId="77777777" w:rsidR="008617D8" w:rsidRDefault="00000000">
            <w:r>
              <w:rPr>
                <w:b/>
              </w:rPr>
              <w:t>Term</w:t>
            </w:r>
          </w:p>
        </w:tc>
        <w:tc>
          <w:tcPr>
            <w:tcW w:w="0" w:type="auto"/>
          </w:tcPr>
          <w:p w14:paraId="2F31A88D" w14:textId="77777777" w:rsidR="008617D8" w:rsidRDefault="00000000">
            <w:r>
              <w:rPr>
                <w:b/>
              </w:rPr>
              <w:t>Unweighted</w:t>
            </w:r>
          </w:p>
        </w:tc>
        <w:tc>
          <w:tcPr>
            <w:tcW w:w="0" w:type="auto"/>
          </w:tcPr>
          <w:p w14:paraId="1F1BF9C6" w14:textId="77777777" w:rsidR="008617D8" w:rsidRDefault="00000000">
            <w:r>
              <w:rPr>
                <w:b/>
              </w:rPr>
              <w:t>p</w:t>
            </w:r>
          </w:p>
        </w:tc>
        <w:tc>
          <w:tcPr>
            <w:tcW w:w="0" w:type="auto"/>
          </w:tcPr>
          <w:p w14:paraId="0F49DE86" w14:textId="77777777" w:rsidR="008617D8" w:rsidRDefault="00000000">
            <w:r>
              <w:rPr>
                <w:b/>
              </w:rPr>
              <w:t>Weighted</w:t>
            </w:r>
          </w:p>
        </w:tc>
        <w:tc>
          <w:tcPr>
            <w:tcW w:w="0" w:type="auto"/>
          </w:tcPr>
          <w:p w14:paraId="1FEA79FF" w14:textId="77777777" w:rsidR="008617D8" w:rsidRDefault="00000000">
            <w:r>
              <w:rPr>
                <w:b/>
              </w:rPr>
              <w:t>p</w:t>
            </w:r>
          </w:p>
        </w:tc>
        <w:tc>
          <w:tcPr>
            <w:tcW w:w="0" w:type="auto"/>
          </w:tcPr>
          <w:p w14:paraId="0156F1C6" w14:textId="77777777" w:rsidR="008617D8" w:rsidRDefault="00000000">
            <w:r>
              <w:rPr>
                <w:b/>
              </w:rPr>
              <w:t>N</w:t>
            </w:r>
          </w:p>
        </w:tc>
      </w:tr>
      <w:tr w:rsidR="008617D8" w14:paraId="3646F800" w14:textId="77777777">
        <w:tc>
          <w:tcPr>
            <w:tcW w:w="0" w:type="auto"/>
          </w:tcPr>
          <w:p w14:paraId="4FE2226B" w14:textId="77777777" w:rsidR="008617D8" w:rsidRDefault="00000000">
            <w:r>
              <w:t>Rooftop solar</w:t>
            </w:r>
          </w:p>
        </w:tc>
        <w:tc>
          <w:tcPr>
            <w:tcW w:w="0" w:type="auto"/>
          </w:tcPr>
          <w:p w14:paraId="314F4D32" w14:textId="77777777" w:rsidR="008617D8" w:rsidRDefault="00000000">
            <w:r>
              <w:t>Log income</w:t>
            </w:r>
          </w:p>
        </w:tc>
        <w:tc>
          <w:tcPr>
            <w:tcW w:w="0" w:type="auto"/>
          </w:tcPr>
          <w:p w14:paraId="4A514756" w14:textId="77777777" w:rsidR="008617D8" w:rsidRDefault="00000000">
            <w:r>
              <w:t>0.439</w:t>
            </w:r>
          </w:p>
        </w:tc>
        <w:tc>
          <w:tcPr>
            <w:tcW w:w="0" w:type="auto"/>
          </w:tcPr>
          <w:p w14:paraId="2B2A95B8" w14:textId="77777777" w:rsidR="008617D8" w:rsidRDefault="00000000">
            <w:r>
              <w:t>0.000</w:t>
            </w:r>
          </w:p>
        </w:tc>
        <w:tc>
          <w:tcPr>
            <w:tcW w:w="0" w:type="auto"/>
          </w:tcPr>
          <w:p w14:paraId="1BBE87C4" w14:textId="77777777" w:rsidR="008617D8" w:rsidRDefault="00000000">
            <w:r>
              <w:t>0.651</w:t>
            </w:r>
          </w:p>
        </w:tc>
        <w:tc>
          <w:tcPr>
            <w:tcW w:w="0" w:type="auto"/>
          </w:tcPr>
          <w:p w14:paraId="776B2E76" w14:textId="77777777" w:rsidR="008617D8" w:rsidRDefault="00000000">
            <w:r>
              <w:t>0.000</w:t>
            </w:r>
          </w:p>
        </w:tc>
        <w:tc>
          <w:tcPr>
            <w:tcW w:w="0" w:type="auto"/>
          </w:tcPr>
          <w:p w14:paraId="65E250E9" w14:textId="77777777" w:rsidR="008617D8" w:rsidRDefault="00000000">
            <w:r>
              <w:t>1390</w:t>
            </w:r>
          </w:p>
        </w:tc>
      </w:tr>
      <w:tr w:rsidR="008617D8" w14:paraId="52FC8294" w14:textId="77777777">
        <w:tc>
          <w:tcPr>
            <w:tcW w:w="0" w:type="auto"/>
          </w:tcPr>
          <w:p w14:paraId="5BA4ED6B" w14:textId="77777777" w:rsidR="008617D8" w:rsidRDefault="00000000">
            <w:r>
              <w:t>Rooftop solar</w:t>
            </w:r>
          </w:p>
        </w:tc>
        <w:tc>
          <w:tcPr>
            <w:tcW w:w="0" w:type="auto"/>
          </w:tcPr>
          <w:p w14:paraId="6134FE68" w14:textId="77777777" w:rsidR="008617D8" w:rsidRDefault="00000000">
            <w:r>
              <w:t>Black share</w:t>
            </w:r>
          </w:p>
        </w:tc>
        <w:tc>
          <w:tcPr>
            <w:tcW w:w="0" w:type="auto"/>
          </w:tcPr>
          <w:p w14:paraId="4910C222" w14:textId="77777777" w:rsidR="008617D8" w:rsidRDefault="00000000">
            <w:r>
              <w:t>-0.219</w:t>
            </w:r>
          </w:p>
        </w:tc>
        <w:tc>
          <w:tcPr>
            <w:tcW w:w="0" w:type="auto"/>
          </w:tcPr>
          <w:p w14:paraId="22F470D7" w14:textId="77777777" w:rsidR="008617D8" w:rsidRDefault="00000000">
            <w:r>
              <w:t>0.000</w:t>
            </w:r>
          </w:p>
        </w:tc>
        <w:tc>
          <w:tcPr>
            <w:tcW w:w="0" w:type="auto"/>
          </w:tcPr>
          <w:p w14:paraId="16999D75" w14:textId="77777777" w:rsidR="008617D8" w:rsidRDefault="00000000">
            <w:r>
              <w:t>-0.141</w:t>
            </w:r>
          </w:p>
        </w:tc>
        <w:tc>
          <w:tcPr>
            <w:tcW w:w="0" w:type="auto"/>
          </w:tcPr>
          <w:p w14:paraId="1E3A5192" w14:textId="77777777" w:rsidR="008617D8" w:rsidRDefault="00000000">
            <w:r>
              <w:t>0.003</w:t>
            </w:r>
          </w:p>
        </w:tc>
        <w:tc>
          <w:tcPr>
            <w:tcW w:w="0" w:type="auto"/>
          </w:tcPr>
          <w:p w14:paraId="3E580D21" w14:textId="77777777" w:rsidR="008617D8" w:rsidRDefault="00000000">
            <w:r>
              <w:t>1390</w:t>
            </w:r>
          </w:p>
        </w:tc>
      </w:tr>
      <w:tr w:rsidR="008617D8" w14:paraId="2DBE3FD2" w14:textId="77777777">
        <w:tc>
          <w:tcPr>
            <w:tcW w:w="0" w:type="auto"/>
          </w:tcPr>
          <w:p w14:paraId="3C2A4E91" w14:textId="77777777" w:rsidR="008617D8" w:rsidRDefault="00000000">
            <w:r>
              <w:t>Rooftop solar</w:t>
            </w:r>
          </w:p>
        </w:tc>
        <w:tc>
          <w:tcPr>
            <w:tcW w:w="0" w:type="auto"/>
          </w:tcPr>
          <w:p w14:paraId="3E14F29C" w14:textId="77777777" w:rsidR="008617D8" w:rsidRDefault="00000000">
            <w:r>
              <w:t>Hispanic share</w:t>
            </w:r>
          </w:p>
        </w:tc>
        <w:tc>
          <w:tcPr>
            <w:tcW w:w="0" w:type="auto"/>
          </w:tcPr>
          <w:p w14:paraId="44AC0DA8" w14:textId="77777777" w:rsidR="008617D8" w:rsidRDefault="00000000">
            <w:r>
              <w:t>0.220</w:t>
            </w:r>
          </w:p>
        </w:tc>
        <w:tc>
          <w:tcPr>
            <w:tcW w:w="0" w:type="auto"/>
          </w:tcPr>
          <w:p w14:paraId="1794CEB5" w14:textId="77777777" w:rsidR="008617D8" w:rsidRDefault="00000000">
            <w:r>
              <w:t>0.000</w:t>
            </w:r>
          </w:p>
        </w:tc>
        <w:tc>
          <w:tcPr>
            <w:tcW w:w="0" w:type="auto"/>
          </w:tcPr>
          <w:p w14:paraId="42CAC614" w14:textId="77777777" w:rsidR="008617D8" w:rsidRDefault="00000000">
            <w:r>
              <w:t>0.179</w:t>
            </w:r>
          </w:p>
        </w:tc>
        <w:tc>
          <w:tcPr>
            <w:tcW w:w="0" w:type="auto"/>
          </w:tcPr>
          <w:p w14:paraId="781DBC50" w14:textId="77777777" w:rsidR="008617D8" w:rsidRDefault="00000000">
            <w:r>
              <w:t>0.021</w:t>
            </w:r>
          </w:p>
        </w:tc>
        <w:tc>
          <w:tcPr>
            <w:tcW w:w="0" w:type="auto"/>
          </w:tcPr>
          <w:p w14:paraId="27CE3B1B" w14:textId="77777777" w:rsidR="008617D8" w:rsidRDefault="00000000">
            <w:r>
              <w:t>1390</w:t>
            </w:r>
          </w:p>
        </w:tc>
      </w:tr>
      <w:tr w:rsidR="008617D8" w14:paraId="2564C7EF" w14:textId="77777777">
        <w:tc>
          <w:tcPr>
            <w:tcW w:w="0" w:type="auto"/>
          </w:tcPr>
          <w:p w14:paraId="76A319ED" w14:textId="77777777" w:rsidR="008617D8" w:rsidRDefault="00000000">
            <w:r>
              <w:t>Rooftop solar</w:t>
            </w:r>
          </w:p>
        </w:tc>
        <w:tc>
          <w:tcPr>
            <w:tcW w:w="0" w:type="auto"/>
          </w:tcPr>
          <w:p w14:paraId="6A26939A" w14:textId="77777777" w:rsidR="008617D8" w:rsidRDefault="00000000">
            <w:r>
              <w:t>Asian share</w:t>
            </w:r>
          </w:p>
        </w:tc>
        <w:tc>
          <w:tcPr>
            <w:tcW w:w="0" w:type="auto"/>
          </w:tcPr>
          <w:p w14:paraId="64F97A8C" w14:textId="77777777" w:rsidR="008617D8" w:rsidRDefault="00000000">
            <w:r>
              <w:t>-0.298</w:t>
            </w:r>
          </w:p>
        </w:tc>
        <w:tc>
          <w:tcPr>
            <w:tcW w:w="0" w:type="auto"/>
          </w:tcPr>
          <w:p w14:paraId="51DF3383" w14:textId="77777777" w:rsidR="008617D8" w:rsidRDefault="00000000">
            <w:r>
              <w:t>0.000</w:t>
            </w:r>
          </w:p>
        </w:tc>
        <w:tc>
          <w:tcPr>
            <w:tcW w:w="0" w:type="auto"/>
          </w:tcPr>
          <w:p w14:paraId="7AC7FC95" w14:textId="77777777" w:rsidR="008617D8" w:rsidRDefault="00000000">
            <w:r>
              <w:t>-0.272</w:t>
            </w:r>
          </w:p>
        </w:tc>
        <w:tc>
          <w:tcPr>
            <w:tcW w:w="0" w:type="auto"/>
          </w:tcPr>
          <w:p w14:paraId="6531D1B8" w14:textId="77777777" w:rsidR="008617D8" w:rsidRDefault="00000000">
            <w:r>
              <w:t>0.000</w:t>
            </w:r>
          </w:p>
        </w:tc>
        <w:tc>
          <w:tcPr>
            <w:tcW w:w="0" w:type="auto"/>
          </w:tcPr>
          <w:p w14:paraId="434767C5" w14:textId="77777777" w:rsidR="008617D8" w:rsidRDefault="00000000">
            <w:r>
              <w:t>1390</w:t>
            </w:r>
          </w:p>
        </w:tc>
      </w:tr>
      <w:tr w:rsidR="008617D8" w14:paraId="560507DF" w14:textId="77777777">
        <w:tc>
          <w:tcPr>
            <w:tcW w:w="0" w:type="auto"/>
          </w:tcPr>
          <w:p w14:paraId="2656EDB9" w14:textId="77777777" w:rsidR="008617D8" w:rsidRDefault="00000000">
            <w:r>
              <w:t>Battery storage</w:t>
            </w:r>
          </w:p>
        </w:tc>
        <w:tc>
          <w:tcPr>
            <w:tcW w:w="0" w:type="auto"/>
          </w:tcPr>
          <w:p w14:paraId="6FEA9A23" w14:textId="77777777" w:rsidR="008617D8" w:rsidRDefault="00000000">
            <w:r>
              <w:t>Log income</w:t>
            </w:r>
          </w:p>
        </w:tc>
        <w:tc>
          <w:tcPr>
            <w:tcW w:w="0" w:type="auto"/>
          </w:tcPr>
          <w:p w14:paraId="162818F1" w14:textId="77777777" w:rsidR="008617D8" w:rsidRDefault="00000000">
            <w:del w:id="31549" w:author="Claude" w:date="2026-10-28T00:00:00Z">
              <w:r>
                <w:delText>0.309</w:delText>
              </w:r>
            </w:del>
            <w:ins w:id="31548" w:author="Claude" w:date="2026-10-28T00:00:00Z">
              <w:r>
                <w:t xml:space="preserve">0.390</w:t>
              </w:r>
            </w:ins>
          </w:p>
        </w:tc>
        <w:tc>
          <w:tcPr>
            <w:tcW w:w="0" w:type="auto"/>
          </w:tcPr>
          <w:p w14:paraId="1B51A281" w14:textId="77777777" w:rsidR="008617D8" w:rsidRDefault="00000000">
            <w:r>
              <w:t>0.000</w:t>
            </w:r>
          </w:p>
        </w:tc>
        <w:tc>
          <w:tcPr>
            <w:tcW w:w="0" w:type="auto"/>
          </w:tcPr>
          <w:p w14:paraId="25D3F73F" w14:textId="77777777" w:rsidR="008617D8" w:rsidRDefault="00000000">
            <w:del w:id="31551" w:author="Claude" w:date="2026-10-28T00:00:00Z">
              <w:r>
                <w:delText>0.252</w:delText>
              </w:r>
            </w:del>
            <w:ins w:id="31550" w:author="Claude" w:date="2026-10-28T00:00:00Z">
              <w:r>
                <w:t xml:space="preserve">0.420</w:t>
              </w:r>
            </w:ins>
          </w:p>
        </w:tc>
        <w:tc>
          <w:tcPr>
            <w:tcW w:w="0" w:type="auto"/>
          </w:tcPr>
          <w:p w14:paraId="4FC0F132" w14:textId="77777777" w:rsidR="008617D8" w:rsidRDefault="00000000">
            <w:r>
              <w:t>0.000</w:t>
            </w:r>
          </w:p>
        </w:tc>
        <w:tc>
          <w:tcPr>
            <w:tcW w:w="0" w:type="auto"/>
          </w:tcPr>
          <w:p w14:paraId="37F1E5AE" w14:textId="77777777" w:rsidR="008617D8" w:rsidRDefault="00000000">
            <w:r>
              <w:t>1390</w:t>
            </w:r>
          </w:p>
        </w:tc>
      </w:tr>
      <w:tr w:rsidR="008617D8" w14:paraId="32B8EE72" w14:textId="77777777">
        <w:tc>
          <w:tcPr>
            <w:tcW w:w="0" w:type="auto"/>
          </w:tcPr>
          <w:p w14:paraId="1A0BD0AD" w14:textId="77777777" w:rsidR="008617D8" w:rsidRDefault="00000000">
            <w:r>
              <w:t>Battery storage</w:t>
            </w:r>
          </w:p>
        </w:tc>
        <w:tc>
          <w:tcPr>
            <w:tcW w:w="0" w:type="auto"/>
          </w:tcPr>
          <w:p w14:paraId="52514E72" w14:textId="77777777" w:rsidR="008617D8" w:rsidRDefault="00000000">
            <w:r>
              <w:t>Black share</w:t>
            </w:r>
          </w:p>
        </w:tc>
        <w:tc>
          <w:tcPr>
            <w:tcW w:w="0" w:type="auto"/>
          </w:tcPr>
          <w:p w14:paraId="143B3DD7" w14:textId="77777777" w:rsidR="008617D8" w:rsidRDefault="00000000">
            <w:r>
              <w:t xml:space="preserve">-</w:t>
            </w:r>
            <w:del w:id="31553" w:author="Claude" w:date="2026-10-28T00:00:00Z">
              <w:r>
                <w:delText xml:space="preserve">0.106</w:delText>
              </w:r>
            </w:del>
            <w:ins w:id="31552" w:author="Claude" w:date="2026-10-28T00:00:00Z">
              <w:r>
                <w:t xml:space="preserve">0.120</w:t>
              </w:r>
            </w:ins>
          </w:p>
        </w:tc>
        <w:tc>
          <w:tcPr>
            <w:tcW w:w="0" w:type="auto"/>
          </w:tcPr>
          <w:p w14:paraId="3FC00D17" w14:textId="77777777" w:rsidR="008617D8" w:rsidRDefault="00000000">
            <w:r>
              <w:t>0.000</w:t>
            </w:r>
          </w:p>
        </w:tc>
        <w:tc>
          <w:tcPr>
            <w:tcW w:w="0" w:type="auto"/>
          </w:tcPr>
          <w:p w14:paraId="45C2F6BC" w14:textId="77777777" w:rsidR="008617D8" w:rsidRDefault="00000000">
            <w:r>
              <w:t xml:space="preserve">-</w:t>
            </w:r>
            <w:del w:id="31555" w:author="Claude" w:date="2026-10-28T00:00:00Z">
              <w:r>
                <w:delText xml:space="preserve">0.055</w:delText>
              </w:r>
            </w:del>
            <w:ins w:id="31554" w:author="Claude" w:date="2026-10-28T00:00:00Z">
              <w:r>
                <w:t xml:space="preserve">0.084</w:t>
              </w:r>
            </w:ins>
          </w:p>
        </w:tc>
        <w:tc>
          <w:tcPr>
            <w:tcW w:w="0" w:type="auto"/>
          </w:tcPr>
          <w:p w14:paraId="638059CB" w14:textId="77777777" w:rsidR="008617D8" w:rsidRDefault="00000000">
            <w:del w:id="31557" w:author="Claude" w:date="2026-10-28T00:00:00Z">
              <w:r>
                <w:delText>0.004</w:delText>
              </w:r>
            </w:del>
            <w:ins w:id="31556" w:author="Claude" w:date="2026-10-28T00:00:00Z">
              <w:r>
                <w:t xml:space="preserve">0.000</w:t>
              </w:r>
            </w:ins>
          </w:p>
        </w:tc>
        <w:tc>
          <w:tcPr>
            <w:tcW w:w="0" w:type="auto"/>
          </w:tcPr>
          <w:p w14:paraId="4E01B63C" w14:textId="77777777" w:rsidR="008617D8" w:rsidRDefault="00000000">
            <w:r>
              <w:t>1390</w:t>
            </w:r>
          </w:p>
        </w:tc>
      </w:tr>
      <w:tr w:rsidR="008617D8" w14:paraId="2BD9DE41" w14:textId="77777777">
        <w:tc>
          <w:tcPr>
            <w:tcW w:w="0" w:type="auto"/>
          </w:tcPr>
          <w:p w14:paraId="7BA04C4C" w14:textId="77777777" w:rsidR="008617D8" w:rsidRDefault="00000000">
            <w:r>
              <w:t>Battery storage</w:t>
            </w:r>
          </w:p>
        </w:tc>
        <w:tc>
          <w:tcPr>
            <w:tcW w:w="0" w:type="auto"/>
          </w:tcPr>
          <w:p w14:paraId="4F9C0B5A" w14:textId="77777777" w:rsidR="008617D8" w:rsidRDefault="00000000">
            <w:r>
              <w:t>Hispanic share</w:t>
            </w:r>
          </w:p>
        </w:tc>
        <w:tc>
          <w:tcPr>
            <w:tcW w:w="0" w:type="auto"/>
          </w:tcPr>
          <w:p w14:paraId="306C4C65" w14:textId="77777777" w:rsidR="008617D8" w:rsidRDefault="00000000">
            <w:r>
              <w:t xml:space="preserve">-</w:t>
            </w:r>
            <w:del w:id="31559" w:author="Claude" w:date="2026-10-28T00:00:00Z">
              <w:r>
                <w:delText xml:space="preserve">0.148</w:delText>
              </w:r>
            </w:del>
            <w:ins w:id="31558" w:author="Claude" w:date="2026-10-28T00:00:00Z">
              <w:r>
                <w:t xml:space="preserve">0.215</w:t>
              </w:r>
            </w:ins>
          </w:p>
        </w:tc>
        <w:tc>
          <w:tcPr>
            <w:tcW w:w="0" w:type="auto"/>
          </w:tcPr>
          <w:p w14:paraId="45BB8A38" w14:textId="77777777" w:rsidR="008617D8" w:rsidRDefault="00000000">
            <w:r>
              <w:t>0.000</w:t>
            </w:r>
          </w:p>
        </w:tc>
        <w:tc>
          <w:tcPr>
            <w:tcW w:w="0" w:type="auto"/>
          </w:tcPr>
          <w:p w14:paraId="46B263C7" w14:textId="77777777" w:rsidR="008617D8" w:rsidRDefault="00000000">
            <w:r>
              <w:t xml:space="preserve">-</w:t>
            </w:r>
            <w:del w:id="31561" w:author="Claude" w:date="2026-10-28T00:00:00Z">
              <w:r>
                <w:delText xml:space="preserve">0.103</w:delText>
              </w:r>
            </w:del>
            <w:ins w:id="31560" w:author="Claude" w:date="2026-10-28T00:00:00Z">
              <w:r>
                <w:t xml:space="preserve">0.155</w:t>
              </w:r>
            </w:ins>
          </w:p>
        </w:tc>
        <w:tc>
          <w:tcPr>
            <w:tcW w:w="0" w:type="auto"/>
          </w:tcPr>
          <w:p w14:paraId="44AAB68A" w14:textId="77777777" w:rsidR="008617D8" w:rsidRDefault="00000000">
            <w:del w:id="31563" w:author="Claude" w:date="2026-10-28T00:00:00Z">
              <w:r>
                <w:delText>0.001</w:delText>
              </w:r>
            </w:del>
            <w:ins w:id="31562" w:author="Claude" w:date="2026-10-28T00:00:00Z">
              <w:r>
                <w:t xml:space="preserve">0.000</w:t>
              </w:r>
            </w:ins>
          </w:p>
        </w:tc>
        <w:tc>
          <w:tcPr>
            <w:tcW w:w="0" w:type="auto"/>
          </w:tcPr>
          <w:p w14:paraId="64299F87" w14:textId="77777777" w:rsidR="008617D8" w:rsidRDefault="00000000">
            <w:r>
              <w:t>1390</w:t>
            </w:r>
          </w:p>
        </w:tc>
      </w:tr>
      <w:tr w:rsidR="008617D8" w14:paraId="110D82CF" w14:textId="77777777">
        <w:tc>
          <w:tcPr>
            <w:tcW w:w="0" w:type="auto"/>
          </w:tcPr>
          <w:p w14:paraId="60301FC7" w14:textId="77777777" w:rsidR="008617D8" w:rsidRDefault="00000000">
            <w:r>
              <w:t>Battery storage</w:t>
            </w:r>
          </w:p>
        </w:tc>
        <w:tc>
          <w:tcPr>
            <w:tcW w:w="0" w:type="auto"/>
          </w:tcPr>
          <w:p w14:paraId="31401007" w14:textId="77777777" w:rsidR="008617D8" w:rsidRDefault="00000000">
            <w:r>
              <w:t>Asian share</w:t>
            </w:r>
          </w:p>
        </w:tc>
        <w:tc>
          <w:tcPr>
            <w:tcW w:w="0" w:type="auto"/>
          </w:tcPr>
          <w:p w14:paraId="01B3A441" w14:textId="77777777" w:rsidR="008617D8" w:rsidRDefault="00000000">
            <w:r>
              <w:t xml:space="preserve">-</w:t>
            </w:r>
            <w:del w:id="31565" w:author="Claude" w:date="2026-10-28T00:00:00Z">
              <w:r>
                <w:delText xml:space="preserve">0.252</w:delText>
              </w:r>
            </w:del>
            <w:ins w:id="31564" w:author="Claude" w:date="2026-10-28T00:00:00Z">
              <w:r>
                <w:t xml:space="preserve">0.246</w:t>
              </w:r>
            </w:ins>
          </w:p>
        </w:tc>
        <w:tc>
          <w:tcPr>
            <w:tcW w:w="0" w:type="auto"/>
          </w:tcPr>
          <w:p w14:paraId="63B0FE92" w14:textId="77777777" w:rsidR="008617D8" w:rsidRDefault="00000000">
            <w:r>
              <w:t>0.000</w:t>
            </w:r>
          </w:p>
        </w:tc>
        <w:tc>
          <w:tcPr>
            <w:tcW w:w="0" w:type="auto"/>
          </w:tcPr>
          <w:p w14:paraId="18230049" w14:textId="77777777" w:rsidR="008617D8" w:rsidRDefault="00000000">
            <w:r>
              <w:t xml:space="preserve">-</w:t>
            </w:r>
            <w:del w:id="31567" w:author="Claude" w:date="2026-10-28T00:00:00Z">
              <w:r>
                <w:delText xml:space="preserve">0.147</w:delText>
              </w:r>
            </w:del>
            <w:ins w:id="31566" w:author="Claude" w:date="2026-10-28T00:00:00Z">
              <w:r>
                <w:t xml:space="preserve">0.187</w:t>
              </w:r>
            </w:ins>
          </w:p>
        </w:tc>
        <w:tc>
          <w:tcPr>
            <w:tcW w:w="0" w:type="auto"/>
          </w:tcPr>
          <w:p w14:paraId="11CEA173" w14:textId="77777777" w:rsidR="008617D8" w:rsidRDefault="00000000">
            <w:r>
              <w:t>0.000</w:t>
            </w:r>
          </w:p>
        </w:tc>
        <w:tc>
          <w:tcPr>
            <w:tcW w:w="0" w:type="auto"/>
          </w:tcPr>
          <w:p w14:paraId="3F1483B5" w14:textId="77777777" w:rsidR="008617D8" w:rsidRDefault="00000000">
            <w:r>
              <w:t>1390</w:t>
            </w:r>
          </w:p>
        </w:tc>
      </w:tr>
      <w:tr w:rsidR="008617D8" w14:paraId="43A8A917" w14:textId="77777777">
        <w:tc>
          <w:tcPr>
            <w:tcW w:w="0" w:type="auto"/>
          </w:tcPr>
          <w:p w14:paraId="4E6000B0" w14:textId="77777777" w:rsidR="008617D8" w:rsidRDefault="00000000">
            <w:r>
              <w:t>EV charging</w:t>
            </w:r>
          </w:p>
        </w:tc>
        <w:tc>
          <w:tcPr>
            <w:tcW w:w="0" w:type="auto"/>
          </w:tcPr>
          <w:p w14:paraId="54073056" w14:textId="77777777" w:rsidR="008617D8" w:rsidRDefault="00000000">
            <w:r>
              <w:t>Log income</w:t>
            </w:r>
          </w:p>
        </w:tc>
        <w:tc>
          <w:tcPr>
            <w:tcW w:w="0" w:type="auto"/>
          </w:tcPr>
          <w:p w14:paraId="32D62943" w14:textId="77777777" w:rsidR="008617D8" w:rsidRDefault="00000000">
            <w:r>
              <w:t>0.070</w:t>
            </w:r>
          </w:p>
        </w:tc>
        <w:tc>
          <w:tcPr>
            <w:tcW w:w="0" w:type="auto"/>
          </w:tcPr>
          <w:p w14:paraId="5CF9B6E5" w14:textId="77777777" w:rsidR="008617D8" w:rsidRDefault="00000000">
            <w:r>
              <w:t>0.073</w:t>
            </w:r>
          </w:p>
        </w:tc>
        <w:tc>
          <w:tcPr>
            <w:tcW w:w="0" w:type="auto"/>
          </w:tcPr>
          <w:p w14:paraId="72EA5AEF" w14:textId="77777777" w:rsidR="008617D8" w:rsidRDefault="00000000">
            <w:r>
              <w:t>0.157</w:t>
            </w:r>
          </w:p>
        </w:tc>
        <w:tc>
          <w:tcPr>
            <w:tcW w:w="0" w:type="auto"/>
          </w:tcPr>
          <w:p w14:paraId="23AF8AAC" w14:textId="77777777" w:rsidR="008617D8" w:rsidRDefault="00000000">
            <w:r>
              <w:t>0.000</w:t>
            </w:r>
          </w:p>
        </w:tc>
        <w:tc>
          <w:tcPr>
            <w:tcW w:w="0" w:type="auto"/>
          </w:tcPr>
          <w:p w14:paraId="2067A81A" w14:textId="77777777" w:rsidR="008617D8" w:rsidRDefault="00000000">
            <w:r>
              <w:t>1390</w:t>
            </w:r>
          </w:p>
        </w:tc>
      </w:tr>
      <w:tr w:rsidR="008617D8" w14:paraId="5D485BD1" w14:textId="77777777">
        <w:tc>
          <w:tcPr>
            <w:tcW w:w="0" w:type="auto"/>
          </w:tcPr>
          <w:p w14:paraId="386BA14F" w14:textId="77777777" w:rsidR="008617D8" w:rsidRDefault="00000000">
            <w:r>
              <w:t>EV charging</w:t>
            </w:r>
          </w:p>
        </w:tc>
        <w:tc>
          <w:tcPr>
            <w:tcW w:w="0" w:type="auto"/>
          </w:tcPr>
          <w:p w14:paraId="14183842" w14:textId="77777777" w:rsidR="008617D8" w:rsidRDefault="00000000">
            <w:r>
              <w:t>Black share</w:t>
            </w:r>
          </w:p>
        </w:tc>
        <w:tc>
          <w:tcPr>
            <w:tcW w:w="0" w:type="auto"/>
          </w:tcPr>
          <w:p w14:paraId="0032E651" w14:textId="77777777" w:rsidR="008617D8" w:rsidRDefault="00000000">
            <w:r>
              <w:t>0.001</w:t>
            </w:r>
          </w:p>
        </w:tc>
        <w:tc>
          <w:tcPr>
            <w:tcW w:w="0" w:type="auto"/>
          </w:tcPr>
          <w:p w14:paraId="3BBA5697" w14:textId="77777777" w:rsidR="008617D8" w:rsidRDefault="00000000">
            <w:r>
              <w:t>0.974</w:t>
            </w:r>
          </w:p>
        </w:tc>
        <w:tc>
          <w:tcPr>
            <w:tcW w:w="0" w:type="auto"/>
          </w:tcPr>
          <w:p w14:paraId="7698BC4A" w14:textId="77777777" w:rsidR="008617D8" w:rsidRDefault="00000000">
            <w:r>
              <w:t>-0.041</w:t>
            </w:r>
          </w:p>
        </w:tc>
        <w:tc>
          <w:tcPr>
            <w:tcW w:w="0" w:type="auto"/>
          </w:tcPr>
          <w:p w14:paraId="5C7C5E83" w14:textId="77777777" w:rsidR="008617D8" w:rsidRDefault="00000000">
            <w:r>
              <w:t>0.008</w:t>
            </w:r>
          </w:p>
        </w:tc>
        <w:tc>
          <w:tcPr>
            <w:tcW w:w="0" w:type="auto"/>
          </w:tcPr>
          <w:p w14:paraId="2A42BC8E" w14:textId="77777777" w:rsidR="008617D8" w:rsidRDefault="00000000">
            <w:r>
              <w:t>1390</w:t>
            </w:r>
          </w:p>
        </w:tc>
      </w:tr>
      <w:tr w:rsidR="008617D8" w14:paraId="03D010D8" w14:textId="77777777">
        <w:tc>
          <w:tcPr>
            <w:tcW w:w="0" w:type="auto"/>
          </w:tcPr>
          <w:p w14:paraId="3BF73EA9" w14:textId="77777777" w:rsidR="008617D8" w:rsidRDefault="00000000">
            <w:r>
              <w:t>EV charging</w:t>
            </w:r>
          </w:p>
        </w:tc>
        <w:tc>
          <w:tcPr>
            <w:tcW w:w="0" w:type="auto"/>
          </w:tcPr>
          <w:p w14:paraId="172BBC27" w14:textId="77777777" w:rsidR="008617D8" w:rsidRDefault="00000000">
            <w:r>
              <w:t>Hispanic share</w:t>
            </w:r>
          </w:p>
        </w:tc>
        <w:tc>
          <w:tcPr>
            <w:tcW w:w="0" w:type="auto"/>
          </w:tcPr>
          <w:p w14:paraId="03DDE715" w14:textId="77777777" w:rsidR="008617D8" w:rsidRDefault="00000000">
            <w:r>
              <w:t>-0.091</w:t>
            </w:r>
          </w:p>
        </w:tc>
        <w:tc>
          <w:tcPr>
            <w:tcW w:w="0" w:type="auto"/>
          </w:tcPr>
          <w:p w14:paraId="72F6CBF8" w14:textId="77777777" w:rsidR="008617D8" w:rsidRDefault="00000000">
            <w:r>
              <w:t>0.000</w:t>
            </w:r>
          </w:p>
        </w:tc>
        <w:tc>
          <w:tcPr>
            <w:tcW w:w="0" w:type="auto"/>
          </w:tcPr>
          <w:p w14:paraId="00FBE3E8" w14:textId="77777777" w:rsidR="008617D8" w:rsidRDefault="00000000">
            <w:r>
              <w:t>-0.139</w:t>
            </w:r>
          </w:p>
        </w:tc>
        <w:tc>
          <w:tcPr>
            <w:tcW w:w="0" w:type="auto"/>
          </w:tcPr>
          <w:p w14:paraId="5A62E3AB" w14:textId="77777777" w:rsidR="008617D8" w:rsidRDefault="00000000">
            <w:r>
              <w:t>0.000</w:t>
            </w:r>
          </w:p>
        </w:tc>
        <w:tc>
          <w:tcPr>
            <w:tcW w:w="0" w:type="auto"/>
          </w:tcPr>
          <w:p w14:paraId="1EC4ED4B" w14:textId="77777777" w:rsidR="008617D8" w:rsidRDefault="00000000">
            <w:r>
              <w:t>1390</w:t>
            </w:r>
          </w:p>
        </w:tc>
      </w:tr>
      <w:tr w:rsidR="008617D8" w14:paraId="2EDF4091" w14:textId="77777777">
        <w:tc>
          <w:tcPr>
            <w:tcW w:w="0" w:type="auto"/>
          </w:tcPr>
          <w:p w14:paraId="6022E397" w14:textId="77777777" w:rsidR="008617D8" w:rsidRDefault="00000000">
            <w:r>
              <w:t>EV charging</w:t>
            </w:r>
          </w:p>
        </w:tc>
        <w:tc>
          <w:tcPr>
            <w:tcW w:w="0" w:type="auto"/>
          </w:tcPr>
          <w:p w14:paraId="35820FBE" w14:textId="77777777" w:rsidR="008617D8" w:rsidRDefault="00000000">
            <w:r>
              <w:t>Asian share</w:t>
            </w:r>
          </w:p>
        </w:tc>
        <w:tc>
          <w:tcPr>
            <w:tcW w:w="0" w:type="auto"/>
          </w:tcPr>
          <w:p w14:paraId="59A2B77A" w14:textId="77777777" w:rsidR="008617D8" w:rsidRDefault="00000000">
            <w:r>
              <w:t>0.059</w:t>
            </w:r>
          </w:p>
        </w:tc>
        <w:tc>
          <w:tcPr>
            <w:tcW w:w="0" w:type="auto"/>
          </w:tcPr>
          <w:p w14:paraId="526599C9" w14:textId="77777777" w:rsidR="008617D8" w:rsidRDefault="00000000">
            <w:r>
              <w:t>0.004</w:t>
            </w:r>
          </w:p>
        </w:tc>
        <w:tc>
          <w:tcPr>
            <w:tcW w:w="0" w:type="auto"/>
          </w:tcPr>
          <w:p w14:paraId="1EC9A563" w14:textId="77777777" w:rsidR="008617D8" w:rsidRDefault="00000000">
            <w:r>
              <w:t>0.010</w:t>
            </w:r>
          </w:p>
        </w:tc>
        <w:tc>
          <w:tcPr>
            <w:tcW w:w="0" w:type="auto"/>
          </w:tcPr>
          <w:p w14:paraId="38DA99FC" w14:textId="77777777" w:rsidR="008617D8" w:rsidRDefault="00000000">
            <w:r>
              <w:t>0.617</w:t>
            </w:r>
          </w:p>
        </w:tc>
        <w:tc>
          <w:tcPr>
            <w:tcW w:w="0" w:type="auto"/>
          </w:tcPr>
          <w:p w14:paraId="35523C47" w14:textId="77777777" w:rsidR="008617D8" w:rsidRDefault="00000000">
            <w:r>
              <w:t>1390</w:t>
            </w:r>
          </w:p>
        </w:tc>
      </w:tr>
    </w:tbl>
    <w:p w14:paraId="45BCCD2C" w14:textId="2099DE47" w:rsidR="008617D8" w:rsidRDefault="00780DFB">
      <w:pPr>
        <w:pStyle w:val="Caption"/>
      </w:pPr>
      <w:r>
        <w:lastRenderedPageBreak/>
        <w:br/>
        <w:t>Supplementary Table S10 | Spatial error model, maximum likelihood, eight-nearest-neighbor weights. Standardized predictors; λ is the spatial autoregressive error parameter.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1518"/>
        <w:gridCol w:w="1243"/>
        <w:gridCol w:w="1145"/>
        <w:gridCol w:w="711"/>
        <w:gridCol w:w="601"/>
        <w:gridCol w:w="656"/>
      </w:tblGrid>
      <w:tr w:rsidR="008617D8" w14:paraId="7676ED86" w14:textId="77777777">
        <w:tc>
          <w:tcPr>
            <w:tcW w:w="0" w:type="auto"/>
          </w:tcPr>
          <w:p w14:paraId="7717EA4C" w14:textId="77777777" w:rsidR="008617D8" w:rsidRDefault="00000000">
            <w:r>
              <w:rPr>
                <w:b/>
              </w:rPr>
              <w:t>Outcome</w:t>
            </w:r>
          </w:p>
        </w:tc>
        <w:tc>
          <w:tcPr>
            <w:tcW w:w="0" w:type="auto"/>
          </w:tcPr>
          <w:p w14:paraId="6B84533A" w14:textId="77777777" w:rsidR="008617D8" w:rsidRDefault="00000000">
            <w:r>
              <w:rPr>
                <w:b/>
              </w:rPr>
              <w:t>Term</w:t>
            </w:r>
          </w:p>
        </w:tc>
        <w:tc>
          <w:tcPr>
            <w:tcW w:w="0" w:type="auto"/>
          </w:tcPr>
          <w:p w14:paraId="4E79CE62" w14:textId="77777777" w:rsidR="008617D8" w:rsidRDefault="00000000">
            <w:r>
              <w:rPr>
                <w:b/>
              </w:rPr>
              <w:t>Coefficient</w:t>
            </w:r>
          </w:p>
        </w:tc>
        <w:tc>
          <w:tcPr>
            <w:tcW w:w="0" w:type="auto"/>
          </w:tcPr>
          <w:p w14:paraId="31EF5840" w14:textId="77777777" w:rsidR="008617D8" w:rsidRDefault="00000000">
            <w:r>
              <w:rPr>
                <w:b/>
              </w:rPr>
              <w:t>Std. error</w:t>
            </w:r>
          </w:p>
        </w:tc>
        <w:tc>
          <w:tcPr>
            <w:tcW w:w="0" w:type="auto"/>
          </w:tcPr>
          <w:p w14:paraId="46195023" w14:textId="77777777" w:rsidR="008617D8" w:rsidRDefault="00000000">
            <w:r>
              <w:rPr>
                <w:b/>
              </w:rPr>
              <w:t>p</w:t>
            </w:r>
          </w:p>
        </w:tc>
        <w:tc>
          <w:tcPr>
            <w:tcW w:w="0" w:type="auto"/>
          </w:tcPr>
          <w:p w14:paraId="54243418" w14:textId="77777777" w:rsidR="008617D8" w:rsidRDefault="00000000">
            <w:r>
              <w:rPr>
                <w:b/>
              </w:rPr>
              <w:t>λ</w:t>
            </w:r>
          </w:p>
        </w:tc>
        <w:tc>
          <w:tcPr>
            <w:tcW w:w="0" w:type="auto"/>
          </w:tcPr>
          <w:p w14:paraId="0BEF4D58" w14:textId="77777777" w:rsidR="008617D8" w:rsidRDefault="00000000">
            <w:r>
              <w:rPr>
                <w:b/>
              </w:rPr>
              <w:t>N</w:t>
            </w:r>
          </w:p>
        </w:tc>
      </w:tr>
      <w:tr w:rsidR="008617D8" w14:paraId="6076923A" w14:textId="77777777">
        <w:tc>
          <w:tcPr>
            <w:tcW w:w="0" w:type="auto"/>
          </w:tcPr>
          <w:p w14:paraId="4B833599" w14:textId="77777777" w:rsidR="008617D8" w:rsidRDefault="00000000">
            <w:r>
              <w:t>Rooftop solar</w:t>
            </w:r>
          </w:p>
        </w:tc>
        <w:tc>
          <w:tcPr>
            <w:tcW w:w="0" w:type="auto"/>
          </w:tcPr>
          <w:p w14:paraId="03AC1B75" w14:textId="77777777" w:rsidR="008617D8" w:rsidRDefault="00000000">
            <w:r>
              <w:t>Log income</w:t>
            </w:r>
          </w:p>
        </w:tc>
        <w:tc>
          <w:tcPr>
            <w:tcW w:w="0" w:type="auto"/>
          </w:tcPr>
          <w:p w14:paraId="7CA6080E" w14:textId="77777777" w:rsidR="008617D8" w:rsidRDefault="00000000">
            <w:r>
              <w:t>0.203</w:t>
            </w:r>
          </w:p>
        </w:tc>
        <w:tc>
          <w:tcPr>
            <w:tcW w:w="0" w:type="auto"/>
          </w:tcPr>
          <w:p w14:paraId="088FF5E7" w14:textId="77777777" w:rsidR="008617D8" w:rsidRDefault="00000000">
            <w:r>
              <w:t>0.036</w:t>
            </w:r>
          </w:p>
        </w:tc>
        <w:tc>
          <w:tcPr>
            <w:tcW w:w="0" w:type="auto"/>
          </w:tcPr>
          <w:p w14:paraId="15D9594A" w14:textId="77777777" w:rsidR="008617D8" w:rsidRDefault="00000000">
            <w:r>
              <w:t>0.000</w:t>
            </w:r>
          </w:p>
        </w:tc>
        <w:tc>
          <w:tcPr>
            <w:tcW w:w="0" w:type="auto"/>
          </w:tcPr>
          <w:p w14:paraId="4E433277" w14:textId="77777777" w:rsidR="008617D8" w:rsidRDefault="00000000">
            <w:r>
              <w:t>0.85</w:t>
            </w:r>
          </w:p>
        </w:tc>
        <w:tc>
          <w:tcPr>
            <w:tcW w:w="0" w:type="auto"/>
          </w:tcPr>
          <w:p w14:paraId="02F3DD1F" w14:textId="77777777" w:rsidR="008617D8" w:rsidRDefault="00000000">
            <w:r>
              <w:t>1390</w:t>
            </w:r>
          </w:p>
        </w:tc>
      </w:tr>
      <w:tr w:rsidR="008617D8" w14:paraId="3597938E" w14:textId="77777777">
        <w:tc>
          <w:tcPr>
            <w:tcW w:w="0" w:type="auto"/>
          </w:tcPr>
          <w:p w14:paraId="3FD49C1B" w14:textId="77777777" w:rsidR="008617D8" w:rsidRDefault="00000000">
            <w:r>
              <w:t>Rooftop solar</w:t>
            </w:r>
          </w:p>
        </w:tc>
        <w:tc>
          <w:tcPr>
            <w:tcW w:w="0" w:type="auto"/>
          </w:tcPr>
          <w:p w14:paraId="5A758AE7" w14:textId="77777777" w:rsidR="008617D8" w:rsidRDefault="00000000">
            <w:r>
              <w:t>Black share</w:t>
            </w:r>
          </w:p>
        </w:tc>
        <w:tc>
          <w:tcPr>
            <w:tcW w:w="0" w:type="auto"/>
          </w:tcPr>
          <w:p w14:paraId="6A5EAA9D" w14:textId="77777777" w:rsidR="008617D8" w:rsidRDefault="00000000">
            <w:r>
              <w:t>-0.028</w:t>
            </w:r>
          </w:p>
        </w:tc>
        <w:tc>
          <w:tcPr>
            <w:tcW w:w="0" w:type="auto"/>
          </w:tcPr>
          <w:p w14:paraId="4CC43C0D" w14:textId="77777777" w:rsidR="008617D8" w:rsidRDefault="00000000">
            <w:r>
              <w:t>0.025</w:t>
            </w:r>
          </w:p>
        </w:tc>
        <w:tc>
          <w:tcPr>
            <w:tcW w:w="0" w:type="auto"/>
          </w:tcPr>
          <w:p w14:paraId="1F409198" w14:textId="77777777" w:rsidR="008617D8" w:rsidRDefault="00000000">
            <w:r>
              <w:t>0.259</w:t>
            </w:r>
          </w:p>
        </w:tc>
        <w:tc>
          <w:tcPr>
            <w:tcW w:w="0" w:type="auto"/>
          </w:tcPr>
          <w:p w14:paraId="0B1E4A04" w14:textId="77777777" w:rsidR="008617D8" w:rsidRDefault="00000000">
            <w:r>
              <w:t>0.85</w:t>
            </w:r>
          </w:p>
        </w:tc>
        <w:tc>
          <w:tcPr>
            <w:tcW w:w="0" w:type="auto"/>
          </w:tcPr>
          <w:p w14:paraId="240A2E1B" w14:textId="77777777" w:rsidR="008617D8" w:rsidRDefault="00000000">
            <w:r>
              <w:t>1390</w:t>
            </w:r>
          </w:p>
        </w:tc>
      </w:tr>
      <w:tr w:rsidR="008617D8" w14:paraId="539878D2" w14:textId="77777777">
        <w:tc>
          <w:tcPr>
            <w:tcW w:w="0" w:type="auto"/>
          </w:tcPr>
          <w:p w14:paraId="13048EF2" w14:textId="77777777" w:rsidR="008617D8" w:rsidRDefault="00000000">
            <w:r>
              <w:t>Rooftop solar</w:t>
            </w:r>
          </w:p>
        </w:tc>
        <w:tc>
          <w:tcPr>
            <w:tcW w:w="0" w:type="auto"/>
          </w:tcPr>
          <w:p w14:paraId="30ECA405" w14:textId="77777777" w:rsidR="008617D8" w:rsidRDefault="00000000">
            <w:r>
              <w:t>Hispanic share</w:t>
            </w:r>
          </w:p>
        </w:tc>
        <w:tc>
          <w:tcPr>
            <w:tcW w:w="0" w:type="auto"/>
          </w:tcPr>
          <w:p w14:paraId="015D1FF3" w14:textId="77777777" w:rsidR="008617D8" w:rsidRDefault="00000000">
            <w:r>
              <w:t>-0.045</w:t>
            </w:r>
          </w:p>
        </w:tc>
        <w:tc>
          <w:tcPr>
            <w:tcW w:w="0" w:type="auto"/>
          </w:tcPr>
          <w:p w14:paraId="6C9F4F5E" w14:textId="77777777" w:rsidR="008617D8" w:rsidRDefault="00000000">
            <w:r>
              <w:t>0.030</w:t>
            </w:r>
          </w:p>
        </w:tc>
        <w:tc>
          <w:tcPr>
            <w:tcW w:w="0" w:type="auto"/>
          </w:tcPr>
          <w:p w14:paraId="36B4BBCA" w14:textId="77777777" w:rsidR="008617D8" w:rsidRDefault="00000000">
            <w:r>
              <w:t>0.127</w:t>
            </w:r>
          </w:p>
        </w:tc>
        <w:tc>
          <w:tcPr>
            <w:tcW w:w="0" w:type="auto"/>
          </w:tcPr>
          <w:p w14:paraId="4E951650" w14:textId="77777777" w:rsidR="008617D8" w:rsidRDefault="00000000">
            <w:r>
              <w:t>0.85</w:t>
            </w:r>
          </w:p>
        </w:tc>
        <w:tc>
          <w:tcPr>
            <w:tcW w:w="0" w:type="auto"/>
          </w:tcPr>
          <w:p w14:paraId="4885E469" w14:textId="77777777" w:rsidR="008617D8" w:rsidRDefault="00000000">
            <w:r>
              <w:t>1390</w:t>
            </w:r>
          </w:p>
        </w:tc>
      </w:tr>
      <w:tr w:rsidR="008617D8" w14:paraId="4EC7C7E1" w14:textId="77777777">
        <w:tc>
          <w:tcPr>
            <w:tcW w:w="0" w:type="auto"/>
          </w:tcPr>
          <w:p w14:paraId="1B5FE09D" w14:textId="77777777" w:rsidR="008617D8" w:rsidRDefault="00000000">
            <w:r>
              <w:t>Rooftop solar</w:t>
            </w:r>
          </w:p>
        </w:tc>
        <w:tc>
          <w:tcPr>
            <w:tcW w:w="0" w:type="auto"/>
          </w:tcPr>
          <w:p w14:paraId="4838B616" w14:textId="77777777" w:rsidR="008617D8" w:rsidRDefault="00000000">
            <w:r>
              <w:t>Asian share</w:t>
            </w:r>
          </w:p>
        </w:tc>
        <w:tc>
          <w:tcPr>
            <w:tcW w:w="0" w:type="auto"/>
          </w:tcPr>
          <w:p w14:paraId="42AE35AC" w14:textId="77777777" w:rsidR="008617D8" w:rsidRDefault="00000000">
            <w:r>
              <w:t>-0.070</w:t>
            </w:r>
          </w:p>
        </w:tc>
        <w:tc>
          <w:tcPr>
            <w:tcW w:w="0" w:type="auto"/>
          </w:tcPr>
          <w:p w14:paraId="304DCC7F" w14:textId="77777777" w:rsidR="008617D8" w:rsidRDefault="00000000">
            <w:r>
              <w:t>0.028</w:t>
            </w:r>
          </w:p>
        </w:tc>
        <w:tc>
          <w:tcPr>
            <w:tcW w:w="0" w:type="auto"/>
          </w:tcPr>
          <w:p w14:paraId="33AAE2C7" w14:textId="77777777" w:rsidR="008617D8" w:rsidRDefault="00000000">
            <w:r>
              <w:t>0.012</w:t>
            </w:r>
          </w:p>
        </w:tc>
        <w:tc>
          <w:tcPr>
            <w:tcW w:w="0" w:type="auto"/>
          </w:tcPr>
          <w:p w14:paraId="3DCAC070" w14:textId="77777777" w:rsidR="008617D8" w:rsidRDefault="00000000">
            <w:r>
              <w:t>0.85</w:t>
            </w:r>
          </w:p>
        </w:tc>
        <w:tc>
          <w:tcPr>
            <w:tcW w:w="0" w:type="auto"/>
          </w:tcPr>
          <w:p w14:paraId="264561DB" w14:textId="77777777" w:rsidR="008617D8" w:rsidRDefault="00000000">
            <w:r>
              <w:t>1390</w:t>
            </w:r>
          </w:p>
        </w:tc>
      </w:tr>
      <w:tr w:rsidR="008617D8" w14:paraId="7DD26850" w14:textId="77777777">
        <w:tc>
          <w:tcPr>
            <w:tcW w:w="0" w:type="auto"/>
          </w:tcPr>
          <w:p w14:paraId="614BDADA" w14:textId="77777777" w:rsidR="008617D8" w:rsidRDefault="00000000">
            <w:r>
              <w:t>Battery storage</w:t>
            </w:r>
          </w:p>
        </w:tc>
        <w:tc>
          <w:tcPr>
            <w:tcW w:w="0" w:type="auto"/>
          </w:tcPr>
          <w:p w14:paraId="3617CE6A" w14:textId="77777777" w:rsidR="008617D8" w:rsidRDefault="00000000">
            <w:r>
              <w:t>Log income</w:t>
            </w:r>
          </w:p>
        </w:tc>
        <w:tc>
          <w:tcPr>
            <w:tcW w:w="0" w:type="auto"/>
          </w:tcPr>
          <w:p w14:paraId="4A567D97" w14:textId="77777777" w:rsidR="008617D8" w:rsidRDefault="00000000">
            <w:del w:id="31569" w:author="Claude" w:date="2026-10-28T00:00:00Z">
              <w:r>
                <w:delText>0.345</w:delText>
              </w:r>
            </w:del>
            <w:ins w:id="31568" w:author="Claude" w:date="2026-10-28T00:00:00Z">
              <w:r>
                <w:t xml:space="preserve">0.418</w:t>
              </w:r>
            </w:ins>
          </w:p>
        </w:tc>
        <w:tc>
          <w:tcPr>
            <w:tcW w:w="0" w:type="auto"/>
          </w:tcPr>
          <w:p w14:paraId="731CF5D3" w14:textId="77777777" w:rsidR="008617D8" w:rsidRDefault="00000000">
            <w:del w:id="31571" w:author="Claude" w:date="2026-10-28T00:00:00Z">
              <w:r>
                <w:delText>0.046</w:delText>
              </w:r>
            </w:del>
            <w:ins w:id="31570" w:author="Claude" w:date="2026-10-28T00:00:00Z">
              <w:r>
                <w:t xml:space="preserve">0.041</w:t>
              </w:r>
            </w:ins>
          </w:p>
        </w:tc>
        <w:tc>
          <w:tcPr>
            <w:tcW w:w="0" w:type="auto"/>
          </w:tcPr>
          <w:p w14:paraId="390F960A" w14:textId="77777777" w:rsidR="008617D8" w:rsidRDefault="00000000">
            <w:r>
              <w:t>0.000</w:t>
            </w:r>
          </w:p>
        </w:tc>
        <w:tc>
          <w:tcPr>
            <w:tcW w:w="0" w:type="auto"/>
          </w:tcPr>
          <w:p w14:paraId="25FBD72D" w14:textId="77777777" w:rsidR="008617D8" w:rsidRDefault="00000000">
            <w:del w:id="31573" w:author="Claude" w:date="2026-10-28T00:00:00Z">
              <w:r>
                <w:delText>0.65</w:delText>
              </w:r>
            </w:del>
            <w:ins w:id="31572" w:author="Claude" w:date="2026-10-28T00:00:00Z">
              <w:r>
                <w:t xml:space="preserve">0.70</w:t>
              </w:r>
            </w:ins>
          </w:p>
        </w:tc>
        <w:tc>
          <w:tcPr>
            <w:tcW w:w="0" w:type="auto"/>
          </w:tcPr>
          <w:p w14:paraId="497A8F25" w14:textId="77777777" w:rsidR="008617D8" w:rsidRDefault="00000000">
            <w:r>
              <w:t>1390</w:t>
            </w:r>
          </w:p>
        </w:tc>
      </w:tr>
      <w:tr w:rsidR="008617D8" w14:paraId="50812271" w14:textId="77777777">
        <w:tc>
          <w:tcPr>
            <w:tcW w:w="0" w:type="auto"/>
          </w:tcPr>
          <w:p w14:paraId="0BF8B828" w14:textId="77777777" w:rsidR="008617D8" w:rsidRDefault="00000000">
            <w:r>
              <w:t>Battery storage</w:t>
            </w:r>
          </w:p>
        </w:tc>
        <w:tc>
          <w:tcPr>
            <w:tcW w:w="0" w:type="auto"/>
          </w:tcPr>
          <w:p w14:paraId="5FBD8A01" w14:textId="77777777" w:rsidR="008617D8" w:rsidRDefault="00000000">
            <w:r>
              <w:t>Black share</w:t>
            </w:r>
          </w:p>
        </w:tc>
        <w:tc>
          <w:tcPr>
            <w:tcW w:w="0" w:type="auto"/>
          </w:tcPr>
          <w:p w14:paraId="05644067" w14:textId="77777777" w:rsidR="008617D8" w:rsidRDefault="00000000">
            <w:r>
              <w:t xml:space="preserve">-</w:t>
            </w:r>
            <w:del w:id="31575" w:author="Claude" w:date="2026-10-28T00:00:00Z">
              <w:r>
                <w:delText xml:space="preserve">0.077</w:delText>
              </w:r>
            </w:del>
            <w:ins w:id="31574" w:author="Claude" w:date="2026-10-28T00:00:00Z">
              <w:r>
                <w:t xml:space="preserve">0.086</w:t>
              </w:r>
            </w:ins>
          </w:p>
        </w:tc>
        <w:tc>
          <w:tcPr>
            <w:tcW w:w="0" w:type="auto"/>
          </w:tcPr>
          <w:p w14:paraId="72076271" w14:textId="77777777" w:rsidR="008617D8" w:rsidRDefault="00000000">
            <w:del w:id="31577" w:author="Claude" w:date="2026-10-28T00:00:00Z">
              <w:r>
                <w:delText>0.031</w:delText>
              </w:r>
            </w:del>
            <w:ins w:id="31576" w:author="Claude" w:date="2026-10-28T00:00:00Z">
              <w:r>
                <w:t xml:space="preserve">0.028</w:t>
              </w:r>
            </w:ins>
          </w:p>
        </w:tc>
        <w:tc>
          <w:tcPr>
            <w:tcW w:w="0" w:type="auto"/>
          </w:tcPr>
          <w:p w14:paraId="20587DA4" w14:textId="77777777" w:rsidR="008617D8" w:rsidRDefault="00000000">
            <w:del w:id="31579" w:author="Claude" w:date="2026-10-28T00:00:00Z">
              <w:r>
                <w:delText>0.012</w:delText>
              </w:r>
            </w:del>
            <w:ins w:id="31578" w:author="Claude" w:date="2026-10-28T00:00:00Z">
              <w:r>
                <w:t xml:space="preserve">0.002</w:t>
              </w:r>
            </w:ins>
          </w:p>
        </w:tc>
        <w:tc>
          <w:tcPr>
            <w:tcW w:w="0" w:type="auto"/>
          </w:tcPr>
          <w:p w14:paraId="7DD8C854" w14:textId="77777777" w:rsidR="008617D8" w:rsidRDefault="00000000">
            <w:del w:id="31581" w:author="Claude" w:date="2026-10-28T00:00:00Z">
              <w:r>
                <w:delText>0.65</w:delText>
              </w:r>
            </w:del>
            <w:ins w:id="31580" w:author="Claude" w:date="2026-10-28T00:00:00Z">
              <w:r>
                <w:t xml:space="preserve">0.70</w:t>
              </w:r>
            </w:ins>
          </w:p>
        </w:tc>
        <w:tc>
          <w:tcPr>
            <w:tcW w:w="0" w:type="auto"/>
          </w:tcPr>
          <w:p w14:paraId="008A30DC" w14:textId="77777777" w:rsidR="008617D8" w:rsidRDefault="00000000">
            <w:r>
              <w:t>1390</w:t>
            </w:r>
          </w:p>
        </w:tc>
      </w:tr>
      <w:tr w:rsidR="008617D8" w14:paraId="60544833" w14:textId="77777777">
        <w:tc>
          <w:tcPr>
            <w:tcW w:w="0" w:type="auto"/>
          </w:tcPr>
          <w:p w14:paraId="05131D93" w14:textId="77777777" w:rsidR="008617D8" w:rsidRDefault="00000000">
            <w:r>
              <w:t>Battery storage</w:t>
            </w:r>
          </w:p>
        </w:tc>
        <w:tc>
          <w:tcPr>
            <w:tcW w:w="0" w:type="auto"/>
          </w:tcPr>
          <w:p w14:paraId="49624B25" w14:textId="77777777" w:rsidR="008617D8" w:rsidRDefault="00000000">
            <w:r>
              <w:t>Hispanic share</w:t>
            </w:r>
          </w:p>
        </w:tc>
        <w:tc>
          <w:tcPr>
            <w:tcW w:w="0" w:type="auto"/>
          </w:tcPr>
          <w:p w14:paraId="5AE9B3DD" w14:textId="77777777" w:rsidR="008617D8" w:rsidRDefault="00000000">
            <w:r>
              <w:t xml:space="preserve">-</w:t>
            </w:r>
            <w:del w:id="31583" w:author="Claude" w:date="2026-10-28T00:00:00Z">
              <w:r>
                <w:delText xml:space="preserve">0.222</w:delText>
              </w:r>
            </w:del>
            <w:ins w:id="31582" w:author="Claude" w:date="2026-10-28T00:00:00Z">
              <w:r>
                <w:t xml:space="preserve">0.277</w:t>
              </w:r>
            </w:ins>
          </w:p>
        </w:tc>
        <w:tc>
          <w:tcPr>
            <w:tcW w:w="0" w:type="auto"/>
          </w:tcPr>
          <w:p w14:paraId="52A614ED" w14:textId="77777777" w:rsidR="008617D8" w:rsidRDefault="00000000">
            <w:del w:id="31585" w:author="Claude" w:date="2026-10-28T00:00:00Z">
              <w:r>
                <w:delText>0.036</w:delText>
              </w:r>
            </w:del>
            <w:ins w:id="31584" w:author="Claude" w:date="2026-10-28T00:00:00Z">
              <w:r>
                <w:t xml:space="preserve">0.033</w:t>
              </w:r>
            </w:ins>
          </w:p>
        </w:tc>
        <w:tc>
          <w:tcPr>
            <w:tcW w:w="0" w:type="auto"/>
          </w:tcPr>
          <w:p w14:paraId="487DBAAA" w14:textId="77777777" w:rsidR="008617D8" w:rsidRDefault="00000000">
            <w:r>
              <w:t>0.000</w:t>
            </w:r>
          </w:p>
        </w:tc>
        <w:tc>
          <w:tcPr>
            <w:tcW w:w="0" w:type="auto"/>
          </w:tcPr>
          <w:p w14:paraId="1A6EDB2F" w14:textId="77777777" w:rsidR="008617D8" w:rsidRDefault="00000000">
            <w:del w:id="31587" w:author="Claude" w:date="2026-10-28T00:00:00Z">
              <w:r>
                <w:delText>0.65</w:delText>
              </w:r>
            </w:del>
            <w:ins w:id="31586" w:author="Claude" w:date="2026-10-28T00:00:00Z">
              <w:r>
                <w:t xml:space="preserve">0.70</w:t>
              </w:r>
            </w:ins>
          </w:p>
        </w:tc>
        <w:tc>
          <w:tcPr>
            <w:tcW w:w="0" w:type="auto"/>
          </w:tcPr>
          <w:p w14:paraId="29DB623B" w14:textId="77777777" w:rsidR="008617D8" w:rsidRDefault="00000000">
            <w:r>
              <w:t>1390</w:t>
            </w:r>
          </w:p>
        </w:tc>
      </w:tr>
      <w:tr w:rsidR="008617D8" w14:paraId="61065DBC" w14:textId="77777777">
        <w:tc>
          <w:tcPr>
            <w:tcW w:w="0" w:type="auto"/>
          </w:tcPr>
          <w:p w14:paraId="1C62B368" w14:textId="77777777" w:rsidR="008617D8" w:rsidRDefault="00000000">
            <w:r>
              <w:t>Battery storage</w:t>
            </w:r>
          </w:p>
        </w:tc>
        <w:tc>
          <w:tcPr>
            <w:tcW w:w="0" w:type="auto"/>
          </w:tcPr>
          <w:p w14:paraId="11895F52" w14:textId="77777777" w:rsidR="008617D8" w:rsidRDefault="00000000">
            <w:r>
              <w:t>Asian share</w:t>
            </w:r>
          </w:p>
        </w:tc>
        <w:tc>
          <w:tcPr>
            <w:tcW w:w="0" w:type="auto"/>
          </w:tcPr>
          <w:p w14:paraId="5E1A8BA7" w14:textId="77777777" w:rsidR="008617D8" w:rsidRDefault="00000000">
            <w:r>
              <w:t xml:space="preserve">-</w:t>
            </w:r>
            <w:del w:id="31589" w:author="Claude" w:date="2026-10-28T00:00:00Z">
              <w:r>
                <w:delText xml:space="preserve">0.207</w:delText>
              </w:r>
            </w:del>
            <w:ins w:id="31588" w:author="Claude" w:date="2026-10-28T00:00:00Z">
              <w:r>
                <w:t xml:space="preserve">0.171</w:t>
              </w:r>
            </w:ins>
          </w:p>
        </w:tc>
        <w:tc>
          <w:tcPr>
            <w:tcW w:w="0" w:type="auto"/>
          </w:tcPr>
          <w:p w14:paraId="3B6C6EB8" w14:textId="77777777" w:rsidR="008617D8" w:rsidRDefault="00000000">
            <w:del w:id="31591" w:author="Claude" w:date="2026-10-28T00:00:00Z">
              <w:r>
                <w:delText>0.034</w:delText>
              </w:r>
            </w:del>
            <w:ins w:id="31590" w:author="Claude" w:date="2026-10-28T00:00:00Z">
              <w:r>
                <w:t xml:space="preserve">0.030</w:t>
              </w:r>
            </w:ins>
          </w:p>
        </w:tc>
        <w:tc>
          <w:tcPr>
            <w:tcW w:w="0" w:type="auto"/>
          </w:tcPr>
          <w:p w14:paraId="49E055A5" w14:textId="77777777" w:rsidR="008617D8" w:rsidRDefault="00000000">
            <w:r>
              <w:t>0.000</w:t>
            </w:r>
          </w:p>
        </w:tc>
        <w:tc>
          <w:tcPr>
            <w:tcW w:w="0" w:type="auto"/>
          </w:tcPr>
          <w:p w14:paraId="3E427BC0" w14:textId="77777777" w:rsidR="008617D8" w:rsidRDefault="00000000">
            <w:del w:id="31593" w:author="Claude" w:date="2026-10-28T00:00:00Z">
              <w:r>
                <w:delText>0.65</w:delText>
              </w:r>
            </w:del>
            <w:ins w:id="31592" w:author="Claude" w:date="2026-10-28T00:00:00Z">
              <w:r>
                <w:t xml:space="preserve">0.70</w:t>
              </w:r>
            </w:ins>
          </w:p>
        </w:tc>
        <w:tc>
          <w:tcPr>
            <w:tcW w:w="0" w:type="auto"/>
          </w:tcPr>
          <w:p w14:paraId="1792424E" w14:textId="77777777" w:rsidR="008617D8" w:rsidRDefault="00000000">
            <w:r>
              <w:t>1390</w:t>
            </w:r>
          </w:p>
        </w:tc>
      </w:tr>
      <w:tr w:rsidR="008617D8" w14:paraId="08DF9AA1" w14:textId="77777777">
        <w:tc>
          <w:tcPr>
            <w:tcW w:w="0" w:type="auto"/>
          </w:tcPr>
          <w:p w14:paraId="4C46E65D" w14:textId="77777777" w:rsidR="008617D8" w:rsidRDefault="00000000">
            <w:r>
              <w:t>EV charging</w:t>
            </w:r>
          </w:p>
        </w:tc>
        <w:tc>
          <w:tcPr>
            <w:tcW w:w="0" w:type="auto"/>
          </w:tcPr>
          <w:p w14:paraId="57005B4B" w14:textId="77777777" w:rsidR="008617D8" w:rsidRDefault="00000000">
            <w:r>
              <w:t>Log income</w:t>
            </w:r>
          </w:p>
        </w:tc>
        <w:tc>
          <w:tcPr>
            <w:tcW w:w="0" w:type="auto"/>
          </w:tcPr>
          <w:p w14:paraId="43BB4076" w14:textId="77777777" w:rsidR="008617D8" w:rsidRDefault="00000000">
            <w:r>
              <w:t>0.001</w:t>
            </w:r>
          </w:p>
        </w:tc>
        <w:tc>
          <w:tcPr>
            <w:tcW w:w="0" w:type="auto"/>
          </w:tcPr>
          <w:p w14:paraId="01A4BE25" w14:textId="77777777" w:rsidR="008617D8" w:rsidRDefault="00000000">
            <w:r>
              <w:t>0.052</w:t>
            </w:r>
          </w:p>
        </w:tc>
        <w:tc>
          <w:tcPr>
            <w:tcW w:w="0" w:type="auto"/>
          </w:tcPr>
          <w:p w14:paraId="281F4BAA" w14:textId="77777777" w:rsidR="008617D8" w:rsidRDefault="00000000">
            <w:r>
              <w:t>0.985</w:t>
            </w:r>
          </w:p>
        </w:tc>
        <w:tc>
          <w:tcPr>
            <w:tcW w:w="0" w:type="auto"/>
          </w:tcPr>
          <w:p w14:paraId="53A67167" w14:textId="77777777" w:rsidR="008617D8" w:rsidRDefault="00000000">
            <w:r>
              <w:t>0.45</w:t>
            </w:r>
          </w:p>
        </w:tc>
        <w:tc>
          <w:tcPr>
            <w:tcW w:w="0" w:type="auto"/>
          </w:tcPr>
          <w:p w14:paraId="33596E0C" w14:textId="77777777" w:rsidR="008617D8" w:rsidRDefault="00000000">
            <w:r>
              <w:t>1390</w:t>
            </w:r>
          </w:p>
        </w:tc>
      </w:tr>
      <w:tr w:rsidR="008617D8" w14:paraId="29932EBF" w14:textId="77777777">
        <w:tc>
          <w:tcPr>
            <w:tcW w:w="0" w:type="auto"/>
          </w:tcPr>
          <w:p w14:paraId="053BC4EB" w14:textId="77777777" w:rsidR="008617D8" w:rsidRDefault="00000000">
            <w:r>
              <w:t>EV charging</w:t>
            </w:r>
          </w:p>
        </w:tc>
        <w:tc>
          <w:tcPr>
            <w:tcW w:w="0" w:type="auto"/>
          </w:tcPr>
          <w:p w14:paraId="60FE2836" w14:textId="77777777" w:rsidR="008617D8" w:rsidRDefault="00000000">
            <w:r>
              <w:t>Black share</w:t>
            </w:r>
          </w:p>
        </w:tc>
        <w:tc>
          <w:tcPr>
            <w:tcW w:w="0" w:type="auto"/>
          </w:tcPr>
          <w:p w14:paraId="11598C57" w14:textId="77777777" w:rsidR="008617D8" w:rsidRDefault="00000000">
            <w:r>
              <w:t>0.025</w:t>
            </w:r>
          </w:p>
        </w:tc>
        <w:tc>
          <w:tcPr>
            <w:tcW w:w="0" w:type="auto"/>
          </w:tcPr>
          <w:p w14:paraId="3369AE96" w14:textId="77777777" w:rsidR="008617D8" w:rsidRDefault="00000000">
            <w:r>
              <w:t>0.033</w:t>
            </w:r>
          </w:p>
        </w:tc>
        <w:tc>
          <w:tcPr>
            <w:tcW w:w="0" w:type="auto"/>
          </w:tcPr>
          <w:p w14:paraId="785B872E" w14:textId="77777777" w:rsidR="008617D8" w:rsidRDefault="00000000">
            <w:r>
              <w:t>0.442</w:t>
            </w:r>
          </w:p>
        </w:tc>
        <w:tc>
          <w:tcPr>
            <w:tcW w:w="0" w:type="auto"/>
          </w:tcPr>
          <w:p w14:paraId="6A5DF5FB" w14:textId="77777777" w:rsidR="008617D8" w:rsidRDefault="00000000">
            <w:r>
              <w:t>0.45</w:t>
            </w:r>
          </w:p>
        </w:tc>
        <w:tc>
          <w:tcPr>
            <w:tcW w:w="0" w:type="auto"/>
          </w:tcPr>
          <w:p w14:paraId="31B28B35" w14:textId="77777777" w:rsidR="008617D8" w:rsidRDefault="00000000">
            <w:r>
              <w:t>1390</w:t>
            </w:r>
          </w:p>
        </w:tc>
      </w:tr>
      <w:tr w:rsidR="008617D8" w14:paraId="365B6334" w14:textId="77777777">
        <w:tc>
          <w:tcPr>
            <w:tcW w:w="0" w:type="auto"/>
          </w:tcPr>
          <w:p w14:paraId="0E751B99" w14:textId="77777777" w:rsidR="008617D8" w:rsidRDefault="00000000">
            <w:r>
              <w:t>EV charging</w:t>
            </w:r>
          </w:p>
        </w:tc>
        <w:tc>
          <w:tcPr>
            <w:tcW w:w="0" w:type="auto"/>
          </w:tcPr>
          <w:p w14:paraId="3DB077A0" w14:textId="77777777" w:rsidR="008617D8" w:rsidRDefault="00000000">
            <w:r>
              <w:t>Hispanic share</w:t>
            </w:r>
          </w:p>
        </w:tc>
        <w:tc>
          <w:tcPr>
            <w:tcW w:w="0" w:type="auto"/>
          </w:tcPr>
          <w:p w14:paraId="35EA140F" w14:textId="77777777" w:rsidR="008617D8" w:rsidRDefault="00000000">
            <w:r>
              <w:t>-0.119</w:t>
            </w:r>
          </w:p>
        </w:tc>
        <w:tc>
          <w:tcPr>
            <w:tcW w:w="0" w:type="auto"/>
          </w:tcPr>
          <w:p w14:paraId="7010629B" w14:textId="77777777" w:rsidR="008617D8" w:rsidRDefault="00000000">
            <w:r>
              <w:t>0.039</w:t>
            </w:r>
          </w:p>
        </w:tc>
        <w:tc>
          <w:tcPr>
            <w:tcW w:w="0" w:type="auto"/>
          </w:tcPr>
          <w:p w14:paraId="3FA3C85F" w14:textId="77777777" w:rsidR="008617D8" w:rsidRDefault="00000000">
            <w:r>
              <w:t>0.002</w:t>
            </w:r>
          </w:p>
        </w:tc>
        <w:tc>
          <w:tcPr>
            <w:tcW w:w="0" w:type="auto"/>
          </w:tcPr>
          <w:p w14:paraId="094ACC4B" w14:textId="77777777" w:rsidR="008617D8" w:rsidRDefault="00000000">
            <w:r>
              <w:t>0.45</w:t>
            </w:r>
          </w:p>
        </w:tc>
        <w:tc>
          <w:tcPr>
            <w:tcW w:w="0" w:type="auto"/>
          </w:tcPr>
          <w:p w14:paraId="158BFC51" w14:textId="77777777" w:rsidR="008617D8" w:rsidRDefault="00000000">
            <w:r>
              <w:t>1390</w:t>
            </w:r>
          </w:p>
        </w:tc>
      </w:tr>
      <w:tr w:rsidR="008617D8" w14:paraId="32A3E80D" w14:textId="77777777">
        <w:tc>
          <w:tcPr>
            <w:tcW w:w="0" w:type="auto"/>
          </w:tcPr>
          <w:p w14:paraId="6AF98912" w14:textId="77777777" w:rsidR="008617D8" w:rsidRDefault="00000000">
            <w:r>
              <w:t>EV charging</w:t>
            </w:r>
          </w:p>
        </w:tc>
        <w:tc>
          <w:tcPr>
            <w:tcW w:w="0" w:type="auto"/>
          </w:tcPr>
          <w:p w14:paraId="020C66D0" w14:textId="77777777" w:rsidR="008617D8" w:rsidRDefault="00000000">
            <w:r>
              <w:t>Asian share</w:t>
            </w:r>
          </w:p>
        </w:tc>
        <w:tc>
          <w:tcPr>
            <w:tcW w:w="0" w:type="auto"/>
          </w:tcPr>
          <w:p w14:paraId="30D0E300" w14:textId="77777777" w:rsidR="008617D8" w:rsidRDefault="00000000">
            <w:r>
              <w:t>0.083</w:t>
            </w:r>
          </w:p>
        </w:tc>
        <w:tc>
          <w:tcPr>
            <w:tcW w:w="0" w:type="auto"/>
          </w:tcPr>
          <w:p w14:paraId="58A13BA3" w14:textId="77777777" w:rsidR="008617D8" w:rsidRDefault="00000000">
            <w:r>
              <w:t>0.036</w:t>
            </w:r>
          </w:p>
        </w:tc>
        <w:tc>
          <w:tcPr>
            <w:tcW w:w="0" w:type="auto"/>
          </w:tcPr>
          <w:p w14:paraId="3C79B561" w14:textId="77777777" w:rsidR="008617D8" w:rsidRDefault="00000000">
            <w:r>
              <w:t>0.021</w:t>
            </w:r>
          </w:p>
        </w:tc>
        <w:tc>
          <w:tcPr>
            <w:tcW w:w="0" w:type="auto"/>
          </w:tcPr>
          <w:p w14:paraId="243029EC" w14:textId="77777777" w:rsidR="008617D8" w:rsidRDefault="00000000">
            <w:r>
              <w:t>0.45</w:t>
            </w:r>
          </w:p>
        </w:tc>
        <w:tc>
          <w:tcPr>
            <w:tcW w:w="0" w:type="auto"/>
          </w:tcPr>
          <w:p w14:paraId="66C51AD9" w14:textId="77777777" w:rsidR="008617D8" w:rsidRDefault="00000000">
            <w:r>
              <w:t>1390</w:t>
            </w:r>
          </w:p>
        </w:tc>
      </w:tr>
    </w:tbl>
    <w:p w14:paraId="5509FFCE" w14:textId="77777777" w:rsidR="008617D8" w:rsidRDefault="00000000">
      <w:pPr>
        <w:pStyle w:val="Heading1"/>
      </w:pPr>
      <w:r>
        <w:t>Supplementary Note S6 | Housing structure and tenure</w:t>
      </w:r>
    </w:p>
    <w:p w14:paraId="7BA76DCE" w14:textId="77777777" w:rsidR="008617D8" w:rsidRDefault="00000000">
      <w:r>
        <w:t>Housing is tested directly rather than left as a proposed mechanism. Model 2C adds the exhaustive ACS B25024 structure composition and Model 2D adds B25003 owner occupancy. Structure coefficients use single-family housing as the omitted reference, and tenure uses renters as the omitted reference.</w:t>
      </w:r>
    </w:p>
    <w:p w14:paraId="612C6E39" w14:textId="77777777" w:rsidR="008617D8" w:rsidRDefault="00000000">
      <w:r>
        <w:t xml:space="preserve">Supplementary Table S2 reports the coefficient pairs behind the attenuation figure in the main text. Area-level housing composition </w:t>
      </w:r>
      <w:del w:id="30468" w:author="Claude" w:date="2026-10-23T00:00:00Z">
        <w:r>
          <w:delText xml:space="preserve">absorbs 53 percent of the solar Black-share coefficient, 38 percent of the solar Asian-share</w:delText>
        </w:r>
      </w:del>
      <w:ins w:id="30469" w:author="Claude" w:date="2026-10-23T00:00:00Z">
        <w:r>
          <w:t xml:space="preserve">absorbs 52 percent of the solar Black-share coefficient, 49 percent of the solar Asian-share</w:t>
        </w:r>
      </w:ins>
      <w:r>
        <w:t xml:space="preserve"> coefficient, </w:t>
      </w:r>
      <w:del w:id="31597" w:author="Claude" w:date="2026-10-28T00:00:00Z">
        <w:r>
          <w:delText xml:space="preserve">44 percent of the storage Black-share coefficient and 32</w:delText>
        </w:r>
      </w:del>
      <w:ins w:id="31596" w:author="Claude" w:date="2026-10-28T00:00:00Z">
        <w:r>
          <w:t xml:space="preserve">32 percent of the storage Black-share coefficient and 27</w:t>
        </w:r>
      </w:ins>
      <w:r>
        <w:t xml:space="preserve"> percent of the storage Asian-share coefficient. For aggregate charging the Asian-share coefficient collapses from positive to indistinguishable from zero.</w:t>
      </w:r>
    </w:p>
    <w:p w14:paraId="008D5A40" w14:textId="77777777" w:rsidR="008617D8" w:rsidRDefault="00000000">
      <w:r>
        <w:t>Movement toward zero is attenuation associated with area-level housing composition. These models observe the housing stock of an area, not the tenure or roof access of any household, so they cannot identify the household-level mechanism; what they establish is that a substantial share of what reads as a racial gap tracks the housing stock, and that a substantial share does not.</w:t>
      </w:r>
    </w:p>
    <w:p w14:paraId="49CBFF0C" w14:textId="77777777" w:rsidR="008617D8" w:rsidRDefault="00000000">
      <w:pPr>
        <w:pStyle w:val="Caption"/>
      </w:pPr>
      <w:r>
        <w:t>Supplementary Table S2 | Race-coefficient attenuation after adding housing structure and tenure. Standardized coefficients; baseline versus the specification adding exhaustive ACS B25024 structure shares and B25003 owner occupancy.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57"/>
        <w:gridCol w:w="1249"/>
        <w:gridCol w:w="999"/>
        <w:gridCol w:w="2168"/>
        <w:gridCol w:w="2801"/>
      </w:tblGrid>
      <w:tr w:rsidR="008617D8" w14:paraId="005BD2A9" w14:textId="77777777">
        <w:tc>
          <w:tcPr>
            <w:tcW w:w="0" w:type="auto"/>
          </w:tcPr>
          <w:p w14:paraId="3204593C" w14:textId="77777777" w:rsidR="008617D8" w:rsidRDefault="00000000">
            <w:r>
              <w:rPr>
                <w:b/>
              </w:rPr>
              <w:t>Outcome</w:t>
            </w:r>
          </w:p>
        </w:tc>
        <w:tc>
          <w:tcPr>
            <w:tcW w:w="0" w:type="auto"/>
          </w:tcPr>
          <w:p w14:paraId="6BE02AFC" w14:textId="77777777" w:rsidR="008617D8" w:rsidRDefault="00000000">
            <w:r>
              <w:rPr>
                <w:b/>
              </w:rPr>
              <w:t>Term</w:t>
            </w:r>
          </w:p>
        </w:tc>
        <w:tc>
          <w:tcPr>
            <w:tcW w:w="0" w:type="auto"/>
          </w:tcPr>
          <w:p w14:paraId="11DDFDBC" w14:textId="77777777" w:rsidR="008617D8" w:rsidRDefault="00000000">
            <w:r>
              <w:rPr>
                <w:b/>
              </w:rPr>
              <w:t>Baseline</w:t>
            </w:r>
          </w:p>
        </w:tc>
        <w:tc>
          <w:tcPr>
            <w:tcW w:w="0" w:type="auto"/>
          </w:tcPr>
          <w:p w14:paraId="0C5BD643" w14:textId="77777777" w:rsidR="008617D8" w:rsidRDefault="00000000">
            <w:r>
              <w:rPr>
                <w:b/>
              </w:rPr>
              <w:t>+ structure &amp; tenure</w:t>
            </w:r>
          </w:p>
        </w:tc>
        <w:tc>
          <w:tcPr>
            <w:tcW w:w="0" w:type="auto"/>
          </w:tcPr>
          <w:p w14:paraId="3A378E53" w14:textId="77777777" w:rsidR="008617D8" w:rsidRDefault="00000000">
            <w:r>
              <w:rPr>
                <w:b/>
              </w:rPr>
              <w:t>Attenuation</w:t>
            </w:r>
          </w:p>
        </w:tc>
      </w:tr>
      <w:tr w:rsidR="008617D8" w14:paraId="068ED37E" w14:textId="77777777">
        <w:tc>
          <w:tcPr>
            <w:tcW w:w="0" w:type="auto"/>
          </w:tcPr>
          <w:p w14:paraId="5DAD3BF7" w14:textId="77777777" w:rsidR="008617D8" w:rsidRDefault="00000000">
            <w:r>
              <w:t>Rooftop solar</w:t>
            </w:r>
          </w:p>
        </w:tc>
        <w:tc>
          <w:tcPr>
            <w:tcW w:w="0" w:type="auto"/>
          </w:tcPr>
          <w:p w14:paraId="59E250C4" w14:textId="77777777" w:rsidR="008617D8" w:rsidRDefault="00000000">
            <w:r>
              <w:t>Black share</w:t>
            </w:r>
          </w:p>
        </w:tc>
        <w:tc>
          <w:tcPr>
            <w:tcW w:w="0" w:type="auto"/>
          </w:tcPr>
          <w:p w14:paraId="5A4155DB" w14:textId="77777777" w:rsidR="008617D8" w:rsidRDefault="00000000">
            <w:del w:id="30204" w:author="Claude" w:date="2026-10-23T00:00:00Z">
              <w:r>
                <w:delText xml:space="preserve">−0.049</w:delText>
              </w:r>
            </w:del>
            <w:ins w:id="30205" w:author="Claude" w:date="2026-10-23T00:00:00Z">
              <w:r>
                <w:t xml:space="preserve">−0.219</w:t>
              </w:r>
            </w:ins>
          </w:p>
        </w:tc>
        <w:tc>
          <w:tcPr>
            <w:tcW w:w="0" w:type="auto"/>
          </w:tcPr>
          <w:p w14:paraId="1787868E" w14:textId="77777777" w:rsidR="008617D8" w:rsidRDefault="00000000">
            <w:del w:id="30206" w:author="Claude" w:date="2026-10-23T00:00:00Z">
              <w:r>
                <w:delText xml:space="preserve">−0.023</w:delText>
              </w:r>
            </w:del>
            <w:ins w:id="30207" w:author="Claude" w:date="2026-10-23T00:00:00Z">
              <w:r>
                <w:t xml:space="preserve">−0.104</w:t>
              </w:r>
            </w:ins>
          </w:p>
        </w:tc>
        <w:tc>
          <w:tcPr>
            <w:tcW w:w="0" w:type="auto"/>
          </w:tcPr>
          <w:p w14:paraId="4541C0D0" w14:textId="77777777" w:rsidR="008617D8" w:rsidRDefault="00000000">
            <w:del w:id="30208" w:author="Claude" w:date="2026-10-23T00:00:00Z">
              <w:r>
                <w:delText xml:space="preserve">53%</w:delText>
              </w:r>
            </w:del>
            <w:ins w:id="30209" w:author="Claude" w:date="2026-10-23T00:00:00Z">
              <w:r>
                <w:t xml:space="preserve">52%</w:t>
              </w:r>
            </w:ins>
          </w:p>
        </w:tc>
      </w:tr>
      <w:tr w:rsidR="008617D8" w14:paraId="55EAFC36" w14:textId="77777777">
        <w:tc>
          <w:tcPr>
            <w:tcW w:w="0" w:type="auto"/>
          </w:tcPr>
          <w:p w14:paraId="305439C7" w14:textId="77777777" w:rsidR="008617D8" w:rsidRDefault="00000000">
            <w:r>
              <w:t>Rooftop solar</w:t>
            </w:r>
          </w:p>
        </w:tc>
        <w:tc>
          <w:tcPr>
            <w:tcW w:w="0" w:type="auto"/>
          </w:tcPr>
          <w:p w14:paraId="2A395931" w14:textId="77777777" w:rsidR="008617D8" w:rsidRDefault="00000000">
            <w:r>
              <w:t>Asian share</w:t>
            </w:r>
          </w:p>
        </w:tc>
        <w:tc>
          <w:tcPr>
            <w:tcW w:w="0" w:type="auto"/>
          </w:tcPr>
          <w:p w14:paraId="751F74BB" w14:textId="77777777" w:rsidR="008617D8" w:rsidRDefault="00000000">
            <w:del w:id="30210" w:author="Claude" w:date="2026-10-23T00:00:00Z">
              <w:r>
                <w:delText xml:space="preserve">−0.082</w:delText>
              </w:r>
            </w:del>
            <w:ins w:id="30211" w:author="Claude" w:date="2026-10-23T00:00:00Z">
              <w:r>
                <w:t xml:space="preserve">−0.298</w:t>
              </w:r>
            </w:ins>
          </w:p>
        </w:tc>
        <w:tc>
          <w:tcPr>
            <w:tcW w:w="0" w:type="auto"/>
          </w:tcPr>
          <w:p w14:paraId="52CE1228" w14:textId="77777777" w:rsidR="008617D8" w:rsidRDefault="00000000">
            <w:del w:id="30212" w:author="Claude" w:date="2026-10-23T00:00:00Z">
              <w:r>
                <w:delText xml:space="preserve">−0.051</w:delText>
              </w:r>
            </w:del>
            <w:ins w:id="30213" w:author="Claude" w:date="2026-10-23T00:00:00Z">
              <w:r>
                <w:t xml:space="preserve">−0.151</w:t>
              </w:r>
            </w:ins>
          </w:p>
        </w:tc>
        <w:tc>
          <w:tcPr>
            <w:tcW w:w="0" w:type="auto"/>
          </w:tcPr>
          <w:p w14:paraId="469B7BD9" w14:textId="77777777" w:rsidR="008617D8" w:rsidRDefault="00000000">
            <w:del w:id="30214" w:author="Claude" w:date="2026-10-23T00:00:00Z">
              <w:r>
                <w:delText xml:space="preserve">38%</w:delText>
              </w:r>
            </w:del>
            <w:ins w:id="30215" w:author="Claude" w:date="2026-10-23T00:00:00Z">
              <w:r>
                <w:t xml:space="preserve">49%</w:t>
              </w:r>
            </w:ins>
          </w:p>
        </w:tc>
      </w:tr>
      <w:tr w:rsidR="008617D8" w14:paraId="2F5C3A21" w14:textId="77777777">
        <w:tc>
          <w:tcPr>
            <w:tcW w:w="0" w:type="auto"/>
          </w:tcPr>
          <w:p w14:paraId="32DA8F4A" w14:textId="77777777" w:rsidR="008617D8" w:rsidRDefault="00000000">
            <w:r>
              <w:t>Battery storage</w:t>
            </w:r>
          </w:p>
        </w:tc>
        <w:tc>
          <w:tcPr>
            <w:tcW w:w="0" w:type="auto"/>
          </w:tcPr>
          <w:p w14:paraId="05B7E466" w14:textId="77777777" w:rsidR="008617D8" w:rsidRDefault="00000000">
            <w:r>
              <w:t>Black share</w:t>
            </w:r>
          </w:p>
        </w:tc>
        <w:tc>
          <w:tcPr>
            <w:tcW w:w="0" w:type="auto"/>
          </w:tcPr>
          <w:p w14:paraId="7AC1E0B6" w14:textId="77777777" w:rsidR="008617D8" w:rsidRDefault="00000000">
            <w:del w:id="31599" w:author="Claude" w:date="2026-10-28T00:00:00Z">
              <w:r>
                <w:delText>−0.106</w:delText>
              </w:r>
            </w:del>
            <w:ins w:id="31598" w:author="Claude" w:date="2026-10-28T00:00:00Z">
              <w:r>
                <w:t xml:space="preserve">−0.120</w:t>
              </w:r>
            </w:ins>
          </w:p>
        </w:tc>
        <w:tc>
          <w:tcPr>
            <w:tcW w:w="0" w:type="auto"/>
          </w:tcPr>
          <w:p w14:paraId="7AD6A724" w14:textId="77777777" w:rsidR="008617D8" w:rsidRDefault="00000000">
            <w:del w:id="31601" w:author="Claude" w:date="2026-10-28T00:00:00Z">
              <w:r>
                <w:delText>−0.059</w:delText>
              </w:r>
            </w:del>
            <w:ins w:id="31600" w:author="Claude" w:date="2026-10-28T00:00:00Z">
              <w:r>
                <w:t xml:space="preserve">−0.081</w:t>
              </w:r>
            </w:ins>
          </w:p>
        </w:tc>
        <w:tc>
          <w:tcPr>
            <w:tcW w:w="0" w:type="auto"/>
          </w:tcPr>
          <w:p w14:paraId="17D7080B" w14:textId="77777777" w:rsidR="008617D8" w:rsidRDefault="00000000">
            <w:del w:id="31603" w:author="Claude" w:date="2026-10-28T00:00:00Z">
              <w:r>
                <w:delText>44%</w:delText>
              </w:r>
            </w:del>
            <w:ins w:id="31602" w:author="Claude" w:date="2026-10-28T00:00:00Z">
              <w:r>
                <w:t xml:space="preserve">32%</w:t>
              </w:r>
            </w:ins>
          </w:p>
        </w:tc>
      </w:tr>
      <w:tr w:rsidR="008617D8" w14:paraId="47C298EF" w14:textId="77777777">
        <w:tc>
          <w:tcPr>
            <w:tcW w:w="0" w:type="auto"/>
          </w:tcPr>
          <w:p w14:paraId="002EDD4F" w14:textId="77777777" w:rsidR="008617D8" w:rsidRDefault="00000000">
            <w:r>
              <w:t>Battery storage</w:t>
            </w:r>
          </w:p>
        </w:tc>
        <w:tc>
          <w:tcPr>
            <w:tcW w:w="0" w:type="auto"/>
          </w:tcPr>
          <w:p w14:paraId="20ECC098" w14:textId="77777777" w:rsidR="008617D8" w:rsidRDefault="00000000">
            <w:r>
              <w:t>Asian share</w:t>
            </w:r>
          </w:p>
        </w:tc>
        <w:tc>
          <w:tcPr>
            <w:tcW w:w="0" w:type="auto"/>
          </w:tcPr>
          <w:p w14:paraId="35A55718" w14:textId="77777777" w:rsidR="008617D8" w:rsidRDefault="00000000">
            <w:del w:id="31605" w:author="Claude" w:date="2026-10-28T00:00:00Z">
              <w:r>
                <w:delText>−0.252</w:delText>
              </w:r>
            </w:del>
            <w:ins w:id="31604" w:author="Claude" w:date="2026-10-28T00:00:00Z">
              <w:r>
                <w:t xml:space="preserve">−0.246</w:t>
              </w:r>
            </w:ins>
          </w:p>
        </w:tc>
        <w:tc>
          <w:tcPr>
            <w:tcW w:w="0" w:type="auto"/>
          </w:tcPr>
          <w:p w14:paraId="230B0DB6" w14:textId="77777777" w:rsidR="008617D8" w:rsidRDefault="00000000">
            <w:del w:id="30216" w:author="Claude" w:date="2026-10-23T00:00:00Z">
              <w:r>
                <w:delText xml:space="preserve">−0.171</w:delText>
              </w:r>
            </w:del>
            <w:ins w:id="30217" w:author="Claude" w:date="2026-10-23T00:00:00Z">
              <w:r>
                <w:t xml:space="preserve">−0.178</w:t>
              </w:r>
            </w:ins>
          </w:p>
        </w:tc>
        <w:tc>
          <w:tcPr>
            <w:tcW w:w="0" w:type="auto"/>
          </w:tcPr>
          <w:p w14:paraId="7A19B85C" w14:textId="77777777" w:rsidR="008617D8" w:rsidRDefault="00000000">
            <w:del w:id="31607" w:author="Claude" w:date="2026-10-28T00:00:00Z">
              <w:r>
                <w:delText>32%</w:delText>
              </w:r>
            </w:del>
            <w:ins w:id="31606" w:author="Claude" w:date="2026-10-28T00:00:00Z">
              <w:r>
                <w:t xml:space="preserve">27%</w:t>
              </w:r>
            </w:ins>
          </w:p>
        </w:tc>
      </w:tr>
      <w:tr w:rsidR="008617D8" w14:paraId="4C4601DC" w14:textId="77777777">
        <w:tc>
          <w:tcPr>
            <w:tcW w:w="0" w:type="auto"/>
          </w:tcPr>
          <w:p w14:paraId="0F71D7E0" w14:textId="77777777" w:rsidR="008617D8" w:rsidRDefault="00000000">
            <w:r>
              <w:t>Aggregate charging</w:t>
            </w:r>
          </w:p>
        </w:tc>
        <w:tc>
          <w:tcPr>
            <w:tcW w:w="0" w:type="auto"/>
          </w:tcPr>
          <w:p w14:paraId="1D73780E" w14:textId="77777777" w:rsidR="008617D8" w:rsidRDefault="00000000">
            <w:r>
              <w:t>Asian share</w:t>
            </w:r>
          </w:p>
        </w:tc>
        <w:tc>
          <w:tcPr>
            <w:tcW w:w="0" w:type="auto"/>
          </w:tcPr>
          <w:p w14:paraId="71D17618" w14:textId="77777777" w:rsidR="008617D8" w:rsidRDefault="00000000">
            <w:del w:id="30218" w:author="Claude" w:date="2026-10-23T00:00:00Z">
              <w:r>
                <w:delText xml:space="preserve">0.058</w:delText>
              </w:r>
            </w:del>
            <w:ins w:id="30219" w:author="Claude" w:date="2026-10-23T00:00:00Z">
              <w:r>
                <w:t xml:space="preserve">0.059</w:t>
              </w:r>
            </w:ins>
          </w:p>
        </w:tc>
        <w:tc>
          <w:tcPr>
            <w:tcW w:w="0" w:type="auto"/>
          </w:tcPr>
          <w:p w14:paraId="0BAC5BBA" w14:textId="77777777" w:rsidR="008617D8" w:rsidRDefault="00000000">
            <w:r>
              <w:t>−0.008</w:t>
            </w:r>
          </w:p>
        </w:tc>
        <w:tc>
          <w:tcPr>
            <w:tcW w:w="0" w:type="auto"/>
          </w:tcPr>
          <w:p w14:paraId="6E479C59" w14:textId="77777777" w:rsidR="008617D8" w:rsidRDefault="00000000">
            <w:r>
              <w:t>not distinguishable from zero</w:t>
            </w:r>
          </w:p>
        </w:tc>
      </w:tr>
    </w:tbl>
    <w:p w14:paraId="34C2349B" w14:textId="77777777" w:rsidR="008617D8" w:rsidRDefault="00000000">
      <w:pPr>
        <w:pStyle w:val="Heading1"/>
      </w:pPr>
      <w:r>
        <w:t>Supplementary Note S7 | Descriptive gradients</w:t>
      </w:r>
    </w:p>
    <w:p w14:paraId="1968F66D" w14:textId="77777777" w:rsidR="008617D8" w:rsidRDefault="00000000">
      <w:r>
        <w:t xml:space="preserve">The regression tables summarize conditional associations, but the raw outcome gradients are also informative. Supplementary Figure S6 plots a combined non-white racial share against the three headline outcomes using deterministic LOWESS smoothing with seeded 95 percent bootstrap confidence intervals. The fitted gradients are negative for all three technologies, with the largest descriptive decline for storage. Over the middle 90 percent of the observed predictor range, the fitted endpoint change is </w:t>
      </w:r>
      <w:del w:id="30470" w:author="Claude" w:date="2026-10-23T00:00:00Z">
        <w:r>
          <w:delText xml:space="preserve">about −0.20 for solar</w:delText>
        </w:r>
      </w:del>
      <w:ins w:id="30471" w:author="Claude" w:date="2026-10-23T00:00:00Z">
        <w:r>
          <w:t xml:space="preserve">about −1.04 for solar</w:t>
        </w:r>
      </w:ins>
      <w:r>
        <w:t xml:space="preserve">, </w:t>
      </w:r>
      <w:del w:id="31609" w:author="Claude" w:date="2026-10-28T00:00:00Z">
        <w:r>
          <w:delText xml:space="preserve">−1.58</w:delText>
        </w:r>
      </w:del>
      <w:ins w:id="31608" w:author="Claude" w:date="2026-10-28T00:00:00Z">
        <w:r>
          <w:t xml:space="preserve">−1.64</w:t>
        </w:r>
      </w:ins>
      <w:r>
        <w:t xml:space="preserve"> for storage and </w:t>
      </w:r>
      <w:del w:id="31611" w:author="Claude" w:date="2026-10-28T00:00:00Z">
        <w:r>
          <w:delText xml:space="preserve">−0.02</w:delText>
        </w:r>
      </w:del>
      <w:ins w:id="31610" w:author="Claude" w:date="2026-10-28T00:00:00Z">
        <w:r>
          <w:t xml:space="preserve">−0.05</w:t>
        </w:r>
      </w:ins>
      <w:r>
        <w:t xml:space="preserve"> for </w:t>
      </w:r>
      <w:r>
        <w:lastRenderedPageBreak/>
      </w:r>
      <w:r>
        <w:t>aggregate charging. These are descriptive summaries rather than causal effects, but they reinforce the regression finding that more heavily non-white ZCTAs tend to be less served across multiple outcomes.</w:t>
      </w:r>
    </w:p>
    <w:p w14:paraId="6AC27E73" w14:textId="77777777" w:rsidR="008617D8" w:rsidRDefault="00000000">
      <w:r>
        <w:t xml:space="preserve">Supplementary Figure S7 provides the corresponding education view. The LOWESS fits </w:t>
      </w:r>
      <w:del w:id="30016" w:author="Claude" w:date="2026-10-23T00:00:00Z">
        <w:r>
          <w:delText xml:space="preserve">show a mildly negative unconditional gradient for solar (−0.06)</w:delText>
        </w:r>
      </w:del>
      <w:ins w:id="30017" w:author="Claude" w:date="2026-10-23T00:00:00Z">
        <w:r>
          <w:t xml:space="preserve">show a negative unconditional gradient for solar (−0.60)</w:t>
        </w:r>
      </w:ins>
      <w:r>
        <w:t xml:space="preserve"> but positive gradients for storage (</w:t>
      </w:r>
      <w:del w:id="31613" w:author="Claude" w:date="2026-10-28T00:00:00Z">
        <w:r>
          <w:delText xml:space="preserve">0.61</w:delText>
        </w:r>
      </w:del>
      <w:ins w:id="31612" w:author="Claude" w:date="2026-10-28T00:00:00Z">
        <w:r>
          <w:t xml:space="preserve">1.67</w:t>
        </w:r>
      </w:ins>
      <w:r>
        <w:t xml:space="preserve">) and charging (1.17). The corresponding standardized Model 2 charging regression also estimates a positive education coefficient </w:t>
      </w:r>
      <w:del w:id="30018" w:author="Claude" w:date="2026-10-23T00:00:00Z">
        <w:r>
          <w:delText xml:space="preserve">(0.432, p &lt; 0.001)</w:delText>
        </w:r>
      </w:del>
      <w:ins w:id="30019" w:author="Claude" w:date="2026-10-23T00:00:00Z">
        <w:r>
          <w:t xml:space="preserve">(0.435, p &lt; 0.001)</w:t>
        </w:r>
      </w:ins>
      <w:r>
        <w:t xml:space="preserve">, indicating that bachelor's attainment is positively associated with aggregate charger deployment. Education is treated throughout as a control rather than as a headline predictor: it captures information, housing-market position and adoption capacity that overlap with income, and the central question is whether race remains associated with deployment once those proxies are included.</w:t>
      </w:r>
    </w:p>
    <w:p w14:paraId="4279ED3A" w14:textId="77777777" w:rsidR="008617D8" w:rsidRDefault="00000000">
      <w:r>
        <w:t xml:space="preserve">Supplementary Figure S8 shows the underlying distributions. The three outcomes are strongly right-skewed and the socioeconomic context variables span materially different neighborhood conditions, which is the reason for both the log(1 + rate) transformation and the standardized reporting scale.</w:t>
      </w:r>
    </w:p>
    <w:p w14:paraId="5A8E8FAD" w14:textId="77777777" w:rsidR="00B140D9" w:rsidRDefault="00A51986" w:rsidP="00B140D9">
      <w:pPr>
        <w:keepNext/>
        <w:jc w:val="center"/>
      </w:pPr>
      <w:r>
        <w:rPr>
          <w:noProof/>
        </w:rPr>
        <w:drawing>
          <wp:inline distT="0" distB="0" distL="0" distR="0" wp14:anchorId="21999755" wp14:editId="3256D2F1">
            <wp:extent cx="6400800" cy="1947890"/>
            <wp:effectExtent l="0" t="0" r="0" b="2540"/>
            <wp:docPr id="10933470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7033" name="Graphic 1093347033"/>
                    <pic:cNvPicPr/>
                  </pic:nvPicPr>
                  <pic:blipFill>
                    <a:blip r:embed="rId11"/>
                    <a:stretch>
                      <a:fillRect/>
                    </a:stretch>
                  </pic:blipFill>
                  <pic:spPr>
                    <a:xfrm>
                      <a:off x="0" y="0"/>
                      <a:ext cx="6400800" cy="1947890"/>
                    </a:xfrm>
                    <a:prstGeom prst="rect">
                      <a:avLst/>
                    </a:prstGeom>
                  </pic:spPr>
                </pic:pic>
              </a:graphicData>
            </a:graphic>
          </wp:inline>
        </w:drawing>
      </w:r>
    </w:p>
    <w:p w14:paraId="2A2AD63C" w14:textId="77777777" w:rsidR="008617D8" w:rsidRDefault="00000000">
      <w:pPr>
        <w:pStyle w:val="Caption"/>
      </w:pPr>
      <w:r>
        <w:t xml:space="preserve">Supplementary Fig. S6 | Descriptive LOWESS gradients between combined non-white share and the three headline outcomes. Shaded ribbons are 95 percent bootstrap confidence intervals; these panels do not condition on the full control set.</w:t>
      </w:r>
    </w:p>
    <w:p w14:paraId="48699556" w14:textId="77777777" w:rsidR="00B140D9" w:rsidRDefault="00A51986" w:rsidP="00B140D9">
      <w:pPr>
        <w:keepNext/>
        <w:jc w:val="center"/>
      </w:pPr>
      <w:r>
        <w:rPr>
          <w:noProof/>
        </w:rPr>
        <w:drawing>
          <wp:inline distT="0" distB="0" distL="0" distR="0" wp14:anchorId="67EC479A" wp14:editId="7908E46D">
            <wp:extent cx="6400800" cy="1947890"/>
            <wp:effectExtent l="0" t="0" r="0" b="2540"/>
            <wp:docPr id="17546677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7740" name="Graphic 1754667740"/>
                    <pic:cNvPicPr/>
                  </pic:nvPicPr>
                  <pic:blipFill>
                    <a:blip r:embed="rId13"/>
                    <a:stretch>
                      <a:fillRect/>
                    </a:stretch>
                  </pic:blipFill>
                  <pic:spPr>
                    <a:xfrm>
                      <a:off x="0" y="0"/>
                      <a:ext cx="6400800" cy="1947890"/>
                    </a:xfrm>
                    <a:prstGeom prst="rect">
                      <a:avLst/>
                    </a:prstGeom>
                  </pic:spPr>
                </pic:pic>
              </a:graphicData>
            </a:graphic>
          </wp:inline>
        </w:drawing>
      </w:r>
    </w:p>
    <w:p w14:paraId="1592E068" w14:textId="77777777" w:rsidR="008617D8" w:rsidRDefault="00000000">
      <w:pPr>
        <w:pStyle w:val="Caption"/>
      </w:pPr>
      <w:r>
        <w:t>Supplementary Fig. S7 | Descriptive LOWESS gradients between bachelor’s-degree attainment and the three headline outcomes.</w:t>
      </w:r>
    </w:p>
    <w:p w14:paraId="3EB7B94B" w14:textId="77777777" w:rsidR="00F121D0" w:rsidRDefault="009611E9" w:rsidP="00F121D0">
      <w:pPr>
        <w:keepNext/>
        <w:jc w:val="center"/>
      </w:pPr>
      <w:r>
        <w:rPr>
          <w:noProof/>
        </w:rPr>
        <w:lastRenderedPageBreak/>
        <w:drawing>
          <wp:inline distT="0" distB="0" distL="0" distR="0" wp14:anchorId="7E9F91A8" wp14:editId="7B9DEFB5">
            <wp:extent cx="6400800" cy="3368699"/>
            <wp:effectExtent l="0" t="0" r="0" b="5080"/>
            <wp:docPr id="80783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118" name="Graphic 807837118"/>
                    <pic:cNvPicPr/>
                  </pic:nvPicPr>
                  <pic:blipFill>
                    <a:blip r:embed="rId14"/>
                    <a:stretch>
                      <a:fillRect/>
                    </a:stretch>
                  </pic:blipFill>
                  <pic:spPr>
                    <a:xfrm>
                      <a:off x="0" y="0"/>
                      <a:ext cx="6400800" cy="3368699"/>
                    </a:xfrm>
                    <a:prstGeom prst="rect">
                      <a:avLst/>
                    </a:prstGeom>
                  </pic:spPr>
                </pic:pic>
              </a:graphicData>
            </a:graphic>
          </wp:inline>
        </w:drawing>
      </w:r>
    </w:p>
    <w:p w14:paraId="294C3EF9" w14:textId="77777777" w:rsidR="008617D8" w:rsidRDefault="00000000">
      <w:pPr>
        <w:pStyle w:val="Caption"/>
      </w:pPr>
      <w:r>
        <w:t>Supplementary Fig. S8 | Distributions of raw deployment rates together with median household income and poverty rate.</w:t>
      </w:r>
    </w:p>
    <w:p w14:paraId="6D18B04B" w14:textId="39453FC9" w:rsidR="008617D8" w:rsidRDefault="00000000">
      <w:pPr>
        <w:pStyle w:val="Heading1"/>
      </w:pPr>
      <w:r>
        <w:t xml:space="preserve">Supplementary Note S8 | Underlying patterns behind neighborhoods</w:t>
      </w:r>
    </w:p>
    <w:p w14:paraId="3D13148C" w14:textId="7BCE7955" w:rsidR="008617D8" w:rsidRDefault="00000000">
      <w:r>
        <w:t xml:space="preserve">In addition to the regression work, we use principal component analysis and K-means clustering to summarize ZCTA contexts in the statewide sample. This is descriptive rather than causal. The cluster map in Supplementary Figure S9 shows that the resulting profiles are spatially coherent rather than randomly scattered. Cluster identifiers are ordered by mean household income for stable interpretation. Supplementary Table S16 shows that clusters 1 and 2 are the lowest-income and most heavily Hispanic profiles; cluster 5 combines high income, the largest Asian share and the strongest charging outcome; and cluster 6 is the highest-income profile and has the strongest storage outcome. Two features are worth noting against the main results. The highest-Asian-share clusters are also the highest-income clusters, which is what makes an income-based reading of their low solar and storage deployment hard to sustain. And the cluster with the strongest charging outcome is not the cluster with the strongest storage outcome, which is the typology-level version of the paper's central point: technology access is shaped by bundles of demographic, economic, housing and infrastructural conditions rather than by one variable in isolation.</w:t>
      </w:r>
    </w:p>
    <w:p w14:paraId="20080D16" w14:textId="77777777" w:rsidR="008A7C5A" w:rsidRDefault="00000000" w:rsidP="008A7C5A">
      <w:pPr>
        <w:keepNext/>
        <w:jc w:val="center"/>
      </w:pPr>
      <w:r>
        <w:rPr>
          <w:noProof/>
        </w:rPr>
        <w:lastRenderedPageBreak/>
        <w:drawing>
          <wp:inline distT="0" distB="0" distL="0" distR="0" wp14:anchorId="3B0013F5" wp14:editId="0D0A7CA4">
            <wp:extent cx="5852160" cy="6805722"/>
            <wp:effectExtent l="0" t="0" r="0" b="0"/>
            <wp:docPr id="1989849352" name="Picture 198984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horopleth_map.png"/>
                    <pic:cNvPicPr/>
                  </pic:nvPicPr>
                  <pic:blipFill>
                    <a:blip r:embed="rId15"/>
                    <a:stretch>
                      <a:fillRect/>
                    </a:stretch>
                  </pic:blipFill>
                  <pic:spPr>
                    <a:xfrm>
                      <a:off x="0" y="0"/>
                      <a:ext cx="5852160" cy="6805722"/>
                    </a:xfrm>
                    <a:prstGeom prst="rect">
                      <a:avLst/>
                    </a:prstGeom>
                  </pic:spPr>
                </pic:pic>
              </a:graphicData>
            </a:graphic>
          </wp:inline>
        </w:drawing>
      </w:r>
    </w:p>
    <w:p w14:paraId="6FEAD0BE" w14:textId="77777777" w:rsidR="008617D8" w:rsidRDefault="00000000">
      <w:pPr>
        <w:pStyle w:val="Caption"/>
      </w:pPr>
      <w:r>
        <w:t>Supplementary Fig. S9 | California ZCTA clusters from exploratory principal-component and K-means analysis. Cluster identifiers run from lowest to highest mean household income.</w:t>
      </w:r>
    </w:p>
    <w:p w14:paraId="1E56FB5E" w14:textId="77777777" w:rsidR="008617D8" w:rsidRDefault="00000000">
      <w:pPr>
        <w:pStyle w:val="Caption"/>
      </w:pPr>
      <w:r>
        <w:t>Supplementary Table S16 | Cluster-profile means from the principal-component and K-means assignment.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720"/>
        <w:gridCol w:w="990"/>
        <w:gridCol w:w="900"/>
        <w:gridCol w:w="720"/>
        <w:gridCol w:w="990"/>
        <w:gridCol w:w="810"/>
        <w:gridCol w:w="1260"/>
        <w:gridCol w:w="630"/>
        <w:gridCol w:w="900"/>
        <w:gridCol w:w="1075"/>
      </w:tblGrid>
      <w:tr w:rsidR="00B86A12" w14:paraId="1130B59E" w14:textId="77777777" w:rsidTr="3DC018EE">
        <w:trPr>
          <w:tblHeader/>
        </w:trPr>
        <w:tc>
          <w:tcPr>
            <w:tcW w:w="1075" w:type="dxa"/>
            <w:tcBorders>
              <w:bottom w:val="single" w:sz="6" w:space="0" w:color="auto"/>
            </w:tcBorders>
            <w:shd w:val="clear" w:color="auto" w:fill="F2EFE7"/>
          </w:tcPr>
          <w:p w14:paraId="09F5FFAC" w14:textId="77777777" w:rsidR="00B86A12" w:rsidRPr="00D40A32" w:rsidRDefault="00000000">
            <w:pPr>
              <w:rPr>
                <w:sz w:val="20"/>
                <w:szCs w:val="20"/>
              </w:rPr>
            </w:pPr>
            <w:r>
              <w:rPr>
                <w:b/>
                <w:sz w:val="20"/>
                <w:szCs w:val="20"/>
              </w:rPr>
              <w:t>Cluster</w:t>
            </w:r>
          </w:p>
        </w:tc>
        <w:tc>
          <w:tcPr>
            <w:tcW w:w="720" w:type="dxa"/>
            <w:tcBorders>
              <w:bottom w:val="single" w:sz="6" w:space="0" w:color="auto"/>
            </w:tcBorders>
            <w:shd w:val="clear" w:color="auto" w:fill="F2EFE7"/>
          </w:tcPr>
          <w:p w14:paraId="3D5E17A4" w14:textId="77777777" w:rsidR="00B86A12" w:rsidRPr="00D40A32" w:rsidRDefault="00000000">
            <w:pPr>
              <w:rPr>
                <w:sz w:val="20"/>
                <w:szCs w:val="20"/>
              </w:rPr>
            </w:pPr>
            <w:r>
              <w:rPr>
                <w:b/>
                <w:sz w:val="20"/>
                <w:szCs w:val="20"/>
              </w:rPr>
              <w:t>N ZIPs</w:t>
            </w:r>
          </w:p>
        </w:tc>
        <w:tc>
          <w:tcPr>
            <w:tcW w:w="990" w:type="dxa"/>
            <w:tcBorders>
              <w:bottom w:val="single" w:sz="6" w:space="0" w:color="auto"/>
            </w:tcBorders>
            <w:shd w:val="clear" w:color="auto" w:fill="F2EFE7"/>
          </w:tcPr>
          <w:p w14:paraId="5DBDC438" w14:textId="77777777" w:rsidR="00B86A12" w:rsidRPr="00D40A32" w:rsidRDefault="00000000">
            <w:pPr>
              <w:rPr>
                <w:sz w:val="20"/>
                <w:szCs w:val="20"/>
              </w:rPr>
            </w:pPr>
            <w:r>
              <w:rPr>
                <w:b/>
                <w:sz w:val="20"/>
                <w:szCs w:val="20"/>
              </w:rPr>
              <w:t>Income</w:t>
            </w:r>
          </w:p>
        </w:tc>
        <w:tc>
          <w:tcPr>
            <w:tcW w:w="900" w:type="dxa"/>
            <w:tcBorders>
              <w:bottom w:val="single" w:sz="6" w:space="0" w:color="auto"/>
            </w:tcBorders>
            <w:shd w:val="clear" w:color="auto" w:fill="F2EFE7"/>
          </w:tcPr>
          <w:p w14:paraId="541D89C9" w14:textId="77777777" w:rsidR="00B86A12" w:rsidRPr="00D40A32" w:rsidRDefault="00000000">
            <w:pPr>
              <w:rPr>
                <w:sz w:val="20"/>
                <w:szCs w:val="20"/>
              </w:rPr>
            </w:pPr>
            <w:r>
              <w:rPr>
                <w:b/>
                <w:sz w:val="20"/>
                <w:szCs w:val="20"/>
              </w:rPr>
              <w:t>Poverty</w:t>
            </w:r>
          </w:p>
        </w:tc>
        <w:tc>
          <w:tcPr>
            <w:tcW w:w="720" w:type="dxa"/>
            <w:tcBorders>
              <w:bottom w:val="single" w:sz="6" w:space="0" w:color="auto"/>
            </w:tcBorders>
            <w:shd w:val="clear" w:color="auto" w:fill="F2EFE7"/>
          </w:tcPr>
          <w:p w14:paraId="0C3BBE03" w14:textId="77777777" w:rsidR="00B86A12" w:rsidRPr="00D40A32" w:rsidRDefault="00000000">
            <w:pPr>
              <w:rPr>
                <w:sz w:val="20"/>
                <w:szCs w:val="20"/>
              </w:rPr>
            </w:pPr>
            <w:r>
              <w:rPr>
                <w:b/>
                <w:sz w:val="20"/>
                <w:szCs w:val="20"/>
              </w:rPr>
              <w:t>Black</w:t>
            </w:r>
          </w:p>
        </w:tc>
        <w:tc>
          <w:tcPr>
            <w:tcW w:w="990" w:type="dxa"/>
            <w:tcBorders>
              <w:bottom w:val="single" w:sz="6" w:space="0" w:color="auto"/>
            </w:tcBorders>
            <w:shd w:val="clear" w:color="auto" w:fill="F2EFE7"/>
          </w:tcPr>
          <w:p w14:paraId="6AF53255" w14:textId="77777777" w:rsidR="00B86A12" w:rsidRPr="00D40A32" w:rsidRDefault="00000000">
            <w:pPr>
              <w:rPr>
                <w:sz w:val="20"/>
                <w:szCs w:val="20"/>
              </w:rPr>
            </w:pPr>
            <w:r>
              <w:rPr>
                <w:b/>
                <w:sz w:val="20"/>
                <w:szCs w:val="20"/>
              </w:rPr>
              <w:t>Hispanic</w:t>
            </w:r>
          </w:p>
        </w:tc>
        <w:tc>
          <w:tcPr>
            <w:tcW w:w="810" w:type="dxa"/>
            <w:tcBorders>
              <w:bottom w:val="single" w:sz="6" w:space="0" w:color="auto"/>
            </w:tcBorders>
            <w:shd w:val="clear" w:color="auto" w:fill="F2EFE7"/>
          </w:tcPr>
          <w:p w14:paraId="5B98DE63" w14:textId="77777777" w:rsidR="00B86A12" w:rsidRPr="00D40A32" w:rsidRDefault="00000000">
            <w:pPr>
              <w:rPr>
                <w:sz w:val="20"/>
                <w:szCs w:val="20"/>
              </w:rPr>
            </w:pPr>
            <w:r>
              <w:rPr>
                <w:b/>
                <w:sz w:val="20"/>
                <w:szCs w:val="20"/>
              </w:rPr>
              <w:t>Asian</w:t>
            </w:r>
          </w:p>
        </w:tc>
        <w:tc>
          <w:tcPr>
            <w:tcW w:w="1260" w:type="dxa"/>
            <w:tcBorders>
              <w:bottom w:val="single" w:sz="6" w:space="0" w:color="auto"/>
            </w:tcBorders>
            <w:shd w:val="clear" w:color="auto" w:fill="F2EFE7"/>
          </w:tcPr>
          <w:p w14:paraId="12987161" w14:textId="77777777" w:rsidR="00B86A12" w:rsidRPr="00D40A32" w:rsidRDefault="00000000">
            <w:pPr>
              <w:rPr>
                <w:sz w:val="20"/>
                <w:szCs w:val="20"/>
              </w:rPr>
            </w:pPr>
            <w:r>
              <w:rPr>
                <w:b/>
                <w:sz w:val="20"/>
                <w:szCs w:val="20"/>
              </w:rPr>
              <w:t xml:space="preserve">Residual white/other share</w:t>
            </w:r>
          </w:p>
        </w:tc>
        <w:tc>
          <w:tcPr>
            <w:tcW w:w="630" w:type="dxa"/>
            <w:tcBorders>
              <w:bottom w:val="single" w:sz="6" w:space="0" w:color="auto"/>
            </w:tcBorders>
            <w:shd w:val="clear" w:color="auto" w:fill="F2EFE7"/>
          </w:tcPr>
          <w:p w14:paraId="7D4261EA" w14:textId="77777777" w:rsidR="00B86A12" w:rsidRPr="00D40A32" w:rsidRDefault="00000000">
            <w:pPr>
              <w:rPr>
                <w:sz w:val="20"/>
                <w:szCs w:val="20"/>
              </w:rPr>
            </w:pPr>
            <w:del w:id="30038" w:author="Claude" w:date="2026-10-23T00:00:00Z">
              <w:r>
                <w:rPr>
                  <w:b/>
                  <w:sz w:val="20"/>
                  <w:szCs w:val="20"/>
                </w:rPr>
                <w:delText xml:space="preserve">PV / 1k</w:delText>
              </w:r>
            </w:del>
            <w:ins w:id="30039" w:author="Claude" w:date="2026-10-23T00:00:00Z">
              <w:r>
                <w:rPr>
                  <w:b/>
                  <w:sz w:val="20"/>
                  <w:szCs w:val="20"/>
                </w:rPr>
                <w:t xml:space="preserve">PV kW / 1k</w:t>
              </w:r>
            </w:ins>
          </w:p>
        </w:tc>
        <w:tc>
          <w:tcPr>
            <w:tcW w:w="900" w:type="dxa"/>
            <w:tcBorders>
              <w:bottom w:val="single" w:sz="6" w:space="0" w:color="auto"/>
            </w:tcBorders>
            <w:shd w:val="clear" w:color="auto" w:fill="F2EFE7"/>
          </w:tcPr>
          <w:p w14:paraId="76B33961" w14:textId="77777777" w:rsidR="00B86A12" w:rsidRPr="00D40A32" w:rsidRDefault="00000000">
            <w:pPr>
              <w:rPr>
                <w:sz w:val="20"/>
                <w:szCs w:val="20"/>
              </w:rPr>
            </w:pPr>
            <w:r>
              <w:rPr>
                <w:b/>
                <w:sz w:val="20"/>
                <w:szCs w:val="20"/>
              </w:rPr>
              <w:t>Storage / 100k</w:t>
            </w:r>
          </w:p>
        </w:tc>
        <w:tc>
          <w:tcPr>
            <w:tcW w:w="1075" w:type="dxa"/>
            <w:tcBorders>
              <w:bottom w:val="single" w:sz="6" w:space="0" w:color="auto"/>
            </w:tcBorders>
            <w:shd w:val="clear" w:color="auto" w:fill="F2EFE7"/>
          </w:tcPr>
          <w:p w14:paraId="54AD2351" w14:textId="77777777" w:rsidR="00B86A12" w:rsidRPr="00D40A32" w:rsidRDefault="00000000">
            <w:pPr>
              <w:rPr>
                <w:sz w:val="20"/>
                <w:szCs w:val="20"/>
              </w:rPr>
            </w:pPr>
            <w:r>
              <w:rPr>
                <w:b/>
                <w:sz w:val="20"/>
                <w:szCs w:val="20"/>
              </w:rPr>
              <w:t>Chargers / 1k</w:t>
            </w:r>
          </w:p>
        </w:tc>
      </w:tr>
      <w:tr w:rsidR="00B86A12" w14:paraId="3BC9E934" w14:textId="77777777" w:rsidTr="3DC018EE">
        <w:tc>
          <w:tcPr>
            <w:tcW w:w="1075" w:type="dxa"/>
          </w:tcPr>
          <w:p w14:paraId="14B4240D" w14:textId="77777777" w:rsidR="00B86A12" w:rsidRDefault="00000000">
            <w:r>
              <w:t>Cluster 1</w:t>
            </w:r>
          </w:p>
        </w:tc>
        <w:tc>
          <w:tcPr>
            <w:tcW w:w="720" w:type="dxa"/>
          </w:tcPr>
          <w:p w14:paraId="5DD7BC4B" w14:textId="77777777" w:rsidR="00184A8A" w:rsidRDefault="00000000">
            <w:del w:id="31615" w:author="Claude" w:date="2026-10-28T00:00:00Z">
              <w:r>
                <w:delText>222</w:delText>
              </w:r>
            </w:del>
            <w:ins w:id="31614" w:author="Claude" w:date="2026-10-28T00:00:00Z">
              <w:r>
                <w:t xml:space="preserve">219</w:t>
              </w:r>
            </w:ins>
          </w:p>
        </w:tc>
        <w:tc>
          <w:tcPr>
            <w:tcW w:w="990" w:type="dxa"/>
          </w:tcPr>
          <w:p w14:paraId="385F8494" w14:textId="77777777" w:rsidR="00184A8A" w:rsidRDefault="00000000">
            <w:r>
              <w:t>$61.3k</w:t>
            </w:r>
          </w:p>
        </w:tc>
        <w:tc>
          <w:tcPr>
            <w:tcW w:w="900" w:type="dxa"/>
          </w:tcPr>
          <w:p w14:paraId="436DFADB" w14:textId="77777777" w:rsidR="00184A8A" w:rsidRDefault="00000000">
            <w:r>
              <w:t>20.5%</w:t>
            </w:r>
          </w:p>
        </w:tc>
        <w:tc>
          <w:tcPr>
            <w:tcW w:w="720" w:type="dxa"/>
          </w:tcPr>
          <w:p w14:paraId="6D3D7C45" w14:textId="77777777" w:rsidR="00184A8A" w:rsidRDefault="00000000">
            <w:del w:id="31617" w:author="Claude" w:date="2026-10-28T00:00:00Z">
              <w:r>
                <w:delText>3.5%</w:delText>
              </w:r>
            </w:del>
            <w:ins w:id="31616" w:author="Claude" w:date="2026-10-28T00:00:00Z">
              <w:r>
                <w:t xml:space="preserve">3.6%</w:t>
              </w:r>
            </w:ins>
          </w:p>
        </w:tc>
        <w:tc>
          <w:tcPr>
            <w:tcW w:w="990" w:type="dxa"/>
          </w:tcPr>
          <w:p w14:paraId="6AD565AA" w14:textId="77777777" w:rsidR="00184A8A" w:rsidRDefault="00000000">
            <w:del w:id="31619" w:author="Claude" w:date="2026-10-28T00:00:00Z">
              <w:r>
                <w:delText>60.4%</w:delText>
              </w:r>
            </w:del>
            <w:ins w:id="31618" w:author="Claude" w:date="2026-10-28T00:00:00Z">
              <w:r>
                <w:t xml:space="preserve">60.5%</w:t>
              </w:r>
            </w:ins>
          </w:p>
        </w:tc>
        <w:tc>
          <w:tcPr>
            <w:tcW w:w="810" w:type="dxa"/>
          </w:tcPr>
          <w:p w14:paraId="17AA1BAD" w14:textId="77777777" w:rsidR="00184A8A" w:rsidRDefault="00000000">
            <w:del w:id="31621" w:author="Claude" w:date="2026-10-28T00:00:00Z">
              <w:r>
                <w:delText>3.5%</w:delText>
              </w:r>
            </w:del>
            <w:ins w:id="31620" w:author="Claude" w:date="2026-10-28T00:00:00Z">
              <w:r>
                <w:t xml:space="preserve">3.7%</w:t>
              </w:r>
            </w:ins>
          </w:p>
        </w:tc>
        <w:tc>
          <w:tcPr>
            <w:tcW w:w="1260" w:type="dxa"/>
          </w:tcPr>
          <w:p w14:paraId="73F48B7E" w14:textId="77777777" w:rsidR="00184A8A" w:rsidRDefault="00000000">
            <w:del w:id="31623" w:author="Claude" w:date="2026-10-28T00:00:00Z">
              <w:r>
                <w:delText>32.6%</w:delText>
              </w:r>
            </w:del>
            <w:ins w:id="31622" w:author="Claude" w:date="2026-10-28T00:00:00Z">
              <w:r>
                <w:t xml:space="preserve">32.2%</w:t>
              </w:r>
            </w:ins>
          </w:p>
        </w:tc>
        <w:tc>
          <w:tcPr>
            <w:tcW w:w="630" w:type="dxa"/>
          </w:tcPr>
          <w:p w14:paraId="07986434" w14:textId="77777777" w:rsidR="00184A8A" w:rsidRDefault="00000000">
            <w:del w:id="30026" w:author="Claude" w:date="2026-10-23T00:00:00Z">
              <w:r>
                <w:delText xml:space="preserve">1.02</w:delText>
              </w:r>
            </w:del>
            <w:ins w:id="30027" w:author="Claude" w:date="2026-10-23T00:00:00Z">
              <w:r>
                <w:t xml:space="preserve">1,027</w:t>
              </w:r>
            </w:ins>
          </w:p>
        </w:tc>
        <w:tc>
          <w:tcPr>
            <w:tcW w:w="900" w:type="dxa"/>
          </w:tcPr>
          <w:p w14:paraId="7C48C2EE" w14:textId="77777777" w:rsidR="00184A8A" w:rsidRDefault="00000000">
            <w:del w:id="31625" w:author="Claude" w:date="2026-10-28T00:00:00Z">
              <w:r>
                <w:delText>5.34</w:delText>
              </w:r>
            </w:del>
            <w:ins w:id="31624" w:author="Claude" w:date="2026-10-28T00:00:00Z">
              <w:r>
                <w:t xml:space="preserve">2.23</w:t>
              </w:r>
            </w:ins>
          </w:p>
        </w:tc>
        <w:tc>
          <w:tcPr>
            <w:tcW w:w="1075" w:type="dxa"/>
          </w:tcPr>
          <w:p w14:paraId="0E6B0C77" w14:textId="77777777" w:rsidR="00184A8A" w:rsidRDefault="00000000">
            <w:del w:id="31627" w:author="Claude" w:date="2026-10-28T00:00:00Z">
              <w:r>
                <w:delText>1.46</w:delText>
              </w:r>
            </w:del>
            <w:ins w:id="31626" w:author="Claude" w:date="2026-10-28T00:00:00Z">
              <w:r>
                <w:t xml:space="preserve">1.32</w:t>
              </w:r>
            </w:ins>
          </w:p>
        </w:tc>
      </w:tr>
      <w:tr w:rsidR="00B86A12" w14:paraId="3CA11CCB" w14:textId="77777777" w:rsidTr="3DC018EE">
        <w:tc>
          <w:tcPr>
            <w:tcW w:w="1075" w:type="dxa"/>
          </w:tcPr>
          <w:p w14:paraId="4C043DAA" w14:textId="77777777" w:rsidR="00B86A12" w:rsidRDefault="00000000">
            <w:r>
              <w:t>Cluster 2</w:t>
            </w:r>
          </w:p>
        </w:tc>
        <w:tc>
          <w:tcPr>
            <w:tcW w:w="720" w:type="dxa"/>
          </w:tcPr>
          <w:p w14:paraId="59BE916D" w14:textId="77777777" w:rsidR="00184A8A" w:rsidRDefault="00000000">
            <w:del w:id="31629" w:author="Claude" w:date="2026-10-28T00:00:00Z">
              <w:r>
                <w:delText>222</w:delText>
              </w:r>
            </w:del>
            <w:ins w:id="31628" w:author="Claude" w:date="2026-10-28T00:00:00Z">
              <w:r>
                <w:t xml:space="preserve">210</w:t>
              </w:r>
            </w:ins>
          </w:p>
        </w:tc>
        <w:tc>
          <w:tcPr>
            <w:tcW w:w="990" w:type="dxa"/>
          </w:tcPr>
          <w:p w14:paraId="7EDDE74C" w14:textId="77777777" w:rsidR="00184A8A" w:rsidRDefault="00000000">
            <w:del w:id="31631" w:author="Claude" w:date="2026-10-28T00:00:00Z">
              <w:r>
                <w:delText>$72.5k</w:delText>
              </w:r>
            </w:del>
            <w:ins w:id="31630" w:author="Claude" w:date="2026-10-28T00:00:00Z">
              <w:r>
                <w:t xml:space="preserve">$71.6k</w:t>
              </w:r>
            </w:ins>
          </w:p>
        </w:tc>
        <w:tc>
          <w:tcPr>
            <w:tcW w:w="900" w:type="dxa"/>
          </w:tcPr>
          <w:p w14:paraId="21FF539C" w14:textId="77777777" w:rsidR="00184A8A" w:rsidRDefault="00000000">
            <w:del w:id="31633" w:author="Claude" w:date="2026-10-28T00:00:00Z">
              <w:r>
                <w:delText>17.2%</w:delText>
              </w:r>
            </w:del>
            <w:ins w:id="31632" w:author="Claude" w:date="2026-10-28T00:00:00Z">
              <w:r>
                <w:t xml:space="preserve">17.5%</w:t>
              </w:r>
            </w:ins>
          </w:p>
        </w:tc>
        <w:tc>
          <w:tcPr>
            <w:tcW w:w="720" w:type="dxa"/>
          </w:tcPr>
          <w:p w14:paraId="5B374B08" w14:textId="77777777" w:rsidR="00184A8A" w:rsidRDefault="00000000">
            <w:del w:id="31635" w:author="Claude" w:date="2026-10-28T00:00:00Z">
              <w:r>
                <w:delText>8.4%</w:delText>
              </w:r>
            </w:del>
            <w:ins w:id="31634" w:author="Claude" w:date="2026-10-28T00:00:00Z">
              <w:r>
                <w:t xml:space="preserve">8.5%</w:t>
              </w:r>
            </w:ins>
          </w:p>
        </w:tc>
        <w:tc>
          <w:tcPr>
            <w:tcW w:w="990" w:type="dxa"/>
          </w:tcPr>
          <w:p w14:paraId="7346570E" w14:textId="77777777" w:rsidR="00184A8A" w:rsidRDefault="00000000">
            <w:del w:id="31637" w:author="Claude" w:date="2026-10-28T00:00:00Z">
              <w:r>
                <w:delText>55.2%</w:delText>
              </w:r>
            </w:del>
            <w:ins w:id="31636" w:author="Claude" w:date="2026-10-28T00:00:00Z">
              <w:r>
                <w:t xml:space="preserve">55.0%</w:t>
              </w:r>
            </w:ins>
          </w:p>
        </w:tc>
        <w:tc>
          <w:tcPr>
            <w:tcW w:w="810" w:type="dxa"/>
          </w:tcPr>
          <w:p w14:paraId="6C86BC87" w14:textId="77777777" w:rsidR="00184A8A" w:rsidRDefault="00000000">
            <w:del w:id="31639" w:author="Claude" w:date="2026-10-28T00:00:00Z">
              <w:r>
                <w:delText>12.5%</w:delText>
              </w:r>
            </w:del>
            <w:ins w:id="31638" w:author="Claude" w:date="2026-10-28T00:00:00Z">
              <w:r>
                <w:t xml:space="preserve">12.3%</w:t>
              </w:r>
            </w:ins>
          </w:p>
        </w:tc>
        <w:tc>
          <w:tcPr>
            <w:tcW w:w="1260" w:type="dxa"/>
          </w:tcPr>
          <w:p w14:paraId="07FB7E68" w14:textId="77777777" w:rsidR="00184A8A" w:rsidRDefault="00000000">
            <w:del w:id="31641" w:author="Claude" w:date="2026-10-28T00:00:00Z">
              <w:r>
                <w:delText>23.9%</w:delText>
              </w:r>
            </w:del>
            <w:ins w:id="31640" w:author="Claude" w:date="2026-10-28T00:00:00Z">
              <w:r>
                <w:t xml:space="preserve">24.2%</w:t>
              </w:r>
            </w:ins>
          </w:p>
        </w:tc>
        <w:tc>
          <w:tcPr>
            <w:tcW w:w="630" w:type="dxa"/>
          </w:tcPr>
          <w:p w14:paraId="562D1CE5" w14:textId="77777777" w:rsidR="00184A8A" w:rsidRDefault="00000000">
            <w:del w:id="30028" w:author="Claude" w:date="2026-10-23T00:00:00Z">
              <w:r>
                <w:delText xml:space="preserve">0.22</w:delText>
              </w:r>
            </w:del>
            <w:ins w:id="30029" w:author="Claude" w:date="2026-10-23T00:00:00Z">
              <w:r>
                <w:t xml:space="preserve">214</w:t>
              </w:r>
            </w:ins>
          </w:p>
        </w:tc>
        <w:tc>
          <w:tcPr>
            <w:tcW w:w="900" w:type="dxa"/>
          </w:tcPr>
          <w:p w14:paraId="1BBA511D" w14:textId="77777777" w:rsidR="00184A8A" w:rsidRDefault="00000000">
            <w:del w:id="31643" w:author="Claude" w:date="2026-10-28T00:00:00Z">
              <w:r>
                <w:delText>3.15</w:delText>
              </w:r>
            </w:del>
            <w:ins w:id="31642" w:author="Claude" w:date="2026-10-28T00:00:00Z">
              <w:r>
                <w:t xml:space="preserve">1.63</w:t>
              </w:r>
            </w:ins>
          </w:p>
        </w:tc>
        <w:tc>
          <w:tcPr>
            <w:tcW w:w="1075" w:type="dxa"/>
          </w:tcPr>
          <w:p w14:paraId="55C689CB" w14:textId="77777777" w:rsidR="00184A8A" w:rsidRDefault="00000000">
            <w:del w:id="31645" w:author="Claude" w:date="2026-10-28T00:00:00Z">
              <w:r>
                <w:delText>1.84</w:delText>
              </w:r>
            </w:del>
            <w:ins w:id="31644" w:author="Claude" w:date="2026-10-28T00:00:00Z">
              <w:r>
                <w:t xml:space="preserve">1.91</w:t>
              </w:r>
            </w:ins>
          </w:p>
        </w:tc>
      </w:tr>
      <w:tr w:rsidR="00B86A12" w14:paraId="3ACA6DFA" w14:textId="77777777" w:rsidTr="3DC018EE">
        <w:tc>
          <w:tcPr>
            <w:tcW w:w="1075" w:type="dxa"/>
          </w:tcPr>
          <w:p w14:paraId="0BDA6EBE" w14:textId="77777777" w:rsidR="00B86A12" w:rsidRDefault="00000000">
            <w:r>
              <w:t>Cluster 3</w:t>
            </w:r>
          </w:p>
        </w:tc>
        <w:tc>
          <w:tcPr>
            <w:tcW w:w="720" w:type="dxa"/>
          </w:tcPr>
          <w:p w14:paraId="55D71E14" w14:textId="77777777" w:rsidR="00184A8A" w:rsidRDefault="00000000">
            <w:del w:id="31647" w:author="Claude" w:date="2026-10-28T00:00:00Z">
              <w:r>
                <w:delText>250</w:delText>
              </w:r>
            </w:del>
            <w:ins w:id="31646" w:author="Claude" w:date="2026-10-28T00:00:00Z">
              <w:r>
                <w:t xml:space="preserve">254</w:t>
              </w:r>
            </w:ins>
          </w:p>
        </w:tc>
        <w:tc>
          <w:tcPr>
            <w:tcW w:w="990" w:type="dxa"/>
          </w:tcPr>
          <w:p w14:paraId="38A9C1CE" w14:textId="77777777" w:rsidR="00184A8A" w:rsidRDefault="00000000">
            <w:del w:id="31649" w:author="Claude" w:date="2026-10-28T00:00:00Z">
              <w:r>
                <w:delText>$86.1k</w:delText>
              </w:r>
            </w:del>
            <w:ins w:id="31648" w:author="Claude" w:date="2026-10-28T00:00:00Z">
              <w:r>
                <w:t xml:space="preserve">$85.6k</w:t>
              </w:r>
            </w:ins>
          </w:p>
        </w:tc>
        <w:tc>
          <w:tcPr>
            <w:tcW w:w="900" w:type="dxa"/>
          </w:tcPr>
          <w:p w14:paraId="637CBBD3" w14:textId="77777777" w:rsidR="00184A8A" w:rsidRDefault="00000000">
            <w:r>
              <w:t>11.2%</w:t>
            </w:r>
          </w:p>
        </w:tc>
        <w:tc>
          <w:tcPr>
            <w:tcW w:w="720" w:type="dxa"/>
          </w:tcPr>
          <w:p w14:paraId="433E6C23" w14:textId="77777777" w:rsidR="00184A8A" w:rsidRDefault="00000000">
            <w:del w:id="31651" w:author="Claude" w:date="2026-10-28T00:00:00Z">
              <w:r>
                <w:delText>1.3%</w:delText>
              </w:r>
            </w:del>
            <w:ins w:id="31650" w:author="Claude" w:date="2026-10-28T00:00:00Z">
              <w:r>
                <w:t xml:space="preserve">1.2%</w:t>
              </w:r>
            </w:ins>
          </w:p>
        </w:tc>
        <w:tc>
          <w:tcPr>
            <w:tcW w:w="990" w:type="dxa"/>
          </w:tcPr>
          <w:p w14:paraId="4CC7566D" w14:textId="77777777" w:rsidR="00184A8A" w:rsidRDefault="00000000">
            <w:del w:id="31653" w:author="Claude" w:date="2026-10-28T00:00:00Z">
              <w:r>
                <w:delText>21.4%</w:delText>
              </w:r>
            </w:del>
            <w:ins w:id="31652" w:author="Claude" w:date="2026-10-28T00:00:00Z">
              <w:r>
                <w:t xml:space="preserve">21.6%</w:t>
              </w:r>
            </w:ins>
          </w:p>
        </w:tc>
        <w:tc>
          <w:tcPr>
            <w:tcW w:w="810" w:type="dxa"/>
          </w:tcPr>
          <w:p w14:paraId="164B7A07" w14:textId="77777777" w:rsidR="00184A8A" w:rsidRDefault="00000000">
            <w:r>
              <w:t>2.2%</w:t>
            </w:r>
          </w:p>
        </w:tc>
        <w:tc>
          <w:tcPr>
            <w:tcW w:w="1260" w:type="dxa"/>
          </w:tcPr>
          <w:p w14:paraId="68951DA1" w14:textId="77777777" w:rsidR="00184A8A" w:rsidRDefault="00000000">
            <w:del w:id="31655" w:author="Claude" w:date="2026-10-28T00:00:00Z">
              <w:r>
                <w:delText>75.1%</w:delText>
              </w:r>
            </w:del>
            <w:ins w:id="31654" w:author="Claude" w:date="2026-10-28T00:00:00Z">
              <w:r>
                <w:t xml:space="preserve">75.0%</w:t>
              </w:r>
            </w:ins>
          </w:p>
        </w:tc>
        <w:tc>
          <w:tcPr>
            <w:tcW w:w="630" w:type="dxa"/>
          </w:tcPr>
          <w:p w14:paraId="3B9EA771" w14:textId="77777777" w:rsidR="00184A8A" w:rsidRDefault="00000000">
            <w:del w:id="30030" w:author="Claude" w:date="2026-10-23T00:00:00Z">
              <w:r>
                <w:delText xml:space="preserve">0.85</w:delText>
              </w:r>
            </w:del>
            <w:ins w:id="30031" w:author="Claude" w:date="2026-10-23T00:00:00Z">
              <w:r>
                <w:t xml:space="preserve">840</w:t>
              </w:r>
            </w:ins>
          </w:p>
        </w:tc>
        <w:tc>
          <w:tcPr>
            <w:tcW w:w="900" w:type="dxa"/>
          </w:tcPr>
          <w:p w14:paraId="508A80DA" w14:textId="77777777" w:rsidR="00184A8A" w:rsidRDefault="00000000">
            <w:del w:id="31657" w:author="Claude" w:date="2026-10-28T00:00:00Z">
              <w:r>
                <w:delText>13.14</w:delText>
              </w:r>
            </w:del>
            <w:ins w:id="31656" w:author="Claude" w:date="2026-10-28T00:00:00Z">
              <w:r>
                <w:t xml:space="preserve">8.71</w:t>
              </w:r>
            </w:ins>
          </w:p>
        </w:tc>
        <w:tc>
          <w:tcPr>
            <w:tcW w:w="1075" w:type="dxa"/>
          </w:tcPr>
          <w:p w14:paraId="6C7E0D20" w14:textId="77777777" w:rsidR="00184A8A" w:rsidRDefault="00000000">
            <w:del w:id="31659" w:author="Claude" w:date="2026-10-28T00:00:00Z">
              <w:r>
                <w:delText>1.53</w:delText>
              </w:r>
            </w:del>
            <w:ins w:id="31658" w:author="Claude" w:date="2026-10-28T00:00:00Z">
              <w:r>
                <w:t xml:space="preserve">1.65</w:t>
              </w:r>
            </w:ins>
          </w:p>
        </w:tc>
      </w:tr>
      <w:tr w:rsidR="00B86A12" w14:paraId="3AB01856" w14:textId="77777777" w:rsidTr="3DC018EE">
        <w:tc>
          <w:tcPr>
            <w:tcW w:w="1075" w:type="dxa"/>
          </w:tcPr>
          <w:p w14:paraId="02E9D223" w14:textId="77777777" w:rsidR="00B86A12" w:rsidRDefault="00000000">
            <w:r>
              <w:lastRenderedPageBreak/>
              <w:t>Cluster 4</w:t>
            </w:r>
          </w:p>
        </w:tc>
        <w:tc>
          <w:tcPr>
            <w:tcW w:w="720" w:type="dxa"/>
          </w:tcPr>
          <w:p w14:paraId="5F2F32AC" w14:textId="77777777" w:rsidR="00184A8A" w:rsidRDefault="00000000">
            <w:del w:id="31661" w:author="Claude" w:date="2026-10-28T00:00:00Z">
              <w:r>
                <w:delText>349</w:delText>
              </w:r>
            </w:del>
            <w:ins w:id="31660" w:author="Claude" w:date="2026-10-28T00:00:00Z">
              <w:r>
                <w:t xml:space="preserve">353</w:t>
              </w:r>
            </w:ins>
          </w:p>
        </w:tc>
        <w:tc>
          <w:tcPr>
            <w:tcW w:w="990" w:type="dxa"/>
          </w:tcPr>
          <w:p w14:paraId="30B7E5E7" w14:textId="77777777" w:rsidR="00184A8A" w:rsidRDefault="00000000">
            <w:del w:id="31663" w:author="Claude" w:date="2026-10-28T00:00:00Z">
              <w:r>
                <w:delText>$106.0k</w:delText>
              </w:r>
            </w:del>
            <w:ins w:id="31662" w:author="Claude" w:date="2026-10-28T00:00:00Z">
              <w:r>
                <w:t xml:space="preserve">$105.1k</w:t>
              </w:r>
            </w:ins>
          </w:p>
        </w:tc>
        <w:tc>
          <w:tcPr>
            <w:tcW w:w="900" w:type="dxa"/>
          </w:tcPr>
          <w:p w14:paraId="19FB8B3D" w14:textId="77777777" w:rsidR="00184A8A" w:rsidRDefault="00000000">
            <w:del w:id="31665" w:author="Claude" w:date="2026-10-28T00:00:00Z">
              <w:r>
                <w:delText>9.3%</w:delText>
              </w:r>
            </w:del>
            <w:ins w:id="31664" w:author="Claude" w:date="2026-10-28T00:00:00Z">
              <w:r>
                <w:t xml:space="preserve">9.4%</w:t>
              </w:r>
            </w:ins>
          </w:p>
        </w:tc>
        <w:tc>
          <w:tcPr>
            <w:tcW w:w="720" w:type="dxa"/>
          </w:tcPr>
          <w:p w14:paraId="62195F1A" w14:textId="77777777" w:rsidR="00184A8A" w:rsidRDefault="00000000">
            <w:del w:id="31667" w:author="Claude" w:date="2026-10-28T00:00:00Z">
              <w:r>
                <w:delText>4.9%</w:delText>
              </w:r>
            </w:del>
            <w:ins w:id="31666" w:author="Claude" w:date="2026-10-28T00:00:00Z">
              <w:r>
                <w:t xml:space="preserve">5.0%</w:t>
              </w:r>
            </w:ins>
          </w:p>
        </w:tc>
        <w:tc>
          <w:tcPr>
            <w:tcW w:w="990" w:type="dxa"/>
          </w:tcPr>
          <w:p w14:paraId="02624E47" w14:textId="77777777" w:rsidR="00184A8A" w:rsidRDefault="00000000">
            <w:del w:id="31669" w:author="Claude" w:date="2026-10-28T00:00:00Z">
              <w:r>
                <w:delText>33.1%</w:delText>
              </w:r>
            </w:del>
            <w:ins w:id="31668" w:author="Claude" w:date="2026-10-28T00:00:00Z">
              <w:r>
                <w:t xml:space="preserve">34.4%</w:t>
              </w:r>
            </w:ins>
          </w:p>
        </w:tc>
        <w:tc>
          <w:tcPr>
            <w:tcW w:w="810" w:type="dxa"/>
          </w:tcPr>
          <w:p w14:paraId="1061A781" w14:textId="77777777" w:rsidR="00184A8A" w:rsidRDefault="00000000">
            <w:del w:id="31671" w:author="Claude" w:date="2026-10-28T00:00:00Z">
              <w:r>
                <w:delText>14.2%</w:delText>
              </w:r>
            </w:del>
            <w:ins w:id="31670" w:author="Claude" w:date="2026-10-28T00:00:00Z">
              <w:r>
                <w:t xml:space="preserve">14.3%</w:t>
              </w:r>
            </w:ins>
          </w:p>
        </w:tc>
        <w:tc>
          <w:tcPr>
            <w:tcW w:w="1260" w:type="dxa"/>
          </w:tcPr>
          <w:p w14:paraId="0D63ABB4" w14:textId="77777777" w:rsidR="00184A8A" w:rsidRDefault="00000000">
            <w:del w:id="31673" w:author="Claude" w:date="2026-10-28T00:00:00Z">
              <w:r>
                <w:delText>47.9%</w:delText>
              </w:r>
            </w:del>
            <w:ins w:id="31672" w:author="Claude" w:date="2026-10-28T00:00:00Z">
              <w:r>
                <w:t xml:space="preserve">46.4%</w:t>
              </w:r>
            </w:ins>
          </w:p>
        </w:tc>
        <w:tc>
          <w:tcPr>
            <w:tcW w:w="630" w:type="dxa"/>
          </w:tcPr>
          <w:p w14:paraId="43BEC679" w14:textId="77777777" w:rsidR="00184A8A" w:rsidRDefault="00000000">
            <w:del w:id="30032" w:author="Claude" w:date="2026-10-23T00:00:00Z">
              <w:r>
                <w:delText xml:space="preserve">0.51</w:delText>
              </w:r>
            </w:del>
            <w:ins w:id="30033" w:author="Claude" w:date="2026-10-23T00:00:00Z">
              <w:r>
                <w:t xml:space="preserve">492</w:t>
              </w:r>
            </w:ins>
          </w:p>
        </w:tc>
        <w:tc>
          <w:tcPr>
            <w:tcW w:w="900" w:type="dxa"/>
          </w:tcPr>
          <w:p w14:paraId="08D0DEA3" w14:textId="77777777" w:rsidR="00184A8A" w:rsidRDefault="00000000">
            <w:del w:id="31675" w:author="Claude" w:date="2026-10-28T00:00:00Z">
              <w:r>
                <w:delText>5.85</w:delText>
              </w:r>
            </w:del>
            <w:ins w:id="31674" w:author="Claude" w:date="2026-10-28T00:00:00Z">
              <w:r>
                <w:t xml:space="preserve">4.41</w:t>
              </w:r>
            </w:ins>
          </w:p>
        </w:tc>
        <w:tc>
          <w:tcPr>
            <w:tcW w:w="1075" w:type="dxa"/>
          </w:tcPr>
          <w:p w14:paraId="4FF9BC0D" w14:textId="77777777" w:rsidR="00184A8A" w:rsidRDefault="00000000">
            <w:del w:id="31677" w:author="Claude" w:date="2026-10-28T00:00:00Z">
              <w:r>
                <w:delText>1.10</w:delText>
              </w:r>
            </w:del>
            <w:ins w:id="31676" w:author="Claude" w:date="2026-10-28T00:00:00Z">
              <w:r>
                <w:t xml:space="preserve">1.09</w:t>
              </w:r>
            </w:ins>
          </w:p>
        </w:tc>
      </w:tr>
      <w:tr w:rsidR="00B86A12" w14:paraId="104178BC" w14:textId="77777777" w:rsidTr="3DC018EE">
        <w:tc>
          <w:tcPr>
            <w:tcW w:w="1075" w:type="dxa"/>
          </w:tcPr>
          <w:p w14:paraId="10A27E60" w14:textId="77777777" w:rsidR="00B86A12" w:rsidRDefault="00000000">
            <w:r>
              <w:t>Cluster 5</w:t>
            </w:r>
          </w:p>
        </w:tc>
        <w:tc>
          <w:tcPr>
            <w:tcW w:w="720" w:type="dxa"/>
          </w:tcPr>
          <w:p w14:paraId="44D6E844" w14:textId="77777777" w:rsidR="00184A8A" w:rsidRDefault="00000000">
            <w:del w:id="31679" w:author="Claude" w:date="2026-10-28T00:00:00Z">
              <w:r>
                <w:delText>174</w:delText>
              </w:r>
            </w:del>
            <w:ins w:id="31678" w:author="Claude" w:date="2026-10-28T00:00:00Z">
              <w:r>
                <w:t xml:space="preserve">172</w:t>
              </w:r>
            </w:ins>
          </w:p>
        </w:tc>
        <w:tc>
          <w:tcPr>
            <w:tcW w:w="990" w:type="dxa"/>
          </w:tcPr>
          <w:p w14:paraId="039945CF" w14:textId="77777777" w:rsidR="00184A8A" w:rsidRDefault="00000000">
            <w:del w:id="31681" w:author="Claude" w:date="2026-10-28T00:00:00Z">
              <w:r>
                <w:delText>$132.6k</w:delText>
              </w:r>
            </w:del>
            <w:ins w:id="31680" w:author="Claude" w:date="2026-10-28T00:00:00Z">
              <w:r>
                <w:t xml:space="preserve">$132.4k</w:t>
              </w:r>
            </w:ins>
          </w:p>
        </w:tc>
        <w:tc>
          <w:tcPr>
            <w:tcW w:w="900" w:type="dxa"/>
          </w:tcPr>
          <w:p w14:paraId="2A17C628" w14:textId="77777777" w:rsidR="00184A8A" w:rsidRDefault="00000000">
            <w:r>
              <w:t>9.6%</w:t>
            </w:r>
          </w:p>
        </w:tc>
        <w:tc>
          <w:tcPr>
            <w:tcW w:w="720" w:type="dxa"/>
          </w:tcPr>
          <w:p w14:paraId="6D19A998" w14:textId="77777777" w:rsidR="00184A8A" w:rsidRDefault="00000000">
            <w:r>
              <w:t>4.8%</w:t>
            </w:r>
          </w:p>
        </w:tc>
        <w:tc>
          <w:tcPr>
            <w:tcW w:w="990" w:type="dxa"/>
          </w:tcPr>
          <w:p w14:paraId="0C8C2DD9" w14:textId="77777777" w:rsidR="00184A8A" w:rsidRDefault="00000000">
            <w:r>
              <w:t>18.0%</w:t>
            </w:r>
          </w:p>
        </w:tc>
        <w:tc>
          <w:tcPr>
            <w:tcW w:w="810" w:type="dxa"/>
          </w:tcPr>
          <w:p w14:paraId="78C79A72" w14:textId="77777777" w:rsidR="00184A8A" w:rsidRDefault="00000000">
            <w:del w:id="31683" w:author="Claude" w:date="2026-10-28T00:00:00Z">
              <w:r>
                <w:delText>26.2%</w:delText>
              </w:r>
            </w:del>
            <w:ins w:id="31682" w:author="Claude" w:date="2026-10-28T00:00:00Z">
              <w:r>
                <w:t xml:space="preserve">26.0%</w:t>
              </w:r>
            </w:ins>
          </w:p>
        </w:tc>
        <w:tc>
          <w:tcPr>
            <w:tcW w:w="1260" w:type="dxa"/>
          </w:tcPr>
          <w:p w14:paraId="1C7D0599" w14:textId="77777777" w:rsidR="00184A8A" w:rsidRDefault="00000000">
            <w:del w:id="31685" w:author="Claude" w:date="2026-10-28T00:00:00Z">
              <w:r>
                <w:delText>51.0%</w:delText>
              </w:r>
            </w:del>
            <w:ins w:id="31684" w:author="Claude" w:date="2026-10-28T00:00:00Z">
              <w:r>
                <w:t xml:space="preserve">51.2%</w:t>
              </w:r>
            </w:ins>
          </w:p>
        </w:tc>
        <w:tc>
          <w:tcPr>
            <w:tcW w:w="630" w:type="dxa"/>
          </w:tcPr>
          <w:p w14:paraId="034C6D91" w14:textId="77777777" w:rsidR="00184A8A" w:rsidRDefault="00000000">
            <w:del w:id="30034" w:author="Claude" w:date="2026-10-23T00:00:00Z">
              <w:r>
                <w:delText xml:space="preserve">0.25</w:delText>
              </w:r>
            </w:del>
            <w:ins w:id="30035" w:author="Claude" w:date="2026-10-23T00:00:00Z">
              <w:r>
                <w:t xml:space="preserve">250</w:t>
              </w:r>
            </w:ins>
          </w:p>
        </w:tc>
        <w:tc>
          <w:tcPr>
            <w:tcW w:w="900" w:type="dxa"/>
          </w:tcPr>
          <w:p w14:paraId="261402E2" w14:textId="77777777" w:rsidR="00184A8A" w:rsidRDefault="00000000">
            <w:del w:id="31687" w:author="Claude" w:date="2026-10-28T00:00:00Z">
              <w:r>
                <w:delText>4.14</w:delText>
              </w:r>
            </w:del>
            <w:ins w:id="31686" w:author="Claude" w:date="2026-10-28T00:00:00Z">
              <w:r>
                <w:t xml:space="preserve">4.13</w:t>
              </w:r>
            </w:ins>
          </w:p>
        </w:tc>
        <w:tc>
          <w:tcPr>
            <w:tcW w:w="1075" w:type="dxa"/>
          </w:tcPr>
          <w:p w14:paraId="68BF5C36" w14:textId="77777777" w:rsidR="00184A8A" w:rsidRDefault="00000000">
            <w:del w:id="31689" w:author="Claude" w:date="2026-10-28T00:00:00Z">
              <w:r>
                <w:delText>4.61</w:delText>
              </w:r>
            </w:del>
            <w:ins w:id="31688" w:author="Claude" w:date="2026-10-28T00:00:00Z">
              <w:r>
                <w:t xml:space="preserve">4.65</w:t>
              </w:r>
            </w:ins>
          </w:p>
        </w:tc>
      </w:tr>
      <w:tr w:rsidR="00B86A12" w14:paraId="31B874B3" w14:textId="77777777" w:rsidTr="3DC018EE">
        <w:trPr>
          <w:trHeight w:val="300"/>
        </w:trPr>
        <w:tc>
          <w:tcPr>
            <w:tcW w:w="1075" w:type="dxa"/>
          </w:tcPr>
          <w:p w14:paraId="3AC1741A" w14:textId="77777777" w:rsidR="00B86A12" w:rsidRDefault="00000000">
            <w:r>
              <w:t>Cluster 6</w:t>
            </w:r>
          </w:p>
        </w:tc>
        <w:tc>
          <w:tcPr>
            <w:tcW w:w="720" w:type="dxa"/>
          </w:tcPr>
          <w:p w14:paraId="2A8FDEF1" w14:textId="77777777" w:rsidR="00184A8A" w:rsidRDefault="00000000">
            <w:del w:id="31691" w:author="Claude" w:date="2026-10-28T00:00:00Z">
              <w:r>
                <w:delText>173</w:delText>
              </w:r>
            </w:del>
            <w:ins w:id="31690" w:author="Claude" w:date="2026-10-28T00:00:00Z">
              <w:r>
                <w:t xml:space="preserve">182</w:t>
              </w:r>
            </w:ins>
          </w:p>
        </w:tc>
        <w:tc>
          <w:tcPr>
            <w:tcW w:w="990" w:type="dxa"/>
          </w:tcPr>
          <w:p w14:paraId="6C6880B1" w14:textId="77777777" w:rsidR="00184A8A" w:rsidRDefault="00000000">
            <w:del w:id="31693" w:author="Claude" w:date="2026-10-28T00:00:00Z">
              <w:r>
                <w:delText>$166.8k</w:delText>
              </w:r>
            </w:del>
            <w:ins w:id="31692" w:author="Claude" w:date="2026-10-28T00:00:00Z">
              <w:r>
                <w:t xml:space="preserve">$165.2k</w:t>
              </w:r>
            </w:ins>
          </w:p>
        </w:tc>
        <w:tc>
          <w:tcPr>
            <w:tcW w:w="900" w:type="dxa"/>
          </w:tcPr>
          <w:p w14:paraId="001DE889" w14:textId="77777777" w:rsidR="00184A8A" w:rsidRDefault="00000000">
            <w:r>
              <w:t>6.2%</w:t>
            </w:r>
          </w:p>
        </w:tc>
        <w:tc>
          <w:tcPr>
            <w:tcW w:w="720" w:type="dxa"/>
          </w:tcPr>
          <w:p w14:paraId="166E8858" w14:textId="77777777" w:rsidR="00184A8A" w:rsidRDefault="00000000">
            <w:del w:id="31695" w:author="Claude" w:date="2026-10-28T00:00:00Z">
              <w:r>
                <w:delText>1.8%</w:delText>
              </w:r>
            </w:del>
            <w:ins w:id="31694" w:author="Claude" w:date="2026-10-28T00:00:00Z">
              <w:r>
                <w:t xml:space="preserve">1.9%</w:t>
              </w:r>
            </w:ins>
          </w:p>
        </w:tc>
        <w:tc>
          <w:tcPr>
            <w:tcW w:w="990" w:type="dxa"/>
          </w:tcPr>
          <w:p w14:paraId="297150C4" w14:textId="77777777" w:rsidR="00184A8A" w:rsidRDefault="00000000">
            <w:del w:id="31697" w:author="Claude" w:date="2026-10-28T00:00:00Z">
              <w:r>
                <w:delText>14.6%</w:delText>
              </w:r>
            </w:del>
            <w:ins w:id="31696" w:author="Claude" w:date="2026-10-28T00:00:00Z">
              <w:r>
                <w:t xml:space="preserve">14.8%</w:t>
              </w:r>
            </w:ins>
          </w:p>
        </w:tc>
        <w:tc>
          <w:tcPr>
            <w:tcW w:w="810" w:type="dxa"/>
          </w:tcPr>
          <w:p w14:paraId="7B344B45" w14:textId="77777777" w:rsidR="00184A8A" w:rsidRDefault="00000000">
            <w:del w:id="31699" w:author="Claude" w:date="2026-10-28T00:00:00Z">
              <w:r>
                <w:delText>16.9%</w:delText>
              </w:r>
            </w:del>
            <w:ins w:id="31698" w:author="Claude" w:date="2026-10-28T00:00:00Z">
              <w:r>
                <w:t xml:space="preserve">17.0%</w:t>
              </w:r>
            </w:ins>
          </w:p>
        </w:tc>
        <w:tc>
          <w:tcPr>
            <w:tcW w:w="1260" w:type="dxa"/>
          </w:tcPr>
          <w:p w14:paraId="203880D7" w14:textId="77777777" w:rsidR="00184A8A" w:rsidRDefault="00000000">
            <w:del w:id="31701" w:author="Claude" w:date="2026-10-28T00:00:00Z">
              <w:r>
                <w:delText>66.6%</w:delText>
              </w:r>
            </w:del>
            <w:ins w:id="31700" w:author="Claude" w:date="2026-10-28T00:00:00Z">
              <w:r>
                <w:t xml:space="preserve">66.3%</w:t>
              </w:r>
            </w:ins>
          </w:p>
        </w:tc>
        <w:tc>
          <w:tcPr>
            <w:tcW w:w="630" w:type="dxa"/>
          </w:tcPr>
          <w:p w14:paraId="32B38BCD" w14:textId="77777777" w:rsidR="00184A8A" w:rsidRDefault="00000000">
            <w:del w:id="30036" w:author="Claude" w:date="2026-10-23T00:00:00Z">
              <w:r>
                <w:delText xml:space="preserve">0.64</w:delText>
              </w:r>
            </w:del>
            <w:ins w:id="30037" w:author="Claude" w:date="2026-10-23T00:00:00Z">
              <w:r>
                <w:t xml:space="preserve">647</w:t>
              </w:r>
            </w:ins>
          </w:p>
        </w:tc>
        <w:tc>
          <w:tcPr>
            <w:tcW w:w="900" w:type="dxa"/>
          </w:tcPr>
          <w:p w14:paraId="2D070D31" w14:textId="77777777" w:rsidR="00184A8A" w:rsidRDefault="00000000">
            <w:del w:id="31703" w:author="Claude" w:date="2026-10-28T00:00:00Z">
              <w:r>
                <w:delText>15.68</w:delText>
              </w:r>
            </w:del>
            <w:ins w:id="31702" w:author="Claude" w:date="2026-10-28T00:00:00Z">
              <w:r>
                <w:t xml:space="preserve">13.41</w:t>
              </w:r>
            </w:ins>
          </w:p>
        </w:tc>
        <w:tc>
          <w:tcPr>
            <w:tcW w:w="1075" w:type="dxa"/>
          </w:tcPr>
          <w:p w14:paraId="0291E2DA" w14:textId="77777777" w:rsidR="00184A8A" w:rsidRDefault="00000000">
            <w:del w:id="31705" w:author="Claude" w:date="2026-10-28T00:00:00Z">
              <w:r>
                <w:delText>2.55</w:delText>
              </w:r>
            </w:del>
            <w:ins w:id="31704" w:author="Claude" w:date="2026-10-28T00:00:00Z">
              <w:r>
                <w:t xml:space="preserve">2.45</w:t>
              </w:r>
            </w:ins>
          </w:p>
        </w:tc>
      </w:tr>
    </w:tbl>
    <w:p w14:paraId="0C61D704" w14:textId="77777777" w:rsidR="008617D8" w:rsidRDefault="00000000">
      <w:pPr>
        <w:pStyle w:val="Heading1"/>
      </w:pPr>
      <w:r>
        <w:t>Supplementary Note S9 | Energy burden and affordability</w:t>
      </w:r>
    </w:p>
    <w:p w14:paraId="208272B9" w14:textId="77777777" w:rsidR="008617D8" w:rsidRDefault="00000000">
      <w:r>
        <w:t xml:space="preserve">The energy-burden outcomes provide affordability context for the DER results rather than cleanly orthogonal controls. In the matched sample, mean energy burden is about 2.2 percent with an interquartile range from roughly 1.5 to 2.8 percent, and burden is strongly negatively correlated with log median household income (−0.746) and positively correlated with </w:t>
      </w:r>
      <w:del w:id="30020" w:author="Claude" w:date="2026-10-23T00:00:00Z">
        <w:r>
          <w:delText xml:space="preserve">poverty rate (0.545)</w:delText>
        </w:r>
      </w:del>
      <w:ins w:id="30021" w:author="Claude" w:date="2026-10-23T00:00:00Z">
        <w:r>
          <w:t xml:space="preserve">poverty rate (0.544)</w:t>
        </w:r>
      </w:ins>
      <w:r>
        <w:t xml:space="preserve">. The level sits below commonly cited household energy-burden estimates because the California Energy Commission series covers electricity costs rather than total household energy expenditure; it should be read as a relative affordability-stress index rather than a total-burden measure. Supplementary Figure S10 shows the descriptive gradients linking neighborhood characteristics to both affordability outcomes.</w:t>
      </w:r>
    </w:p>
    <w:p w14:paraId="4777D482" w14:textId="69B94741" w:rsidR="008617D8" w:rsidRDefault="00000000">
      <w:r>
        <w:t xml:space="preserve">In the baseline model with energy burden as the outcome, income is strongly negative </w:t>
      </w:r>
      <w:del w:id="30472" w:author="Claude" w:date="2026-10-23T00:00:00Z">
        <w:r>
          <w:delText xml:space="preserve">(−0.0096, p &lt; 0.001)</w:delText>
        </w:r>
      </w:del>
      <w:ins w:id="30473" w:author="Claude" w:date="2026-10-23T00:00:00Z">
        <w:r>
          <w:t xml:space="preserve">(−0.0097, p &lt; 0.001)</w:t>
        </w:r>
      </w:ins>
      <w:r>
        <w:t xml:space="preserve">, Hispanic share is positive </w:t>
      </w:r>
      <w:del w:id="30474" w:author="Claude" w:date="2026-10-23T00:00:00Z">
        <w:r>
          <w:delText xml:space="preserve">(0.0036, p &lt; 0.001)</w:delText>
        </w:r>
      </w:del>
      <w:ins w:id="30475" w:author="Claude" w:date="2026-10-23T00:00:00Z">
        <w:r>
          <w:t xml:space="preserve">(0.0033, p &lt; 0.001)</w:t>
        </w:r>
      </w:ins>
      <w:r>
        <w:t xml:space="preserve"> and Asian share is negative </w:t>
      </w:r>
      <w:del w:id="30476" w:author="Claude" w:date="2026-10-23T00:00:00Z">
        <w:r>
          <w:delText xml:space="preserve">(−0.0077, p &lt; 0.001)</w:delText>
        </w:r>
      </w:del>
      <w:ins w:id="30477" w:author="Claude" w:date="2026-10-23T00:00:00Z">
        <w:r>
          <w:t xml:space="preserve">(−0.0079, p &lt; 0.001)</w:t>
        </w:r>
      </w:ins>
      <w:r>
        <w:t xml:space="preserve">, while the Black share and poverty rate are close to zero after the included controls. Supplementary Figure S12 traces these coefficients across the model series.</w:t>
      </w:r>
    </w:p>
    <w:p w14:paraId="5B206CFF" w14:textId="7A52C834" w:rsidR="008617D8" w:rsidRDefault="00000000">
      <w:r>
        <w:t xml:space="preserve">The per-capita affordability gap requires care. Its distribution is severely skewed: the median ZCTA reports about $75 while the maximum exceeds $236,000, and the top 100 ZCTAs account for 92 percent of the statewide total. We attribute this to error in the source series rather than to real variation. Main-text estimates therefore exclude the 134 ZCTAs whose per-capita gap exceeds $1,000, a threshold roughly thirteen times the median; Supplementary Table S11 reports both samples. In the full sample, Asian share is positively associated with the affordability gap </w:t>
      </w:r>
      <w:del w:id="30478" w:author="Claude" w:date="2026-10-23T00:00:00Z">
        <w:r>
          <w:delText xml:space="preserve">(0.090, p = 0.010)</w:delText>
        </w:r>
      </w:del>
      <w:ins w:id="30479" w:author="Claude" w:date="2026-10-23T00:00:00Z">
        <w:r>
          <w:t xml:space="preserve">(0.243, p = 0.010)</w:t>
        </w:r>
      </w:ins>
      <w:r>
        <w:t xml:space="preserve">; with the outliers removed, the association disappears entirely </w:t>
      </w:r>
      <w:del w:id="30480" w:author="Claude" w:date="2026-10-23T00:00:00Z">
        <w:r>
          <w:delText xml:space="preserve">(−0.019, p = 0.477)</w:delText>
        </w:r>
      </w:del>
      <w:ins w:id="30481" w:author="Claude" w:date="2026-10-23T00:00:00Z">
        <w:r>
          <w:t xml:space="preserve">(−0.045, p = 0.477)</w:t>
        </w:r>
      </w:ins>
      <w:r>
        <w:t xml:space="preserve">, and R² rises from 0.32 to 0.45, so we do not report that original association as a finding.</w:t>
      </w:r>
    </w:p>
    <w:p w14:paraId="06025073" w14:textId="31565EDD" w:rsidR="008617D8" w:rsidRDefault="00000000">
      <w:r>
        <w:t xml:space="preserve">Model 9A reverses the direction of the question and adds the DER outcomes as predictors of affordability. </w:t>
      </w:r>
      <w:del w:id="30486" w:author="Claude" w:date="2026-10-23T00:00:00Z">
        <w:r>
          <w:delText xml:space="preserve">Only aggregate charging is not zero, with</w:delText>
        </w:r>
      </w:del>
      <w:ins w:id="30487" w:author="Claude" w:date="2026-10-23T00:00:00Z">
        <w:r>
          <w:t xml:space="preserve">Aggregate charging is the clearest case, </w:t>
        </w:r>
      </w:ins>
      <w:del w:id="31707" w:author="Claude" w:date="2026-10-28T00:00:00Z">
        <w:r>
          <w:delText xml:space="preserve"> a negative association with energy burden (−0.0011, p &lt; 0.001) and a positive association with the logged affordability gap </w:delText>
        </w:r>
      </w:del>
      <w:del w:id="30482" w:author="Claude" w:date="2026-10-23T00:00:00Z">
        <w:r>
          <w:delText xml:space="preserve">(1.002, p &lt; 0.001)</w:delText>
        </w:r>
      </w:del>
      <w:del w:id="31708" w:author="Claude" w:date="2026-10-28T00:00:00Z">
        <w:r>
          <w:delText xml:space="preserve">.</w:delText>
        </w:r>
      </w:del>
      <w:ins w:id="31706" w:author="Claude" w:date="2026-10-28T00:00:00Z">
        <w:r>
          <w:t xml:space="preserve">with a negative association with energy burden (−0.0010, p &lt; 0.001) and a positive association with the logged affordability gap (0.997, p &lt; 0.001).</w:t>
        </w:r>
      </w:ins>
      <w:r>
        <w:t xml:space="preserve"> </w:t>
      </w:r>
      <w:del w:id="30484" w:author="Claude" w:date="2026-10-23T00:00:00Z">
        <w:r>
          <w:delText xml:space="preserve">Solar, storage and the demand proxy are not significant for either outcome.</w:delText>
        </w:r>
      </w:del>
      <w:ins w:id="30485" w:author="Claude" w:date="2026-10-23T00:00:00Z">
        <w:r>
          <w:t xml:space="preserve">Solar is positive for energy burden (0.0008, p &lt; 0.001) but not for the affordability gap. Storage is negative for energy burden (−0.0011, p &lt; 0.001) but not significant for the affordability gap (p = 0.384), and the demand proxy is not significant for either outcome.</w:t>
        </w:r>
      </w:ins>
      <w:r>
        <w:t xml:space="preserve"> Because the DER terms are themselves outcomes of the same demographic predictors, these coefficients describe associations and should not be read causally. Supplementary Figure S11 reports them.</w:t>
      </w:r>
    </w:p>
    <w:p w14:paraId="21D50F24" w14:textId="77777777" w:rsidR="008617D8" w:rsidRDefault="00000000">
      <w:r>
        <w:t>Taken together these results reinforce the main text's interpretation: affordability stress is itself spatially and demographically structured, but it does not make the DER outcomes interchangeable. Solar and storage remain tied to different race and income patterns than aggregate charging, and the charging result still appears to reflect a mix of infrastructure siting and household-serving access rather than a single uniform affordability channel.</w:t>
      </w:r>
    </w:p>
    <w:p w14:paraId="05B296DF" w14:textId="77777777" w:rsidR="00157F04" w:rsidRDefault="00157F04">
      <w:r>
        <w:rPr>
          <w:noProof/>
        </w:rPr>
        <w:lastRenderedPageBreak/>
        <w:drawing>
          <wp:inline distT="0" distB="0" distL="0" distR="0" wp14:anchorId="0C038A07" wp14:editId="6F5EF139">
            <wp:extent cx="3081655" cy="1990837"/>
            <wp:effectExtent l="0" t="0" r="4445" b="1270"/>
            <wp:docPr id="181375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09" name="Graphic 181375109"/>
                    <pic:cNvPicPr/>
                  </pic:nvPicPr>
                  <pic:blipFill>
                    <a:blip r:embed="rId16"/>
                    <a:stretch>
                      <a:fillRect/>
                    </a:stretch>
                  </pic:blipFill>
                  <pic:spPr>
                    <a:xfrm>
                      <a:off x="0" y="0"/>
                      <a:ext cx="3127881" cy="1990837"/>
                    </a:xfrm>
                    <a:prstGeom prst="rect">
                      <a:avLst/>
                    </a:prstGeom>
                  </pic:spPr>
                </pic:pic>
              </a:graphicData>
            </a:graphic>
          </wp:inline>
        </w:drawing>
        <w:drawing>
          <wp:inline distT="0" distB="0" distL="0" distR="0" wp14:anchorId="2278B83B" wp14:editId="2C9D702D">
            <wp:extent cx="3070578" cy="1984489"/>
            <wp:effectExtent l="0" t="0" r="3175" b="0"/>
            <wp:docPr id="27912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1" name="Graphic 27912841"/>
                    <pic:cNvPicPr/>
                  </pic:nvPicPr>
                  <pic:blipFill>
                    <a:blip r:embed="rId18"/>
                    <a:stretch>
                      <a:fillRect/>
                    </a:stretch>
                  </pic:blipFill>
                  <pic:spPr>
                    <a:xfrm>
                      <a:off x="0" y="0"/>
                      <a:ext cx="3093215" cy="1984489"/>
                    </a:xfrm>
                    <a:prstGeom prst="rect">
                      <a:avLst/>
                    </a:prstGeom>
                  </pic:spPr>
                </pic:pic>
              </a:graphicData>
            </a:graphic>
          </wp:inline>
        </w:drawing>
        <w:drawing>
          <wp:inline distT="0" distB="0" distL="0" distR="0" wp14:anchorId="36BFAEEE" wp14:editId="3D84D930">
            <wp:extent cx="3059567" cy="1976568"/>
            <wp:effectExtent l="0" t="0" r="1270" b="2540"/>
            <wp:docPr id="98475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7" name="Graphic 98475287"/>
                    <pic:cNvPicPr/>
                  </pic:nvPicPr>
                  <pic:blipFill>
                    <a:blip r:embed="rId20"/>
                    <a:stretch>
                      <a:fillRect/>
                    </a:stretch>
                  </pic:blipFill>
                  <pic:spPr>
                    <a:xfrm>
                      <a:off x="0" y="0"/>
                      <a:ext cx="3068318" cy="1976568"/>
                    </a:xfrm>
                    <a:prstGeom prst="rect">
                      <a:avLst/>
                    </a:prstGeom>
                  </pic:spPr>
                </pic:pic>
              </a:graphicData>
            </a:graphic>
          </wp:inline>
        </w:drawing>
        <w:drawing>
          <wp:inline distT="0" distB="0" distL="0" distR="0" wp14:anchorId="09AE91DF" wp14:editId="6DCA87EA">
            <wp:extent cx="3194469" cy="1993872"/>
            <wp:effectExtent l="0" t="0" r="0" b="635"/>
            <wp:docPr id="17199569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978" name="Graphic 1719956978"/>
                    <pic:cNvPicPr/>
                  </pic:nvPicPr>
                  <pic:blipFill>
                    <a:blip r:embed="rId22"/>
                    <a:stretch>
                      <a:fillRect/>
                    </a:stretch>
                  </pic:blipFill>
                  <pic:spPr>
                    <a:xfrm>
                      <a:off x="0" y="0"/>
                      <a:ext cx="3194469" cy="1993872"/>
                    </a:xfrm>
                    <a:prstGeom prst="rect">
                      <a:avLst/>
                    </a:prstGeom>
                  </pic:spPr>
                </pic:pic>
              </a:graphicData>
            </a:graphic>
          </wp:inline>
        </w:drawing>
        <w:drawing>
          <wp:inline distT="0" distB="0" distL="0" distR="0" wp14:anchorId="793DDB76" wp14:editId="551931DB">
            <wp:extent cx="3081655" cy="1993273"/>
            <wp:effectExtent l="0" t="0" r="4445" b="1270"/>
            <wp:docPr id="174417310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3102" name="Graphic 1744173102"/>
                    <pic:cNvPicPr/>
                  </pic:nvPicPr>
                  <pic:blipFill>
                    <a:blip r:embed="rId24"/>
                    <a:stretch>
                      <a:fillRect/>
                    </a:stretch>
                  </pic:blipFill>
                  <pic:spPr>
                    <a:xfrm>
                      <a:off x="0" y="0"/>
                      <a:ext cx="3081655" cy="1993273"/>
                    </a:xfrm>
                    <a:prstGeom prst="rect">
                      <a:avLst/>
                    </a:prstGeom>
                  </pic:spPr>
                </pic:pic>
              </a:graphicData>
            </a:graphic>
          </wp:inline>
        </w:drawing>
        <w:drawing>
          <wp:inline distT="0" distB="0" distL="0" distR="0" wp14:anchorId="06E1D3E5" wp14:editId="208A9D6F">
            <wp:extent cx="3223287" cy="1962431"/>
            <wp:effectExtent l="0" t="0" r="2540" b="5080"/>
            <wp:docPr id="1710871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1511" name="Graphic 1710871511"/>
                    <pic:cNvPicPr/>
                  </pic:nvPicPr>
                  <pic:blipFill>
                    <a:blip r:embed="rId26"/>
                    <a:stretch>
                      <a:fillRect/>
                    </a:stretch>
                  </pic:blipFill>
                  <pic:spPr>
                    <a:xfrm>
                      <a:off x="0" y="0"/>
                      <a:ext cx="3228604" cy="1962431"/>
                    </a:xfrm>
                    <a:prstGeom prst="rect">
                      <a:avLst/>
                    </a:prstGeom>
                  </pic:spPr>
                </pic:pic>
              </a:graphicData>
            </a:graphic>
          </wp:inline>
        </w:drawing>
      </w:r>
    </w:p>
    <w:p w14:paraId="2F52A4BB" w14:textId="77777777" w:rsidR="008617D8" w:rsidRDefault="00000000">
      <w:pPr>
        <w:pStyle w:val="Caption"/>
      </w:pPr>
      <w:r>
        <w:t>Supplementary Fig. S10 | Descriptive LOWESS gradients between neighborhood characteristics and the two energy-affordability outcomes.</w:t>
      </w:r>
    </w:p>
    <w:p w14:paraId="10866ADC" w14:textId="77777777" w:rsidR="00893723" w:rsidRDefault="00785640" w:rsidP="00893723">
      <w:pPr>
        <w:keepNext/>
      </w:pPr>
      <w:r>
        <w:rPr>
          <w:noProof/>
        </w:rPr>
        <w:lastRenderedPageBreak/>
        <w:drawing>
          <wp:inline distT="0" distB="0" distL="0" distR="0" wp14:anchorId="13623743" wp14:editId="013BB59B">
            <wp:extent cx="6400800" cy="4855303"/>
            <wp:effectExtent l="0" t="0" r="0" b="3175"/>
            <wp:docPr id="1452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506" name="Picture 145204506"/>
                    <pic:cNvPicPr/>
                  </pic:nvPicPr>
                  <pic:blipFill>
                    <a:blip r:embed="rId28"/>
                    <a:stretch>
                      <a:fillRect/>
                    </a:stretch>
                  </pic:blipFill>
                  <pic:spPr>
                    <a:xfrm>
                      <a:off x="0" y="0"/>
                      <a:ext cx="6400800" cy="4855303"/>
                    </a:xfrm>
                    <a:prstGeom prst="rect">
                      <a:avLst/>
                    </a:prstGeom>
                  </pic:spPr>
                </pic:pic>
              </a:graphicData>
            </a:graphic>
          </wp:inline>
        </w:drawing>
      </w:r>
    </w:p>
    <w:p w14:paraId="0FBE33FF" w14:textId="77777777" w:rsidR="008617D8" w:rsidRDefault="00000000">
      <w:pPr>
        <w:pStyle w:val="Caption"/>
      </w:pPr>
      <w:r>
        <w:t>Supplementary Fig. S11 | DER predictors in the energy-burden and affordability-gap models. Points are coefficient estimates; horizontal lines are 95 percent confidence intervals.</w:t>
      </w:r>
    </w:p>
    <w:p w14:paraId="0EDD6859" w14:textId="77777777" w:rsidR="00785640" w:rsidRDefault="00785640">
      <w:r>
        <w:rPr>
          <w:noProof/>
        </w:rPr>
        <w:lastRenderedPageBreak/>
        <w:drawing>
          <wp:inline distT="0" distB="0" distL="0" distR="0" wp14:anchorId="2AA0BF6A" wp14:editId="6BE438B7">
            <wp:extent cx="6400800" cy="4388719"/>
            <wp:effectExtent l="0" t="0" r="0" b="4445"/>
            <wp:docPr id="183831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0651" name="Picture 1838310651"/>
                    <pic:cNvPicPr/>
                  </pic:nvPicPr>
                  <pic:blipFill rotWithShape="1">
                    <a:blip r:embed="rId29"/>
                    <a:srcRect b="5300"/>
                    <a:stretch>
                      <a:fillRect/>
                    </a:stretch>
                  </pic:blipFill>
                  <pic:spPr bwMode="auto">
                    <a:xfrm>
                      <a:off x="0" y="0"/>
                      <a:ext cx="6400800" cy="4388719"/>
                    </a:xfrm>
                    <a:prstGeom prst="rect">
                      <a:avLst/>
                    </a:prstGeom>
                    <a:ln>
                      <a:noFill/>
                    </a:ln>
                    <a:extLst>
                      <a:ext uri="{53640926-AAD7-44D8-BBD7-CCE9431645EC}">
                        <a14:shadowObscured xmlns:a14="http://schemas.microsoft.com/office/drawing/2010/main"/>
                      </a:ext>
                    </a:extLst>
                  </pic:spPr>
                </pic:pic>
              </a:graphicData>
            </a:graphic>
          </wp:inline>
        </w:drawing>
      </w:r>
    </w:p>
    <w:p w14:paraId="5EF8E656" w14:textId="77777777" w:rsidR="008617D8" w:rsidRDefault="00000000">
      <w:pPr>
        <w:pStyle w:val="Caption"/>
      </w:pPr>
      <w:r>
        <w:t>Supplementary Fig. S12 | Coefficient stability for the energy-burden and affordability-gap outcomes across the model series.</w:t>
      </w:r>
    </w:p>
    <w:p w14:paraId="0DA96070" w14:textId="77777777" w:rsidR="008617D8" w:rsidRDefault="00000000">
      <w:pPr>
        <w:pStyle w:val="Caption"/>
      </w:pPr>
      <w:r>
        <w:t>Supplementary Table S11 | Energy-affordability models with and without the 134 ZCTAs whose per-capita affordability gap exceeds $1,000. Standardized predictors.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1725"/>
        <w:gridCol w:w="1518"/>
        <w:gridCol w:w="1243"/>
        <w:gridCol w:w="711"/>
        <w:gridCol w:w="656"/>
        <w:gridCol w:w="711"/>
      </w:tblGrid>
      <w:tr w:rsidR="008617D8" w14:paraId="21958904" w14:textId="77777777">
        <w:tc>
          <w:tcPr>
            <w:tcW w:w="0" w:type="auto"/>
          </w:tcPr>
          <w:p w14:paraId="35E57172" w14:textId="77777777" w:rsidR="008617D8" w:rsidRDefault="00000000">
            <w:r>
              <w:rPr>
                <w:b/>
              </w:rPr>
              <w:t>Outcome</w:t>
            </w:r>
          </w:p>
        </w:tc>
        <w:tc>
          <w:tcPr>
            <w:tcW w:w="0" w:type="auto"/>
          </w:tcPr>
          <w:p w14:paraId="3E3DE434" w14:textId="77777777" w:rsidR="008617D8" w:rsidRDefault="00000000">
            <w:r>
              <w:rPr>
                <w:b/>
              </w:rPr>
              <w:t>Sample</w:t>
            </w:r>
          </w:p>
        </w:tc>
        <w:tc>
          <w:tcPr>
            <w:tcW w:w="0" w:type="auto"/>
          </w:tcPr>
          <w:p w14:paraId="676864CC" w14:textId="77777777" w:rsidR="008617D8" w:rsidRDefault="00000000">
            <w:r>
              <w:rPr>
                <w:b/>
              </w:rPr>
              <w:t>Term</w:t>
            </w:r>
          </w:p>
        </w:tc>
        <w:tc>
          <w:tcPr>
            <w:tcW w:w="0" w:type="auto"/>
          </w:tcPr>
          <w:p w14:paraId="2AEFD202" w14:textId="77777777" w:rsidR="008617D8" w:rsidRDefault="00000000">
            <w:r>
              <w:rPr>
                <w:b/>
              </w:rPr>
              <w:t>Coefficient</w:t>
            </w:r>
          </w:p>
        </w:tc>
        <w:tc>
          <w:tcPr>
            <w:tcW w:w="0" w:type="auto"/>
          </w:tcPr>
          <w:p w14:paraId="4D585FC8" w14:textId="77777777" w:rsidR="008617D8" w:rsidRDefault="00000000">
            <w:r>
              <w:rPr>
                <w:b/>
              </w:rPr>
              <w:t>p</w:t>
            </w:r>
          </w:p>
        </w:tc>
        <w:tc>
          <w:tcPr>
            <w:tcW w:w="0" w:type="auto"/>
          </w:tcPr>
          <w:p w14:paraId="525F5951" w14:textId="77777777" w:rsidR="008617D8" w:rsidRDefault="00000000">
            <w:r>
              <w:rPr>
                <w:b/>
              </w:rPr>
              <w:t>N</w:t>
            </w:r>
          </w:p>
        </w:tc>
        <w:tc>
          <w:tcPr>
            <w:tcW w:w="0" w:type="auto"/>
          </w:tcPr>
          <w:p w14:paraId="2EF25437" w14:textId="77777777" w:rsidR="008617D8" w:rsidRDefault="00000000">
            <w:r>
              <w:rPr>
                <w:b/>
              </w:rPr>
              <w:t>R²</w:t>
            </w:r>
          </w:p>
        </w:tc>
      </w:tr>
      <w:tr w:rsidR="008617D8" w14:paraId="75A85BB1" w14:textId="77777777">
        <w:tc>
          <w:tcPr>
            <w:tcW w:w="0" w:type="auto"/>
          </w:tcPr>
          <w:p w14:paraId="00B6196D" w14:textId="77777777" w:rsidR="008617D8" w:rsidRDefault="00000000">
            <w:r>
              <w:t>Energy burden</w:t>
            </w:r>
          </w:p>
        </w:tc>
        <w:tc>
          <w:tcPr>
            <w:tcW w:w="0" w:type="auto"/>
          </w:tcPr>
          <w:p w14:paraId="64FA1C33" w14:textId="77777777" w:rsidR="008617D8" w:rsidRDefault="00000000">
            <w:r>
              <w:t>full sample</w:t>
            </w:r>
          </w:p>
        </w:tc>
        <w:tc>
          <w:tcPr>
            <w:tcW w:w="0" w:type="auto"/>
          </w:tcPr>
          <w:p w14:paraId="6A18B3CE" w14:textId="77777777" w:rsidR="008617D8" w:rsidRDefault="00000000">
            <w:r>
              <w:t>Log income</w:t>
            </w:r>
          </w:p>
        </w:tc>
        <w:tc>
          <w:tcPr>
            <w:tcW w:w="0" w:type="auto"/>
          </w:tcPr>
          <w:p w14:paraId="50B6E4FD" w14:textId="77777777" w:rsidR="008617D8" w:rsidRDefault="00000000">
            <w:r>
              <w:t>-0.004</w:t>
            </w:r>
          </w:p>
        </w:tc>
        <w:tc>
          <w:tcPr>
            <w:tcW w:w="0" w:type="auto"/>
          </w:tcPr>
          <w:p w14:paraId="137BA11E" w14:textId="77777777" w:rsidR="008617D8" w:rsidRDefault="00000000">
            <w:r>
              <w:t>0.000</w:t>
            </w:r>
          </w:p>
        </w:tc>
        <w:tc>
          <w:tcPr>
            <w:tcW w:w="0" w:type="auto"/>
          </w:tcPr>
          <w:p w14:paraId="08E0C243" w14:textId="77777777" w:rsidR="008617D8" w:rsidRDefault="00000000">
            <w:r>
              <w:t>1374</w:t>
            </w:r>
          </w:p>
        </w:tc>
        <w:tc>
          <w:tcPr>
            <w:tcW w:w="0" w:type="auto"/>
          </w:tcPr>
          <w:p w14:paraId="318926F5" w14:textId="77777777" w:rsidR="008617D8" w:rsidRDefault="00000000">
            <w:r>
              <w:t>0.735</w:t>
            </w:r>
          </w:p>
        </w:tc>
      </w:tr>
      <w:tr w:rsidR="008617D8" w14:paraId="221B46F7" w14:textId="77777777">
        <w:tc>
          <w:tcPr>
            <w:tcW w:w="0" w:type="auto"/>
          </w:tcPr>
          <w:p w14:paraId="56D29B92" w14:textId="77777777" w:rsidR="008617D8" w:rsidRDefault="00000000">
            <w:r>
              <w:t>Energy burden</w:t>
            </w:r>
          </w:p>
        </w:tc>
        <w:tc>
          <w:tcPr>
            <w:tcW w:w="0" w:type="auto"/>
          </w:tcPr>
          <w:p w14:paraId="68A71D0F" w14:textId="77777777" w:rsidR="008617D8" w:rsidRDefault="00000000">
            <w:r>
              <w:t>full sample</w:t>
            </w:r>
          </w:p>
        </w:tc>
        <w:tc>
          <w:tcPr>
            <w:tcW w:w="0" w:type="auto"/>
          </w:tcPr>
          <w:p w14:paraId="6E12AD4D" w14:textId="77777777" w:rsidR="008617D8" w:rsidRDefault="00000000">
            <w:r>
              <w:t>Black share</w:t>
            </w:r>
          </w:p>
        </w:tc>
        <w:tc>
          <w:tcPr>
            <w:tcW w:w="0" w:type="auto"/>
          </w:tcPr>
          <w:p w14:paraId="5D8F4F8B" w14:textId="77777777" w:rsidR="008617D8" w:rsidRDefault="00000000">
            <w:r>
              <w:t>-0.000</w:t>
            </w:r>
          </w:p>
        </w:tc>
        <w:tc>
          <w:tcPr>
            <w:tcW w:w="0" w:type="auto"/>
          </w:tcPr>
          <w:p w14:paraId="5DEB68FA" w14:textId="77777777" w:rsidR="008617D8" w:rsidRDefault="00000000">
            <w:r>
              <w:t>0.548</w:t>
            </w:r>
          </w:p>
        </w:tc>
        <w:tc>
          <w:tcPr>
            <w:tcW w:w="0" w:type="auto"/>
          </w:tcPr>
          <w:p w14:paraId="2B2724B9" w14:textId="77777777" w:rsidR="008617D8" w:rsidRDefault="00000000">
            <w:r>
              <w:t>1374</w:t>
            </w:r>
          </w:p>
        </w:tc>
        <w:tc>
          <w:tcPr>
            <w:tcW w:w="0" w:type="auto"/>
          </w:tcPr>
          <w:p w14:paraId="17B8A83F" w14:textId="77777777" w:rsidR="008617D8" w:rsidRDefault="00000000">
            <w:r>
              <w:t>0.735</w:t>
            </w:r>
          </w:p>
        </w:tc>
      </w:tr>
      <w:tr w:rsidR="008617D8" w14:paraId="3B3BFB64" w14:textId="77777777">
        <w:tc>
          <w:tcPr>
            <w:tcW w:w="0" w:type="auto"/>
          </w:tcPr>
          <w:p w14:paraId="0B7E2F8D" w14:textId="77777777" w:rsidR="008617D8" w:rsidRDefault="00000000">
            <w:r>
              <w:t>Energy burden</w:t>
            </w:r>
          </w:p>
        </w:tc>
        <w:tc>
          <w:tcPr>
            <w:tcW w:w="0" w:type="auto"/>
          </w:tcPr>
          <w:p w14:paraId="02F2E215" w14:textId="77777777" w:rsidR="008617D8" w:rsidRDefault="00000000">
            <w:r>
              <w:t>full sample</w:t>
            </w:r>
          </w:p>
        </w:tc>
        <w:tc>
          <w:tcPr>
            <w:tcW w:w="0" w:type="auto"/>
          </w:tcPr>
          <w:p w14:paraId="3AD7F966" w14:textId="77777777" w:rsidR="008617D8" w:rsidRDefault="00000000">
            <w:r>
              <w:t>Hispanic share</w:t>
            </w:r>
          </w:p>
        </w:tc>
        <w:tc>
          <w:tcPr>
            <w:tcW w:w="0" w:type="auto"/>
          </w:tcPr>
          <w:p w14:paraId="0A87999F" w14:textId="77777777" w:rsidR="008617D8" w:rsidRDefault="00000000">
            <w:r>
              <w:t>0.001</w:t>
            </w:r>
          </w:p>
        </w:tc>
        <w:tc>
          <w:tcPr>
            <w:tcW w:w="0" w:type="auto"/>
          </w:tcPr>
          <w:p w14:paraId="0F1D31E5" w14:textId="77777777" w:rsidR="008617D8" w:rsidRDefault="00000000">
            <w:r>
              <w:t>0.000</w:t>
            </w:r>
          </w:p>
        </w:tc>
        <w:tc>
          <w:tcPr>
            <w:tcW w:w="0" w:type="auto"/>
          </w:tcPr>
          <w:p w14:paraId="6E0FDC74" w14:textId="77777777" w:rsidR="008617D8" w:rsidRDefault="00000000">
            <w:r>
              <w:t>1374</w:t>
            </w:r>
          </w:p>
        </w:tc>
        <w:tc>
          <w:tcPr>
            <w:tcW w:w="0" w:type="auto"/>
          </w:tcPr>
          <w:p w14:paraId="71894C2B" w14:textId="77777777" w:rsidR="008617D8" w:rsidRDefault="00000000">
            <w:r>
              <w:t>0.735</w:t>
            </w:r>
          </w:p>
        </w:tc>
      </w:tr>
      <w:tr w:rsidR="008617D8" w14:paraId="179F58C9" w14:textId="77777777">
        <w:tc>
          <w:tcPr>
            <w:tcW w:w="0" w:type="auto"/>
          </w:tcPr>
          <w:p w14:paraId="07280938" w14:textId="77777777" w:rsidR="008617D8" w:rsidRDefault="00000000">
            <w:r>
              <w:t>Energy burden</w:t>
            </w:r>
          </w:p>
        </w:tc>
        <w:tc>
          <w:tcPr>
            <w:tcW w:w="0" w:type="auto"/>
          </w:tcPr>
          <w:p w14:paraId="25F64D50" w14:textId="77777777" w:rsidR="008617D8" w:rsidRDefault="00000000">
            <w:r>
              <w:t>full sample</w:t>
            </w:r>
          </w:p>
        </w:tc>
        <w:tc>
          <w:tcPr>
            <w:tcW w:w="0" w:type="auto"/>
          </w:tcPr>
          <w:p w14:paraId="7500B0BA" w14:textId="77777777" w:rsidR="008617D8" w:rsidRDefault="00000000">
            <w:r>
              <w:t>Asian share</w:t>
            </w:r>
          </w:p>
        </w:tc>
        <w:tc>
          <w:tcPr>
            <w:tcW w:w="0" w:type="auto"/>
          </w:tcPr>
          <w:p w14:paraId="3688D864" w14:textId="77777777" w:rsidR="008617D8" w:rsidRDefault="00000000">
            <w:r>
              <w:t>-0.001</w:t>
            </w:r>
          </w:p>
        </w:tc>
        <w:tc>
          <w:tcPr>
            <w:tcW w:w="0" w:type="auto"/>
          </w:tcPr>
          <w:p w14:paraId="3AE241BB" w14:textId="77777777" w:rsidR="008617D8" w:rsidRDefault="00000000">
            <w:r>
              <w:t>0.000</w:t>
            </w:r>
          </w:p>
        </w:tc>
        <w:tc>
          <w:tcPr>
            <w:tcW w:w="0" w:type="auto"/>
          </w:tcPr>
          <w:p w14:paraId="15006EC4" w14:textId="77777777" w:rsidR="008617D8" w:rsidRDefault="00000000">
            <w:r>
              <w:t>1374</w:t>
            </w:r>
          </w:p>
        </w:tc>
        <w:tc>
          <w:tcPr>
            <w:tcW w:w="0" w:type="auto"/>
          </w:tcPr>
          <w:p w14:paraId="4CA601C9" w14:textId="77777777" w:rsidR="008617D8" w:rsidRDefault="00000000">
            <w:r>
              <w:t>0.735</w:t>
            </w:r>
          </w:p>
        </w:tc>
      </w:tr>
      <w:tr w:rsidR="008617D8" w14:paraId="6D5465E6" w14:textId="77777777">
        <w:tc>
          <w:tcPr>
            <w:tcW w:w="0" w:type="auto"/>
          </w:tcPr>
          <w:p w14:paraId="571DC58D" w14:textId="77777777" w:rsidR="008617D8" w:rsidRDefault="00000000">
            <w:r>
              <w:t>Energy burden</w:t>
            </w:r>
          </w:p>
        </w:tc>
        <w:tc>
          <w:tcPr>
            <w:tcW w:w="0" w:type="auto"/>
          </w:tcPr>
          <w:p w14:paraId="2C308458" w14:textId="77777777" w:rsidR="008617D8" w:rsidRDefault="00000000">
            <w:r>
              <w:t>excl. gap outliers</w:t>
            </w:r>
          </w:p>
        </w:tc>
        <w:tc>
          <w:tcPr>
            <w:tcW w:w="0" w:type="auto"/>
          </w:tcPr>
          <w:p w14:paraId="5C5200CE" w14:textId="77777777" w:rsidR="008617D8" w:rsidRDefault="00000000">
            <w:r>
              <w:t>Log income</w:t>
            </w:r>
          </w:p>
        </w:tc>
        <w:tc>
          <w:tcPr>
            <w:tcW w:w="0" w:type="auto"/>
          </w:tcPr>
          <w:p w14:paraId="50F5BAB3" w14:textId="77777777" w:rsidR="008617D8" w:rsidRDefault="00000000">
            <w:r>
              <w:t>-0.004</w:t>
            </w:r>
          </w:p>
        </w:tc>
        <w:tc>
          <w:tcPr>
            <w:tcW w:w="0" w:type="auto"/>
          </w:tcPr>
          <w:p w14:paraId="7E083306" w14:textId="77777777" w:rsidR="008617D8" w:rsidRDefault="00000000">
            <w:r>
              <w:t>0.000</w:t>
            </w:r>
          </w:p>
        </w:tc>
        <w:tc>
          <w:tcPr>
            <w:tcW w:w="0" w:type="auto"/>
          </w:tcPr>
          <w:p w14:paraId="1B9A70C2" w14:textId="77777777" w:rsidR="008617D8" w:rsidRDefault="00000000">
            <w:r>
              <w:t>1242</w:t>
            </w:r>
          </w:p>
        </w:tc>
        <w:tc>
          <w:tcPr>
            <w:tcW w:w="0" w:type="auto"/>
          </w:tcPr>
          <w:p w14:paraId="0EE47475" w14:textId="77777777" w:rsidR="008617D8" w:rsidRDefault="00000000">
            <w:r>
              <w:t>0.753</w:t>
            </w:r>
          </w:p>
        </w:tc>
      </w:tr>
      <w:tr w:rsidR="008617D8" w14:paraId="189DC1B7" w14:textId="77777777">
        <w:tc>
          <w:tcPr>
            <w:tcW w:w="0" w:type="auto"/>
          </w:tcPr>
          <w:p w14:paraId="59D607A3" w14:textId="77777777" w:rsidR="008617D8" w:rsidRDefault="00000000">
            <w:r>
              <w:t>Energy burden</w:t>
            </w:r>
          </w:p>
        </w:tc>
        <w:tc>
          <w:tcPr>
            <w:tcW w:w="0" w:type="auto"/>
          </w:tcPr>
          <w:p w14:paraId="02EFE564" w14:textId="77777777" w:rsidR="008617D8" w:rsidRDefault="00000000">
            <w:r>
              <w:t>excl. gap outliers</w:t>
            </w:r>
          </w:p>
        </w:tc>
        <w:tc>
          <w:tcPr>
            <w:tcW w:w="0" w:type="auto"/>
          </w:tcPr>
          <w:p w14:paraId="483FD364" w14:textId="77777777" w:rsidR="008617D8" w:rsidRDefault="00000000">
            <w:r>
              <w:t>Black share</w:t>
            </w:r>
          </w:p>
        </w:tc>
        <w:tc>
          <w:tcPr>
            <w:tcW w:w="0" w:type="auto"/>
          </w:tcPr>
          <w:p w14:paraId="539D87A9" w14:textId="77777777" w:rsidR="008617D8" w:rsidRDefault="00000000">
            <w:r>
              <w:t>0.000</w:t>
            </w:r>
          </w:p>
        </w:tc>
        <w:tc>
          <w:tcPr>
            <w:tcW w:w="0" w:type="auto"/>
          </w:tcPr>
          <w:p w14:paraId="5D6A3130" w14:textId="77777777" w:rsidR="008617D8" w:rsidRDefault="00000000">
            <w:r>
              <w:t>0.566</w:t>
            </w:r>
          </w:p>
        </w:tc>
        <w:tc>
          <w:tcPr>
            <w:tcW w:w="0" w:type="auto"/>
          </w:tcPr>
          <w:p w14:paraId="4DEDF3A0" w14:textId="77777777" w:rsidR="008617D8" w:rsidRDefault="00000000">
            <w:r>
              <w:t>1242</w:t>
            </w:r>
          </w:p>
        </w:tc>
        <w:tc>
          <w:tcPr>
            <w:tcW w:w="0" w:type="auto"/>
          </w:tcPr>
          <w:p w14:paraId="3CA81E43" w14:textId="77777777" w:rsidR="008617D8" w:rsidRDefault="00000000">
            <w:r>
              <w:t>0.753</w:t>
            </w:r>
          </w:p>
        </w:tc>
      </w:tr>
      <w:tr w:rsidR="008617D8" w14:paraId="1520B618" w14:textId="77777777">
        <w:tc>
          <w:tcPr>
            <w:tcW w:w="0" w:type="auto"/>
          </w:tcPr>
          <w:p w14:paraId="771D46FE" w14:textId="77777777" w:rsidR="008617D8" w:rsidRDefault="00000000">
            <w:r>
              <w:t>Energy burden</w:t>
            </w:r>
          </w:p>
        </w:tc>
        <w:tc>
          <w:tcPr>
            <w:tcW w:w="0" w:type="auto"/>
          </w:tcPr>
          <w:p w14:paraId="39398359" w14:textId="77777777" w:rsidR="008617D8" w:rsidRDefault="00000000">
            <w:r>
              <w:t>excl. gap outliers</w:t>
            </w:r>
          </w:p>
        </w:tc>
        <w:tc>
          <w:tcPr>
            <w:tcW w:w="0" w:type="auto"/>
          </w:tcPr>
          <w:p w14:paraId="6E70B795" w14:textId="77777777" w:rsidR="008617D8" w:rsidRDefault="00000000">
            <w:r>
              <w:t>Hispanic share</w:t>
            </w:r>
          </w:p>
        </w:tc>
        <w:tc>
          <w:tcPr>
            <w:tcW w:w="0" w:type="auto"/>
          </w:tcPr>
          <w:p w14:paraId="753FCF8E" w14:textId="77777777" w:rsidR="008617D8" w:rsidRDefault="00000000">
            <w:r>
              <w:t>0.001</w:t>
            </w:r>
          </w:p>
        </w:tc>
        <w:tc>
          <w:tcPr>
            <w:tcW w:w="0" w:type="auto"/>
          </w:tcPr>
          <w:p w14:paraId="2C0A612A" w14:textId="77777777" w:rsidR="008617D8" w:rsidRDefault="00000000">
            <w:r>
              <w:t>0.000</w:t>
            </w:r>
          </w:p>
        </w:tc>
        <w:tc>
          <w:tcPr>
            <w:tcW w:w="0" w:type="auto"/>
          </w:tcPr>
          <w:p w14:paraId="253E555C" w14:textId="77777777" w:rsidR="008617D8" w:rsidRDefault="00000000">
            <w:r>
              <w:t>1242</w:t>
            </w:r>
          </w:p>
        </w:tc>
        <w:tc>
          <w:tcPr>
            <w:tcW w:w="0" w:type="auto"/>
          </w:tcPr>
          <w:p w14:paraId="635D80BD" w14:textId="77777777" w:rsidR="008617D8" w:rsidRDefault="00000000">
            <w:r>
              <w:t>0.753</w:t>
            </w:r>
          </w:p>
        </w:tc>
      </w:tr>
      <w:tr w:rsidR="008617D8" w14:paraId="7016270B" w14:textId="77777777">
        <w:tc>
          <w:tcPr>
            <w:tcW w:w="0" w:type="auto"/>
          </w:tcPr>
          <w:p w14:paraId="22F66B9F" w14:textId="77777777" w:rsidR="008617D8" w:rsidRDefault="00000000">
            <w:r>
              <w:t>Energy burden</w:t>
            </w:r>
          </w:p>
        </w:tc>
        <w:tc>
          <w:tcPr>
            <w:tcW w:w="0" w:type="auto"/>
          </w:tcPr>
          <w:p w14:paraId="628B6F60" w14:textId="77777777" w:rsidR="008617D8" w:rsidRDefault="00000000">
            <w:r>
              <w:t>excl. gap outliers</w:t>
            </w:r>
          </w:p>
        </w:tc>
        <w:tc>
          <w:tcPr>
            <w:tcW w:w="0" w:type="auto"/>
          </w:tcPr>
          <w:p w14:paraId="1A3CB40F" w14:textId="77777777" w:rsidR="008617D8" w:rsidRDefault="00000000">
            <w:r>
              <w:t>Asian share</w:t>
            </w:r>
          </w:p>
        </w:tc>
        <w:tc>
          <w:tcPr>
            <w:tcW w:w="0" w:type="auto"/>
          </w:tcPr>
          <w:p w14:paraId="25D4526E" w14:textId="77777777" w:rsidR="008617D8" w:rsidRDefault="00000000">
            <w:r>
              <w:t>-0.001</w:t>
            </w:r>
          </w:p>
        </w:tc>
        <w:tc>
          <w:tcPr>
            <w:tcW w:w="0" w:type="auto"/>
          </w:tcPr>
          <w:p w14:paraId="5D6B1B87" w14:textId="77777777" w:rsidR="008617D8" w:rsidRDefault="00000000">
            <w:r>
              <w:t>0.000</w:t>
            </w:r>
          </w:p>
        </w:tc>
        <w:tc>
          <w:tcPr>
            <w:tcW w:w="0" w:type="auto"/>
          </w:tcPr>
          <w:p w14:paraId="710BF483" w14:textId="77777777" w:rsidR="008617D8" w:rsidRDefault="00000000">
            <w:r>
              <w:t>1242</w:t>
            </w:r>
          </w:p>
        </w:tc>
        <w:tc>
          <w:tcPr>
            <w:tcW w:w="0" w:type="auto"/>
          </w:tcPr>
          <w:p w14:paraId="72B04A0F" w14:textId="77777777" w:rsidR="008617D8" w:rsidRDefault="00000000">
            <w:r>
              <w:t>0.753</w:t>
            </w:r>
          </w:p>
        </w:tc>
      </w:tr>
      <w:tr w:rsidR="008617D8" w14:paraId="24AEE4FA" w14:textId="77777777">
        <w:tc>
          <w:tcPr>
            <w:tcW w:w="0" w:type="auto"/>
          </w:tcPr>
          <w:p w14:paraId="1CE4CC1B" w14:textId="77777777" w:rsidR="008617D8" w:rsidRDefault="00000000">
            <w:r>
              <w:t>Affordability gap</w:t>
            </w:r>
          </w:p>
        </w:tc>
        <w:tc>
          <w:tcPr>
            <w:tcW w:w="0" w:type="auto"/>
          </w:tcPr>
          <w:p w14:paraId="1076EC12" w14:textId="77777777" w:rsidR="008617D8" w:rsidRDefault="00000000">
            <w:r>
              <w:t>full sample</w:t>
            </w:r>
          </w:p>
        </w:tc>
        <w:tc>
          <w:tcPr>
            <w:tcW w:w="0" w:type="auto"/>
          </w:tcPr>
          <w:p w14:paraId="3D4B3439" w14:textId="77777777" w:rsidR="008617D8" w:rsidRDefault="00000000">
            <w:r>
              <w:t>Log income</w:t>
            </w:r>
          </w:p>
        </w:tc>
        <w:tc>
          <w:tcPr>
            <w:tcW w:w="0" w:type="auto"/>
          </w:tcPr>
          <w:p w14:paraId="091F45B4" w14:textId="77777777" w:rsidR="008617D8" w:rsidRDefault="00000000">
            <w:r>
              <w:t>-0.879</w:t>
            </w:r>
          </w:p>
        </w:tc>
        <w:tc>
          <w:tcPr>
            <w:tcW w:w="0" w:type="auto"/>
          </w:tcPr>
          <w:p w14:paraId="0FC1B973" w14:textId="77777777" w:rsidR="008617D8" w:rsidRDefault="00000000">
            <w:r>
              <w:t>0.000</w:t>
            </w:r>
          </w:p>
        </w:tc>
        <w:tc>
          <w:tcPr>
            <w:tcW w:w="0" w:type="auto"/>
          </w:tcPr>
          <w:p w14:paraId="15F426F4" w14:textId="77777777" w:rsidR="008617D8" w:rsidRDefault="00000000">
            <w:r>
              <w:t>1374</w:t>
            </w:r>
          </w:p>
        </w:tc>
        <w:tc>
          <w:tcPr>
            <w:tcW w:w="0" w:type="auto"/>
          </w:tcPr>
          <w:p w14:paraId="52871EA1" w14:textId="77777777" w:rsidR="008617D8" w:rsidRDefault="00000000">
            <w:r>
              <w:t>0.317</w:t>
            </w:r>
          </w:p>
        </w:tc>
      </w:tr>
      <w:tr w:rsidR="008617D8" w14:paraId="1D0060B8" w14:textId="77777777">
        <w:tc>
          <w:tcPr>
            <w:tcW w:w="0" w:type="auto"/>
          </w:tcPr>
          <w:p w14:paraId="6493002B" w14:textId="77777777" w:rsidR="008617D8" w:rsidRDefault="00000000">
            <w:r>
              <w:t>Affordability gap</w:t>
            </w:r>
          </w:p>
        </w:tc>
        <w:tc>
          <w:tcPr>
            <w:tcW w:w="0" w:type="auto"/>
          </w:tcPr>
          <w:p w14:paraId="767A580C" w14:textId="77777777" w:rsidR="008617D8" w:rsidRDefault="00000000">
            <w:r>
              <w:t>full sample</w:t>
            </w:r>
          </w:p>
        </w:tc>
        <w:tc>
          <w:tcPr>
            <w:tcW w:w="0" w:type="auto"/>
          </w:tcPr>
          <w:p w14:paraId="4E90A9D0" w14:textId="77777777" w:rsidR="008617D8" w:rsidRDefault="00000000">
            <w:r>
              <w:t>Black share</w:t>
            </w:r>
          </w:p>
        </w:tc>
        <w:tc>
          <w:tcPr>
            <w:tcW w:w="0" w:type="auto"/>
          </w:tcPr>
          <w:p w14:paraId="1ECF6828" w14:textId="77777777" w:rsidR="008617D8" w:rsidRDefault="00000000">
            <w:r>
              <w:t>0.086</w:t>
            </w:r>
          </w:p>
        </w:tc>
        <w:tc>
          <w:tcPr>
            <w:tcW w:w="0" w:type="auto"/>
          </w:tcPr>
          <w:p w14:paraId="15DB86F9" w14:textId="77777777" w:rsidR="008617D8" w:rsidRDefault="00000000">
            <w:r>
              <w:t>0.142</w:t>
            </w:r>
          </w:p>
        </w:tc>
        <w:tc>
          <w:tcPr>
            <w:tcW w:w="0" w:type="auto"/>
          </w:tcPr>
          <w:p w14:paraId="21D5BA07" w14:textId="77777777" w:rsidR="008617D8" w:rsidRDefault="00000000">
            <w:r>
              <w:t>1374</w:t>
            </w:r>
          </w:p>
        </w:tc>
        <w:tc>
          <w:tcPr>
            <w:tcW w:w="0" w:type="auto"/>
          </w:tcPr>
          <w:p w14:paraId="1F4E6188" w14:textId="77777777" w:rsidR="008617D8" w:rsidRDefault="00000000">
            <w:r>
              <w:t>0.317</w:t>
            </w:r>
          </w:p>
        </w:tc>
      </w:tr>
      <w:tr w:rsidR="008617D8" w14:paraId="1DC38F66" w14:textId="77777777">
        <w:tc>
          <w:tcPr>
            <w:tcW w:w="0" w:type="auto"/>
          </w:tcPr>
          <w:p w14:paraId="328B432B" w14:textId="77777777" w:rsidR="008617D8" w:rsidRDefault="00000000">
            <w:r>
              <w:t>Affordability gap</w:t>
            </w:r>
          </w:p>
        </w:tc>
        <w:tc>
          <w:tcPr>
            <w:tcW w:w="0" w:type="auto"/>
          </w:tcPr>
          <w:p w14:paraId="239C97AC" w14:textId="77777777" w:rsidR="008617D8" w:rsidRDefault="00000000">
            <w:r>
              <w:t>full sample</w:t>
            </w:r>
          </w:p>
        </w:tc>
        <w:tc>
          <w:tcPr>
            <w:tcW w:w="0" w:type="auto"/>
          </w:tcPr>
          <w:p w14:paraId="49736D29" w14:textId="77777777" w:rsidR="008617D8" w:rsidRDefault="00000000">
            <w:r>
              <w:t>Hispanic share</w:t>
            </w:r>
          </w:p>
        </w:tc>
        <w:tc>
          <w:tcPr>
            <w:tcW w:w="0" w:type="auto"/>
          </w:tcPr>
          <w:p w14:paraId="6C2FA944" w14:textId="77777777" w:rsidR="008617D8" w:rsidRDefault="00000000">
            <w:r>
              <w:t>0.351</w:t>
            </w:r>
          </w:p>
        </w:tc>
        <w:tc>
          <w:tcPr>
            <w:tcW w:w="0" w:type="auto"/>
          </w:tcPr>
          <w:p w14:paraId="7B7D7AB4" w14:textId="77777777" w:rsidR="008617D8" w:rsidRDefault="00000000">
            <w:r>
              <w:t>0.000</w:t>
            </w:r>
          </w:p>
        </w:tc>
        <w:tc>
          <w:tcPr>
            <w:tcW w:w="0" w:type="auto"/>
          </w:tcPr>
          <w:p w14:paraId="17D945E7" w14:textId="77777777" w:rsidR="008617D8" w:rsidRDefault="00000000">
            <w:r>
              <w:t>1374</w:t>
            </w:r>
          </w:p>
        </w:tc>
        <w:tc>
          <w:tcPr>
            <w:tcW w:w="0" w:type="auto"/>
          </w:tcPr>
          <w:p w14:paraId="055B61CC" w14:textId="77777777" w:rsidR="008617D8" w:rsidRDefault="00000000">
            <w:r>
              <w:t>0.317</w:t>
            </w:r>
          </w:p>
        </w:tc>
      </w:tr>
      <w:tr w:rsidR="008617D8" w14:paraId="7261F430" w14:textId="77777777">
        <w:tc>
          <w:tcPr>
            <w:tcW w:w="0" w:type="auto"/>
          </w:tcPr>
          <w:p w14:paraId="7261100C" w14:textId="77777777" w:rsidR="008617D8" w:rsidRDefault="00000000">
            <w:r>
              <w:t>Affordability gap</w:t>
            </w:r>
          </w:p>
        </w:tc>
        <w:tc>
          <w:tcPr>
            <w:tcW w:w="0" w:type="auto"/>
          </w:tcPr>
          <w:p w14:paraId="10B18DF4" w14:textId="77777777" w:rsidR="008617D8" w:rsidRDefault="00000000">
            <w:r>
              <w:t>full sample</w:t>
            </w:r>
          </w:p>
        </w:tc>
        <w:tc>
          <w:tcPr>
            <w:tcW w:w="0" w:type="auto"/>
          </w:tcPr>
          <w:p w14:paraId="069F8B35" w14:textId="77777777" w:rsidR="008617D8" w:rsidRDefault="00000000">
            <w:r>
              <w:t>Asian share</w:t>
            </w:r>
          </w:p>
        </w:tc>
        <w:tc>
          <w:tcPr>
            <w:tcW w:w="0" w:type="auto"/>
          </w:tcPr>
          <w:p w14:paraId="31AC2142" w14:textId="77777777" w:rsidR="008617D8" w:rsidRDefault="00000000">
            <w:r>
              <w:t>0.243</w:t>
            </w:r>
          </w:p>
        </w:tc>
        <w:tc>
          <w:tcPr>
            <w:tcW w:w="0" w:type="auto"/>
          </w:tcPr>
          <w:p w14:paraId="3384B2E0" w14:textId="77777777" w:rsidR="008617D8" w:rsidRDefault="00000000">
            <w:r>
              <w:t>0.010</w:t>
            </w:r>
          </w:p>
        </w:tc>
        <w:tc>
          <w:tcPr>
            <w:tcW w:w="0" w:type="auto"/>
          </w:tcPr>
          <w:p w14:paraId="04CF034F" w14:textId="77777777" w:rsidR="008617D8" w:rsidRDefault="00000000">
            <w:r>
              <w:t>1374</w:t>
            </w:r>
          </w:p>
        </w:tc>
        <w:tc>
          <w:tcPr>
            <w:tcW w:w="0" w:type="auto"/>
          </w:tcPr>
          <w:p w14:paraId="14BEAF90" w14:textId="77777777" w:rsidR="008617D8" w:rsidRDefault="00000000">
            <w:r>
              <w:t>0.317</w:t>
            </w:r>
          </w:p>
        </w:tc>
      </w:tr>
      <w:tr w:rsidR="008617D8" w14:paraId="3282E69F" w14:textId="77777777">
        <w:tc>
          <w:tcPr>
            <w:tcW w:w="0" w:type="auto"/>
          </w:tcPr>
          <w:p w14:paraId="32E1BD37" w14:textId="77777777" w:rsidR="008617D8" w:rsidRDefault="00000000">
            <w:r>
              <w:t>Affordability gap</w:t>
            </w:r>
          </w:p>
        </w:tc>
        <w:tc>
          <w:tcPr>
            <w:tcW w:w="0" w:type="auto"/>
          </w:tcPr>
          <w:p w14:paraId="1924B07D" w14:textId="77777777" w:rsidR="008617D8" w:rsidRDefault="00000000">
            <w:r>
              <w:t>excl. gap outliers</w:t>
            </w:r>
          </w:p>
        </w:tc>
        <w:tc>
          <w:tcPr>
            <w:tcW w:w="0" w:type="auto"/>
          </w:tcPr>
          <w:p w14:paraId="2F936628" w14:textId="77777777" w:rsidR="008617D8" w:rsidRDefault="00000000">
            <w:r>
              <w:t>Log income</w:t>
            </w:r>
          </w:p>
        </w:tc>
        <w:tc>
          <w:tcPr>
            <w:tcW w:w="0" w:type="auto"/>
          </w:tcPr>
          <w:p w14:paraId="44C2CF98" w14:textId="77777777" w:rsidR="008617D8" w:rsidRDefault="00000000">
            <w:r>
              <w:t>-0.850</w:t>
            </w:r>
          </w:p>
        </w:tc>
        <w:tc>
          <w:tcPr>
            <w:tcW w:w="0" w:type="auto"/>
          </w:tcPr>
          <w:p w14:paraId="00A2C381" w14:textId="77777777" w:rsidR="008617D8" w:rsidRDefault="00000000">
            <w:r>
              <w:t>0.000</w:t>
            </w:r>
          </w:p>
        </w:tc>
        <w:tc>
          <w:tcPr>
            <w:tcW w:w="0" w:type="auto"/>
          </w:tcPr>
          <w:p w14:paraId="7F32D1B3" w14:textId="77777777" w:rsidR="008617D8" w:rsidRDefault="00000000">
            <w:r>
              <w:t>1242</w:t>
            </w:r>
          </w:p>
        </w:tc>
        <w:tc>
          <w:tcPr>
            <w:tcW w:w="0" w:type="auto"/>
          </w:tcPr>
          <w:p w14:paraId="5BA3B5D0" w14:textId="77777777" w:rsidR="008617D8" w:rsidRDefault="00000000">
            <w:r>
              <w:t>0.450</w:t>
            </w:r>
          </w:p>
        </w:tc>
      </w:tr>
      <w:tr w:rsidR="008617D8" w14:paraId="68897044" w14:textId="77777777">
        <w:tc>
          <w:tcPr>
            <w:tcW w:w="0" w:type="auto"/>
          </w:tcPr>
          <w:p w14:paraId="62D6377A" w14:textId="77777777" w:rsidR="008617D8" w:rsidRDefault="00000000">
            <w:r>
              <w:t>Affordability gap</w:t>
            </w:r>
          </w:p>
        </w:tc>
        <w:tc>
          <w:tcPr>
            <w:tcW w:w="0" w:type="auto"/>
          </w:tcPr>
          <w:p w14:paraId="4F1B3BBB" w14:textId="77777777" w:rsidR="008617D8" w:rsidRDefault="00000000">
            <w:r>
              <w:t>excl. gap outliers</w:t>
            </w:r>
          </w:p>
        </w:tc>
        <w:tc>
          <w:tcPr>
            <w:tcW w:w="0" w:type="auto"/>
          </w:tcPr>
          <w:p w14:paraId="62CF4ACD" w14:textId="77777777" w:rsidR="008617D8" w:rsidRDefault="00000000">
            <w:r>
              <w:t>Black share</w:t>
            </w:r>
          </w:p>
        </w:tc>
        <w:tc>
          <w:tcPr>
            <w:tcW w:w="0" w:type="auto"/>
          </w:tcPr>
          <w:p w14:paraId="45757A75" w14:textId="77777777" w:rsidR="008617D8" w:rsidRDefault="00000000">
            <w:r>
              <w:t>0.078</w:t>
            </w:r>
          </w:p>
        </w:tc>
        <w:tc>
          <w:tcPr>
            <w:tcW w:w="0" w:type="auto"/>
          </w:tcPr>
          <w:p w14:paraId="46E7A821" w14:textId="77777777" w:rsidR="008617D8" w:rsidRDefault="00000000">
            <w:r>
              <w:t>0.159</w:t>
            </w:r>
          </w:p>
        </w:tc>
        <w:tc>
          <w:tcPr>
            <w:tcW w:w="0" w:type="auto"/>
          </w:tcPr>
          <w:p w14:paraId="4029DAB9" w14:textId="77777777" w:rsidR="008617D8" w:rsidRDefault="00000000">
            <w:r>
              <w:t>1242</w:t>
            </w:r>
          </w:p>
        </w:tc>
        <w:tc>
          <w:tcPr>
            <w:tcW w:w="0" w:type="auto"/>
          </w:tcPr>
          <w:p w14:paraId="20B8B1CB" w14:textId="77777777" w:rsidR="008617D8" w:rsidRDefault="00000000">
            <w:r>
              <w:t>0.450</w:t>
            </w:r>
          </w:p>
        </w:tc>
      </w:tr>
      <w:tr w:rsidR="008617D8" w14:paraId="19387FA2" w14:textId="77777777">
        <w:tc>
          <w:tcPr>
            <w:tcW w:w="0" w:type="auto"/>
          </w:tcPr>
          <w:p w14:paraId="7BA4D164" w14:textId="77777777" w:rsidR="008617D8" w:rsidRDefault="00000000">
            <w:r>
              <w:t>Affordability gap</w:t>
            </w:r>
          </w:p>
        </w:tc>
        <w:tc>
          <w:tcPr>
            <w:tcW w:w="0" w:type="auto"/>
          </w:tcPr>
          <w:p w14:paraId="7D01F0B8" w14:textId="77777777" w:rsidR="008617D8" w:rsidRDefault="00000000">
            <w:r>
              <w:t>excl. gap outliers</w:t>
            </w:r>
          </w:p>
        </w:tc>
        <w:tc>
          <w:tcPr>
            <w:tcW w:w="0" w:type="auto"/>
          </w:tcPr>
          <w:p w14:paraId="4E7CCBBD" w14:textId="77777777" w:rsidR="008617D8" w:rsidRDefault="00000000">
            <w:r>
              <w:t>Hispanic share</w:t>
            </w:r>
          </w:p>
        </w:tc>
        <w:tc>
          <w:tcPr>
            <w:tcW w:w="0" w:type="auto"/>
          </w:tcPr>
          <w:p w14:paraId="24A0E61B" w14:textId="77777777" w:rsidR="008617D8" w:rsidRDefault="00000000">
            <w:r>
              <w:t>0.375</w:t>
            </w:r>
          </w:p>
        </w:tc>
        <w:tc>
          <w:tcPr>
            <w:tcW w:w="0" w:type="auto"/>
          </w:tcPr>
          <w:p w14:paraId="4BA8687C" w14:textId="77777777" w:rsidR="008617D8" w:rsidRDefault="00000000">
            <w:r>
              <w:t>0.000</w:t>
            </w:r>
          </w:p>
        </w:tc>
        <w:tc>
          <w:tcPr>
            <w:tcW w:w="0" w:type="auto"/>
          </w:tcPr>
          <w:p w14:paraId="16BD2C40" w14:textId="77777777" w:rsidR="008617D8" w:rsidRDefault="00000000">
            <w:r>
              <w:t>1242</w:t>
            </w:r>
          </w:p>
        </w:tc>
        <w:tc>
          <w:tcPr>
            <w:tcW w:w="0" w:type="auto"/>
          </w:tcPr>
          <w:p w14:paraId="72574680" w14:textId="77777777" w:rsidR="008617D8" w:rsidRDefault="00000000">
            <w:r>
              <w:t>0.450</w:t>
            </w:r>
          </w:p>
        </w:tc>
      </w:tr>
      <w:tr w:rsidR="008617D8" w14:paraId="33B494FE" w14:textId="77777777">
        <w:tc>
          <w:tcPr>
            <w:tcW w:w="0" w:type="auto"/>
          </w:tcPr>
          <w:p w14:paraId="27852951" w14:textId="77777777" w:rsidR="008617D8" w:rsidRDefault="00000000">
            <w:r>
              <w:t>Affordability gap</w:t>
            </w:r>
          </w:p>
        </w:tc>
        <w:tc>
          <w:tcPr>
            <w:tcW w:w="0" w:type="auto"/>
          </w:tcPr>
          <w:p w14:paraId="3A8EDC7F" w14:textId="77777777" w:rsidR="008617D8" w:rsidRDefault="00000000">
            <w:r>
              <w:t>excl. gap outliers</w:t>
            </w:r>
          </w:p>
        </w:tc>
        <w:tc>
          <w:tcPr>
            <w:tcW w:w="0" w:type="auto"/>
          </w:tcPr>
          <w:p w14:paraId="15ADC656" w14:textId="77777777" w:rsidR="008617D8" w:rsidRDefault="00000000">
            <w:r>
              <w:t>Asian share</w:t>
            </w:r>
          </w:p>
        </w:tc>
        <w:tc>
          <w:tcPr>
            <w:tcW w:w="0" w:type="auto"/>
          </w:tcPr>
          <w:p w14:paraId="469E8EAF" w14:textId="77777777" w:rsidR="008617D8" w:rsidRDefault="00000000">
            <w:r>
              <w:t>-0.045</w:t>
            </w:r>
          </w:p>
        </w:tc>
        <w:tc>
          <w:tcPr>
            <w:tcW w:w="0" w:type="auto"/>
          </w:tcPr>
          <w:p w14:paraId="4BD4A751" w14:textId="77777777" w:rsidR="008617D8" w:rsidRDefault="00000000">
            <w:r>
              <w:t>0.477</w:t>
            </w:r>
          </w:p>
        </w:tc>
        <w:tc>
          <w:tcPr>
            <w:tcW w:w="0" w:type="auto"/>
          </w:tcPr>
          <w:p w14:paraId="38239CCD" w14:textId="77777777" w:rsidR="008617D8" w:rsidRDefault="00000000">
            <w:r>
              <w:t>1242</w:t>
            </w:r>
          </w:p>
        </w:tc>
        <w:tc>
          <w:tcPr>
            <w:tcW w:w="0" w:type="auto"/>
          </w:tcPr>
          <w:p w14:paraId="49433E29" w14:textId="77777777" w:rsidR="008617D8" w:rsidRDefault="00000000">
            <w:r>
              <w:t>0.450</w:t>
            </w:r>
          </w:p>
        </w:tc>
      </w:tr>
    </w:tbl>
    <w:p w14:paraId="31C4B5E8" w14:textId="77777777" w:rsidR="008617D8" w:rsidRDefault="00000000">
      <w:pPr>
        <w:pStyle w:val="Heading1"/>
      </w:pPr>
      <w:r>
        <w:lastRenderedPageBreak/>
        <w:t>Supplementary Note S10 | Wind as contextual comparison</w:t>
      </w:r>
    </w:p>
    <w:p w14:paraId="628352C1" w14:textId="07B327C7" w:rsidR="008617D8" w:rsidRDefault="00000000">
      <w:r>
        <w:t xml:space="preserve">The wind-capacity outcome is useful as a contextual comparison but is not part of the paper's equity argument. For wind capacity, the most consistent predictor is mean hub-height wind speed, which is positive and statistically significant across all examined models (Supplementary Figure S13). The social variables are weaker and less stable, and in the specification curve, wind returns 0 of 48 significant same-signed specifications on every focal term, which is the weakest result in the study.</w:t>
      </w:r>
    </w:p>
    <w:p w14:paraId="630AAF45" w14:textId="77777777" w:rsidR="008617D8" w:rsidRDefault="00000000">
      <w:r>
        <w:t>This suggests that wind siting is far more tightly tied to physical resource conditions than the consumer-facing outcomes. Wind capacity is also zero in 97.5 percent of ZCTAs, so a linear model on the logged rate is effectively a rare-event fit; the binary turbine-presence outcome is estimated as a linear probability model and is likewise not foregrounded. Because wind is not a behind-the-meter or consumer-facing resource, it is not directly comparable to the three headline technologies and is reported here as context only. Its cross-validated model comparison is in Supplementary Figure S16.</w:t>
      </w:r>
    </w:p>
    <w:p w14:paraId="2BF2DF41" w14:textId="77777777" w:rsidR="008A7C5A" w:rsidRDefault="008F65ED" w:rsidP="008A7C5A">
      <w:pPr>
        <w:keepNext/>
        <w:jc w:val="center"/>
      </w:pPr>
      <w:r>
        <w:rPr>
          <w:noProof/>
        </w:rPr>
        <w:drawing>
          <wp:inline distT="0" distB="0" distL="0" distR="0" wp14:anchorId="02C551B2" wp14:editId="527AF06F">
            <wp:extent cx="4150759" cy="4754568"/>
            <wp:effectExtent l="0" t="0" r="2540" b="3810"/>
            <wp:docPr id="104887932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321" name="Graphic 1048879321"/>
                    <pic:cNvPicPr/>
                  </pic:nvPicPr>
                  <pic:blipFill>
                    <a:blip r:embed="rId30"/>
                    <a:stretch>
                      <a:fillRect/>
                    </a:stretch>
                  </pic:blipFill>
                  <pic:spPr>
                    <a:xfrm>
                      <a:off x="0" y="0"/>
                      <a:ext cx="4150759" cy="4754568"/>
                    </a:xfrm>
                    <a:prstGeom prst="rect">
                      <a:avLst/>
                    </a:prstGeom>
                  </pic:spPr>
                </pic:pic>
              </a:graphicData>
            </a:graphic>
          </wp:inline>
        </w:drawing>
      </w:r>
    </w:p>
    <w:p w14:paraId="1F6B9DC0" w14:textId="77777777" w:rsidR="008617D8" w:rsidRDefault="00000000">
      <w:pPr>
        <w:pStyle w:val="Caption"/>
      </w:pPr>
      <w:r>
        <w:t>Supplementary Fig. S13 | Wind capacity: coefficients across the model series, included as contextual material. Wind capacity is zero in 97.5 percent of ZCTAs.</w:t>
      </w:r>
    </w:p>
    <w:p w14:paraId="7E8FA01E" w14:textId="77777777" w:rsidR="008617D8" w:rsidRDefault="00000000">
      <w:pPr>
        <w:pStyle w:val="Heading1"/>
      </w:pPr>
      <w:r>
        <w:t>Supplementary Note S11 | Predictive model comparison and spatial output</w:t>
      </w:r>
    </w:p>
    <w:p w14:paraId="66FEA924" w14:textId="6C679A7F" w:rsidR="008617D8" w:rsidRDefault="00000000">
      <w:r>
        <w:t xml:space="preserve">In exploratory analysis, we compare the linear specifications against more flexible predictive models such as polynomial regression, random forest, and gradient-boosted trees using cross-validation. These are not the basis </w:t>
        <w:lastRenderedPageBreak/>
        <w:t xml:space="preserve">for any claim in the paper. They serve as a diagnostic for whether the linear models miss strong nonlinear structure. Supplementary Figures S14 and S15 report the storage and aggregate charging comparisons, with error bars of ±1 standard deviation across five cross-validation folds, and Supplementary Figure S16 reports wind.</w:t>
      </w:r>
    </w:p>
    <w:p w14:paraId="1E79F783" w14:textId="77777777" w:rsidR="008A7C5A" w:rsidRDefault="00000000" w:rsidP="008A7C5A">
      <w:pPr>
        <w:keepNext/>
        <w:jc w:val="center"/>
      </w:pPr>
      <w:r>
        <w:rPr>
          <w:noProof/>
        </w:rPr>
        <w:drawing>
          <wp:inline distT="0" distB="0" distL="0" distR="0" wp14:anchorId="2C586A57" wp14:editId="56F4655E">
            <wp:extent cx="5943600" cy="3366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 adoption_model_comparison.png"/>
                    <pic:cNvPicPr/>
                  </pic:nvPicPr>
                  <pic:blipFill>
                    <a:blip r:embed="rId31"/>
                    <a:stretch>
                      <a:fillRect/>
                    </a:stretch>
                  </pic:blipFill>
                  <pic:spPr>
                    <a:xfrm>
                      <a:off x="0" y="0"/>
                      <a:ext cx="5943600" cy="3366210"/>
                    </a:xfrm>
                    <a:prstGeom prst="rect">
                      <a:avLst/>
                    </a:prstGeom>
                  </pic:spPr>
                </pic:pic>
              </a:graphicData>
            </a:graphic>
          </wp:inline>
        </w:drawing>
      </w:r>
    </w:p>
    <w:p w14:paraId="48190C2B" w14:textId="77777777" w:rsidR="008617D8" w:rsidRDefault="00000000">
      <w:pPr>
        <w:pStyle w:val="Caption"/>
      </w:pPr>
      <w:r>
        <w:t xml:space="preserve">Supplementary Fig. S14 | Battery storage: cross-validated predictive comparison of linear and nonlinear models. Error bars are ±1 s.d. across five cross-validation folds.</w:t>
      </w:r>
    </w:p>
    <w:p w14:paraId="03F4B494" w14:textId="77777777" w:rsidR="008A7C5A" w:rsidRDefault="00000000" w:rsidP="008A7C5A">
      <w:pPr>
        <w:keepNext/>
        <w:jc w:val="center"/>
      </w:pPr>
      <w:r>
        <w:rPr>
          <w:noProof/>
        </w:rPr>
        <w:drawing>
          <wp:inline distT="0" distB="0" distL="0" distR="0" wp14:anchorId="78E1B836" wp14:editId="0664F37F">
            <wp:extent cx="5943600" cy="336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charger availability_model_comparison.png"/>
                    <pic:cNvPicPr/>
                  </pic:nvPicPr>
                  <pic:blipFill>
                    <a:blip r:embed="rId32"/>
                    <a:stretch>
                      <a:fillRect/>
                    </a:stretch>
                  </pic:blipFill>
                  <pic:spPr>
                    <a:xfrm>
                      <a:off x="0" y="0"/>
                      <a:ext cx="5943600" cy="3366210"/>
                    </a:xfrm>
                    <a:prstGeom prst="rect">
                      <a:avLst/>
                    </a:prstGeom>
                  </pic:spPr>
                </pic:pic>
              </a:graphicData>
            </a:graphic>
          </wp:inline>
        </w:drawing>
      </w:r>
    </w:p>
    <w:p w14:paraId="5DC034E8" w14:textId="77777777" w:rsidR="008617D8" w:rsidRDefault="00000000">
      <w:pPr>
        <w:pStyle w:val="Caption"/>
      </w:pPr>
      <w:r>
        <w:t>Supplementary Fig. S15 | Aggregate EV charging: cross-validated predictive comparison of linear and nonlinear models.</w:t>
      </w:r>
    </w:p>
    <w:p w14:paraId="31BA8964" w14:textId="77777777" w:rsidR="008A7C5A" w:rsidRDefault="00000000" w:rsidP="008A7C5A">
      <w:pPr>
        <w:keepNext/>
        <w:jc w:val="center"/>
      </w:pPr>
      <w:r>
        <w:rPr>
          <w:noProof/>
        </w:rPr>
        <w:lastRenderedPageBreak/>
        <w:drawing>
          <wp:inline distT="0" distB="0" distL="0" distR="0" wp14:anchorId="753354A2" wp14:editId="4D42D03A">
            <wp:extent cx="5943600" cy="3367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capacity_model_comparison.png"/>
                    <pic:cNvPicPr/>
                  </pic:nvPicPr>
                  <pic:blipFill>
                    <a:blip r:embed="rId33"/>
                    <a:stretch>
                      <a:fillRect/>
                    </a:stretch>
                  </pic:blipFill>
                  <pic:spPr>
                    <a:xfrm>
                      <a:off x="0" y="0"/>
                      <a:ext cx="5943600" cy="3367847"/>
                    </a:xfrm>
                    <a:prstGeom prst="rect">
                      <a:avLst/>
                    </a:prstGeom>
                  </pic:spPr>
                </pic:pic>
              </a:graphicData>
            </a:graphic>
          </wp:inline>
        </w:drawing>
      </w:r>
    </w:p>
    <w:p w14:paraId="5C358463" w14:textId="77777777" w:rsidR="008617D8" w:rsidRDefault="00000000">
      <w:pPr>
        <w:pStyle w:val="Caption"/>
      </w:pPr>
      <w:r>
        <w:t>Supplementary Fig. S16 | Wind capacity: cross-validated predictive comparison of linear and nonlinear models.</w:t>
      </w:r>
    </w:p>
    <w:p w14:paraId="0C24B99D" w14:textId="77777777" w:rsidR="008A7C5A" w:rsidRDefault="00000000" w:rsidP="008A7C5A">
      <w:pPr>
        <w:keepNext/>
        <w:jc w:val="center"/>
      </w:pPr>
      <w:r>
        <w:rPr>
          <w:noProof/>
        </w:rPr>
        <w:drawing>
          <wp:inline distT="0" distB="0" distL="0" distR="0" wp14:anchorId="69DDF69F" wp14:editId="034B2767">
            <wp:extent cx="5943600" cy="28623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pv_model_1_baseline_climate_controls_spatial_figure.png"/>
                    <pic:cNvPicPr/>
                  </pic:nvPicPr>
                  <pic:blipFill>
                    <a:blip r:embed="rId34"/>
                    <a:stretch>
                      <a:fillRect/>
                    </a:stretch>
                  </pic:blipFill>
                  <pic:spPr>
                    <a:xfrm>
                      <a:off x="0" y="0"/>
                      <a:ext cx="5943600" cy="2862388"/>
                    </a:xfrm>
                    <a:prstGeom prst="rect">
                      <a:avLst/>
                    </a:prstGeom>
                  </pic:spPr>
                </pic:pic>
              </a:graphicData>
            </a:graphic>
          </wp:inline>
        </w:drawing>
      </w:r>
    </w:p>
    <w:p w14:paraId="77F161DF" w14:textId="77777777" w:rsidR="008617D8" w:rsidRDefault="00000000">
      <w:pPr>
        <w:pStyle w:val="Caption"/>
      </w:pPr>
      <w:r>
        <w:t>Supplementary Fig. S17 | Rooftop solar: observed adoption and baseline standardized residuals by ZCTA. The clustering visible in the residual panel is what the Moran’s I statistics in Note S12 quantify.</w:t>
      </w:r>
    </w:p>
    <w:p w14:paraId="63079E4D" w14:textId="40B50425" w:rsidR="00B45457" w:rsidRPr="00B45457" w:rsidRDefault="00B45457" w:rsidP="00B45457">
      <w:r>
        <w:t xml:space="preserve">Supplementary Figure S17 shows representative baseline spatial output for rooftop solar: observed adoption and the baseline standardized residuals by ZCTA, side by side. The residual map is the visual counterpart to the Moran's I statistics in Note S12. Because the residuals are visibly clustered rather than scattered and the model fails to explain the clustering, this motivates the spatially robust standard errors and the spatial error model. The statewide observed geography for all three outcomes is shown in Figure 1 in the main text.</w:t>
      </w:r>
    </w:p>
    <w:p w14:paraId="02449DCE" w14:textId="77777777" w:rsidR="008617D8" w:rsidRDefault="00000000">
      <w:pPr>
        <w:pStyle w:val="Heading1"/>
      </w:pPr>
      <w:r>
        <w:lastRenderedPageBreak/>
        <w:t>Supplementary Note S12 | Statistical diagnostics</w:t>
      </w:r>
    </w:p>
    <w:p w14:paraId="1D6689A2" w14:textId="77777777" w:rsidR="008617D8" w:rsidRDefault="00000000">
      <w:r>
        <w:t>This Note reports diagnostic checks on the estimating equations. They do not alter any point estimate; they characterize how much confidence the standard errors deserve and where the specification is strained.</w:t>
      </w:r>
    </w:p>
    <w:p w14:paraId="01BABC43" w14:textId="363C5643" w:rsidR="008617D8" w:rsidRDefault="00B45457">
      <w:r>
        <w:t xml:space="preserve">For multicollinearity, variance inflation factors (VIFs) for the solar models (Supplementary Table S17) show both a well-conditioned specification and a cautionary case. VIF is computed with the intercept retained in the auxiliary regressions, so raw and standardized diagnostics agree. The housing structure and tenure controls in Model 2D have a maximum VIF of 5.30, despite </w:t>
      </w:r>
      <w:del w:id="30022" w:author="Claude" w:date="2026-10-23T00:00:00Z">
        <w:r>
          <w:delText xml:space="preserve">owner occupancy correlating −0.72 with multifamily share</w:delText>
        </w:r>
      </w:del>
      <w:ins w:id="30023" w:author="Claude" w:date="2026-10-23T00:00:00Z">
        <w:r>
          <w:t xml:space="preserve">owner occupancy correlating −0.83 with multifamily share</w:t>
        </w:r>
      </w:ins>
      <w:r>
        <w:t xml:space="preserve">. In the per-capita infrastructure specification, wind MW per 100k and turbines per 100k reach 27.40 and 27.38; their individual coefficients should not be read separately. Across the cumulative ladder no focal term </w:t>
      </w:r>
      <w:del w:id="30024" w:author="Claude" w:date="2026-10-23T00:00:00Z">
        <w:r>
          <w:delText xml:space="preserve">exceeds a VIF of 8.15 at any rung</w:delText>
        </w:r>
      </w:del>
      <w:ins w:id="30025" w:author="Claude" w:date="2026-10-23T00:00:00Z">
        <w:r>
          <w:t xml:space="preserve">exceeds a VIF of 7.93 at any rung</w:t>
        </w:r>
      </w:ins>
      <w:r>
        <w:t xml:space="preserve">, so collinearity is not a threat to the coefficients the paper reports. VIF tables for every model and outcome are exported alongside the coefficient tables.</w:t>
      </w:r>
    </w:p>
    <w:p w14:paraId="73D5077D" w14:textId="59F2815B" w:rsidR="008617D8" w:rsidRDefault="00B45457">
      <w:r>
        <w:t xml:space="preserve">To test spatial autocorrelation, Moran's I measures whether what a model fails to explain is clustered in space. It runs from roughly −1 to 1, where 0 means residuals are scattered independently of location and positive values mean neighboring ZCTAs carry similar residuals. Positive residual autocorrelation matters because it breaks the independence assumption behind heteroskedasticity-robust standard errors, which are then too small and overstate precision. We compute it on the OLS residuals using row-standardized eight-nearest-neighbor weights over ZCTA centroids, with pseudo p-values from 999 permutations (Supplementary Table S18). All 72 tests — six outcomes by four specifications by three neighbor counts — return p ≤ 0.001, so residual spatial dependence is present throughout.</w:t>
      </w:r>
    </w:p>
    <w:p w14:paraId="4E8D4C9C" w14:textId="3A18D846" w:rsidR="008617D8" w:rsidRDefault="00000000">
      <w:r>
        <w:t xml:space="preserve">Two patterns are worth noting: including latitude and longitude linearly absorbs almost none of the dependence, and for energy burden it is slightly worse than the baseline, so that specification should not be read as a geographic robustness check. County fixed effects </w:t>
      </w:r>
      <w:del w:id="30488" w:author="Claude" w:date="2026-10-23T00:00:00Z">
        <w:r>
          <w:delText xml:space="preserve">remove roughly two-thirds of the dependence for solar and storage</w:delText>
        </w:r>
      </w:del>
      <w:ins w:id="30489" w:author="Claude" w:date="2026-10-23T00:00:00Z">
        <w:r>
          <w:t xml:space="preserve">remove 57 percent of the dependence for solar and </w:t>
        </w:r>
        <w:r>
          <w:t xml:space="preserve">60</w:t>
        </w:r>
        <w:r>
          <w:t xml:space="preserve"> percent for storage</w:t>
        </w:r>
      </w:ins>
      <w:r>
        <w:t xml:space="preserve">, which indicates clustering at a finer scale than counties. County-clustered standard errors therefore address the right concern at too coarse a resolution. Results are stable across four, eight, and sixteen neighbors.</w:t>
      </w:r>
    </w:p>
    <w:p w14:paraId="375AAE30" w14:textId="799DEB37" w:rsidR="00B45457" w:rsidRDefault="00B45457">
      <w:r>
        <w:t xml:space="preserve">Because neighboring locations share unobserved traits, baseline models can easily understate uncertainty. To account for this spatial correlation, we recalculate our standard errors following Conley (1999), weighting geographic relationships by straight-line distance using a Bartlett kernel (Supplementary Table S19). This leaves our point estimates untouched by design since it only adjusts our margin of error. Since choosing a single distance threshold can be arbitrary, we test several cutoffs. Accounting for spatial spillover increases our standard errors by up to three times relative to standard HC1 estimates, but the increase levels off between 100 and 200 kilometers, which is a range that neatly matches the scale of metropolitan areas and utility service territories.</w:t>
      </w:r>
    </w:p>
    <w:p w14:paraId="097976B2" w14:textId="1F154367" w:rsidR="008617D8" w:rsidRDefault="00000000">
      <w:r>
        <w:t xml:space="preserve">The conclusions hold, but their relative strength changes. The Asian-share coefficients for solar and storage remain significant at the 0.1 percent level at every cutoff and are the most robust results in the paper. </w:t>
      </w:r>
      <w:del w:id="30490" w:author="Claude" w:date="2026-10-23T00:00:00Z">
        <w:r>
          <w:delText xml:space="preserve">The Black-share coefficients remain negative and significant at the 5 percent level but are less precisely estimated than the HC1 errors imply.</w:delText>
        </w:r>
      </w:del>
      <w:ins w:id="30491" w:author="Claude" w:date="2026-10-23T00:00:00Z">
        <w:r>
          <w:t xml:space="preserve">The storage Black-share coefficient remains negative and significant at the 0.1 percent level at every cutoff;</w:t>
        </w:r>
        <w:r>
          <w:t xml:space="preserve"> the solar Black-share coefficient is significant only at the 25 km cutoff and not at 50 km or beyond, so it is less robust than the HC1 errors imply.</w:t>
        </w:r>
      </w:ins>
      <w:r>
        <w:t xml:space="preserve"> The positive poverty coefficient for aggregate charging, which underpins the charger-composition argument, survives at the 1 percent level. The positive Asian-share coefficient for aggregate charging </w:t>
      </w:r>
      <w:del w:id="30492" w:author="Claude" w:date="2026-10-23T00:00:00Z">
        <w:r>
          <w:delText xml:space="preserve">is significant at 50 and 200 kilometers but not at 100, so we do not interpret it.</w:delText>
        </w:r>
      </w:del>
      <w:ins w:id="30493" w:author="Claude" w:date="2026-10-23T00:00:00Z">
        <w:r>
          <w:t xml:space="preserve">is significant at the 5 percent level at every cutoff but falls to zero once housing structure and tenure enter, so we do not interpret it.</w:t>
        </w:r>
      </w:ins>
      <w:r>
        <w:t xml:space="preserve"> The Hispanic-share coefficients for storage and aggregate charging remain negative and significant at every cutoff, </w:t>
      </w:r>
      <w:del w:id="31710" w:author="Claude" w:date="2026-10-28T00:00:00Z">
        <w:r>
          <w:delText xml:space="preserve">at the 1 percent level for storage and the 5 percent level for charging</w:delText>
        </w:r>
      </w:del>
      <w:ins w:id="31709" w:author="Claude" w:date="2026-10-28T00:00:00Z">
        <w:r>
          <w:t xml:space="preserve">at the 0.1 percent level for storage and the 5 percent level for charging</w:t>
        </w:r>
      </w:ins>
      <w:r>
        <w:t xml:space="preserve">, </w:t>
      </w:r>
      <w:del w:id="30494" w:author="Claude" w:date="2026-10-23T00:00:00Z">
        <w:r>
          <w:delText xml:space="preserve">while the solar coefficient is indistinguishable from zero under every error structure.</w:delText>
        </w:r>
      </w:del>
      <w:ins w:id="30495" w:author="Claude" w:date="2026-10-23T00:00:00Z">
        <w:r>
          <w:t xml:space="preserve">while the solar coefficient, positive under HC1 errors, is indistinguishable from zero at every Conley cutoff.</w:t>
        </w:r>
      </w:ins>
    </w:p>
    <w:p w14:paraId="13CB5153" w14:textId="77777777" w:rsidR="008617D8" w:rsidRDefault="00000000">
      <w:pPr>
        <w:pStyle w:val="Caption"/>
      </w:pPr>
      <w:r>
        <w:t>Supplementary Table S17 | Variance inflation factors across four rooftop solar specifications. Values above about 10 indicate a coefficient is not separately identified.</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4DE9D181" w14:textId="77777777" w:rsidTr="3DC018EE">
        <w:trPr>
          <w:trHeight w:val="300"/>
          <w:tblHeader/>
        </w:trPr>
        <w:tc>
          <w:tcPr>
            <w:tcW w:w="2600" w:type="dxa"/>
            <w:tcBorders>
              <w:bottom w:val="single" w:sz="6" w:space="0" w:color="auto"/>
            </w:tcBorders>
            <w:shd w:val="clear" w:color="auto" w:fill="F2EFE7"/>
          </w:tcPr>
          <w:p w14:paraId="79FB9BA4" w14:textId="77777777" w:rsidR="00184A8A" w:rsidRDefault="3DC018EE">
            <w:r>
              <w:rPr>
                <w:b/>
                <w:bCs/>
              </w:rPr>
              <w:lastRenderedPageBreak/>
              <w:t>Predictor</w:t>
            </w:r>
          </w:p>
        </w:tc>
        <w:tc>
          <w:tcPr>
            <w:tcW w:w="1500" w:type="dxa"/>
            <w:tcBorders>
              <w:bottom w:val="single" w:sz="6" w:space="0" w:color="auto"/>
            </w:tcBorders>
            <w:shd w:val="clear" w:color="auto" w:fill="F2EFE7"/>
          </w:tcPr>
          <w:p w14:paraId="448ECF26" w14:textId="77777777" w:rsidR="00184A8A" w:rsidRDefault="3DC018EE">
            <w:r>
              <w:rPr>
                <w:b/>
                <w:bCs/>
              </w:rPr>
              <w:t>M1 baseline</w:t>
            </w:r>
          </w:p>
        </w:tc>
        <w:tc>
          <w:tcPr>
            <w:tcW w:w="1700" w:type="dxa"/>
            <w:tcBorders>
              <w:bottom w:val="single" w:sz="6" w:space="0" w:color="auto"/>
            </w:tcBorders>
            <w:shd w:val="clear" w:color="auto" w:fill="F2EFE7"/>
          </w:tcPr>
          <w:p w14:paraId="35ADC64A" w14:textId="77777777" w:rsidR="00184A8A" w:rsidRDefault="3DC018EE">
            <w:r>
              <w:rPr>
                <w:b/>
                <w:bCs/>
              </w:rPr>
              <w:t>M2 + housing value</w:t>
            </w:r>
          </w:p>
        </w:tc>
        <w:tc>
          <w:tcPr>
            <w:tcW w:w="1900" w:type="dxa"/>
            <w:tcBorders>
              <w:bottom w:val="single" w:sz="6" w:space="0" w:color="auto"/>
            </w:tcBorders>
            <w:shd w:val="clear" w:color="auto" w:fill="F2EFE7"/>
          </w:tcPr>
          <w:p w14:paraId="669CC46C" w14:textId="77777777" w:rsidR="00184A8A" w:rsidRDefault="3DC018EE">
            <w:r>
              <w:rPr>
                <w:b/>
                <w:bCs/>
              </w:rPr>
              <w:t>M2D + structure/tenure</w:t>
            </w:r>
          </w:p>
        </w:tc>
        <w:tc>
          <w:tcPr>
            <w:tcW w:w="2100" w:type="dxa"/>
            <w:tcBorders>
              <w:bottom w:val="single" w:sz="6" w:space="0" w:color="auto"/>
            </w:tcBorders>
            <w:shd w:val="clear" w:color="auto" w:fill="F2EFE7"/>
          </w:tcPr>
          <w:p w14:paraId="27283E46" w14:textId="77777777" w:rsidR="00184A8A" w:rsidRDefault="3DC018EE">
            <w:r>
              <w:rPr>
                <w:b/>
                <w:bCs/>
              </w:rPr>
              <w:t>M7 per-capita infrastructure</w:t>
            </w:r>
          </w:p>
        </w:tc>
      </w:tr>
      <w:tr w:rsidR="00184A8A" w14:paraId="2ED745A0" w14:textId="77777777" w:rsidTr="3DC018EE">
        <w:trPr>
          <w:trHeight w:val="300"/>
        </w:trPr>
        <w:tc>
          <w:tcPr>
            <w:tcW w:w="2600" w:type="dxa"/>
          </w:tcPr>
          <w:p w14:paraId="1E17260B" w14:textId="77777777" w:rsidR="00184A8A" w:rsidRDefault="3DC018EE">
            <w:r>
              <w:t>Log median income</w:t>
            </w:r>
          </w:p>
        </w:tc>
        <w:tc>
          <w:tcPr>
            <w:tcW w:w="1500" w:type="dxa"/>
          </w:tcPr>
          <w:p w14:paraId="791B4836" w14:textId="77777777" w:rsidR="00184A8A" w:rsidRDefault="00000000">
            <w:del w:id="30220" w:author="Claude" w:date="2026-10-23T00:00:00Z">
              <w:r>
                <w:delText xml:space="preserve">3.09</w:delText>
              </w:r>
            </w:del>
            <w:ins w:id="30221" w:author="Claude" w:date="2026-10-23T00:00:00Z">
              <w:r>
                <w:t xml:space="preserve">3.10</w:t>
              </w:r>
            </w:ins>
          </w:p>
        </w:tc>
        <w:tc>
          <w:tcPr>
            <w:tcW w:w="1700" w:type="dxa"/>
          </w:tcPr>
          <w:p w14:paraId="26AE461E" w14:textId="77777777" w:rsidR="00184A8A" w:rsidRDefault="00000000">
            <w:r>
              <w:t>4.94</w:t>
            </w:r>
          </w:p>
        </w:tc>
        <w:tc>
          <w:tcPr>
            <w:tcW w:w="1900" w:type="dxa"/>
          </w:tcPr>
          <w:p w14:paraId="06C4A22D" w14:textId="77777777" w:rsidR="00184A8A" w:rsidRDefault="00000000">
            <w:r>
              <w:t>3.64</w:t>
            </w:r>
          </w:p>
        </w:tc>
        <w:tc>
          <w:tcPr>
            <w:tcW w:w="2100" w:type="dxa"/>
          </w:tcPr>
          <w:p w14:paraId="408E5171" w14:textId="77777777" w:rsidR="00184A8A" w:rsidRDefault="00000000">
            <w:del w:id="31712" w:author="Claude" w:date="2026-10-28T00:00:00Z">
              <w:r>
                <w:delText>3.18</w:delText>
              </w:r>
            </w:del>
            <w:ins w:id="31711" w:author="Claude" w:date="2026-10-28T00:00:00Z">
              <w:r>
                <w:t xml:space="preserve">3.26</w:t>
              </w:r>
            </w:ins>
          </w:p>
        </w:tc>
      </w:tr>
      <w:tr w:rsidR="00184A8A" w14:paraId="411A2BF3" w14:textId="77777777" w:rsidTr="3DC018EE">
        <w:trPr>
          <w:trHeight w:val="300"/>
        </w:trPr>
        <w:tc>
          <w:tcPr>
            <w:tcW w:w="2600" w:type="dxa"/>
          </w:tcPr>
          <w:p w14:paraId="1396E258" w14:textId="77777777" w:rsidR="00184A8A" w:rsidRDefault="3DC018EE">
            <w:r>
              <w:t>Poverty rate</w:t>
            </w:r>
          </w:p>
        </w:tc>
        <w:tc>
          <w:tcPr>
            <w:tcW w:w="1500" w:type="dxa"/>
          </w:tcPr>
          <w:p w14:paraId="1E760DEE" w14:textId="77777777" w:rsidR="00184A8A" w:rsidRDefault="00000000">
            <w:r>
              <w:t>2.59</w:t>
            </w:r>
          </w:p>
        </w:tc>
        <w:tc>
          <w:tcPr>
            <w:tcW w:w="1700" w:type="dxa"/>
          </w:tcPr>
          <w:p w14:paraId="320133A3" w14:textId="77777777" w:rsidR="00184A8A" w:rsidRDefault="00000000">
            <w:r>
              <w:t>2.68</w:t>
            </w:r>
          </w:p>
        </w:tc>
        <w:tc>
          <w:tcPr>
            <w:tcW w:w="1900" w:type="dxa"/>
          </w:tcPr>
          <w:p w14:paraId="7326B553" w14:textId="77777777" w:rsidR="00184A8A" w:rsidRDefault="00000000">
            <w:r>
              <w:t>2.80</w:t>
            </w:r>
          </w:p>
        </w:tc>
        <w:tc>
          <w:tcPr>
            <w:tcW w:w="2100" w:type="dxa"/>
          </w:tcPr>
          <w:p w14:paraId="2F072B70" w14:textId="77777777" w:rsidR="00184A8A" w:rsidRDefault="00000000">
            <w:r>
              <w:t>2.61</w:t>
            </w:r>
          </w:p>
        </w:tc>
      </w:tr>
      <w:tr w:rsidR="00184A8A" w14:paraId="046BF1F3" w14:textId="77777777" w:rsidTr="3DC018EE">
        <w:trPr>
          <w:trHeight w:val="300"/>
        </w:trPr>
        <w:tc>
          <w:tcPr>
            <w:tcW w:w="2600" w:type="dxa"/>
          </w:tcPr>
          <w:p w14:paraId="2414CEF6" w14:textId="77777777" w:rsidR="00184A8A" w:rsidRDefault="3DC018EE">
            <w:r>
              <w:t>% Hispanic</w:t>
            </w:r>
          </w:p>
        </w:tc>
        <w:tc>
          <w:tcPr>
            <w:tcW w:w="1500" w:type="dxa"/>
          </w:tcPr>
          <w:p w14:paraId="4D548A5C" w14:textId="77777777" w:rsidR="00184A8A" w:rsidRDefault="00000000">
            <w:r>
              <w:t>1.42</w:t>
            </w:r>
          </w:p>
        </w:tc>
        <w:tc>
          <w:tcPr>
            <w:tcW w:w="1700" w:type="dxa"/>
          </w:tcPr>
          <w:p w14:paraId="3F4CC0D7" w14:textId="77777777" w:rsidR="00184A8A" w:rsidRDefault="00000000">
            <w:r>
              <w:t>1.43</w:t>
            </w:r>
          </w:p>
        </w:tc>
        <w:tc>
          <w:tcPr>
            <w:tcW w:w="1900" w:type="dxa"/>
          </w:tcPr>
          <w:p w14:paraId="7E8ED4A3" w14:textId="77777777" w:rsidR="00184A8A" w:rsidRDefault="00000000">
            <w:r>
              <w:t>1.61</w:t>
            </w:r>
          </w:p>
        </w:tc>
        <w:tc>
          <w:tcPr>
            <w:tcW w:w="2100" w:type="dxa"/>
          </w:tcPr>
          <w:p w14:paraId="48807DEE" w14:textId="77777777" w:rsidR="00184A8A" w:rsidRDefault="00000000">
            <w:del w:id="30222" w:author="Claude" w:date="2026-10-23T00:00:00Z">
              <w:r>
                <w:delText xml:space="preserve">1.46</w:delText>
              </w:r>
            </w:del>
            <w:ins w:id="30223" w:author="Claude" w:date="2026-10-23T00:00:00Z">
              <w:r>
                <w:t xml:space="preserve">1.47</w:t>
              </w:r>
            </w:ins>
          </w:p>
        </w:tc>
      </w:tr>
      <w:tr w:rsidR="00184A8A" w14:paraId="3F334E58" w14:textId="77777777" w:rsidTr="3DC018EE">
        <w:trPr>
          <w:trHeight w:val="300"/>
        </w:trPr>
        <w:tc>
          <w:tcPr>
            <w:tcW w:w="2600" w:type="dxa"/>
          </w:tcPr>
          <w:p w14:paraId="3C2DACA0" w14:textId="77777777" w:rsidR="00184A8A" w:rsidRDefault="3DC018EE">
            <w:r>
              <w:t>% Asian</w:t>
            </w:r>
          </w:p>
        </w:tc>
        <w:tc>
          <w:tcPr>
            <w:tcW w:w="1500" w:type="dxa"/>
          </w:tcPr>
          <w:p w14:paraId="3F445C8D" w14:textId="77777777" w:rsidR="00184A8A" w:rsidRDefault="00000000">
            <w:r>
              <w:t>1.26</w:t>
            </w:r>
          </w:p>
        </w:tc>
        <w:tc>
          <w:tcPr>
            <w:tcW w:w="1700" w:type="dxa"/>
          </w:tcPr>
          <w:p w14:paraId="3C9F72AD" w14:textId="77777777" w:rsidR="00184A8A" w:rsidRDefault="00000000">
            <w:r>
              <w:t>1.29</w:t>
            </w:r>
          </w:p>
        </w:tc>
        <w:tc>
          <w:tcPr>
            <w:tcW w:w="1900" w:type="dxa"/>
          </w:tcPr>
          <w:p w14:paraId="4BFF2E70" w14:textId="77777777" w:rsidR="00184A8A" w:rsidRDefault="00000000">
            <w:r>
              <w:t>1.37</w:t>
            </w:r>
          </w:p>
        </w:tc>
        <w:tc>
          <w:tcPr>
            <w:tcW w:w="2100" w:type="dxa"/>
          </w:tcPr>
          <w:p w14:paraId="17A5657E" w14:textId="77777777" w:rsidR="00184A8A" w:rsidRDefault="00000000">
            <w:del w:id="31714" w:author="Claude" w:date="2026-10-28T00:00:00Z">
              <w:r>
                <w:delText>1.34</w:delText>
              </w:r>
            </w:del>
            <w:ins w:id="31713" w:author="Claude" w:date="2026-10-28T00:00:00Z">
              <w:r>
                <w:t xml:space="preserve">1.33</w:t>
              </w:r>
            </w:ins>
          </w:p>
        </w:tc>
      </w:tr>
      <w:tr w:rsidR="00184A8A" w14:paraId="6CECD50C" w14:textId="77777777" w:rsidTr="3DC018EE">
        <w:trPr>
          <w:trHeight w:val="300"/>
        </w:trPr>
        <w:tc>
          <w:tcPr>
            <w:tcW w:w="2600" w:type="dxa"/>
          </w:tcPr>
          <w:p w14:paraId="2E5148F5" w14:textId="77777777" w:rsidR="00184A8A" w:rsidRDefault="3DC018EE">
            <w:r>
              <w:t>Solar irradiance (GHI)</w:t>
            </w:r>
          </w:p>
        </w:tc>
        <w:tc>
          <w:tcPr>
            <w:tcW w:w="1500" w:type="dxa"/>
          </w:tcPr>
          <w:p w14:paraId="7F68A150" w14:textId="77777777" w:rsidR="00184A8A" w:rsidRDefault="00000000">
            <w:r>
              <w:t>1.15</w:t>
            </w:r>
          </w:p>
        </w:tc>
        <w:tc>
          <w:tcPr>
            <w:tcW w:w="1700" w:type="dxa"/>
          </w:tcPr>
          <w:p w14:paraId="6C0170BF" w14:textId="77777777" w:rsidR="00184A8A" w:rsidRDefault="00000000">
            <w:r>
              <w:t>1.18</w:t>
            </w:r>
          </w:p>
        </w:tc>
        <w:tc>
          <w:tcPr>
            <w:tcW w:w="1900" w:type="dxa"/>
          </w:tcPr>
          <w:p w14:paraId="0E4F44CD" w14:textId="77777777" w:rsidR="00184A8A" w:rsidRDefault="00000000">
            <w:r>
              <w:t>1.18</w:t>
            </w:r>
          </w:p>
        </w:tc>
        <w:tc>
          <w:tcPr>
            <w:tcW w:w="2100" w:type="dxa"/>
          </w:tcPr>
          <w:p w14:paraId="120F383A" w14:textId="77777777" w:rsidR="00184A8A" w:rsidRDefault="00000000">
            <w:del w:id="30224" w:author="Claude" w:date="2026-10-23T00:00:00Z">
              <w:r>
                <w:delText xml:space="preserve">1.15</w:delText>
              </w:r>
            </w:del>
            <w:ins w:id="30225" w:author="Claude" w:date="2026-10-23T00:00:00Z">
              <w:r>
                <w:t xml:space="preserve">1.16</w:t>
              </w:r>
            </w:ins>
          </w:p>
        </w:tc>
      </w:tr>
      <w:tr w:rsidR="00184A8A" w14:paraId="6B017BCB" w14:textId="77777777" w:rsidTr="3DC018EE">
        <w:trPr>
          <w:trHeight w:val="300"/>
        </w:trPr>
        <w:tc>
          <w:tcPr>
            <w:tcW w:w="2600" w:type="dxa"/>
          </w:tcPr>
          <w:p w14:paraId="54B60E3E" w14:textId="77777777" w:rsidR="00184A8A" w:rsidRDefault="3DC018EE">
            <w:r>
              <w:t>% Black</w:t>
            </w:r>
          </w:p>
        </w:tc>
        <w:tc>
          <w:tcPr>
            <w:tcW w:w="1500" w:type="dxa"/>
          </w:tcPr>
          <w:p w14:paraId="674D351E" w14:textId="77777777" w:rsidR="00184A8A" w:rsidRDefault="00000000">
            <w:r>
              <w:t>1.04</w:t>
            </w:r>
          </w:p>
        </w:tc>
        <w:tc>
          <w:tcPr>
            <w:tcW w:w="1700" w:type="dxa"/>
          </w:tcPr>
          <w:p w14:paraId="17FB9C83" w14:textId="77777777" w:rsidR="00184A8A" w:rsidRDefault="00000000">
            <w:r>
              <w:t>1.05</w:t>
            </w:r>
          </w:p>
        </w:tc>
        <w:tc>
          <w:tcPr>
            <w:tcW w:w="1900" w:type="dxa"/>
          </w:tcPr>
          <w:p w14:paraId="2AB0148C" w14:textId="77777777" w:rsidR="00184A8A" w:rsidRDefault="00000000">
            <w:r>
              <w:t>1.13</w:t>
            </w:r>
          </w:p>
        </w:tc>
        <w:tc>
          <w:tcPr>
            <w:tcW w:w="2100" w:type="dxa"/>
          </w:tcPr>
          <w:p w14:paraId="40111939" w14:textId="77777777" w:rsidR="00184A8A" w:rsidRDefault="00000000">
            <w:r>
              <w:t>1.06</w:t>
            </w:r>
          </w:p>
        </w:tc>
      </w:tr>
      <w:tr w:rsidR="00184A8A" w14:paraId="73E42B8C" w14:textId="77777777" w:rsidTr="3DC018EE">
        <w:trPr>
          <w:trHeight w:val="300"/>
        </w:trPr>
        <w:tc>
          <w:tcPr>
            <w:tcW w:w="2600" w:type="dxa"/>
          </w:tcPr>
          <w:p w14:paraId="32F6FDA7" w14:textId="77777777" w:rsidR="00184A8A" w:rsidRDefault="3DC018EE">
            <w:r>
              <w:t>Log housing value</w:t>
            </w:r>
          </w:p>
        </w:tc>
        <w:tc>
          <w:tcPr>
            <w:tcW w:w="1500" w:type="dxa"/>
          </w:tcPr>
          <w:p w14:paraId="486DC084" w14:textId="77777777" w:rsidR="00184A8A" w:rsidRDefault="00000000">
            <w:r>
              <w:t>—</w:t>
            </w:r>
          </w:p>
        </w:tc>
        <w:tc>
          <w:tcPr>
            <w:tcW w:w="1700" w:type="dxa"/>
          </w:tcPr>
          <w:p w14:paraId="357F616B" w14:textId="77777777" w:rsidR="00184A8A" w:rsidRDefault="00000000">
            <w:r>
              <w:t>2.84</w:t>
            </w:r>
          </w:p>
        </w:tc>
        <w:tc>
          <w:tcPr>
            <w:tcW w:w="1900" w:type="dxa"/>
          </w:tcPr>
          <w:p w14:paraId="72C91B10" w14:textId="77777777" w:rsidR="00184A8A" w:rsidRDefault="00000000">
            <w:r>
              <w:t>—</w:t>
            </w:r>
          </w:p>
        </w:tc>
        <w:tc>
          <w:tcPr>
            <w:tcW w:w="2100" w:type="dxa"/>
          </w:tcPr>
          <w:p w14:paraId="282022CF" w14:textId="77777777" w:rsidR="00184A8A" w:rsidRDefault="00000000">
            <w:r>
              <w:t>—</w:t>
            </w:r>
          </w:p>
        </w:tc>
      </w:tr>
      <w:tr w:rsidR="00184A8A" w14:paraId="7B0F9E6B" w14:textId="77777777" w:rsidTr="3DC018EE">
        <w:trPr>
          <w:trHeight w:val="300"/>
        </w:trPr>
        <w:tc>
          <w:tcPr>
            <w:tcW w:w="2600" w:type="dxa"/>
          </w:tcPr>
          <w:p w14:paraId="13679D96" w14:textId="77777777" w:rsidR="00184A8A" w:rsidRDefault="3DC018EE">
            <w:r>
              <w:t>% owner-occupied</w:t>
            </w:r>
          </w:p>
        </w:tc>
        <w:tc>
          <w:tcPr>
            <w:tcW w:w="1500" w:type="dxa"/>
          </w:tcPr>
          <w:p w14:paraId="09154369" w14:textId="77777777" w:rsidR="00184A8A" w:rsidRDefault="00000000">
            <w:r>
              <w:t>—</w:t>
            </w:r>
          </w:p>
        </w:tc>
        <w:tc>
          <w:tcPr>
            <w:tcW w:w="1700" w:type="dxa"/>
          </w:tcPr>
          <w:p w14:paraId="0FC7C44D" w14:textId="77777777" w:rsidR="00184A8A" w:rsidRDefault="00000000">
            <w:r>
              <w:t>—</w:t>
            </w:r>
          </w:p>
        </w:tc>
        <w:tc>
          <w:tcPr>
            <w:tcW w:w="1900" w:type="dxa"/>
            <w:shd w:val="clear" w:color="auto" w:fill="F6E7DA"/>
          </w:tcPr>
          <w:p w14:paraId="7DC27770" w14:textId="77777777" w:rsidR="00184A8A" w:rsidRDefault="00000000">
            <w:r>
              <w:t>5.30</w:t>
            </w:r>
          </w:p>
        </w:tc>
        <w:tc>
          <w:tcPr>
            <w:tcW w:w="2100" w:type="dxa"/>
          </w:tcPr>
          <w:p w14:paraId="286D101B" w14:textId="77777777" w:rsidR="00184A8A" w:rsidRDefault="00000000">
            <w:r>
              <w:t>—</w:t>
            </w:r>
          </w:p>
        </w:tc>
      </w:tr>
      <w:tr w:rsidR="00184A8A" w14:paraId="100FF594" w14:textId="77777777" w:rsidTr="3DC018EE">
        <w:trPr>
          <w:trHeight w:val="300"/>
        </w:trPr>
        <w:tc>
          <w:tcPr>
            <w:tcW w:w="2600" w:type="dxa"/>
          </w:tcPr>
          <w:p w14:paraId="213D5B12" w14:textId="77777777" w:rsidR="00184A8A" w:rsidRDefault="3DC018EE">
            <w:r>
              <w:t>% multifamily units</w:t>
            </w:r>
          </w:p>
        </w:tc>
        <w:tc>
          <w:tcPr>
            <w:tcW w:w="1500" w:type="dxa"/>
          </w:tcPr>
          <w:p w14:paraId="49DB801B" w14:textId="77777777" w:rsidR="00184A8A" w:rsidRDefault="00000000">
            <w:r>
              <w:t>—</w:t>
            </w:r>
          </w:p>
        </w:tc>
        <w:tc>
          <w:tcPr>
            <w:tcW w:w="1700" w:type="dxa"/>
          </w:tcPr>
          <w:p w14:paraId="04CE58FD" w14:textId="77777777" w:rsidR="00184A8A" w:rsidRDefault="00000000">
            <w:r>
              <w:t>—</w:t>
            </w:r>
          </w:p>
        </w:tc>
        <w:tc>
          <w:tcPr>
            <w:tcW w:w="1900" w:type="dxa"/>
          </w:tcPr>
          <w:p w14:paraId="7B3898D4" w14:textId="77777777" w:rsidR="00184A8A" w:rsidRDefault="00000000">
            <w:del w:id="30226" w:author="Claude" w:date="2026-10-23T00:00:00Z">
              <w:r>
                <w:delText xml:space="preserve">4.62</w:delText>
              </w:r>
            </w:del>
            <w:ins w:id="30227" w:author="Claude" w:date="2026-10-23T00:00:00Z">
              <w:r>
                <w:t xml:space="preserve">4.63</w:t>
              </w:r>
            </w:ins>
          </w:p>
        </w:tc>
        <w:tc>
          <w:tcPr>
            <w:tcW w:w="2100" w:type="dxa"/>
          </w:tcPr>
          <w:p w14:paraId="454C02B0" w14:textId="77777777" w:rsidR="00184A8A" w:rsidRDefault="00000000">
            <w:r>
              <w:t>—</w:t>
            </w:r>
          </w:p>
        </w:tc>
      </w:tr>
      <w:tr w:rsidR="00184A8A" w14:paraId="77C88A62" w14:textId="77777777" w:rsidTr="3DC018EE">
        <w:trPr>
          <w:trHeight w:val="300"/>
        </w:trPr>
        <w:tc>
          <w:tcPr>
            <w:tcW w:w="2600" w:type="dxa"/>
          </w:tcPr>
          <w:p w14:paraId="4F4CE7DC" w14:textId="77777777" w:rsidR="00184A8A" w:rsidRDefault="3DC018EE">
            <w:r>
              <w:t>% mobile-home units</w:t>
            </w:r>
          </w:p>
        </w:tc>
        <w:tc>
          <w:tcPr>
            <w:tcW w:w="1500" w:type="dxa"/>
          </w:tcPr>
          <w:p w14:paraId="5467CC7F" w14:textId="77777777" w:rsidR="00184A8A" w:rsidRDefault="00000000">
            <w:r>
              <w:t>—</w:t>
            </w:r>
          </w:p>
        </w:tc>
        <w:tc>
          <w:tcPr>
            <w:tcW w:w="1700" w:type="dxa"/>
          </w:tcPr>
          <w:p w14:paraId="2D1CFB5B" w14:textId="77777777" w:rsidR="00184A8A" w:rsidRDefault="00000000">
            <w:r>
              <w:t>—</w:t>
            </w:r>
          </w:p>
        </w:tc>
        <w:tc>
          <w:tcPr>
            <w:tcW w:w="1900" w:type="dxa"/>
          </w:tcPr>
          <w:p w14:paraId="4BE39605" w14:textId="77777777" w:rsidR="00184A8A" w:rsidRDefault="00000000">
            <w:r>
              <w:t>1.56</w:t>
            </w:r>
          </w:p>
        </w:tc>
        <w:tc>
          <w:tcPr>
            <w:tcW w:w="2100" w:type="dxa"/>
          </w:tcPr>
          <w:p w14:paraId="74FF0DFD" w14:textId="77777777" w:rsidR="00184A8A" w:rsidRDefault="00000000">
            <w:r>
              <w:t>—</w:t>
            </w:r>
          </w:p>
        </w:tc>
      </w:tr>
      <w:tr w:rsidR="00184A8A" w14:paraId="634AED61" w14:textId="77777777">
        <w:tc>
          <w:tcPr>
            <w:tcW w:w="2600" w:type="dxa"/>
          </w:tcPr>
          <w:p w14:paraId="6371CBF5" w14:textId="77777777" w:rsidR="00184A8A" w:rsidRDefault="00000000">
            <w:r>
              <w:t>% boat/RV/van/other units</w:t>
            </w:r>
          </w:p>
        </w:tc>
        <w:tc>
          <w:tcPr>
            <w:tcW w:w="1500" w:type="dxa"/>
          </w:tcPr>
          <w:p w14:paraId="1FAA67AC" w14:textId="77777777" w:rsidR="00184A8A" w:rsidRDefault="00000000">
            <w:r>
              <w:t>—</w:t>
            </w:r>
          </w:p>
        </w:tc>
        <w:tc>
          <w:tcPr>
            <w:tcW w:w="1700" w:type="dxa"/>
          </w:tcPr>
          <w:p w14:paraId="6757FA03" w14:textId="77777777" w:rsidR="00184A8A" w:rsidRDefault="00000000">
            <w:r>
              <w:t>—</w:t>
            </w:r>
          </w:p>
        </w:tc>
        <w:tc>
          <w:tcPr>
            <w:tcW w:w="1900" w:type="dxa"/>
          </w:tcPr>
          <w:p w14:paraId="351F3EB3" w14:textId="77777777" w:rsidR="00184A8A" w:rsidRDefault="00000000">
            <w:r>
              <w:t>1.11</w:t>
            </w:r>
          </w:p>
        </w:tc>
        <w:tc>
          <w:tcPr>
            <w:tcW w:w="2100" w:type="dxa"/>
          </w:tcPr>
          <w:p w14:paraId="0AB52B4D" w14:textId="77777777" w:rsidR="00184A8A" w:rsidRDefault="00000000">
            <w:r>
              <w:t>—</w:t>
            </w:r>
          </w:p>
        </w:tc>
      </w:tr>
      <w:tr w:rsidR="00184A8A" w14:paraId="0550A263" w14:textId="77777777" w:rsidTr="3DC018EE">
        <w:trPr>
          <w:trHeight w:val="300"/>
        </w:trPr>
        <w:tc>
          <w:tcPr>
            <w:tcW w:w="2600" w:type="dxa"/>
          </w:tcPr>
          <w:p w14:paraId="4C819C39" w14:textId="77777777" w:rsidR="00184A8A" w:rsidRDefault="3DC018EE">
            <w:r>
              <w:t>Wind MW per 100k</w:t>
            </w:r>
          </w:p>
        </w:tc>
        <w:tc>
          <w:tcPr>
            <w:tcW w:w="1500" w:type="dxa"/>
          </w:tcPr>
          <w:p w14:paraId="23530575" w14:textId="77777777" w:rsidR="00184A8A" w:rsidRDefault="00000000">
            <w:r>
              <w:t>—</w:t>
            </w:r>
          </w:p>
        </w:tc>
        <w:tc>
          <w:tcPr>
            <w:tcW w:w="1700" w:type="dxa"/>
          </w:tcPr>
          <w:p w14:paraId="43052FAC" w14:textId="77777777" w:rsidR="00184A8A" w:rsidRDefault="00000000">
            <w:r>
              <w:t>—</w:t>
            </w:r>
          </w:p>
        </w:tc>
        <w:tc>
          <w:tcPr>
            <w:tcW w:w="1900" w:type="dxa"/>
          </w:tcPr>
          <w:p w14:paraId="3902AEFA" w14:textId="77777777" w:rsidR="00184A8A" w:rsidRDefault="00000000">
            <w:r>
              <w:t>—</w:t>
            </w:r>
          </w:p>
        </w:tc>
        <w:tc>
          <w:tcPr>
            <w:tcW w:w="2100" w:type="dxa"/>
            <w:shd w:val="clear" w:color="auto" w:fill="E8CDBD"/>
          </w:tcPr>
          <w:p w14:paraId="36FF9053" w14:textId="77777777" w:rsidR="00184A8A" w:rsidRDefault="00000000">
            <w:del w:id="31716" w:author="Claude" w:date="2026-10-28T00:00:00Z">
              <w:r>
                <w:delText>27.40</w:delText>
              </w:r>
            </w:del>
            <w:ins w:id="31715" w:author="Claude" w:date="2026-10-28T00:00:00Z">
              <w:r>
                <w:t xml:space="preserve">27.39</w:t>
              </w:r>
            </w:ins>
          </w:p>
        </w:tc>
      </w:tr>
      <w:tr w:rsidR="00184A8A" w14:paraId="0F13019B" w14:textId="77777777" w:rsidTr="3DC018EE">
        <w:trPr>
          <w:trHeight w:val="300"/>
        </w:trPr>
        <w:tc>
          <w:tcPr>
            <w:tcW w:w="2600" w:type="dxa"/>
          </w:tcPr>
          <w:p w14:paraId="01726877" w14:textId="77777777" w:rsidR="00184A8A" w:rsidRDefault="3DC018EE">
            <w:r>
              <w:t>Turbines per 100k</w:t>
            </w:r>
          </w:p>
        </w:tc>
        <w:tc>
          <w:tcPr>
            <w:tcW w:w="1500" w:type="dxa"/>
          </w:tcPr>
          <w:p w14:paraId="1D1E4F0F" w14:textId="77777777" w:rsidR="00184A8A" w:rsidRDefault="00000000">
            <w:r>
              <w:t>—</w:t>
            </w:r>
          </w:p>
        </w:tc>
        <w:tc>
          <w:tcPr>
            <w:tcW w:w="1700" w:type="dxa"/>
          </w:tcPr>
          <w:p w14:paraId="2ECBC446" w14:textId="77777777" w:rsidR="00184A8A" w:rsidRDefault="00000000">
            <w:r>
              <w:t>—</w:t>
            </w:r>
          </w:p>
        </w:tc>
        <w:tc>
          <w:tcPr>
            <w:tcW w:w="1900" w:type="dxa"/>
          </w:tcPr>
          <w:p w14:paraId="5A357DE5" w14:textId="77777777" w:rsidR="00184A8A" w:rsidRDefault="00000000">
            <w:r>
              <w:t>—</w:t>
            </w:r>
          </w:p>
        </w:tc>
        <w:tc>
          <w:tcPr>
            <w:tcW w:w="2100" w:type="dxa"/>
            <w:shd w:val="clear" w:color="auto" w:fill="E8CDBD"/>
          </w:tcPr>
          <w:p w14:paraId="512B8ED2" w14:textId="77777777" w:rsidR="00184A8A" w:rsidRDefault="00000000">
            <w:del w:id="31718" w:author="Claude" w:date="2026-10-28T00:00:00Z">
              <w:r>
                <w:delText>27.38</w:delText>
              </w:r>
            </w:del>
            <w:ins w:id="31717" w:author="Claude" w:date="2026-10-28T00:00:00Z">
              <w:r>
                <w:t xml:space="preserve">27.37</w:t>
              </w:r>
            </w:ins>
          </w:p>
        </w:tc>
      </w:tr>
      <w:tr w:rsidR="00184A8A" w14:paraId="5DFAB7FB" w14:textId="77777777" w:rsidTr="3DC018EE">
        <w:trPr>
          <w:trHeight w:val="300"/>
        </w:trPr>
        <w:tc>
          <w:tcPr>
            <w:tcW w:w="2600" w:type="dxa"/>
          </w:tcPr>
          <w:p w14:paraId="67315FB0" w14:textId="77777777" w:rsidR="00184A8A" w:rsidRDefault="3DC018EE">
            <w:r>
              <w:t>Storage MW per 100k</w:t>
            </w:r>
          </w:p>
        </w:tc>
        <w:tc>
          <w:tcPr>
            <w:tcW w:w="1500" w:type="dxa"/>
          </w:tcPr>
          <w:p w14:paraId="6C30CE9B" w14:textId="77777777" w:rsidR="00184A8A" w:rsidRDefault="00000000">
            <w:r>
              <w:t>—</w:t>
            </w:r>
          </w:p>
        </w:tc>
        <w:tc>
          <w:tcPr>
            <w:tcW w:w="1700" w:type="dxa"/>
          </w:tcPr>
          <w:p w14:paraId="27731130" w14:textId="77777777" w:rsidR="00184A8A" w:rsidRDefault="00000000">
            <w:r>
              <w:t>—</w:t>
            </w:r>
          </w:p>
        </w:tc>
        <w:tc>
          <w:tcPr>
            <w:tcW w:w="1900" w:type="dxa"/>
          </w:tcPr>
          <w:p w14:paraId="0467221A" w14:textId="77777777" w:rsidR="00184A8A" w:rsidRDefault="00000000">
            <w:r>
              <w:t>—</w:t>
            </w:r>
          </w:p>
        </w:tc>
        <w:tc>
          <w:tcPr>
            <w:tcW w:w="2100" w:type="dxa"/>
          </w:tcPr>
          <w:p w14:paraId="0393F3C0" w14:textId="77777777" w:rsidR="00184A8A" w:rsidRDefault="00000000">
            <w:del w:id="31720" w:author="Claude" w:date="2026-10-28T00:00:00Z">
              <w:r>
                <w:delText>1.15</w:delText>
              </w:r>
            </w:del>
            <w:ins w:id="31719" w:author="Claude" w:date="2026-10-28T00:00:00Z">
              <w:r>
                <w:t xml:space="preserve">1.22</w:t>
              </w:r>
            </w:ins>
          </w:p>
        </w:tc>
      </w:tr>
      <w:tr w:rsidR="00184A8A" w14:paraId="4C02AD32" w14:textId="77777777" w:rsidTr="3DC018EE">
        <w:trPr>
          <w:trHeight w:val="300"/>
        </w:trPr>
        <w:tc>
          <w:tcPr>
            <w:tcW w:w="2600" w:type="dxa"/>
          </w:tcPr>
          <w:p w14:paraId="767110F7" w14:textId="77777777" w:rsidR="00184A8A" w:rsidRDefault="3DC018EE">
            <w:r>
              <w:t>Plant MW per 100k</w:t>
            </w:r>
          </w:p>
        </w:tc>
        <w:tc>
          <w:tcPr>
            <w:tcW w:w="1500" w:type="dxa"/>
          </w:tcPr>
          <w:p w14:paraId="6AA4CC70" w14:textId="77777777" w:rsidR="00184A8A" w:rsidRDefault="00000000">
            <w:r>
              <w:t>—</w:t>
            </w:r>
          </w:p>
        </w:tc>
        <w:tc>
          <w:tcPr>
            <w:tcW w:w="1700" w:type="dxa"/>
          </w:tcPr>
          <w:p w14:paraId="4F43D681" w14:textId="77777777" w:rsidR="00184A8A" w:rsidRDefault="00000000">
            <w:r>
              <w:t>—</w:t>
            </w:r>
          </w:p>
        </w:tc>
        <w:tc>
          <w:tcPr>
            <w:tcW w:w="1900" w:type="dxa"/>
          </w:tcPr>
          <w:p w14:paraId="7888E954" w14:textId="77777777" w:rsidR="00184A8A" w:rsidRDefault="00000000">
            <w:r>
              <w:t>—</w:t>
            </w:r>
          </w:p>
        </w:tc>
        <w:tc>
          <w:tcPr>
            <w:tcW w:w="2100" w:type="dxa"/>
          </w:tcPr>
          <w:p w14:paraId="376C2CE2" w14:textId="77777777" w:rsidR="00184A8A" w:rsidRDefault="00000000">
            <w:r>
              <w:t>1.02</w:t>
            </w:r>
          </w:p>
        </w:tc>
      </w:tr>
      <w:tr w:rsidR="00184A8A" w14:paraId="0D33DCE2" w14:textId="77777777" w:rsidTr="3DC018EE">
        <w:trPr>
          <w:trHeight w:val="300"/>
        </w:trPr>
        <w:tc>
          <w:tcPr>
            <w:tcW w:w="2600" w:type="dxa"/>
          </w:tcPr>
          <w:p w14:paraId="1DBB41DD" w14:textId="77777777" w:rsidR="00184A8A" w:rsidRDefault="3DC018EE">
            <w:r>
              <w:t>Maximum VIF</w:t>
            </w:r>
          </w:p>
        </w:tc>
        <w:tc>
          <w:tcPr>
            <w:tcW w:w="1500" w:type="dxa"/>
          </w:tcPr>
          <w:p w14:paraId="33DA87F0" w14:textId="77777777" w:rsidR="00184A8A" w:rsidRDefault="00000000">
            <w:del w:id="30228" w:author="Claude" w:date="2026-10-23T00:00:00Z">
              <w:r>
                <w:delText xml:space="preserve">3.09</w:delText>
              </w:r>
            </w:del>
            <w:ins w:id="30229" w:author="Claude" w:date="2026-10-23T00:00:00Z">
              <w:r>
                <w:t xml:space="preserve">3.10</w:t>
              </w:r>
            </w:ins>
          </w:p>
        </w:tc>
        <w:tc>
          <w:tcPr>
            <w:tcW w:w="1700" w:type="dxa"/>
          </w:tcPr>
          <w:p w14:paraId="619DD50E" w14:textId="77777777" w:rsidR="00184A8A" w:rsidRDefault="00000000">
            <w:r>
              <w:t>4.94</w:t>
            </w:r>
          </w:p>
        </w:tc>
        <w:tc>
          <w:tcPr>
            <w:tcW w:w="1900" w:type="dxa"/>
            <w:shd w:val="clear" w:color="auto" w:fill="F6E7DA"/>
          </w:tcPr>
          <w:p w14:paraId="7F03763D" w14:textId="77777777" w:rsidR="00184A8A" w:rsidRDefault="00000000">
            <w:r>
              <w:t>5.30</w:t>
            </w:r>
          </w:p>
        </w:tc>
        <w:tc>
          <w:tcPr>
            <w:tcW w:w="2100" w:type="dxa"/>
            <w:shd w:val="clear" w:color="auto" w:fill="E8CDBD"/>
          </w:tcPr>
          <w:p w14:paraId="42DC018A" w14:textId="77777777" w:rsidR="00184A8A" w:rsidRDefault="00000000">
            <w:del w:id="31722" w:author="Claude" w:date="2026-10-28T00:00:00Z">
              <w:r>
                <w:delText>27.40</w:delText>
              </w:r>
            </w:del>
            <w:ins w:id="31721" w:author="Claude" w:date="2026-10-28T00:00:00Z">
              <w:r>
                <w:t xml:space="preserve">27.39</w:t>
              </w:r>
            </w:ins>
          </w:p>
        </w:tc>
      </w:tr>
    </w:tbl>
    <w:p w14:paraId="19AD8419" w14:textId="77777777" w:rsidR="008617D8" w:rsidRDefault="00000000">
      <w:pPr>
        <w:pStyle w:val="Caption"/>
      </w:pPr>
      <w:r>
        <w:t>Supplementary Table S18 | Moran’s I on OLS residuals, eight-nearest-neighbor weights. Every entry is significant at p &lt; 0.001 by permutation test.</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1500"/>
        <w:gridCol w:w="1700"/>
        <w:gridCol w:w="1900"/>
        <w:gridCol w:w="2100"/>
      </w:tblGrid>
      <w:tr w:rsidR="00184A8A" w14:paraId="25BDD924" w14:textId="77777777" w:rsidTr="3DC018EE">
        <w:trPr>
          <w:trHeight w:val="300"/>
          <w:tblHeader/>
        </w:trPr>
        <w:tc>
          <w:tcPr>
            <w:tcW w:w="2600" w:type="dxa"/>
            <w:tcBorders>
              <w:bottom w:val="single" w:sz="6" w:space="0" w:color="auto"/>
            </w:tcBorders>
            <w:shd w:val="clear" w:color="auto" w:fill="F2EFE7"/>
          </w:tcPr>
          <w:p w14:paraId="30B17D30" w14:textId="77777777" w:rsidR="00184A8A" w:rsidRDefault="3DC018EE">
            <w:r>
              <w:rPr>
                <w:b/>
                <w:bCs/>
              </w:rPr>
              <w:t>Outcome</w:t>
            </w:r>
          </w:p>
        </w:tc>
        <w:tc>
          <w:tcPr>
            <w:tcW w:w="1500" w:type="dxa"/>
            <w:tcBorders>
              <w:bottom w:val="single" w:sz="6" w:space="0" w:color="auto"/>
            </w:tcBorders>
            <w:shd w:val="clear" w:color="auto" w:fill="F2EFE7"/>
          </w:tcPr>
          <w:p w14:paraId="241C6691" w14:textId="77777777" w:rsidR="00184A8A" w:rsidRDefault="3DC018EE">
            <w:r>
              <w:rPr>
                <w:b/>
                <w:bCs/>
              </w:rPr>
              <w:t>M1 baseline</w:t>
            </w:r>
          </w:p>
        </w:tc>
        <w:tc>
          <w:tcPr>
            <w:tcW w:w="1700" w:type="dxa"/>
            <w:tcBorders>
              <w:bottom w:val="single" w:sz="6" w:space="0" w:color="auto"/>
            </w:tcBorders>
            <w:shd w:val="clear" w:color="auto" w:fill="F2EFE7"/>
          </w:tcPr>
          <w:p w14:paraId="70979121" w14:textId="77777777" w:rsidR="00184A8A" w:rsidRDefault="3DC018EE">
            <w:r>
              <w:rPr>
                <w:b/>
                <w:bCs/>
              </w:rPr>
              <w:t xml:space="preserve">M6A + lat/lon</w:t>
            </w:r>
          </w:p>
        </w:tc>
        <w:tc>
          <w:tcPr>
            <w:tcW w:w="1900" w:type="dxa"/>
            <w:tcBorders>
              <w:bottom w:val="single" w:sz="6" w:space="0" w:color="auto"/>
            </w:tcBorders>
            <w:shd w:val="clear" w:color="auto" w:fill="F2EFE7"/>
          </w:tcPr>
          <w:p w14:paraId="01A791A2" w14:textId="77777777" w:rsidR="00184A8A" w:rsidRDefault="3DC018EE">
            <w:r>
              <w:rPr>
                <w:b/>
                <w:bCs/>
              </w:rPr>
              <w:t>M6B county FE</w:t>
            </w:r>
          </w:p>
        </w:tc>
        <w:tc>
          <w:tcPr>
            <w:tcW w:w="2100" w:type="dxa"/>
            <w:tcBorders>
              <w:bottom w:val="single" w:sz="6" w:space="0" w:color="auto"/>
            </w:tcBorders>
            <w:shd w:val="clear" w:color="auto" w:fill="F2EFE7"/>
          </w:tcPr>
          <w:p w14:paraId="148AA3E2" w14:textId="77777777" w:rsidR="00184A8A" w:rsidRDefault="3DC018EE">
            <w:r>
              <w:rPr>
                <w:b/>
                <w:bCs/>
              </w:rPr>
              <w:t>M8 + demand proxy</w:t>
            </w:r>
          </w:p>
        </w:tc>
      </w:tr>
      <w:tr w:rsidR="00184A8A" w14:paraId="1F190727" w14:textId="77777777" w:rsidTr="3DC018EE">
        <w:trPr>
          <w:trHeight w:val="300"/>
        </w:trPr>
        <w:tc>
          <w:tcPr>
            <w:tcW w:w="2600" w:type="dxa"/>
          </w:tcPr>
          <w:p w14:paraId="7F3FF65B" w14:textId="77777777" w:rsidR="00184A8A" w:rsidRDefault="3DC018EE">
            <w:r>
              <w:t>Solar PV</w:t>
            </w:r>
          </w:p>
        </w:tc>
        <w:tc>
          <w:tcPr>
            <w:tcW w:w="1500" w:type="dxa"/>
            <w:shd w:val="clear" w:color="auto" w:fill="D9D1BC"/>
          </w:tcPr>
          <w:p w14:paraId="53DAF310" w14:textId="77777777" w:rsidR="00184A8A" w:rsidRDefault="00000000">
            <w:del w:id="30230" w:author="Claude" w:date="2026-10-23T00:00:00Z">
              <w:r>
                <w:delText xml:space="preserve">0.437</w:delText>
              </w:r>
            </w:del>
            <w:ins w:id="30231" w:author="Claude" w:date="2026-10-23T00:00:00Z">
              <w:r>
                <w:t xml:space="preserve">0.637</w:t>
              </w:r>
            </w:ins>
          </w:p>
        </w:tc>
        <w:tc>
          <w:tcPr>
            <w:tcW w:w="1700" w:type="dxa"/>
            <w:shd w:val="clear" w:color="auto" w:fill="D9D1BC"/>
          </w:tcPr>
          <w:p w14:paraId="11AB818F" w14:textId="77777777" w:rsidR="00184A8A" w:rsidRDefault="00000000">
            <w:del w:id="30232" w:author="Claude" w:date="2026-10-23T00:00:00Z">
              <w:r>
                <w:delText xml:space="preserve">0.426</w:delText>
              </w:r>
            </w:del>
            <w:ins w:id="30233" w:author="Claude" w:date="2026-10-23T00:00:00Z">
              <w:r>
                <w:t xml:space="preserve">0.633</w:t>
              </w:r>
            </w:ins>
          </w:p>
        </w:tc>
        <w:tc>
          <w:tcPr>
            <w:tcW w:w="1900" w:type="dxa"/>
            <w:shd w:val="clear" w:color="auto" w:fill="F4F1EA"/>
          </w:tcPr>
          <w:p w14:paraId="7B960F21" w14:textId="77777777" w:rsidR="00184A8A" w:rsidRDefault="00000000">
            <w:del w:id="30234" w:author="Claude" w:date="2026-10-23T00:00:00Z">
              <w:r>
                <w:delText xml:space="preserve">0.145</w:delText>
              </w:r>
            </w:del>
            <w:ins w:id="30235" w:author="Claude" w:date="2026-10-23T00:00:00Z">
              <w:r>
                <w:t xml:space="preserve">0.275</w:t>
              </w:r>
            </w:ins>
          </w:p>
        </w:tc>
        <w:tc>
          <w:tcPr>
            <w:tcW w:w="2100" w:type="dxa"/>
            <w:shd w:val="clear" w:color="auto" w:fill="D9D1BC"/>
          </w:tcPr>
          <w:p w14:paraId="46CF706E" w14:textId="77777777" w:rsidR="00184A8A" w:rsidRDefault="00000000">
            <w:del w:id="30236" w:author="Claude" w:date="2026-10-23T00:00:00Z">
              <w:r>
                <w:delText xml:space="preserve">0.359</w:delText>
              </w:r>
            </w:del>
            <w:ins w:id="30237" w:author="Claude" w:date="2026-10-23T00:00:00Z">
              <w:r>
                <w:t xml:space="preserve">0.389</w:t>
              </w:r>
            </w:ins>
          </w:p>
        </w:tc>
      </w:tr>
      <w:tr w:rsidR="00184A8A" w14:paraId="10F1AC0C" w14:textId="77777777" w:rsidTr="3DC018EE">
        <w:trPr>
          <w:trHeight w:val="300"/>
        </w:trPr>
        <w:tc>
          <w:tcPr>
            <w:tcW w:w="2600" w:type="dxa"/>
          </w:tcPr>
          <w:p w14:paraId="1E3418D2" w14:textId="77777777" w:rsidR="00184A8A" w:rsidRDefault="3DC018EE">
            <w:r>
              <w:t>Storage</w:t>
            </w:r>
          </w:p>
        </w:tc>
        <w:tc>
          <w:tcPr>
            <w:tcW w:w="1500" w:type="dxa"/>
            <w:shd w:val="clear" w:color="auto" w:fill="D9D1BC"/>
          </w:tcPr>
          <w:p w14:paraId="4FA8E5DD" w14:textId="77777777" w:rsidR="00184A8A" w:rsidRDefault="00000000">
            <w:del w:id="30238" w:author="Claude" w:date="2026-10-23T00:00:00Z">
              <w:r>
                <w:delText xml:space="preserve">0.319</w:delText>
              </w:r>
            </w:del>
            <w:ins w:id="30239" w:author="Claude" w:date="2026-10-23T00:00:00Z">
              <w:r>
                <w:t xml:space="preserve">0.354</w:t>
              </w:r>
            </w:ins>
          </w:p>
        </w:tc>
        <w:tc>
          <w:tcPr>
            <w:tcW w:w="1700" w:type="dxa"/>
            <w:shd w:val="clear" w:color="auto" w:fill="D9D1BC"/>
          </w:tcPr>
          <w:p w14:paraId="1D872442" w14:textId="77777777" w:rsidR="00184A8A" w:rsidRDefault="00000000">
            <w:del w:id="30240" w:author="Claude" w:date="2026-10-23T00:00:00Z">
              <w:r>
                <w:delText xml:space="preserve">0.314</w:delText>
              </w:r>
            </w:del>
            <w:ins w:id="30241" w:author="Claude" w:date="2026-10-23T00:00:00Z">
              <w:r>
                <w:t xml:space="preserve">0.348</w:t>
              </w:r>
            </w:ins>
          </w:p>
        </w:tc>
        <w:tc>
          <w:tcPr>
            <w:tcW w:w="1900" w:type="dxa"/>
            <w:shd w:val="clear" w:color="auto" w:fill="F4F1EA"/>
          </w:tcPr>
          <w:p w14:paraId="6486AAB3" w14:textId="77777777" w:rsidR="00184A8A" w:rsidRDefault="00000000">
            <w:del w:id="30242" w:author="Claude" w:date="2026-10-23T00:00:00Z">
              <w:r>
                <w:delText xml:space="preserve">0.096</w:delText>
              </w:r>
            </w:del>
            <w:ins w:id="30243" w:author="Claude" w:date="2026-10-23T00:00:00Z">
              <w:r>
                <w:t xml:space="preserve">0.141</w:t>
              </w:r>
            </w:ins>
          </w:p>
        </w:tc>
        <w:tc>
          <w:tcPr>
            <w:tcW w:w="2100" w:type="dxa"/>
            <w:shd w:val="clear" w:color="auto" w:fill="E7E1D3"/>
          </w:tcPr>
          <w:p w14:paraId="1D4F941C" w14:textId="77777777" w:rsidR="00184A8A" w:rsidRDefault="00000000">
            <w:del w:id="31724" w:author="Claude" w:date="2026-10-28T00:00:00Z">
              <w:r>
                <w:delText>0.150</w:delText>
              </w:r>
            </w:del>
            <w:ins w:id="31723" w:author="Claude" w:date="2026-10-28T00:00:00Z">
              <w:r>
                <w:t xml:space="preserve">0.246</w:t>
              </w:r>
            </w:ins>
          </w:p>
        </w:tc>
      </w:tr>
      <w:tr w:rsidR="00184A8A" w14:paraId="7B1C5E44" w14:textId="77777777" w:rsidTr="3DC018EE">
        <w:trPr>
          <w:trHeight w:val="300"/>
        </w:trPr>
        <w:tc>
          <w:tcPr>
            <w:tcW w:w="2600" w:type="dxa"/>
          </w:tcPr>
          <w:p w14:paraId="226212D7" w14:textId="77777777" w:rsidR="00184A8A" w:rsidRDefault="3DC018EE">
            <w:r>
              <w:t>EV chargers (aggregate)</w:t>
            </w:r>
          </w:p>
        </w:tc>
        <w:tc>
          <w:tcPr>
            <w:tcW w:w="1500" w:type="dxa"/>
            <w:shd w:val="clear" w:color="auto" w:fill="F4F1EA"/>
          </w:tcPr>
          <w:p w14:paraId="27798AB6" w14:textId="77777777" w:rsidR="00184A8A" w:rsidRDefault="00000000">
            <w:del w:id="30244" w:author="Claude" w:date="2026-10-23T00:00:00Z">
              <w:r>
                <w:delText xml:space="preserve">0.140</w:delText>
              </w:r>
            </w:del>
            <w:ins w:id="30245" w:author="Claude" w:date="2026-10-23T00:00:00Z">
              <w:r>
                <w:t xml:space="preserve">0.143</w:t>
              </w:r>
            </w:ins>
          </w:p>
        </w:tc>
        <w:tc>
          <w:tcPr>
            <w:tcW w:w="1700" w:type="dxa"/>
            <w:shd w:val="clear" w:color="auto" w:fill="F4F1EA"/>
          </w:tcPr>
          <w:p w14:paraId="7CCB4254" w14:textId="77777777" w:rsidR="00184A8A" w:rsidRDefault="00000000">
            <w:del w:id="30246" w:author="Claude" w:date="2026-10-23T00:00:00Z">
              <w:r>
                <w:delText xml:space="preserve">0.132</w:delText>
              </w:r>
            </w:del>
            <w:ins w:id="30247" w:author="Claude" w:date="2026-10-23T00:00:00Z">
              <w:r>
                <w:t xml:space="preserve">0.134</w:t>
              </w:r>
            </w:ins>
          </w:p>
        </w:tc>
        <w:tc>
          <w:tcPr>
            <w:tcW w:w="1900" w:type="dxa"/>
            <w:shd w:val="clear" w:color="auto" w:fill="F4F1EA"/>
          </w:tcPr>
          <w:p w14:paraId="1CBC8508" w14:textId="77777777" w:rsidR="00184A8A" w:rsidRDefault="00000000">
            <w:del w:id="30248" w:author="Claude" w:date="2026-10-23T00:00:00Z">
              <w:r>
                <w:delText xml:space="preserve">0.078</w:delText>
              </w:r>
            </w:del>
            <w:ins w:id="30249" w:author="Claude" w:date="2026-10-23T00:00:00Z">
              <w:r>
                <w:t xml:space="preserve">0.080</w:t>
              </w:r>
            </w:ins>
          </w:p>
        </w:tc>
        <w:tc>
          <w:tcPr>
            <w:tcW w:w="2100" w:type="dxa"/>
            <w:shd w:val="clear" w:color="auto" w:fill="F4F1EA"/>
          </w:tcPr>
          <w:p w14:paraId="074848C5" w14:textId="77777777" w:rsidR="00184A8A" w:rsidRDefault="00000000">
            <w:del w:id="30250" w:author="Claude" w:date="2026-10-23T00:00:00Z">
              <w:r>
                <w:delText xml:space="preserve">0.127</w:delText>
              </w:r>
            </w:del>
            <w:ins w:id="30251" w:author="Claude" w:date="2026-10-23T00:00:00Z">
              <w:r>
                <w:t xml:space="preserve">0.128</w:t>
              </w:r>
            </w:ins>
          </w:p>
        </w:tc>
      </w:tr>
      <w:tr w:rsidR="00184A8A" w14:paraId="2BCC63D9" w14:textId="77777777" w:rsidTr="3DC018EE">
        <w:trPr>
          <w:trHeight w:val="300"/>
        </w:trPr>
        <w:tc>
          <w:tcPr>
            <w:tcW w:w="2600" w:type="dxa"/>
          </w:tcPr>
          <w:p w14:paraId="0A595975" w14:textId="77777777" w:rsidR="00184A8A" w:rsidRDefault="3DC018EE">
            <w:r>
              <w:t>EV chargers (Level 2)</w:t>
            </w:r>
          </w:p>
        </w:tc>
        <w:tc>
          <w:tcPr>
            <w:tcW w:w="1500" w:type="dxa"/>
            <w:shd w:val="clear" w:color="auto" w:fill="E7E1D3"/>
          </w:tcPr>
          <w:p w14:paraId="20C98FA2" w14:textId="77777777" w:rsidR="00184A8A" w:rsidRDefault="00000000">
            <w:del w:id="30252" w:author="Claude" w:date="2026-10-23T00:00:00Z">
              <w:r>
                <w:delText xml:space="preserve">0.162</w:delText>
              </w:r>
            </w:del>
            <w:ins w:id="30253" w:author="Claude" w:date="2026-10-23T00:00:00Z">
              <w:r>
                <w:t xml:space="preserve">0.165</w:t>
              </w:r>
            </w:ins>
          </w:p>
        </w:tc>
        <w:tc>
          <w:tcPr>
            <w:tcW w:w="1700" w:type="dxa"/>
            <w:shd w:val="clear" w:color="auto" w:fill="E7E1D3"/>
          </w:tcPr>
          <w:p w14:paraId="6F98012E" w14:textId="77777777" w:rsidR="00184A8A" w:rsidRDefault="00000000">
            <w:del w:id="30254" w:author="Claude" w:date="2026-10-23T00:00:00Z">
              <w:r>
                <w:delText xml:space="preserve">0.152</w:delText>
              </w:r>
            </w:del>
            <w:ins w:id="30255" w:author="Claude" w:date="2026-10-23T00:00:00Z">
              <w:r>
                <w:t xml:space="preserve">0.154</w:t>
              </w:r>
            </w:ins>
          </w:p>
        </w:tc>
        <w:tc>
          <w:tcPr>
            <w:tcW w:w="1900" w:type="dxa"/>
            <w:shd w:val="clear" w:color="auto" w:fill="F4F1EA"/>
          </w:tcPr>
          <w:p w14:paraId="35723EEB" w14:textId="77777777" w:rsidR="00184A8A" w:rsidRDefault="00000000">
            <w:del w:id="30256" w:author="Claude" w:date="2026-10-23T00:00:00Z">
              <w:r>
                <w:delText xml:space="preserve">0.100</w:delText>
              </w:r>
            </w:del>
            <w:ins w:id="30257" w:author="Claude" w:date="2026-10-23T00:00:00Z">
              <w:r>
                <w:t xml:space="preserve">0.103</w:t>
              </w:r>
            </w:ins>
          </w:p>
        </w:tc>
        <w:tc>
          <w:tcPr>
            <w:tcW w:w="2100" w:type="dxa"/>
            <w:shd w:val="clear" w:color="auto" w:fill="F4F1EA"/>
          </w:tcPr>
          <w:p w14:paraId="7AE484ED" w14:textId="77777777" w:rsidR="00184A8A" w:rsidRDefault="00000000">
            <w:del w:id="30258" w:author="Claude" w:date="2026-10-23T00:00:00Z">
              <w:r>
                <w:delText xml:space="preserve">0.149</w:delText>
              </w:r>
            </w:del>
            <w:ins w:id="30259" w:author="Claude" w:date="2026-10-23T00:00:00Z">
              <w:r>
                <w:t xml:space="preserve">0.150</w:t>
              </w:r>
            </w:ins>
          </w:p>
        </w:tc>
      </w:tr>
      <w:tr w:rsidR="00184A8A" w14:paraId="2F696DAD" w14:textId="77777777" w:rsidTr="3DC018EE">
        <w:trPr>
          <w:trHeight w:val="300"/>
        </w:trPr>
        <w:tc>
          <w:tcPr>
            <w:tcW w:w="2600" w:type="dxa"/>
          </w:tcPr>
          <w:p w14:paraId="5B1F36F3" w14:textId="77777777" w:rsidR="00184A8A" w:rsidRDefault="3DC018EE">
            <w:r>
              <w:t>Energy burden</w:t>
            </w:r>
          </w:p>
        </w:tc>
        <w:tc>
          <w:tcPr>
            <w:tcW w:w="1500" w:type="dxa"/>
            <w:shd w:val="clear" w:color="auto" w:fill="D9D1BC"/>
          </w:tcPr>
          <w:p w14:paraId="578BEE2E" w14:textId="77777777" w:rsidR="00184A8A" w:rsidRDefault="00000000">
            <w:r>
              <w:t>0.352</w:t>
            </w:r>
          </w:p>
        </w:tc>
        <w:tc>
          <w:tcPr>
            <w:tcW w:w="1700" w:type="dxa"/>
            <w:shd w:val="clear" w:color="auto" w:fill="D9D1BC"/>
          </w:tcPr>
          <w:p w14:paraId="2E3D35C0" w14:textId="77777777" w:rsidR="00184A8A" w:rsidRDefault="00000000">
            <w:del w:id="30260" w:author="Claude" w:date="2026-10-23T00:00:00Z">
              <w:r>
                <w:delText xml:space="preserve">0.434</w:delText>
              </w:r>
            </w:del>
            <w:ins w:id="30261" w:author="Claude" w:date="2026-10-23T00:00:00Z">
              <w:r>
                <w:t xml:space="preserve">0.436</w:t>
              </w:r>
            </w:ins>
          </w:p>
        </w:tc>
        <w:tc>
          <w:tcPr>
            <w:tcW w:w="1900" w:type="dxa"/>
            <w:shd w:val="clear" w:color="auto" w:fill="E7E1D3"/>
          </w:tcPr>
          <w:p w14:paraId="7D43D4D2" w14:textId="77777777" w:rsidR="00184A8A" w:rsidRDefault="00000000">
            <w:del w:id="30262" w:author="Claude" w:date="2026-10-23T00:00:00Z">
              <w:r>
                <w:delText xml:space="preserve">0.275</w:delText>
              </w:r>
            </w:del>
            <w:ins w:id="30263" w:author="Claude" w:date="2026-10-23T00:00:00Z">
              <w:r>
                <w:t xml:space="preserve">0.279</w:t>
              </w:r>
            </w:ins>
          </w:p>
        </w:tc>
        <w:tc>
          <w:tcPr>
            <w:tcW w:w="2100" w:type="dxa"/>
            <w:shd w:val="clear" w:color="auto" w:fill="E7E1D3"/>
          </w:tcPr>
          <w:p w14:paraId="2E4886D5" w14:textId="77777777" w:rsidR="00184A8A" w:rsidRDefault="00000000">
            <w:del w:id="30264" w:author="Claude" w:date="2026-10-23T00:00:00Z">
              <w:r>
                <w:delText xml:space="preserve">0.289</w:delText>
              </w:r>
            </w:del>
            <w:ins w:id="30265" w:author="Claude" w:date="2026-10-23T00:00:00Z">
              <w:r>
                <w:t xml:space="preserve">0.284</w:t>
              </w:r>
            </w:ins>
          </w:p>
        </w:tc>
      </w:tr>
      <w:tr w:rsidR="00184A8A" w14:paraId="66218D7C" w14:textId="77777777" w:rsidTr="3DC018EE">
        <w:trPr>
          <w:trHeight w:val="300"/>
        </w:trPr>
        <w:tc>
          <w:tcPr>
            <w:tcW w:w="2600" w:type="dxa"/>
          </w:tcPr>
          <w:p w14:paraId="7AA14695" w14:textId="77777777" w:rsidR="00184A8A" w:rsidRDefault="3DC018EE">
            <w:r>
              <w:t>Log affordability gap</w:t>
            </w:r>
          </w:p>
        </w:tc>
        <w:tc>
          <w:tcPr>
            <w:tcW w:w="1500" w:type="dxa"/>
            <w:shd w:val="clear" w:color="auto" w:fill="E7E1D3"/>
          </w:tcPr>
          <w:p w14:paraId="181DBFF0" w14:textId="77777777" w:rsidR="00184A8A" w:rsidRDefault="00000000">
            <w:del w:id="30266" w:author="Claude" w:date="2026-10-23T00:00:00Z">
              <w:r>
                <w:delText xml:space="preserve">0.153</w:delText>
              </w:r>
            </w:del>
            <w:ins w:id="30267" w:author="Claude" w:date="2026-10-23T00:00:00Z">
              <w:r>
                <w:t xml:space="preserve">0.150</w:t>
              </w:r>
            </w:ins>
          </w:p>
        </w:tc>
        <w:tc>
          <w:tcPr>
            <w:tcW w:w="1700" w:type="dxa"/>
            <w:shd w:val="clear" w:color="auto" w:fill="F4F1EA"/>
          </w:tcPr>
          <w:p w14:paraId="48590CC4" w14:textId="77777777" w:rsidR="00184A8A" w:rsidRDefault="00000000">
            <w:del w:id="30268" w:author="Claude" w:date="2026-10-23T00:00:00Z">
              <w:r>
                <w:delText xml:space="preserve">0.142</w:delText>
              </w:r>
            </w:del>
            <w:ins w:id="30269" w:author="Claude" w:date="2026-10-23T00:00:00Z">
              <w:r>
                <w:t xml:space="preserve">0.138</w:t>
              </w:r>
            </w:ins>
          </w:p>
        </w:tc>
        <w:tc>
          <w:tcPr>
            <w:tcW w:w="1900" w:type="dxa"/>
            <w:shd w:val="clear" w:color="auto" w:fill="F4F1EA"/>
          </w:tcPr>
          <w:p w14:paraId="1B4B85FC" w14:textId="77777777" w:rsidR="00184A8A" w:rsidRDefault="00000000">
            <w:del w:id="30270" w:author="Claude" w:date="2026-10-23T00:00:00Z">
              <w:r>
                <w:delText xml:space="preserve">0.112</w:delText>
              </w:r>
            </w:del>
            <w:ins w:id="30271" w:author="Claude" w:date="2026-10-23T00:00:00Z">
              <w:r>
                <w:t xml:space="preserve">0.108</w:t>
              </w:r>
            </w:ins>
          </w:p>
        </w:tc>
        <w:tc>
          <w:tcPr>
            <w:tcW w:w="2100" w:type="dxa"/>
            <w:shd w:val="clear" w:color="auto" w:fill="F4F1EA"/>
          </w:tcPr>
          <w:p w14:paraId="3B5FD2AA" w14:textId="77777777" w:rsidR="00184A8A" w:rsidRDefault="00000000">
            <w:r>
              <w:t>0.127</w:t>
            </w:r>
          </w:p>
        </w:tc>
      </w:tr>
    </w:tbl>
    <w:p w14:paraId="303DC40F" w14:textId="77777777" w:rsidR="008617D8" w:rsidRDefault="00000000">
      <w:pPr>
        <w:pStyle w:val="Caption"/>
      </w:pPr>
      <w:r>
        <w:t>Supplementary Table S19 | Conley spatial HAC standard errors, Bartlett kernel over great-circle distance. Coefficients are identical across columns; only the standard errors differ.</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00"/>
        <w:gridCol w:w="1400"/>
        <w:gridCol w:w="1400"/>
        <w:gridCol w:w="1500"/>
        <w:gridCol w:w="1550"/>
        <w:gridCol w:w="1550"/>
      </w:tblGrid>
      <w:tr w:rsidR="00184A8A" w14:paraId="6153FB1D" w14:textId="77777777" w:rsidTr="3DC018EE">
        <w:trPr>
          <w:trHeight w:val="300"/>
          <w:tblHeader/>
        </w:trPr>
        <w:tc>
          <w:tcPr>
            <w:tcW w:w="2400" w:type="dxa"/>
            <w:tcBorders>
              <w:bottom w:val="single" w:sz="6" w:space="0" w:color="auto"/>
            </w:tcBorders>
            <w:shd w:val="clear" w:color="auto" w:fill="F2EFE7"/>
          </w:tcPr>
          <w:p w14:paraId="4C975082" w14:textId="77777777" w:rsidR="00184A8A" w:rsidRDefault="3DC018EE">
            <w:r>
              <w:rPr>
                <w:b/>
                <w:bCs/>
              </w:rPr>
              <w:t>Term</w:t>
            </w:r>
          </w:p>
        </w:tc>
        <w:tc>
          <w:tcPr>
            <w:tcW w:w="1400" w:type="dxa"/>
            <w:tcBorders>
              <w:bottom w:val="single" w:sz="6" w:space="0" w:color="auto"/>
            </w:tcBorders>
            <w:shd w:val="clear" w:color="auto" w:fill="F2EFE7"/>
          </w:tcPr>
          <w:p w14:paraId="63F87BFE" w14:textId="77777777" w:rsidR="00184A8A" w:rsidRDefault="3DC018EE">
            <w:r>
              <w:rPr>
                <w:b/>
                <w:bCs/>
              </w:rPr>
              <w:t>Coefficient</w:t>
            </w:r>
          </w:p>
        </w:tc>
        <w:tc>
          <w:tcPr>
            <w:tcW w:w="1400" w:type="dxa"/>
            <w:tcBorders>
              <w:bottom w:val="single" w:sz="6" w:space="0" w:color="auto"/>
            </w:tcBorders>
            <w:shd w:val="clear" w:color="auto" w:fill="F2EFE7"/>
          </w:tcPr>
          <w:p w14:paraId="4EB9A746" w14:textId="77777777" w:rsidR="00184A8A" w:rsidRDefault="3DC018EE">
            <w:r>
              <w:rPr>
                <w:b/>
                <w:bCs/>
              </w:rPr>
              <w:t>HC1</w:t>
            </w:r>
          </w:p>
        </w:tc>
        <w:tc>
          <w:tcPr>
            <w:tcW w:w="1500" w:type="dxa"/>
            <w:tcBorders>
              <w:bottom w:val="single" w:sz="6" w:space="0" w:color="auto"/>
            </w:tcBorders>
            <w:shd w:val="clear" w:color="auto" w:fill="F2EFE7"/>
          </w:tcPr>
          <w:p w14:paraId="435306C4" w14:textId="77777777" w:rsidR="00184A8A" w:rsidRDefault="3DC018EE">
            <w:r>
              <w:rPr>
                <w:b/>
                <w:bCs/>
              </w:rPr>
              <w:t>Conley 50 km</w:t>
            </w:r>
          </w:p>
        </w:tc>
        <w:tc>
          <w:tcPr>
            <w:tcW w:w="1550" w:type="dxa"/>
            <w:tcBorders>
              <w:bottom w:val="single" w:sz="6" w:space="0" w:color="auto"/>
            </w:tcBorders>
            <w:shd w:val="clear" w:color="auto" w:fill="F2EFE7"/>
          </w:tcPr>
          <w:p w14:paraId="63375AFA" w14:textId="77777777" w:rsidR="00184A8A" w:rsidRDefault="3DC018EE">
            <w:r>
              <w:rPr>
                <w:b/>
                <w:bCs/>
              </w:rPr>
              <w:t>Conley 100 km</w:t>
            </w:r>
          </w:p>
        </w:tc>
        <w:tc>
          <w:tcPr>
            <w:tcW w:w="1550" w:type="dxa"/>
            <w:tcBorders>
              <w:bottom w:val="single" w:sz="6" w:space="0" w:color="auto"/>
            </w:tcBorders>
            <w:shd w:val="clear" w:color="auto" w:fill="F2EFE7"/>
          </w:tcPr>
          <w:p w14:paraId="5DAA177D" w14:textId="77777777" w:rsidR="00184A8A" w:rsidRDefault="3DC018EE">
            <w:r>
              <w:rPr>
                <w:b/>
                <w:bCs/>
              </w:rPr>
              <w:t>Conley 200 km</w:t>
            </w:r>
          </w:p>
        </w:tc>
      </w:tr>
      <w:tr w:rsidR="00184A8A" w14:paraId="20D79482" w14:textId="77777777" w:rsidTr="3DC018EE">
        <w:trPr>
          <w:trHeight w:val="300"/>
        </w:trPr>
        <w:tc>
          <w:tcPr>
            <w:tcW w:w="2400" w:type="dxa"/>
          </w:tcPr>
          <w:p w14:paraId="6DD5662B" w14:textId="77777777" w:rsidR="00184A8A" w:rsidRDefault="3DC018EE">
            <w:r>
              <w:rPr>
                <w:b/>
                <w:bCs/>
              </w:rPr>
              <w:t>Solar PV</w:t>
            </w:r>
          </w:p>
        </w:tc>
        <w:tc>
          <w:tcPr>
            <w:tcW w:w="1400" w:type="dxa"/>
          </w:tcPr>
          <w:p w14:paraId="2EBD6945" w14:textId="77777777" w:rsidR="00184A8A" w:rsidRDefault="00184A8A"/>
        </w:tc>
        <w:tc>
          <w:tcPr>
            <w:tcW w:w="1400" w:type="dxa"/>
          </w:tcPr>
          <w:p w14:paraId="337C5A41" w14:textId="77777777" w:rsidR="00184A8A" w:rsidRDefault="00184A8A"/>
        </w:tc>
        <w:tc>
          <w:tcPr>
            <w:tcW w:w="1500" w:type="dxa"/>
          </w:tcPr>
          <w:p w14:paraId="449F2F74" w14:textId="77777777" w:rsidR="00184A8A" w:rsidRDefault="00184A8A"/>
        </w:tc>
        <w:tc>
          <w:tcPr>
            <w:tcW w:w="1550" w:type="dxa"/>
          </w:tcPr>
          <w:p w14:paraId="29EC45B1" w14:textId="77777777" w:rsidR="00184A8A" w:rsidRDefault="00184A8A"/>
        </w:tc>
        <w:tc>
          <w:tcPr>
            <w:tcW w:w="1550" w:type="dxa"/>
          </w:tcPr>
          <w:p w14:paraId="683A54E4" w14:textId="77777777" w:rsidR="00184A8A" w:rsidRDefault="00184A8A"/>
        </w:tc>
      </w:tr>
      <w:tr w:rsidR="00184A8A" w14:paraId="1AF7E249" w14:textId="77777777" w:rsidTr="3DC018EE">
        <w:trPr>
          <w:trHeight w:val="300"/>
        </w:trPr>
        <w:tc>
          <w:tcPr>
            <w:tcW w:w="2400" w:type="dxa"/>
          </w:tcPr>
          <w:p w14:paraId="0969055D" w14:textId="77777777" w:rsidR="00184A8A" w:rsidRDefault="3DC018EE">
            <w:r>
              <w:t xml:space="preserve">  Log median income</w:t>
            </w:r>
          </w:p>
        </w:tc>
        <w:tc>
          <w:tcPr>
            <w:tcW w:w="1400" w:type="dxa"/>
          </w:tcPr>
          <w:p w14:paraId="1CFF74DD" w14:textId="77777777" w:rsidR="00184A8A" w:rsidRDefault="00000000">
            <w:del w:id="30272" w:author="Claude" w:date="2026-10-23T00:00:00Z">
              <w:r>
                <w:delText xml:space="preserve">0.126</w:delText>
              </w:r>
            </w:del>
            <w:ins w:id="30273" w:author="Claude" w:date="2026-10-23T00:00:00Z">
              <w:r>
                <w:t xml:space="preserve">1.091</w:t>
              </w:r>
            </w:ins>
          </w:p>
        </w:tc>
        <w:tc>
          <w:tcPr>
            <w:tcW w:w="1400" w:type="dxa"/>
          </w:tcPr>
          <w:p w14:paraId="0F32FEFB" w14:textId="77777777" w:rsidR="00184A8A" w:rsidRDefault="00000000">
            <w:del w:id="30274" w:author="Claude" w:date="2026-10-23T00:00:00Z">
              <w:r>
                <w:delText xml:space="preserve">0.038***</w:delText>
              </w:r>
            </w:del>
            <w:ins w:id="30275" w:author="Claude" w:date="2026-10-23T00:00:00Z">
              <w:r>
                <w:t xml:space="preserve">0.209***</w:t>
              </w:r>
            </w:ins>
          </w:p>
        </w:tc>
        <w:tc>
          <w:tcPr>
            <w:tcW w:w="1500" w:type="dxa"/>
          </w:tcPr>
          <w:p w14:paraId="326C9B9B" w14:textId="77777777" w:rsidR="00184A8A" w:rsidRDefault="00000000">
            <w:del w:id="30276" w:author="Claude" w:date="2026-10-23T00:00:00Z">
              <w:r>
                <w:delText xml:space="preserve">0.053*</w:delText>
              </w:r>
            </w:del>
            <w:ins w:id="30277" w:author="Claude" w:date="2026-10-23T00:00:00Z">
              <w:r>
                <w:t xml:space="preserve">0.305***</w:t>
              </w:r>
            </w:ins>
          </w:p>
        </w:tc>
        <w:tc>
          <w:tcPr>
            <w:tcW w:w="1550" w:type="dxa"/>
          </w:tcPr>
          <w:p w14:paraId="0B9A5A89" w14:textId="77777777" w:rsidR="00184A8A" w:rsidRDefault="00000000">
            <w:del w:id="30278" w:author="Claude" w:date="2026-10-23T00:00:00Z">
              <w:r>
                <w:delText xml:space="preserve">0.056*</w:delText>
              </w:r>
            </w:del>
            <w:ins w:id="30279" w:author="Claude" w:date="2026-10-23T00:00:00Z">
              <w:r>
                <w:t xml:space="preserve">0.308***</w:t>
              </w:r>
            </w:ins>
          </w:p>
        </w:tc>
        <w:tc>
          <w:tcPr>
            <w:tcW w:w="1550" w:type="dxa"/>
          </w:tcPr>
          <w:p w14:paraId="3B8FE959" w14:textId="77777777" w:rsidR="00184A8A" w:rsidRDefault="00000000">
            <w:del w:id="30280" w:author="Claude" w:date="2026-10-23T00:00:00Z">
              <w:r>
                <w:delText xml:space="preserve">0.053*</w:delText>
              </w:r>
            </w:del>
            <w:ins w:id="30281" w:author="Claude" w:date="2026-10-23T00:00:00Z">
              <w:r>
                <w:t xml:space="preserve">0.253***</w:t>
              </w:r>
            </w:ins>
          </w:p>
        </w:tc>
      </w:tr>
      <w:tr w:rsidR="00184A8A" w14:paraId="7CC4738E" w14:textId="77777777" w:rsidTr="3DC018EE">
        <w:trPr>
          <w:trHeight w:val="300"/>
        </w:trPr>
        <w:tc>
          <w:tcPr>
            <w:tcW w:w="2400" w:type="dxa"/>
          </w:tcPr>
          <w:p w14:paraId="32B0D406" w14:textId="77777777" w:rsidR="00184A8A" w:rsidRDefault="3DC018EE">
            <w:r>
              <w:t xml:space="preserve">  % Black</w:t>
            </w:r>
          </w:p>
        </w:tc>
        <w:tc>
          <w:tcPr>
            <w:tcW w:w="1400" w:type="dxa"/>
          </w:tcPr>
          <w:p w14:paraId="44C2CB49" w14:textId="77777777" w:rsidR="00184A8A" w:rsidRDefault="00000000">
            <w:del w:id="30282" w:author="Claude" w:date="2026-10-23T00:00:00Z">
              <w:r>
                <w:delText xml:space="preserve">-0.760</w:delText>
              </w:r>
            </w:del>
            <w:ins w:id="30283" w:author="Claude" w:date="2026-10-23T00:00:00Z">
              <w:r>
                <w:t xml:space="preserve">-3.417</w:t>
              </w:r>
            </w:ins>
          </w:p>
        </w:tc>
        <w:tc>
          <w:tcPr>
            <w:tcW w:w="1400" w:type="dxa"/>
          </w:tcPr>
          <w:p w14:paraId="7FFD98F1" w14:textId="77777777" w:rsidR="00184A8A" w:rsidRDefault="00000000">
            <w:del w:id="30284" w:author="Claude" w:date="2026-10-23T00:00:00Z">
              <w:r>
                <w:delText xml:space="preserve">0.109***</w:delText>
              </w:r>
            </w:del>
            <w:ins w:id="30285" w:author="Claude" w:date="2026-10-23T00:00:00Z">
              <w:r>
                <w:t xml:space="preserve">0.735***</w:t>
              </w:r>
            </w:ins>
          </w:p>
        </w:tc>
        <w:tc>
          <w:tcPr>
            <w:tcW w:w="1500" w:type="dxa"/>
          </w:tcPr>
          <w:p w14:paraId="3EE14532" w14:textId="77777777" w:rsidR="00184A8A" w:rsidRDefault="00000000">
            <w:del w:id="30286" w:author="Claude" w:date="2026-10-23T00:00:00Z">
              <w:r>
                <w:delText xml:space="preserve">0.173***</w:delText>
              </w:r>
            </w:del>
            <w:ins w:id="30287" w:author="Claude" w:date="2026-10-23T00:00:00Z">
              <w:r>
                <w:t xml:space="preserve">1.813</w:t>
              </w:r>
            </w:ins>
          </w:p>
        </w:tc>
        <w:tc>
          <w:tcPr>
            <w:tcW w:w="1550" w:type="dxa"/>
          </w:tcPr>
          <w:p w14:paraId="63285B5D" w14:textId="77777777" w:rsidR="00184A8A" w:rsidRDefault="00000000">
            <w:del w:id="30288" w:author="Claude" w:date="2026-10-23T00:00:00Z">
              <w:r>
                <w:delText xml:space="preserve">0.237**</w:delText>
              </w:r>
            </w:del>
            <w:ins w:id="30289" w:author="Claude" w:date="2026-10-23T00:00:00Z">
              <w:r>
                <w:t xml:space="preserve">2.115</w:t>
              </w:r>
            </w:ins>
          </w:p>
        </w:tc>
        <w:tc>
          <w:tcPr>
            <w:tcW w:w="1550" w:type="dxa"/>
          </w:tcPr>
          <w:p w14:paraId="1E45F493" w14:textId="77777777" w:rsidR="00184A8A" w:rsidRDefault="00000000">
            <w:del w:id="30290" w:author="Claude" w:date="2026-10-23T00:00:00Z">
              <w:r>
                <w:delText xml:space="preserve">0.298*</w:delText>
              </w:r>
            </w:del>
            <w:ins w:id="30291" w:author="Claude" w:date="2026-10-23T00:00:00Z">
              <w:r>
                <w:t xml:space="preserve">2.213</w:t>
              </w:r>
            </w:ins>
          </w:p>
        </w:tc>
      </w:tr>
      <w:tr w:rsidR="00184A8A" w14:paraId="04003D89" w14:textId="77777777" w:rsidTr="3DC018EE">
        <w:trPr>
          <w:trHeight w:val="300"/>
        </w:trPr>
        <w:tc>
          <w:tcPr>
            <w:tcW w:w="2400" w:type="dxa"/>
          </w:tcPr>
          <w:p w14:paraId="17920BB8" w14:textId="77777777" w:rsidR="00184A8A" w:rsidRDefault="3DC018EE">
            <w:r>
              <w:t xml:space="preserve">  % Hispanic</w:t>
            </w:r>
          </w:p>
        </w:tc>
        <w:tc>
          <w:tcPr>
            <w:tcW w:w="1400" w:type="dxa"/>
          </w:tcPr>
          <w:p w14:paraId="58D8525B" w14:textId="77777777" w:rsidR="00184A8A" w:rsidRDefault="00000000">
            <w:del w:id="30292" w:author="Claude" w:date="2026-10-23T00:00:00Z">
              <w:r>
                <w:delText xml:space="preserve">0.017</w:delText>
              </w:r>
            </w:del>
            <w:ins w:id="30293" w:author="Claude" w:date="2026-10-23T00:00:00Z">
              <w:r>
                <w:t xml:space="preserve">0.919</w:t>
              </w:r>
            </w:ins>
          </w:p>
        </w:tc>
        <w:tc>
          <w:tcPr>
            <w:tcW w:w="1400" w:type="dxa"/>
          </w:tcPr>
          <w:p w14:paraId="7DDC55F4" w14:textId="77777777" w:rsidR="00184A8A" w:rsidRDefault="00000000">
            <w:del w:id="30294" w:author="Claude" w:date="2026-10-23T00:00:00Z">
              <w:r>
                <w:delText xml:space="preserve">0.048</w:delText>
              </w:r>
            </w:del>
            <w:ins w:id="30295" w:author="Claude" w:date="2026-10-23T00:00:00Z">
              <w:r>
                <w:t xml:space="preserve">0.245***</w:t>
              </w:r>
            </w:ins>
          </w:p>
        </w:tc>
        <w:tc>
          <w:tcPr>
            <w:tcW w:w="1500" w:type="dxa"/>
          </w:tcPr>
          <w:p w14:paraId="08DA7D3C" w14:textId="77777777" w:rsidR="00184A8A" w:rsidRDefault="00000000">
            <w:del w:id="30296" w:author="Claude" w:date="2026-10-23T00:00:00Z">
              <w:r>
                <w:delText xml:space="preserve">0.105</w:delText>
              </w:r>
            </w:del>
            <w:ins w:id="30297" w:author="Claude" w:date="2026-10-23T00:00:00Z">
              <w:r>
                <w:t xml:space="preserve">0.632</w:t>
              </w:r>
            </w:ins>
          </w:p>
        </w:tc>
        <w:tc>
          <w:tcPr>
            <w:tcW w:w="1550" w:type="dxa"/>
          </w:tcPr>
          <w:p w14:paraId="4103298F" w14:textId="77777777" w:rsidR="00184A8A" w:rsidRDefault="00000000">
            <w:del w:id="30298" w:author="Claude" w:date="2026-10-23T00:00:00Z">
              <w:r>
                <w:delText xml:space="preserve">0.122</w:delText>
              </w:r>
            </w:del>
            <w:ins w:id="30299" w:author="Claude" w:date="2026-10-23T00:00:00Z">
              <w:r>
                <w:t xml:space="preserve">0.654</w:t>
              </w:r>
            </w:ins>
          </w:p>
        </w:tc>
        <w:tc>
          <w:tcPr>
            <w:tcW w:w="1550" w:type="dxa"/>
          </w:tcPr>
          <w:p w14:paraId="315E26B8" w14:textId="77777777" w:rsidR="00184A8A" w:rsidRDefault="00000000">
            <w:del w:id="30300" w:author="Claude" w:date="2026-10-23T00:00:00Z">
              <w:r>
                <w:delText xml:space="preserve">0.144</w:delText>
              </w:r>
            </w:del>
            <w:ins w:id="30301" w:author="Claude" w:date="2026-10-23T00:00:00Z">
              <w:r>
                <w:t xml:space="preserve">0.615</w:t>
              </w:r>
            </w:ins>
          </w:p>
        </w:tc>
      </w:tr>
      <w:tr w:rsidR="00184A8A" w14:paraId="42E4A9D7" w14:textId="77777777" w:rsidTr="3DC018EE">
        <w:trPr>
          <w:trHeight w:val="300"/>
        </w:trPr>
        <w:tc>
          <w:tcPr>
            <w:tcW w:w="2400" w:type="dxa"/>
          </w:tcPr>
          <w:p w14:paraId="18455856" w14:textId="77777777" w:rsidR="00184A8A" w:rsidRDefault="3DC018EE">
            <w:r>
              <w:t xml:space="preserve">  % Asian</w:t>
            </w:r>
          </w:p>
        </w:tc>
        <w:tc>
          <w:tcPr>
            <w:tcW w:w="1400" w:type="dxa"/>
          </w:tcPr>
          <w:p w14:paraId="375A8B1F" w14:textId="77777777" w:rsidR="00184A8A" w:rsidRDefault="00000000">
            <w:del w:id="30302" w:author="Claude" w:date="2026-10-23T00:00:00Z">
              <w:r>
                <w:delText xml:space="preserve">-0.579</w:delText>
              </w:r>
            </w:del>
            <w:ins w:id="30303" w:author="Claude" w:date="2026-10-23T00:00:00Z">
              <w:r>
                <w:t xml:space="preserve">-2.106</w:t>
              </w:r>
            </w:ins>
          </w:p>
        </w:tc>
        <w:tc>
          <w:tcPr>
            <w:tcW w:w="1400" w:type="dxa"/>
          </w:tcPr>
          <w:p w14:paraId="279800BA" w14:textId="77777777" w:rsidR="00184A8A" w:rsidRDefault="00000000">
            <w:del w:id="30304" w:author="Claude" w:date="2026-10-23T00:00:00Z">
              <w:r>
                <w:delText xml:space="preserve">0.048***</w:delText>
              </w:r>
            </w:del>
            <w:ins w:id="30305" w:author="Claude" w:date="2026-10-23T00:00:00Z">
              <w:r>
                <w:t xml:space="preserve">0.308***</w:t>
              </w:r>
            </w:ins>
          </w:p>
        </w:tc>
        <w:tc>
          <w:tcPr>
            <w:tcW w:w="1500" w:type="dxa"/>
          </w:tcPr>
          <w:p w14:paraId="0D609898" w14:textId="77777777" w:rsidR="00184A8A" w:rsidRDefault="00000000">
            <w:del w:id="30306" w:author="Claude" w:date="2026-10-23T00:00:00Z">
              <w:r>
                <w:delText xml:space="preserve">0.071***</w:delText>
              </w:r>
            </w:del>
            <w:ins w:id="30307" w:author="Claude" w:date="2026-10-23T00:00:00Z">
              <w:r>
                <w:t xml:space="preserve">0.510***</w:t>
              </w:r>
            </w:ins>
          </w:p>
        </w:tc>
        <w:tc>
          <w:tcPr>
            <w:tcW w:w="1550" w:type="dxa"/>
          </w:tcPr>
          <w:p w14:paraId="4DCABB76" w14:textId="77777777" w:rsidR="00184A8A" w:rsidRDefault="00000000">
            <w:del w:id="30308" w:author="Claude" w:date="2026-10-23T00:00:00Z">
              <w:r>
                <w:delText xml:space="preserve">0.085***</w:delText>
              </w:r>
            </w:del>
            <w:ins w:id="30309" w:author="Claude" w:date="2026-10-23T00:00:00Z">
              <w:r>
                <w:t xml:space="preserve">0.610***</w:t>
              </w:r>
            </w:ins>
          </w:p>
        </w:tc>
        <w:tc>
          <w:tcPr>
            <w:tcW w:w="1550" w:type="dxa"/>
          </w:tcPr>
          <w:p w14:paraId="75867934" w14:textId="77777777" w:rsidR="00184A8A" w:rsidRDefault="00000000">
            <w:del w:id="30310" w:author="Claude" w:date="2026-10-23T00:00:00Z">
              <w:r>
                <w:delText xml:space="preserve">0.085***</w:delText>
              </w:r>
            </w:del>
            <w:ins w:id="30311" w:author="Claude" w:date="2026-10-23T00:00:00Z">
              <w:r>
                <w:t xml:space="preserve">0.546***</w:t>
              </w:r>
            </w:ins>
          </w:p>
        </w:tc>
      </w:tr>
      <w:tr w:rsidR="00184A8A" w14:paraId="3CCBB937" w14:textId="77777777" w:rsidTr="3DC018EE">
        <w:trPr>
          <w:trHeight w:val="300"/>
        </w:trPr>
        <w:tc>
          <w:tcPr>
            <w:tcW w:w="2400" w:type="dxa"/>
          </w:tcPr>
          <w:p w14:paraId="595470CD" w14:textId="77777777" w:rsidR="00184A8A" w:rsidRDefault="3DC018EE">
            <w:r>
              <w:t xml:space="preserve">  Poverty rate</w:t>
            </w:r>
          </w:p>
        </w:tc>
        <w:tc>
          <w:tcPr>
            <w:tcW w:w="1400" w:type="dxa"/>
          </w:tcPr>
          <w:p w14:paraId="17783E32" w14:textId="77777777" w:rsidR="00184A8A" w:rsidRDefault="00000000">
            <w:del w:id="30312" w:author="Claude" w:date="2026-10-23T00:00:00Z">
              <w:r>
                <w:delText xml:space="preserve">-0.047</w:delText>
              </w:r>
            </w:del>
            <w:ins w:id="30313" w:author="Claude" w:date="2026-10-23T00:00:00Z">
              <w:r>
                <w:t xml:space="preserve">-0.572</w:t>
              </w:r>
            </w:ins>
          </w:p>
        </w:tc>
        <w:tc>
          <w:tcPr>
            <w:tcW w:w="1400" w:type="dxa"/>
          </w:tcPr>
          <w:p w14:paraId="7AF6AFD8" w14:textId="77777777" w:rsidR="00184A8A" w:rsidRDefault="00000000">
            <w:del w:id="30314" w:author="Claude" w:date="2026-10-23T00:00:00Z">
              <w:r>
                <w:delText xml:space="preserve">0.219</w:delText>
              </w:r>
            </w:del>
            <w:ins w:id="30315" w:author="Claude" w:date="2026-10-23T00:00:00Z">
              <w:r>
                <w:t xml:space="preserve">1.089</w:t>
              </w:r>
            </w:ins>
          </w:p>
        </w:tc>
        <w:tc>
          <w:tcPr>
            <w:tcW w:w="1500" w:type="dxa"/>
          </w:tcPr>
          <w:p w14:paraId="64C4EDB3" w14:textId="77777777" w:rsidR="00184A8A" w:rsidRDefault="00000000">
            <w:del w:id="30316" w:author="Claude" w:date="2026-10-23T00:00:00Z">
              <w:r>
                <w:delText xml:space="preserve">0.240</w:delText>
              </w:r>
            </w:del>
            <w:ins w:id="30317" w:author="Claude" w:date="2026-10-23T00:00:00Z">
              <w:r>
                <w:t xml:space="preserve">1.171</w:t>
              </w:r>
            </w:ins>
          </w:p>
        </w:tc>
        <w:tc>
          <w:tcPr>
            <w:tcW w:w="1550" w:type="dxa"/>
          </w:tcPr>
          <w:p w14:paraId="71DFCC02" w14:textId="77777777" w:rsidR="00184A8A" w:rsidRDefault="00000000">
            <w:del w:id="30318" w:author="Claude" w:date="2026-10-23T00:00:00Z">
              <w:r>
                <w:delText xml:space="preserve">0.254</w:delText>
              </w:r>
            </w:del>
            <w:ins w:id="30319" w:author="Claude" w:date="2026-10-23T00:00:00Z">
              <w:r>
                <w:t xml:space="preserve">1.246</w:t>
              </w:r>
            </w:ins>
          </w:p>
        </w:tc>
        <w:tc>
          <w:tcPr>
            <w:tcW w:w="1550" w:type="dxa"/>
          </w:tcPr>
          <w:p w14:paraId="31A25CB7" w14:textId="77777777" w:rsidR="00184A8A" w:rsidRDefault="00000000">
            <w:del w:id="30320" w:author="Claude" w:date="2026-10-23T00:00:00Z">
              <w:r>
                <w:delText xml:space="preserve">0.259</w:delText>
              </w:r>
            </w:del>
            <w:ins w:id="30321" w:author="Claude" w:date="2026-10-23T00:00:00Z">
              <w:r>
                <w:t xml:space="preserve">1.339</w:t>
              </w:r>
            </w:ins>
          </w:p>
        </w:tc>
      </w:tr>
      <w:tr w:rsidR="00184A8A" w14:paraId="7DF0186C" w14:textId="77777777" w:rsidTr="3DC018EE">
        <w:trPr>
          <w:trHeight w:val="300"/>
        </w:trPr>
        <w:tc>
          <w:tcPr>
            <w:tcW w:w="2400" w:type="dxa"/>
          </w:tcPr>
          <w:p w14:paraId="6E8D398F" w14:textId="77777777" w:rsidR="00184A8A" w:rsidRDefault="3DC018EE">
            <w:r>
              <w:rPr>
                <w:b/>
                <w:bCs/>
              </w:rPr>
              <w:t>Storage</w:t>
            </w:r>
          </w:p>
        </w:tc>
        <w:tc>
          <w:tcPr>
            <w:tcW w:w="1400" w:type="dxa"/>
          </w:tcPr>
          <w:p w14:paraId="3AE62733" w14:textId="77777777" w:rsidR="00184A8A" w:rsidRDefault="00184A8A"/>
        </w:tc>
        <w:tc>
          <w:tcPr>
            <w:tcW w:w="1400" w:type="dxa"/>
          </w:tcPr>
          <w:p w14:paraId="2A7A99EF" w14:textId="77777777" w:rsidR="00184A8A" w:rsidRDefault="00184A8A"/>
        </w:tc>
        <w:tc>
          <w:tcPr>
            <w:tcW w:w="1500" w:type="dxa"/>
          </w:tcPr>
          <w:p w14:paraId="3C702776" w14:textId="77777777" w:rsidR="00184A8A" w:rsidRDefault="00184A8A"/>
        </w:tc>
        <w:tc>
          <w:tcPr>
            <w:tcW w:w="1550" w:type="dxa"/>
          </w:tcPr>
          <w:p w14:paraId="35A6B834" w14:textId="77777777" w:rsidR="00184A8A" w:rsidRDefault="00184A8A"/>
        </w:tc>
        <w:tc>
          <w:tcPr>
            <w:tcW w:w="1550" w:type="dxa"/>
          </w:tcPr>
          <w:p w14:paraId="57F570AA" w14:textId="77777777" w:rsidR="00184A8A" w:rsidRDefault="00184A8A"/>
        </w:tc>
      </w:tr>
      <w:tr w:rsidR="00184A8A" w14:paraId="16E34FF4" w14:textId="77777777" w:rsidTr="3DC018EE">
        <w:trPr>
          <w:trHeight w:val="300"/>
        </w:trPr>
        <w:tc>
          <w:tcPr>
            <w:tcW w:w="2400" w:type="dxa"/>
          </w:tcPr>
          <w:p w14:paraId="7EE5F24C" w14:textId="77777777" w:rsidR="00184A8A" w:rsidRDefault="3DC018EE">
            <w:r>
              <w:t xml:space="preserve">  Log median income</w:t>
            </w:r>
          </w:p>
        </w:tc>
        <w:tc>
          <w:tcPr>
            <w:tcW w:w="1400" w:type="dxa"/>
          </w:tcPr>
          <w:p w14:paraId="568D529B" w14:textId="77777777" w:rsidR="00184A8A" w:rsidRDefault="00000000">
            <w:del w:id="30322" w:author="Claude" w:date="2026-10-23T00:00:00Z">
              <w:r>
                <w:delText xml:space="preserve">0.771</w:delText>
              </w:r>
            </w:del>
            <w:ins w:id="30323" w:author="Claude" w:date="2026-10-23T00:00:00Z">
              <w:r>
                <w:t xml:space="preserve">0.970</w:t>
              </w:r>
            </w:ins>
          </w:p>
        </w:tc>
        <w:tc>
          <w:tcPr>
            <w:tcW w:w="1400" w:type="dxa"/>
          </w:tcPr>
          <w:p w14:paraId="06A6EE09" w14:textId="77777777" w:rsidR="00184A8A" w:rsidRDefault="00000000">
            <w:del w:id="31726" w:author="Claude" w:date="2026-10-28T00:00:00Z">
              <w:r>
                <w:delText>0.122***</w:delText>
              </w:r>
            </w:del>
            <w:ins w:id="31725" w:author="Claude" w:date="2026-10-28T00:00:00Z">
              <w:r>
                <w:t xml:space="preserve">0.105***</w:t>
              </w:r>
            </w:ins>
          </w:p>
        </w:tc>
        <w:tc>
          <w:tcPr>
            <w:tcW w:w="1500" w:type="dxa"/>
          </w:tcPr>
          <w:p w14:paraId="4D068E0F" w14:textId="77777777" w:rsidR="00184A8A" w:rsidRDefault="00000000">
            <w:del w:id="31728" w:author="Claude" w:date="2026-10-28T00:00:00Z">
              <w:r>
                <w:delText>0.176***</w:delText>
              </w:r>
            </w:del>
            <w:ins w:id="31727" w:author="Claude" w:date="2026-10-28T00:00:00Z">
              <w:r>
                <w:t xml:space="preserve">0.141***</w:t>
              </w:r>
            </w:ins>
          </w:p>
        </w:tc>
        <w:tc>
          <w:tcPr>
            <w:tcW w:w="1550" w:type="dxa"/>
          </w:tcPr>
          <w:p w14:paraId="0F84B789" w14:textId="77777777" w:rsidR="00184A8A" w:rsidRDefault="00000000">
            <w:del w:id="30324" w:author="Claude" w:date="2026-10-23T00:00:00Z">
              <w:r>
                <w:delText xml:space="preserve">0.179***</w:delText>
              </w:r>
            </w:del>
            <w:ins w:id="30325" w:author="Claude" w:date="2026-10-23T00:00:00Z">
              <w:r>
                <w:t xml:space="preserve">0.133***</w:t>
              </w:r>
            </w:ins>
          </w:p>
        </w:tc>
        <w:tc>
          <w:tcPr>
            <w:tcW w:w="1550" w:type="dxa"/>
          </w:tcPr>
          <w:p w14:paraId="7181AD53" w14:textId="77777777" w:rsidR="00184A8A" w:rsidRDefault="00000000">
            <w:del w:id="30326" w:author="Claude" w:date="2026-10-23T00:00:00Z">
              <w:r>
                <w:delText xml:space="preserve">0.168***</w:delText>
              </w:r>
            </w:del>
            <w:ins w:id="30327" w:author="Claude" w:date="2026-10-23T00:00:00Z">
              <w:r>
                <w:t xml:space="preserve">0.109***</w:t>
              </w:r>
            </w:ins>
          </w:p>
        </w:tc>
      </w:tr>
      <w:tr w:rsidR="00184A8A" w14:paraId="67335820" w14:textId="77777777" w:rsidTr="3DC018EE">
        <w:trPr>
          <w:trHeight w:val="300"/>
        </w:trPr>
        <w:tc>
          <w:tcPr>
            <w:tcW w:w="2400" w:type="dxa"/>
          </w:tcPr>
          <w:p w14:paraId="297EEE6D" w14:textId="77777777" w:rsidR="00184A8A" w:rsidRDefault="3DC018EE">
            <w:r>
              <w:t xml:space="preserve">  % Black</w:t>
            </w:r>
          </w:p>
        </w:tc>
        <w:tc>
          <w:tcPr>
            <w:tcW w:w="1400" w:type="dxa"/>
          </w:tcPr>
          <w:p w14:paraId="058D9A93" w14:textId="77777777" w:rsidR="00184A8A" w:rsidRDefault="00000000">
            <w:del w:id="30328" w:author="Claude" w:date="2026-10-23T00:00:00Z">
              <w:r>
                <w:delText xml:space="preserve">-1.652</w:delText>
              </w:r>
            </w:del>
            <w:ins w:id="30329" w:author="Claude" w:date="2026-10-23T00:00:00Z">
              <w:r>
                <w:t xml:space="preserve">-</w:t>
              </w:r>
              <w:r>
                <w:t xml:space="preserve">1.878</w:t>
              </w:r>
            </w:ins>
          </w:p>
        </w:tc>
        <w:tc>
          <w:tcPr>
            <w:tcW w:w="1400" w:type="dxa"/>
          </w:tcPr>
          <w:p w14:paraId="246FBE1D" w14:textId="77777777" w:rsidR="00184A8A" w:rsidRDefault="00000000">
            <w:del w:id="31730" w:author="Claude" w:date="2026-10-28T00:00:00Z">
              <w:r>
                <w:delText>0.328***</w:delText>
              </w:r>
            </w:del>
            <w:ins w:id="31729" w:author="Claude" w:date="2026-10-28T00:00:00Z">
              <w:r>
                <w:t xml:space="preserve">0.285***</w:t>
              </w:r>
            </w:ins>
          </w:p>
        </w:tc>
        <w:tc>
          <w:tcPr>
            <w:tcW w:w="1500" w:type="dxa"/>
          </w:tcPr>
          <w:p w14:paraId="6DDD27AA" w14:textId="77777777" w:rsidR="00184A8A" w:rsidRDefault="00000000">
            <w:del w:id="31732" w:author="Claude" w:date="2026-10-28T00:00:00Z">
              <w:r>
                <w:delText>0.464***</w:delText>
              </w:r>
            </w:del>
            <w:ins w:id="31731" w:author="Claude" w:date="2026-10-28T00:00:00Z">
              <w:r>
                <w:t xml:space="preserve">0.413***</w:t>
              </w:r>
            </w:ins>
          </w:p>
        </w:tc>
        <w:tc>
          <w:tcPr>
            <w:tcW w:w="1550" w:type="dxa"/>
          </w:tcPr>
          <w:p w14:paraId="58478963" w14:textId="77777777" w:rsidR="00184A8A" w:rsidRDefault="00000000">
            <w:del w:id="30330" w:author="Claude" w:date="2026-10-23T00:00:00Z">
              <w:r>
                <w:delText xml:space="preserve">0.557**</w:delText>
              </w:r>
            </w:del>
            <w:ins w:id="30331" w:author="Claude" w:date="2026-10-23T00:00:00Z">
              <w:r>
                <w:t xml:space="preserve">0.483***</w:t>
              </w:r>
            </w:ins>
          </w:p>
        </w:tc>
        <w:tc>
          <w:tcPr>
            <w:tcW w:w="1550" w:type="dxa"/>
          </w:tcPr>
          <w:p w14:paraId="4B6E72B5" w14:textId="77777777" w:rsidR="00184A8A" w:rsidRDefault="00000000">
            <w:del w:id="30332" w:author="Claude" w:date="2026-10-23T00:00:00Z">
              <w:r>
                <w:delText xml:space="preserve">0.644*</w:delText>
              </w:r>
            </w:del>
            <w:ins w:id="30333" w:author="Claude" w:date="2026-10-23T00:00:00Z">
              <w:r>
                <w:t xml:space="preserve">0.552***</w:t>
              </w:r>
            </w:ins>
          </w:p>
        </w:tc>
      </w:tr>
      <w:tr w:rsidR="00184A8A" w14:paraId="7484E7A3" w14:textId="77777777" w:rsidTr="3DC018EE">
        <w:trPr>
          <w:trHeight w:val="300"/>
        </w:trPr>
        <w:tc>
          <w:tcPr>
            <w:tcW w:w="2400" w:type="dxa"/>
          </w:tcPr>
          <w:p w14:paraId="37C8C3AE" w14:textId="77777777" w:rsidR="00184A8A" w:rsidRDefault="3DC018EE">
            <w:r>
              <w:t xml:space="preserve">  % Hispanic</w:t>
            </w:r>
          </w:p>
        </w:tc>
        <w:tc>
          <w:tcPr>
            <w:tcW w:w="1400" w:type="dxa"/>
          </w:tcPr>
          <w:p w14:paraId="2C07ADF3" w14:textId="77777777" w:rsidR="00184A8A" w:rsidRDefault="00000000">
            <w:del w:id="30334" w:author="Claude" w:date="2026-10-23T00:00:00Z">
              <w:r>
                <w:delText xml:space="preserve">-0.612</w:delText>
              </w:r>
            </w:del>
            <w:ins w:id="30335" w:author="Claude" w:date="2026-10-23T00:00:00Z">
              <w:r>
                <w:t xml:space="preserve">-</w:t>
              </w:r>
              <w:r>
                <w:t xml:space="preserve">0.898</w:t>
              </w:r>
            </w:ins>
          </w:p>
        </w:tc>
        <w:tc>
          <w:tcPr>
            <w:tcW w:w="1400" w:type="dxa"/>
          </w:tcPr>
          <w:p w14:paraId="3DA8FE8C" w14:textId="77777777" w:rsidR="00184A8A" w:rsidRDefault="00000000">
            <w:del w:id="30336" w:author="Claude" w:date="2026-10-23T00:00:00Z">
              <w:r>
                <w:delText xml:space="preserve">0.126***</w:delText>
              </w:r>
            </w:del>
            <w:ins w:id="30337" w:author="Claude" w:date="2026-10-23T00:00:00Z">
              <w:r>
                <w:t xml:space="preserve">0.114***</w:t>
              </w:r>
            </w:ins>
          </w:p>
        </w:tc>
        <w:tc>
          <w:tcPr>
            <w:tcW w:w="1500" w:type="dxa"/>
          </w:tcPr>
          <w:p w14:paraId="173A0E57" w14:textId="77777777" w:rsidR="00184A8A" w:rsidRDefault="00000000">
            <w:del w:id="30338" w:author="Claude" w:date="2026-10-23T00:00:00Z">
              <w:r>
                <w:delText xml:space="preserve">0.205**</w:delText>
              </w:r>
            </w:del>
            <w:ins w:id="30339" w:author="Claude" w:date="2026-10-23T00:00:00Z">
              <w:r>
                <w:t xml:space="preserve">0.217***</w:t>
              </w:r>
            </w:ins>
          </w:p>
        </w:tc>
        <w:tc>
          <w:tcPr>
            <w:tcW w:w="1550" w:type="dxa"/>
          </w:tcPr>
          <w:p w14:paraId="2944CC0A" w14:textId="77777777" w:rsidR="00184A8A" w:rsidRDefault="00000000">
            <w:del w:id="30340" w:author="Claude" w:date="2026-10-23T00:00:00Z">
              <w:r>
                <w:delText xml:space="preserve">0.213**</w:delText>
              </w:r>
            </w:del>
            <w:ins w:id="30341" w:author="Claude" w:date="2026-10-23T00:00:00Z">
              <w:r>
                <w:t xml:space="preserve">0.236***</w:t>
              </w:r>
            </w:ins>
          </w:p>
        </w:tc>
        <w:tc>
          <w:tcPr>
            <w:tcW w:w="1550" w:type="dxa"/>
          </w:tcPr>
          <w:p w14:paraId="4F546A75" w14:textId="77777777" w:rsidR="00184A8A" w:rsidRDefault="00000000">
            <w:del w:id="30342" w:author="Claude" w:date="2026-10-23T00:00:00Z">
              <w:r>
                <w:delText xml:space="preserve">0.182***</w:delText>
              </w:r>
            </w:del>
            <w:ins w:id="30343" w:author="Claude" w:date="2026-10-23T00:00:00Z">
              <w:r>
                <w:t xml:space="preserve">0.244***</w:t>
              </w:r>
            </w:ins>
          </w:p>
        </w:tc>
      </w:tr>
      <w:tr w:rsidR="00184A8A" w14:paraId="15FFC93E" w14:textId="77777777" w:rsidTr="3DC018EE">
        <w:trPr>
          <w:trHeight w:val="300"/>
        </w:trPr>
        <w:tc>
          <w:tcPr>
            <w:tcW w:w="2400" w:type="dxa"/>
          </w:tcPr>
          <w:p w14:paraId="29B74FF4" w14:textId="77777777" w:rsidR="00184A8A" w:rsidRDefault="3DC018EE">
            <w:r>
              <w:t xml:space="preserve">  % Asian</w:t>
            </w:r>
          </w:p>
        </w:tc>
        <w:tc>
          <w:tcPr>
            <w:tcW w:w="1400" w:type="dxa"/>
          </w:tcPr>
          <w:p w14:paraId="78830127" w14:textId="77777777" w:rsidR="00184A8A" w:rsidRDefault="00000000">
            <w:del w:id="30344" w:author="Claude" w:date="2026-10-23T00:00:00Z">
              <w:r>
                <w:delText xml:space="preserve">-1.780</w:delText>
              </w:r>
            </w:del>
            <w:ins w:id="30345" w:author="Claude" w:date="2026-10-23T00:00:00Z">
              <w:r>
                <w:t xml:space="preserve">-</w:t>
              </w:r>
              <w:r>
                <w:t xml:space="preserve">1.736</w:t>
              </w:r>
            </w:ins>
          </w:p>
        </w:tc>
        <w:tc>
          <w:tcPr>
            <w:tcW w:w="1400" w:type="dxa"/>
          </w:tcPr>
          <w:p w14:paraId="54D03A3D" w14:textId="77777777" w:rsidR="00184A8A" w:rsidRDefault="00000000">
            <w:del w:id="30346" w:author="Claude" w:date="2026-10-23T00:00:00Z">
              <w:r>
                <w:delText xml:space="preserve">0.162***</w:delText>
              </w:r>
            </w:del>
            <w:ins w:id="30347" w:author="Claude" w:date="2026-10-23T00:00:00Z">
              <w:r>
                <w:t xml:space="preserve">0.150***</w:t>
              </w:r>
            </w:ins>
          </w:p>
        </w:tc>
        <w:tc>
          <w:tcPr>
            <w:tcW w:w="1500" w:type="dxa"/>
          </w:tcPr>
          <w:p w14:paraId="535726C7" w14:textId="77777777" w:rsidR="00184A8A" w:rsidRDefault="00000000">
            <w:del w:id="30348" w:author="Claude" w:date="2026-10-23T00:00:00Z">
              <w:r>
                <w:delText xml:space="preserve">0.292***</w:delText>
              </w:r>
            </w:del>
            <w:ins w:id="30349" w:author="Claude" w:date="2026-10-23T00:00:00Z">
              <w:r>
                <w:t xml:space="preserve">0.301***</w:t>
              </w:r>
            </w:ins>
          </w:p>
        </w:tc>
        <w:tc>
          <w:tcPr>
            <w:tcW w:w="1550" w:type="dxa"/>
          </w:tcPr>
          <w:p w14:paraId="51777A5B" w14:textId="77777777" w:rsidR="00184A8A" w:rsidRDefault="00000000">
            <w:del w:id="30350" w:author="Claude" w:date="2026-10-23T00:00:00Z">
              <w:r>
                <w:delText xml:space="preserve">0.344***</w:delText>
              </w:r>
            </w:del>
            <w:ins w:id="30351" w:author="Claude" w:date="2026-10-23T00:00:00Z">
              <w:r>
                <w:t xml:space="preserve">0.382***</w:t>
              </w:r>
            </w:ins>
          </w:p>
        </w:tc>
        <w:tc>
          <w:tcPr>
            <w:tcW w:w="1550" w:type="dxa"/>
          </w:tcPr>
          <w:p w14:paraId="6F9DDBA2" w14:textId="77777777" w:rsidR="00184A8A" w:rsidRDefault="00000000">
            <w:del w:id="30352" w:author="Claude" w:date="2026-10-23T00:00:00Z">
              <w:r>
                <w:delText xml:space="preserve">0.339***</w:delText>
              </w:r>
            </w:del>
            <w:ins w:id="30353" w:author="Claude" w:date="2026-10-23T00:00:00Z">
              <w:r>
                <w:t xml:space="preserve">0.396***</w:t>
              </w:r>
            </w:ins>
          </w:p>
        </w:tc>
      </w:tr>
      <w:tr w:rsidR="00184A8A" w14:paraId="3C828CB4" w14:textId="77777777" w:rsidTr="3DC018EE">
        <w:trPr>
          <w:trHeight w:val="300"/>
        </w:trPr>
        <w:tc>
          <w:tcPr>
            <w:tcW w:w="2400" w:type="dxa"/>
          </w:tcPr>
          <w:p w14:paraId="10D81EE0" w14:textId="77777777" w:rsidR="00184A8A" w:rsidRDefault="3DC018EE">
            <w:r>
              <w:t xml:space="preserve">  Poverty rate</w:t>
            </w:r>
          </w:p>
        </w:tc>
        <w:tc>
          <w:tcPr>
            <w:tcW w:w="1400" w:type="dxa"/>
          </w:tcPr>
          <w:p w14:paraId="4E253890" w14:textId="77777777" w:rsidR="00184A8A" w:rsidRDefault="00000000">
            <w:del w:id="30354" w:author="Claude" w:date="2026-10-23T00:00:00Z">
              <w:r>
                <w:delText xml:space="preserve">-0.228</w:delText>
              </w:r>
            </w:del>
            <w:ins w:id="30355" w:author="Claude" w:date="2026-10-23T00:00:00Z">
              <w:r>
                <w:t xml:space="preserve">-</w:t>
              </w:r>
              <w:r>
                <w:t xml:space="preserve">0.105</w:t>
              </w:r>
            </w:ins>
          </w:p>
        </w:tc>
        <w:tc>
          <w:tcPr>
            <w:tcW w:w="1400" w:type="dxa"/>
          </w:tcPr>
          <w:p w14:paraId="04F7C734" w14:textId="77777777" w:rsidR="00184A8A" w:rsidRDefault="00000000">
            <w:del w:id="31734" w:author="Claude" w:date="2026-10-28T00:00:00Z">
              <w:r>
                <w:delText>0.562</w:delText>
              </w:r>
            </w:del>
            <w:ins w:id="31733" w:author="Claude" w:date="2026-10-28T00:00:00Z">
              <w:r>
                <w:t xml:space="preserve">0.465</w:t>
              </w:r>
            </w:ins>
          </w:p>
        </w:tc>
        <w:tc>
          <w:tcPr>
            <w:tcW w:w="1500" w:type="dxa"/>
          </w:tcPr>
          <w:p w14:paraId="30A1D608" w14:textId="77777777" w:rsidR="00184A8A" w:rsidRDefault="00000000">
            <w:del w:id="31736" w:author="Claude" w:date="2026-10-28T00:00:00Z">
              <w:r>
                <w:delText>0.681</w:delText>
              </w:r>
            </w:del>
            <w:ins w:id="31735" w:author="Claude" w:date="2026-10-28T00:00:00Z">
              <w:r>
                <w:t xml:space="preserve">0.612</w:t>
              </w:r>
            </w:ins>
          </w:p>
        </w:tc>
        <w:tc>
          <w:tcPr>
            <w:tcW w:w="1550" w:type="dxa"/>
          </w:tcPr>
          <w:p w14:paraId="4B9CB6F7" w14:textId="77777777" w:rsidR="00184A8A" w:rsidRDefault="00000000">
            <w:del w:id="30356" w:author="Claude" w:date="2026-10-23T00:00:00Z">
              <w:r>
                <w:delText xml:space="preserve">0.710</w:delText>
              </w:r>
            </w:del>
            <w:ins w:id="30357" w:author="Claude" w:date="2026-10-23T00:00:00Z">
              <w:r>
                <w:t xml:space="preserve">0.575</w:t>
              </w:r>
            </w:ins>
          </w:p>
        </w:tc>
        <w:tc>
          <w:tcPr>
            <w:tcW w:w="1550" w:type="dxa"/>
          </w:tcPr>
          <w:p w14:paraId="5623F533" w14:textId="77777777" w:rsidR="00184A8A" w:rsidRDefault="00000000">
            <w:del w:id="31738" w:author="Claude" w:date="2026-10-28T00:00:00Z">
              <w:r>
                <w:delText>0.682</w:delText>
              </w:r>
            </w:del>
            <w:ins w:id="31737" w:author="Claude" w:date="2026-10-28T00:00:00Z">
              <w:r>
                <w:t xml:space="preserve">0.475</w:t>
              </w:r>
            </w:ins>
          </w:p>
        </w:tc>
      </w:tr>
      <w:tr w:rsidR="00184A8A" w14:paraId="0A79B5CD" w14:textId="77777777" w:rsidTr="3DC018EE">
        <w:trPr>
          <w:trHeight w:val="300"/>
        </w:trPr>
        <w:tc>
          <w:tcPr>
            <w:tcW w:w="2400" w:type="dxa"/>
          </w:tcPr>
          <w:p w14:paraId="775CB3CC" w14:textId="77777777" w:rsidR="00184A8A" w:rsidRDefault="3DC018EE">
            <w:r>
              <w:rPr>
                <w:b/>
                <w:bCs/>
              </w:rPr>
              <w:t>EV chargers (aggregate)</w:t>
            </w:r>
          </w:p>
        </w:tc>
        <w:tc>
          <w:tcPr>
            <w:tcW w:w="1400" w:type="dxa"/>
          </w:tcPr>
          <w:p w14:paraId="3A6A9438" w14:textId="77777777" w:rsidR="00184A8A" w:rsidRDefault="00184A8A"/>
        </w:tc>
        <w:tc>
          <w:tcPr>
            <w:tcW w:w="1400" w:type="dxa"/>
          </w:tcPr>
          <w:p w14:paraId="25C4EC9B" w14:textId="77777777" w:rsidR="00184A8A" w:rsidRDefault="00184A8A"/>
        </w:tc>
        <w:tc>
          <w:tcPr>
            <w:tcW w:w="1500" w:type="dxa"/>
          </w:tcPr>
          <w:p w14:paraId="0EB5BBFF" w14:textId="77777777" w:rsidR="00184A8A" w:rsidRDefault="00184A8A"/>
        </w:tc>
        <w:tc>
          <w:tcPr>
            <w:tcW w:w="1550" w:type="dxa"/>
          </w:tcPr>
          <w:p w14:paraId="6CF9D643" w14:textId="77777777" w:rsidR="00184A8A" w:rsidRDefault="00184A8A"/>
        </w:tc>
        <w:tc>
          <w:tcPr>
            <w:tcW w:w="1550" w:type="dxa"/>
          </w:tcPr>
          <w:p w14:paraId="479DC41F" w14:textId="77777777" w:rsidR="00184A8A" w:rsidRDefault="00184A8A"/>
        </w:tc>
      </w:tr>
      <w:tr w:rsidR="00184A8A" w14:paraId="1008ED03" w14:textId="77777777" w:rsidTr="3DC018EE">
        <w:trPr>
          <w:trHeight w:val="300"/>
        </w:trPr>
        <w:tc>
          <w:tcPr>
            <w:tcW w:w="2400" w:type="dxa"/>
          </w:tcPr>
          <w:p w14:paraId="7A403975" w14:textId="77777777" w:rsidR="00184A8A" w:rsidRDefault="3DC018EE">
            <w:r>
              <w:lastRenderedPageBreak/>
              <w:t xml:space="preserve">  Log median income</w:t>
            </w:r>
          </w:p>
        </w:tc>
        <w:tc>
          <w:tcPr>
            <w:tcW w:w="1400" w:type="dxa"/>
          </w:tcPr>
          <w:p w14:paraId="0CE9425B" w14:textId="77777777" w:rsidR="00184A8A" w:rsidRDefault="00000000">
            <w:del w:id="30358" w:author="Claude" w:date="2026-10-23T00:00:00Z">
              <w:r>
                <w:delText xml:space="preserve">0.164</w:delText>
              </w:r>
            </w:del>
            <w:ins w:id="30359" w:author="Claude" w:date="2026-10-23T00:00:00Z">
              <w:r>
                <w:t xml:space="preserve">0.173</w:t>
              </w:r>
            </w:ins>
          </w:p>
        </w:tc>
        <w:tc>
          <w:tcPr>
            <w:tcW w:w="1400" w:type="dxa"/>
          </w:tcPr>
          <w:p w14:paraId="6BA3527B" w14:textId="77777777" w:rsidR="00184A8A" w:rsidRDefault="00000000">
            <w:del w:id="30360" w:author="Claude" w:date="2026-10-23T00:00:00Z">
              <w:r>
                <w:delText xml:space="preserve">0.098</w:delText>
              </w:r>
            </w:del>
            <w:ins w:id="30361" w:author="Claude" w:date="2026-10-23T00:00:00Z">
              <w:r>
                <w:t xml:space="preserve">0.097</w:t>
              </w:r>
            </w:ins>
          </w:p>
        </w:tc>
        <w:tc>
          <w:tcPr>
            <w:tcW w:w="1500" w:type="dxa"/>
          </w:tcPr>
          <w:p w14:paraId="73A02613" w14:textId="77777777" w:rsidR="00184A8A" w:rsidRDefault="00000000">
            <w:del w:id="30362" w:author="Claude" w:date="2026-10-23T00:00:00Z">
              <w:r>
                <w:delText xml:space="preserve">0.130</w:delText>
              </w:r>
            </w:del>
            <w:ins w:id="30363" w:author="Claude" w:date="2026-10-23T00:00:00Z">
              <w:r>
                <w:t xml:space="preserve">0.126</w:t>
              </w:r>
            </w:ins>
          </w:p>
        </w:tc>
        <w:tc>
          <w:tcPr>
            <w:tcW w:w="1550" w:type="dxa"/>
          </w:tcPr>
          <w:p w14:paraId="61E1AE99" w14:textId="77777777" w:rsidR="00184A8A" w:rsidRDefault="00000000">
            <w:del w:id="30364" w:author="Claude" w:date="2026-10-23T00:00:00Z">
              <w:r>
                <w:delText xml:space="preserve">0.120</w:delText>
              </w:r>
            </w:del>
            <w:ins w:id="30365" w:author="Claude" w:date="2026-10-23T00:00:00Z">
              <w:r>
                <w:t xml:space="preserve">0.116</w:t>
              </w:r>
            </w:ins>
          </w:p>
        </w:tc>
        <w:tc>
          <w:tcPr>
            <w:tcW w:w="1550" w:type="dxa"/>
          </w:tcPr>
          <w:p w14:paraId="29F3FBA0" w14:textId="77777777" w:rsidR="00184A8A" w:rsidRDefault="00000000">
            <w:del w:id="30366" w:author="Claude" w:date="2026-10-23T00:00:00Z">
              <w:r>
                <w:delText xml:space="preserve">0.102</w:delText>
              </w:r>
            </w:del>
            <w:ins w:id="30367" w:author="Claude" w:date="2026-10-23T00:00:00Z">
              <w:r>
                <w:t xml:space="preserve">0.096</w:t>
              </w:r>
            </w:ins>
          </w:p>
        </w:tc>
      </w:tr>
      <w:tr w:rsidR="00184A8A" w14:paraId="1426BA34" w14:textId="77777777" w:rsidTr="3DC018EE">
        <w:trPr>
          <w:trHeight w:val="300"/>
        </w:trPr>
        <w:tc>
          <w:tcPr>
            <w:tcW w:w="2400" w:type="dxa"/>
          </w:tcPr>
          <w:p w14:paraId="4179554C" w14:textId="77777777" w:rsidR="00184A8A" w:rsidRDefault="3DC018EE">
            <w:r>
              <w:t xml:space="preserve">  % Black</w:t>
            </w:r>
          </w:p>
        </w:tc>
        <w:tc>
          <w:tcPr>
            <w:tcW w:w="1400" w:type="dxa"/>
          </w:tcPr>
          <w:p w14:paraId="66CA09D7" w14:textId="77777777" w:rsidR="00184A8A" w:rsidRDefault="00000000">
            <w:del w:id="30368" w:author="Claude" w:date="2026-10-23T00:00:00Z">
              <w:r>
                <w:delText xml:space="preserve">-0.007</w:delText>
              </w:r>
            </w:del>
            <w:ins w:id="30369" w:author="Claude" w:date="2026-10-23T00:00:00Z">
              <w:r>
                <w:t xml:space="preserve">0.011</w:t>
              </w:r>
            </w:ins>
          </w:p>
        </w:tc>
        <w:tc>
          <w:tcPr>
            <w:tcW w:w="1400" w:type="dxa"/>
          </w:tcPr>
          <w:p w14:paraId="6FE87703" w14:textId="77777777" w:rsidR="00184A8A" w:rsidRDefault="00000000">
            <w:del w:id="30370" w:author="Claude" w:date="2026-10-23T00:00:00Z">
              <w:r>
                <w:delText xml:space="preserve">0.343</w:delText>
              </w:r>
            </w:del>
            <w:ins w:id="30371" w:author="Claude" w:date="2026-10-23T00:00:00Z">
              <w:r>
                <w:t xml:space="preserve">0.344</w:t>
              </w:r>
            </w:ins>
          </w:p>
        </w:tc>
        <w:tc>
          <w:tcPr>
            <w:tcW w:w="1500" w:type="dxa"/>
          </w:tcPr>
          <w:p w14:paraId="442A9C3C" w14:textId="77777777" w:rsidR="00184A8A" w:rsidRDefault="00000000">
            <w:del w:id="30372" w:author="Claude" w:date="2026-10-23T00:00:00Z">
              <w:r>
                <w:delText xml:space="preserve">0.275</w:delText>
              </w:r>
            </w:del>
            <w:ins w:id="30373" w:author="Claude" w:date="2026-10-23T00:00:00Z">
              <w:r>
                <w:t xml:space="preserve">0.278</w:t>
              </w:r>
            </w:ins>
          </w:p>
        </w:tc>
        <w:tc>
          <w:tcPr>
            <w:tcW w:w="1550" w:type="dxa"/>
          </w:tcPr>
          <w:p w14:paraId="31B88416" w14:textId="77777777" w:rsidR="00184A8A" w:rsidRDefault="00000000">
            <w:del w:id="30374" w:author="Claude" w:date="2026-10-23T00:00:00Z">
              <w:r>
                <w:delText xml:space="preserve">0.294</w:delText>
              </w:r>
            </w:del>
            <w:ins w:id="30375" w:author="Claude" w:date="2026-10-23T00:00:00Z">
              <w:r>
                <w:t xml:space="preserve">0.298</w:t>
              </w:r>
            </w:ins>
          </w:p>
        </w:tc>
        <w:tc>
          <w:tcPr>
            <w:tcW w:w="1550" w:type="dxa"/>
          </w:tcPr>
          <w:p w14:paraId="0EB0151D" w14:textId="77777777" w:rsidR="00184A8A" w:rsidRDefault="00000000">
            <w:del w:id="30376" w:author="Claude" w:date="2026-10-23T00:00:00Z">
              <w:r>
                <w:delText xml:space="preserve">0.285</w:delText>
              </w:r>
            </w:del>
            <w:ins w:id="30377" w:author="Claude" w:date="2026-10-23T00:00:00Z">
              <w:r>
                <w:t xml:space="preserve">0.289</w:t>
              </w:r>
            </w:ins>
          </w:p>
        </w:tc>
      </w:tr>
      <w:tr w:rsidR="00184A8A" w14:paraId="760D9801" w14:textId="77777777" w:rsidTr="3DC018EE">
        <w:trPr>
          <w:trHeight w:val="300"/>
        </w:trPr>
        <w:tc>
          <w:tcPr>
            <w:tcW w:w="2400" w:type="dxa"/>
          </w:tcPr>
          <w:p w14:paraId="2CC20700" w14:textId="77777777" w:rsidR="00184A8A" w:rsidRDefault="3DC018EE">
            <w:r>
              <w:t xml:space="preserve">  % Hispanic</w:t>
            </w:r>
          </w:p>
        </w:tc>
        <w:tc>
          <w:tcPr>
            <w:tcW w:w="1400" w:type="dxa"/>
          </w:tcPr>
          <w:p w14:paraId="2A9367FD" w14:textId="77777777" w:rsidR="00184A8A" w:rsidRDefault="00000000">
            <w:del w:id="30378" w:author="Claude" w:date="2026-10-23T00:00:00Z">
              <w:r>
                <w:delText xml:space="preserve">-0.399</w:delText>
              </w:r>
            </w:del>
            <w:ins w:id="30379" w:author="Claude" w:date="2026-10-23T00:00:00Z">
              <w:r>
                <w:t xml:space="preserve">-0.380</w:t>
              </w:r>
            </w:ins>
          </w:p>
        </w:tc>
        <w:tc>
          <w:tcPr>
            <w:tcW w:w="1400" w:type="dxa"/>
          </w:tcPr>
          <w:p w14:paraId="74091858" w14:textId="77777777" w:rsidR="00184A8A" w:rsidRDefault="00000000">
            <w:r>
              <w:t>0.105***</w:t>
            </w:r>
          </w:p>
        </w:tc>
        <w:tc>
          <w:tcPr>
            <w:tcW w:w="1500" w:type="dxa"/>
          </w:tcPr>
          <w:p w14:paraId="1BF7D418" w14:textId="77777777" w:rsidR="00184A8A" w:rsidRDefault="00000000">
            <w:del w:id="30380" w:author="Claude" w:date="2026-10-23T00:00:00Z">
              <w:r>
                <w:delText xml:space="preserve">0.156*</w:delText>
              </w:r>
            </w:del>
            <w:ins w:id="30381" w:author="Claude" w:date="2026-10-23T00:00:00Z">
              <w:r>
                <w:t xml:space="preserve">0.157*</w:t>
              </w:r>
            </w:ins>
          </w:p>
        </w:tc>
        <w:tc>
          <w:tcPr>
            <w:tcW w:w="1550" w:type="dxa"/>
          </w:tcPr>
          <w:p w14:paraId="0D905465" w14:textId="77777777" w:rsidR="00184A8A" w:rsidRDefault="00000000">
            <w:del w:id="30382" w:author="Claude" w:date="2026-10-23T00:00:00Z">
              <w:r>
                <w:delText xml:space="preserve">0.165*</w:delText>
              </w:r>
            </w:del>
            <w:ins w:id="30383" w:author="Claude" w:date="2026-10-23T00:00:00Z">
              <w:r>
                <w:t xml:space="preserve">0.167*</w:t>
              </w:r>
            </w:ins>
          </w:p>
        </w:tc>
        <w:tc>
          <w:tcPr>
            <w:tcW w:w="1550" w:type="dxa"/>
          </w:tcPr>
          <w:p w14:paraId="75025897" w14:textId="77777777" w:rsidR="00184A8A" w:rsidRDefault="00000000">
            <w:del w:id="30384" w:author="Claude" w:date="2026-10-23T00:00:00Z">
              <w:r>
                <w:delText xml:space="preserve">0.173*</w:delText>
              </w:r>
            </w:del>
            <w:ins w:id="30385" w:author="Claude" w:date="2026-10-23T00:00:00Z">
              <w:r>
                <w:t xml:space="preserve">0.177*</w:t>
              </w:r>
            </w:ins>
          </w:p>
        </w:tc>
      </w:tr>
      <w:tr w:rsidR="00184A8A" w14:paraId="4A0B2028" w14:textId="77777777" w:rsidTr="3DC018EE">
        <w:trPr>
          <w:trHeight w:val="300"/>
        </w:trPr>
        <w:tc>
          <w:tcPr>
            <w:tcW w:w="2400" w:type="dxa"/>
          </w:tcPr>
          <w:p w14:paraId="028D6803" w14:textId="77777777" w:rsidR="00184A8A" w:rsidRDefault="3DC018EE">
            <w:r>
              <w:t xml:space="preserve">  % Asian</w:t>
            </w:r>
          </w:p>
        </w:tc>
        <w:tc>
          <w:tcPr>
            <w:tcW w:w="1400" w:type="dxa"/>
          </w:tcPr>
          <w:p w14:paraId="05DBE222" w14:textId="77777777" w:rsidR="00184A8A" w:rsidRDefault="00000000">
            <w:del w:id="30386" w:author="Claude" w:date="2026-10-23T00:00:00Z">
              <w:r>
                <w:delText xml:space="preserve">0.410</w:delText>
              </w:r>
            </w:del>
            <w:ins w:id="30387" w:author="Claude" w:date="2026-10-23T00:00:00Z">
              <w:r>
                <w:t xml:space="preserve">0.420</w:t>
              </w:r>
            </w:ins>
          </w:p>
        </w:tc>
        <w:tc>
          <w:tcPr>
            <w:tcW w:w="1400" w:type="dxa"/>
          </w:tcPr>
          <w:p w14:paraId="5F7ED7D1" w14:textId="77777777" w:rsidR="00184A8A" w:rsidRDefault="00000000">
            <w:del w:id="30388" w:author="Claude" w:date="2026-10-23T00:00:00Z">
              <w:r>
                <w:delText xml:space="preserve">0.146**</w:delText>
              </w:r>
            </w:del>
            <w:ins w:id="30389" w:author="Claude" w:date="2026-10-23T00:00:00Z">
              <w:r>
                <w:t xml:space="preserve">0.147**</w:t>
              </w:r>
            </w:ins>
          </w:p>
        </w:tc>
        <w:tc>
          <w:tcPr>
            <w:tcW w:w="1500" w:type="dxa"/>
          </w:tcPr>
          <w:p w14:paraId="202A56DF" w14:textId="77777777" w:rsidR="00184A8A" w:rsidRDefault="00000000">
            <w:del w:id="30390" w:author="Claude" w:date="2026-10-23T00:00:00Z">
              <w:r>
                <w:delText xml:space="preserve">0.207*</w:delText>
              </w:r>
            </w:del>
            <w:ins w:id="30391" w:author="Claude" w:date="2026-10-23T00:00:00Z">
              <w:r>
                <w:t xml:space="preserve">0.203*</w:t>
              </w:r>
            </w:ins>
          </w:p>
        </w:tc>
        <w:tc>
          <w:tcPr>
            <w:tcW w:w="1550" w:type="dxa"/>
          </w:tcPr>
          <w:p w14:paraId="13537511" w14:textId="77777777" w:rsidR="00184A8A" w:rsidRDefault="00000000">
            <w:del w:id="30392" w:author="Claude" w:date="2026-10-23T00:00:00Z">
              <w:r>
                <w:delText xml:space="preserve">0.218</w:delText>
              </w:r>
            </w:del>
            <w:ins w:id="30393" w:author="Claude" w:date="2026-10-23T00:00:00Z">
              <w:r>
                <w:t xml:space="preserve">0.212*</w:t>
              </w:r>
            </w:ins>
          </w:p>
        </w:tc>
        <w:tc>
          <w:tcPr>
            <w:tcW w:w="1550" w:type="dxa"/>
          </w:tcPr>
          <w:p w14:paraId="03BECEAB" w14:textId="77777777" w:rsidR="00184A8A" w:rsidRDefault="00000000">
            <w:del w:id="30394" w:author="Claude" w:date="2026-10-23T00:00:00Z">
              <w:r>
                <w:delText xml:space="preserve">0.197*</w:delText>
              </w:r>
            </w:del>
            <w:ins w:id="30395" w:author="Claude" w:date="2026-10-23T00:00:00Z">
              <w:r>
                <w:t xml:space="preserve">0.192*</w:t>
              </w:r>
            </w:ins>
          </w:p>
        </w:tc>
      </w:tr>
      <w:tr w:rsidR="00184A8A" w14:paraId="3A79B1A5" w14:textId="77777777" w:rsidTr="3DC018EE">
        <w:trPr>
          <w:trHeight w:val="300"/>
        </w:trPr>
        <w:tc>
          <w:tcPr>
            <w:tcW w:w="2400" w:type="dxa"/>
          </w:tcPr>
          <w:p w14:paraId="27DD748D" w14:textId="77777777" w:rsidR="00184A8A" w:rsidRDefault="3DC018EE">
            <w:r>
              <w:t xml:space="preserve">  Poverty rate</w:t>
            </w:r>
          </w:p>
        </w:tc>
        <w:tc>
          <w:tcPr>
            <w:tcW w:w="1400" w:type="dxa"/>
          </w:tcPr>
          <w:p w14:paraId="75CD0CC7" w14:textId="77777777" w:rsidR="00184A8A" w:rsidRDefault="00000000">
            <w:del w:id="30396" w:author="Claude" w:date="2026-10-23T00:00:00Z">
              <w:r>
                <w:delText xml:space="preserve">2.003</w:delText>
              </w:r>
            </w:del>
            <w:ins w:id="30397" w:author="Claude" w:date="2026-10-23T00:00:00Z">
              <w:r>
                <w:t xml:space="preserve">2.022</w:t>
              </w:r>
            </w:ins>
          </w:p>
        </w:tc>
        <w:tc>
          <w:tcPr>
            <w:tcW w:w="1400" w:type="dxa"/>
          </w:tcPr>
          <w:p w14:paraId="56701A0A" w14:textId="77777777" w:rsidR="00184A8A" w:rsidRDefault="00000000">
            <w:r>
              <w:t>0.497***</w:t>
            </w:r>
          </w:p>
        </w:tc>
        <w:tc>
          <w:tcPr>
            <w:tcW w:w="1500" w:type="dxa"/>
          </w:tcPr>
          <w:p w14:paraId="25A3D31E" w14:textId="77777777" w:rsidR="00184A8A" w:rsidRDefault="00000000">
            <w:del w:id="30398" w:author="Claude" w:date="2026-10-23T00:00:00Z">
              <w:r>
                <w:delText xml:space="preserve">0.641**</w:delText>
              </w:r>
            </w:del>
            <w:ins w:id="30399" w:author="Claude" w:date="2026-10-23T00:00:00Z">
              <w:r>
                <w:t xml:space="preserve">0.637**</w:t>
              </w:r>
            </w:ins>
          </w:p>
        </w:tc>
        <w:tc>
          <w:tcPr>
            <w:tcW w:w="1550" w:type="dxa"/>
          </w:tcPr>
          <w:p w14:paraId="18E6E571" w14:textId="77777777" w:rsidR="00184A8A" w:rsidRDefault="00000000">
            <w:del w:id="30400" w:author="Claude" w:date="2026-10-23T00:00:00Z">
              <w:r>
                <w:delText xml:space="preserve">0.674**</w:delText>
              </w:r>
            </w:del>
            <w:ins w:id="30401" w:author="Claude" w:date="2026-10-23T00:00:00Z">
              <w:r>
                <w:t xml:space="preserve">0.670**</w:t>
              </w:r>
            </w:ins>
          </w:p>
        </w:tc>
        <w:tc>
          <w:tcPr>
            <w:tcW w:w="1550" w:type="dxa"/>
          </w:tcPr>
          <w:p w14:paraId="6CFCD4B9" w14:textId="77777777" w:rsidR="00184A8A" w:rsidRDefault="00000000">
            <w:del w:id="30402" w:author="Claude" w:date="2026-10-23T00:00:00Z">
              <w:r>
                <w:delText xml:space="preserve">0.692**</w:delText>
              </w:r>
            </w:del>
            <w:ins w:id="30403" w:author="Claude" w:date="2026-10-23T00:00:00Z">
              <w:r>
                <w:t xml:space="preserve">0.685**</w:t>
              </w:r>
            </w:ins>
          </w:p>
        </w:tc>
      </w:tr>
    </w:tbl>
    <w:p w14:paraId="69A0EB1E" w14:textId="77777777" w:rsidR="008617D8" w:rsidRDefault="00000000">
      <w:pPr>
        <w:pStyle w:val="Heading1"/>
      </w:pPr>
      <w:r>
        <w:t>Supplementary Note S13 | Data construction and measurement</w:t>
      </w:r>
    </w:p>
    <w:p w14:paraId="1A45C6D2" w14:textId="4893938A" w:rsidR="008617D8" w:rsidRDefault="00000000">
      <w:r>
        <w:t xml:space="preserve">Three properties of the source data govern how the outcomes should be read. The charging inventory is public and shared-use only. Every station record in the California Energy Commission charging file carries a public access flag, and the statewide Level 1 total is 256 ports against 40,078 Level 2 and 13,852 DC fast. Residential charging is therefore unobserved: no charging measure in this study speaks to whether a household can charge where it parks overnight. This is the reason the main text reads charger counts as a measure of infrastructure rather than of usable access. Charger records without a valid source ZIP are excluded from ZCTA outcomes rather than reassigned from coordinates, so the charging outcomes should be interpreted as valid-source-ZIP records.</w:t>
      </w:r>
    </w:p>
    <w:p w14:paraId="01E91B7E" w14:textId="6CF3305F" w:rsidR="008617D8" w:rsidRDefault="00000000">
      <w:r>
        <w:t xml:space="preserve">The storage series is overwhelmingly customer-sited. The California Energy Commission storage system survey covers utility-scale alongside behind-the-meter systems, and the distinction matters because the resilience interpretation in the main text holds only for customer-sited capacity. </w:t>
      </w:r>
      <w:del w:id="31740" w:author="Claude" w:date="2026-10-28T00:00:00Z">
        <w:r>
          <w:delText xml:space="preserve">The underlying records are 193,070 residential, 3,211 commercial, and 291 utility — 98.2 percent residential. Supplementary Table S12 re-fits the storage baseline on capacity aggregated from all sectors and from residential records only; every sign and significance is reproduced in the residential-only specification, and the behind-the-meter reading of the storage results is supported by the source.</w:delText>
        </w:r>
      </w:del>
      <w:ins w:id="31739" w:author="Claude" w:date="2026-10-28T00:00:00Z">
        <w:r>
          <w:t xml:space="preserve">The outcome is built from the record-level export of the survey: 252,880 records, of which 249,338 are residential, 3,332 commercial and 210 utility. Residential and commercial systems of up to 5 MW each that were approved by the end of 2023 are summed by ZCTA, and utility-sector records are excluded, so the outcome measures customer-sited capacity: 150,506 systems and 1,614 MW statewide, 64 percent of it residential. The 2023 cutoff matches the one applied to Tracking the Sun; the export runs to March 2025, and the 102,159 later records hold about a third of customer-sited capacity. The 5 MW limit is applied to each system before aggregation. An earlier build applied it to ZIP-level totals instead, which removed all residential storage from the 49 ZIPs whose residential total exceeded 5 MW, among them some of the highest-adoption areas in the state; every storage result reported here uses the corrected aggregation. Supplementary Table S12 re-fits the storage baseline on customer-sited capacity and on residential records only; every sign and significance is reproduced in the residential-only specification, so the behind-the-meter reading of the storage results is supported by the source.</w:t>
        </w:r>
      </w:ins>
    </w:p>
    <w:p w14:paraId="66D062E6" w14:textId="77777777" w:rsidR="008617D8" w:rsidRDefault="00000000">
      <w:r>
        <w:t xml:space="preserve">Deployment is zero in a non-trivial share of ZCTAs, and the share differs sharply by technology: 5.3 percent for solar, </w:t>
      </w:r>
      <w:del w:id="31742" w:author="Claude" w:date="2026-10-28T00:00:00Z">
        <w:r>
          <w:delText xml:space="preserve">6.6</w:delText>
        </w:r>
      </w:del>
      <w:ins w:id="31741" w:author="Claude" w:date="2026-10-28T00:00:00Z">
        <w:r>
          <w:t xml:space="preserve">7.1</w:t>
        </w:r>
      </w:ins>
      <w:r>
        <w:t xml:space="preserve"> for storage, 19.0 for aggregate charging, 22.3 for Level 2 and 44.2 for DC fast, but 97.8 percent for Level 1 and 97.5 percent for wind capacity (Supplementary Table S13). Level 1 charging and wind are therefore too sparse to support a coefficient at this geography, and are reported descriptively rather than modeled in the main text. The zero shares are also why the Poisson specifications in Note S5 matter: they fit the counts directly rather than through a transformation.</w:t>
      </w:r>
    </w:p>
    <w:p w14:paraId="636EFF40" w14:textId="77777777" w:rsidR="008617D8" w:rsidRDefault="00000000">
      <w:r>
        <w:t>Supplementary Table S14 gives variable definitions for every outcome, predictor and control, and Supplementary Table S15 gives summary statistics for the analysis sample. Supplementary Table S3 reports the predictor standard deviations used to convert standardized coefficients into percentage-point changes.</w:t>
      </w:r>
    </w:p>
    <w:p w14:paraId="34432819" w14:textId="77777777" w:rsidR="008617D8" w:rsidRDefault="00000000">
      <w:pPr>
        <w:pStyle w:val="Caption"/>
      </w:pPr>
      <w:r>
        <w:t>Supplementary Table S13 | Share of ZCTAs reporting zero deployment, by outcome. Level 1 charging and wind capacity are too sparse to support a coefficient at this geography.</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135"/>
        <w:gridCol w:w="656"/>
        <w:gridCol w:w="894"/>
        <w:gridCol w:w="938"/>
        <w:gridCol w:w="1194"/>
      </w:tblGrid>
      <w:tr w:rsidR="008617D8" w14:paraId="5A7D46C3" w14:textId="77777777">
        <w:tc>
          <w:tcPr>
            <w:tcW w:w="0" w:type="auto"/>
          </w:tcPr>
          <w:p w14:paraId="0F660580" w14:textId="77777777" w:rsidR="008617D8" w:rsidRDefault="00000000">
            <w:r>
              <w:rPr>
                <w:b/>
              </w:rPr>
              <w:t>Outcome</w:t>
            </w:r>
          </w:p>
        </w:tc>
        <w:tc>
          <w:tcPr>
            <w:tcW w:w="0" w:type="auto"/>
          </w:tcPr>
          <w:p w14:paraId="57EDBEBD" w14:textId="77777777" w:rsidR="008617D8" w:rsidRDefault="00000000">
            <w:r>
              <w:rPr>
                <w:b/>
              </w:rPr>
              <w:t>Source variable</w:t>
            </w:r>
          </w:p>
        </w:tc>
        <w:tc>
          <w:tcPr>
            <w:tcW w:w="0" w:type="auto"/>
          </w:tcPr>
          <w:p w14:paraId="56BB3E30" w14:textId="77777777" w:rsidR="008617D8" w:rsidRDefault="00000000">
            <w:r>
              <w:rPr>
                <w:b/>
              </w:rPr>
              <w:t>N</w:t>
            </w:r>
          </w:p>
        </w:tc>
        <w:tc>
          <w:tcPr>
            <w:tcW w:w="0" w:type="auto"/>
          </w:tcPr>
          <w:p w14:paraId="684D95FF" w14:textId="77777777" w:rsidR="008617D8" w:rsidRDefault="00000000">
            <w:r>
              <w:rPr>
                <w:b/>
              </w:rPr>
              <w:t>% zero</w:t>
            </w:r>
          </w:p>
        </w:tc>
        <w:tc>
          <w:tcPr>
            <w:tcW w:w="0" w:type="auto"/>
          </w:tcPr>
          <w:p w14:paraId="03803A52" w14:textId="77777777" w:rsidR="008617D8" w:rsidRDefault="00000000">
            <w:r>
              <w:rPr>
                <w:b/>
              </w:rPr>
              <w:t>Median</w:t>
            </w:r>
          </w:p>
        </w:tc>
        <w:tc>
          <w:tcPr>
            <w:tcW w:w="0" w:type="auto"/>
          </w:tcPr>
          <w:p w14:paraId="694A17BB" w14:textId="77777777" w:rsidR="008617D8" w:rsidRDefault="00000000">
            <w:r>
              <w:rPr>
                <w:b/>
              </w:rPr>
              <w:t>Maximum</w:t>
            </w:r>
          </w:p>
        </w:tc>
      </w:tr>
      <w:tr w:rsidR="008617D8" w14:paraId="6E252D58" w14:textId="77777777">
        <w:tc>
          <w:tcPr>
            <w:tcW w:w="0" w:type="auto"/>
          </w:tcPr>
          <w:p w14:paraId="13107AEA" w14:textId="77777777" w:rsidR="008617D8" w:rsidRDefault="00000000">
            <w:r>
              <w:t>Rooftop solar</w:t>
            </w:r>
          </w:p>
        </w:tc>
        <w:tc>
          <w:tcPr>
            <w:tcW w:w="0" w:type="auto"/>
          </w:tcPr>
          <w:p w14:paraId="7A480ED6" w14:textId="77777777" w:rsidR="008617D8" w:rsidRDefault="00000000">
            <w:r>
              <w:t>PV_system_size_DC</w:t>
            </w:r>
          </w:p>
        </w:tc>
        <w:tc>
          <w:tcPr>
            <w:tcW w:w="0" w:type="auto"/>
          </w:tcPr>
          <w:p w14:paraId="396E31E9" w14:textId="77777777" w:rsidR="008617D8" w:rsidRDefault="00000000">
            <w:r>
              <w:t>1422</w:t>
            </w:r>
          </w:p>
        </w:tc>
        <w:tc>
          <w:tcPr>
            <w:tcW w:w="0" w:type="auto"/>
          </w:tcPr>
          <w:p w14:paraId="537D8F62" w14:textId="77777777" w:rsidR="008617D8" w:rsidRDefault="00000000">
            <w:r>
              <w:t>5.3</w:t>
            </w:r>
          </w:p>
        </w:tc>
        <w:tc>
          <w:tcPr>
            <w:tcW w:w="0" w:type="auto"/>
          </w:tcPr>
          <w:p w14:paraId="12F29758" w14:textId="77777777" w:rsidR="008617D8" w:rsidRDefault="00000000">
            <w:r>
              <w:t>6.38</w:t>
            </w:r>
          </w:p>
        </w:tc>
        <w:tc>
          <w:tcPr>
            <w:tcW w:w="0" w:type="auto"/>
          </w:tcPr>
          <w:p w14:paraId="7FA4BE4B" w14:textId="77777777" w:rsidR="008617D8" w:rsidRDefault="00000000">
            <w:r>
              <w:t>142.1</w:t>
            </w:r>
          </w:p>
        </w:tc>
      </w:tr>
      <w:tr w:rsidR="008617D8" w14:paraId="50A5316E" w14:textId="77777777">
        <w:tc>
          <w:tcPr>
            <w:tcW w:w="0" w:type="auto"/>
          </w:tcPr>
          <w:p w14:paraId="23496A9A" w14:textId="77777777" w:rsidR="008617D8" w:rsidRDefault="00000000">
            <w:r>
              <w:t>Battery storage</w:t>
            </w:r>
          </w:p>
        </w:tc>
        <w:tc>
          <w:tcPr>
            <w:tcW w:w="0" w:type="auto"/>
          </w:tcPr>
          <w:p w14:paraId="528B637F" w14:textId="77777777" w:rsidR="008617D8" w:rsidRDefault="00000000">
            <w:r>
              <w:t>storage_capacity_mw</w:t>
            </w:r>
          </w:p>
        </w:tc>
        <w:tc>
          <w:tcPr>
            <w:tcW w:w="0" w:type="auto"/>
          </w:tcPr>
          <w:p w14:paraId="4874D8E7" w14:textId="77777777" w:rsidR="008617D8" w:rsidRDefault="00000000">
            <w:r>
              <w:t>1422</w:t>
            </w:r>
          </w:p>
        </w:tc>
        <w:tc>
          <w:tcPr>
            <w:tcW w:w="0" w:type="auto"/>
          </w:tcPr>
          <w:p w14:paraId="45B1E09F" w14:textId="77777777" w:rsidR="008617D8" w:rsidRDefault="00000000">
            <w:del w:id="31744" w:author="Claude" w:date="2026-10-28T00:00:00Z">
              <w:r>
                <w:delText>6.6</w:delText>
              </w:r>
            </w:del>
            <w:ins w:id="31743" w:author="Claude" w:date="2026-10-28T00:00:00Z">
              <w:r>
                <w:t xml:space="preserve">7.1</w:t>
              </w:r>
            </w:ins>
          </w:p>
        </w:tc>
        <w:tc>
          <w:tcPr>
            <w:tcW w:w="0" w:type="auto"/>
          </w:tcPr>
          <w:p w14:paraId="54031145" w14:textId="77777777" w:rsidR="008617D8" w:rsidRDefault="00000000">
            <w:del w:id="31746" w:author="Claude" w:date="2026-10-28T00:00:00Z">
              <w:r>
                <w:delText>0.95</w:delText>
              </w:r>
            </w:del>
            <w:ins w:id="31745" w:author="Claude" w:date="2026-10-28T00:00:00Z">
              <w:r>
                <w:t xml:space="preserve">0.60</w:t>
              </w:r>
            </w:ins>
          </w:p>
        </w:tc>
        <w:tc>
          <w:tcPr>
            <w:tcW w:w="0" w:type="auto"/>
          </w:tcPr>
          <w:p w14:paraId="14BA7848" w14:textId="77777777" w:rsidR="008617D8" w:rsidRDefault="00000000">
            <w:del w:id="31748" w:author="Claude" w:date="2026-10-28T00:00:00Z">
              <w:r>
                <w:delText>8.2</w:delText>
              </w:r>
            </w:del>
            <w:ins w:id="31747" w:author="Claude" w:date="2026-10-28T00:00:00Z">
              <w:r>
                <w:t xml:space="preserve">12.5</w:t>
              </w:r>
            </w:ins>
          </w:p>
        </w:tc>
      </w:tr>
      <w:tr w:rsidR="008617D8" w14:paraId="73DF8C2A" w14:textId="77777777">
        <w:tc>
          <w:tcPr>
            <w:tcW w:w="0" w:type="auto"/>
          </w:tcPr>
          <w:p w14:paraId="6C66298B" w14:textId="77777777" w:rsidR="008617D8" w:rsidRDefault="00000000">
            <w:r>
              <w:t>EV charging</w:t>
            </w:r>
          </w:p>
        </w:tc>
        <w:tc>
          <w:tcPr>
            <w:tcW w:w="0" w:type="auto"/>
          </w:tcPr>
          <w:p w14:paraId="26549882" w14:textId="77777777" w:rsidR="008617D8" w:rsidRDefault="00000000">
            <w:r>
              <w:t>total_chargers</w:t>
            </w:r>
          </w:p>
        </w:tc>
        <w:tc>
          <w:tcPr>
            <w:tcW w:w="0" w:type="auto"/>
          </w:tcPr>
          <w:p w14:paraId="166B72FE" w14:textId="77777777" w:rsidR="008617D8" w:rsidRDefault="00000000">
            <w:r>
              <w:t>1422</w:t>
            </w:r>
          </w:p>
        </w:tc>
        <w:tc>
          <w:tcPr>
            <w:tcW w:w="0" w:type="auto"/>
          </w:tcPr>
          <w:p w14:paraId="332743DB" w14:textId="77777777" w:rsidR="008617D8" w:rsidRDefault="00000000">
            <w:r>
              <w:t>19.0</w:t>
            </w:r>
          </w:p>
        </w:tc>
        <w:tc>
          <w:tcPr>
            <w:tcW w:w="0" w:type="auto"/>
          </w:tcPr>
          <w:p w14:paraId="0462EA46" w14:textId="77777777" w:rsidR="008617D8" w:rsidRDefault="00000000">
            <w:r>
              <w:t>16.00</w:t>
            </w:r>
          </w:p>
        </w:tc>
        <w:tc>
          <w:tcPr>
            <w:tcW w:w="0" w:type="auto"/>
          </w:tcPr>
          <w:p w14:paraId="61C23E5E" w14:textId="77777777" w:rsidR="008617D8" w:rsidRDefault="00000000">
            <w:r>
              <w:t>800.0</w:t>
            </w:r>
          </w:p>
        </w:tc>
      </w:tr>
      <w:tr w:rsidR="008617D8" w14:paraId="1E4DDF67" w14:textId="77777777">
        <w:tc>
          <w:tcPr>
            <w:tcW w:w="0" w:type="auto"/>
          </w:tcPr>
          <w:p w14:paraId="6211164D" w14:textId="77777777" w:rsidR="008617D8" w:rsidRDefault="00000000">
            <w:r>
              <w:t>Level 1 chargers</w:t>
            </w:r>
          </w:p>
        </w:tc>
        <w:tc>
          <w:tcPr>
            <w:tcW w:w="0" w:type="auto"/>
          </w:tcPr>
          <w:p w14:paraId="44916928" w14:textId="77777777" w:rsidR="008617D8" w:rsidRDefault="00000000">
            <w:r>
              <w:t>level1_chargers</w:t>
            </w:r>
          </w:p>
        </w:tc>
        <w:tc>
          <w:tcPr>
            <w:tcW w:w="0" w:type="auto"/>
          </w:tcPr>
          <w:p w14:paraId="197BED90" w14:textId="77777777" w:rsidR="008617D8" w:rsidRDefault="00000000">
            <w:r>
              <w:t>1422</w:t>
            </w:r>
          </w:p>
        </w:tc>
        <w:tc>
          <w:tcPr>
            <w:tcW w:w="0" w:type="auto"/>
          </w:tcPr>
          <w:p w14:paraId="42557279" w14:textId="77777777" w:rsidR="008617D8" w:rsidRDefault="00000000">
            <w:r>
              <w:t>97.8</w:t>
            </w:r>
          </w:p>
        </w:tc>
        <w:tc>
          <w:tcPr>
            <w:tcW w:w="0" w:type="auto"/>
          </w:tcPr>
          <w:p w14:paraId="63155888" w14:textId="77777777" w:rsidR="008617D8" w:rsidRDefault="00000000">
            <w:r>
              <w:t>0.00</w:t>
            </w:r>
          </w:p>
        </w:tc>
        <w:tc>
          <w:tcPr>
            <w:tcW w:w="0" w:type="auto"/>
          </w:tcPr>
          <w:p w14:paraId="44F24BAC" w14:textId="77777777" w:rsidR="008617D8" w:rsidRDefault="00000000">
            <w:r>
              <w:t>52.0</w:t>
            </w:r>
          </w:p>
        </w:tc>
      </w:tr>
      <w:tr w:rsidR="008617D8" w14:paraId="1DCDC924" w14:textId="77777777">
        <w:tc>
          <w:tcPr>
            <w:tcW w:w="0" w:type="auto"/>
          </w:tcPr>
          <w:p w14:paraId="2C8024B2" w14:textId="77777777" w:rsidR="008617D8" w:rsidRDefault="00000000">
            <w:r>
              <w:t>Level 2 chargers</w:t>
            </w:r>
          </w:p>
        </w:tc>
        <w:tc>
          <w:tcPr>
            <w:tcW w:w="0" w:type="auto"/>
          </w:tcPr>
          <w:p w14:paraId="4B0C95EF" w14:textId="77777777" w:rsidR="008617D8" w:rsidRDefault="00000000">
            <w:r>
              <w:t>level2_chargers</w:t>
            </w:r>
          </w:p>
        </w:tc>
        <w:tc>
          <w:tcPr>
            <w:tcW w:w="0" w:type="auto"/>
          </w:tcPr>
          <w:p w14:paraId="3CE0C06D" w14:textId="77777777" w:rsidR="008617D8" w:rsidRDefault="00000000">
            <w:r>
              <w:t>1422</w:t>
            </w:r>
          </w:p>
        </w:tc>
        <w:tc>
          <w:tcPr>
            <w:tcW w:w="0" w:type="auto"/>
          </w:tcPr>
          <w:p w14:paraId="1542DDD5" w14:textId="77777777" w:rsidR="008617D8" w:rsidRDefault="00000000">
            <w:r>
              <w:t>22.3</w:t>
            </w:r>
          </w:p>
        </w:tc>
        <w:tc>
          <w:tcPr>
            <w:tcW w:w="0" w:type="auto"/>
          </w:tcPr>
          <w:p w14:paraId="4144EBC0" w14:textId="77777777" w:rsidR="008617D8" w:rsidRDefault="00000000">
            <w:r>
              <w:t>9.00</w:t>
            </w:r>
          </w:p>
        </w:tc>
        <w:tc>
          <w:tcPr>
            <w:tcW w:w="0" w:type="auto"/>
          </w:tcPr>
          <w:p w14:paraId="0C150782" w14:textId="77777777" w:rsidR="008617D8" w:rsidRDefault="00000000">
            <w:r>
              <w:t>768.0</w:t>
            </w:r>
          </w:p>
        </w:tc>
      </w:tr>
      <w:tr w:rsidR="008617D8" w14:paraId="66A94E67" w14:textId="77777777">
        <w:tc>
          <w:tcPr>
            <w:tcW w:w="0" w:type="auto"/>
          </w:tcPr>
          <w:p w14:paraId="7AAA256B" w14:textId="77777777" w:rsidR="008617D8" w:rsidRDefault="00000000">
            <w:r>
              <w:t>DC fast chargers</w:t>
            </w:r>
          </w:p>
        </w:tc>
        <w:tc>
          <w:tcPr>
            <w:tcW w:w="0" w:type="auto"/>
          </w:tcPr>
          <w:p w14:paraId="6C6A74AD" w14:textId="77777777" w:rsidR="008617D8" w:rsidRDefault="00000000">
            <w:r>
              <w:t>dc_fast_chargers</w:t>
            </w:r>
          </w:p>
        </w:tc>
        <w:tc>
          <w:tcPr>
            <w:tcW w:w="0" w:type="auto"/>
          </w:tcPr>
          <w:p w14:paraId="4B0B05F6" w14:textId="77777777" w:rsidR="008617D8" w:rsidRDefault="00000000">
            <w:r>
              <w:t>1422</w:t>
            </w:r>
          </w:p>
        </w:tc>
        <w:tc>
          <w:tcPr>
            <w:tcW w:w="0" w:type="auto"/>
          </w:tcPr>
          <w:p w14:paraId="00F0849D" w14:textId="77777777" w:rsidR="008617D8" w:rsidRDefault="00000000">
            <w:r>
              <w:t>44.2</w:t>
            </w:r>
          </w:p>
        </w:tc>
        <w:tc>
          <w:tcPr>
            <w:tcW w:w="0" w:type="auto"/>
          </w:tcPr>
          <w:p w14:paraId="261C3123" w14:textId="77777777" w:rsidR="008617D8" w:rsidRDefault="00000000">
            <w:r>
              <w:t>2.00</w:t>
            </w:r>
          </w:p>
        </w:tc>
        <w:tc>
          <w:tcPr>
            <w:tcW w:w="0" w:type="auto"/>
          </w:tcPr>
          <w:p w14:paraId="2295C4BD" w14:textId="77777777" w:rsidR="008617D8" w:rsidRDefault="00000000">
            <w:r>
              <w:t>235.0</w:t>
            </w:r>
          </w:p>
        </w:tc>
      </w:tr>
      <w:tr w:rsidR="008617D8" w14:paraId="62D268A1" w14:textId="77777777">
        <w:tc>
          <w:tcPr>
            <w:tcW w:w="0" w:type="auto"/>
          </w:tcPr>
          <w:p w14:paraId="0831AF68" w14:textId="77777777" w:rsidR="008617D8" w:rsidRDefault="00000000">
            <w:r>
              <w:t>Wind capacity</w:t>
            </w:r>
          </w:p>
        </w:tc>
        <w:tc>
          <w:tcPr>
            <w:tcW w:w="0" w:type="auto"/>
          </w:tcPr>
          <w:p w14:paraId="7522ECD0" w14:textId="77777777" w:rsidR="008617D8" w:rsidRDefault="00000000">
            <w:r>
              <w:t>wind_capacity_mw</w:t>
            </w:r>
          </w:p>
        </w:tc>
        <w:tc>
          <w:tcPr>
            <w:tcW w:w="0" w:type="auto"/>
          </w:tcPr>
          <w:p w14:paraId="57E3E511" w14:textId="77777777" w:rsidR="008617D8" w:rsidRDefault="00000000">
            <w:r>
              <w:t>1422</w:t>
            </w:r>
          </w:p>
        </w:tc>
        <w:tc>
          <w:tcPr>
            <w:tcW w:w="0" w:type="auto"/>
          </w:tcPr>
          <w:p w14:paraId="5CD7A09B" w14:textId="77777777" w:rsidR="008617D8" w:rsidRDefault="00000000">
            <w:r>
              <w:t>97.5</w:t>
            </w:r>
          </w:p>
        </w:tc>
        <w:tc>
          <w:tcPr>
            <w:tcW w:w="0" w:type="auto"/>
          </w:tcPr>
          <w:p w14:paraId="57393592" w14:textId="77777777" w:rsidR="008617D8" w:rsidRDefault="00000000">
            <w:r>
              <w:t>0.00</w:t>
            </w:r>
          </w:p>
        </w:tc>
        <w:tc>
          <w:tcPr>
            <w:tcW w:w="0" w:type="auto"/>
          </w:tcPr>
          <w:p w14:paraId="48C90505" w14:textId="77777777" w:rsidR="008617D8" w:rsidRDefault="00000000">
            <w:r>
              <w:t>1542.5</w:t>
            </w:r>
          </w:p>
        </w:tc>
      </w:tr>
    </w:tbl>
    <w:p w14:paraId="055D7236" w14:textId="77777777" w:rsidR="00C0582D" w:rsidRDefault="00C0582D">
      <w:pPr>
        <w:pStyle w:val="Caption"/>
      </w:pPr>
    </w:p>
    <w:p w14:paraId="3D04E432" w14:textId="08D242E8" w:rsidR="008617D8" w:rsidRDefault="00000000">
      <w:pPr>
        <w:pStyle w:val="Caption"/>
      </w:pPr>
      <w:r>
        <w:lastRenderedPageBreak/>
      </w:r>
      <w:r>
        <w:t xml:space="preserve">Supplementary Table S12 | Storage sensitivity by customer sector. </w:t>
      </w:r>
      <w:del w:id="31750" w:author="Claude" w:date="2026-10-28T00:00:00Z">
        <w:r>
          <w:delText xml:space="preserve">The California Energy Commission records are 193,070 residential, 3,211 commercial and 291 utility. Standardized predictors; models re-fitted on capacity aggregated from all sectors and from residential records only.</w:delText>
        </w:r>
      </w:del>
      <w:ins w:id="31749" w:author="Claude" w:date="2026-10-28T00:00:00Z">
        <w:r>
          <w:t xml:space="preserve">The record-level California Energy Commission export holds 249,338 residential, 3,332 commercial and 210 utility records. Standardized predictors; models re-fitted on customer-sited capacity (residential and commercial systems of up to 5 MW each approved by the end of 2023, the main-text outcome) and on residential records only, with the same cutoffs.</w:t>
        </w:r>
      </w:ins>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1200"/>
        <w:gridCol w:w="711"/>
        <w:gridCol w:w="1726"/>
        <w:gridCol w:w="711"/>
      </w:tblGrid>
      <w:tr w:rsidR="008617D8" w14:paraId="38C1D878" w14:textId="77777777">
        <w:tc>
          <w:tcPr>
            <w:tcW w:w="0" w:type="auto"/>
          </w:tcPr>
          <w:p w14:paraId="7FB327BB" w14:textId="77777777" w:rsidR="008617D8" w:rsidRDefault="00000000">
            <w:r>
              <w:rPr>
                <w:b/>
              </w:rPr>
              <w:t>Term</w:t>
            </w:r>
          </w:p>
        </w:tc>
        <w:tc>
          <w:tcPr>
            <w:tcW w:w="0" w:type="auto"/>
          </w:tcPr>
          <w:p w14:paraId="17081B69" w14:textId="77777777" w:rsidR="008617D8" w:rsidRDefault="00000000">
            <w:del w:id="31752" w:author="Claude" w:date="2026-10-28T00:00:00Z">
              <w:r>
                <w:rPr>
                  <w:b/>
                </w:rPr>
                <w:delText>All sectors</w:delText>
              </w:r>
            </w:del>
            <w:ins w:id="31751" w:author="Claude" w:date="2026-10-28T00:00:00Z">
              <w:r>
                <w:rPr>
                  <w:b/>
                </w:rPr>
                <w:t xml:space="preserve">Residential + commercial</w:t>
              </w:r>
            </w:ins>
          </w:p>
        </w:tc>
        <w:tc>
          <w:tcPr>
            <w:tcW w:w="0" w:type="auto"/>
          </w:tcPr>
          <w:p w14:paraId="2D1042F8" w14:textId="77777777" w:rsidR="008617D8" w:rsidRDefault="00000000">
            <w:r>
              <w:rPr>
                <w:b/>
              </w:rPr>
              <w:t>p</w:t>
            </w:r>
          </w:p>
        </w:tc>
        <w:tc>
          <w:tcPr>
            <w:tcW w:w="0" w:type="auto"/>
          </w:tcPr>
          <w:p w14:paraId="63E5E3EE" w14:textId="77777777" w:rsidR="008617D8" w:rsidRDefault="00000000">
            <w:r>
              <w:rPr>
                <w:b/>
              </w:rPr>
              <w:t>Residential only</w:t>
            </w:r>
          </w:p>
        </w:tc>
        <w:tc>
          <w:tcPr>
            <w:tcW w:w="0" w:type="auto"/>
          </w:tcPr>
          <w:p w14:paraId="05661860" w14:textId="77777777" w:rsidR="008617D8" w:rsidRDefault="00000000">
            <w:r>
              <w:rPr>
                <w:b/>
              </w:rPr>
              <w:t>p</w:t>
            </w:r>
          </w:p>
        </w:tc>
      </w:tr>
      <w:tr w:rsidR="008617D8" w14:paraId="031CA3E4" w14:textId="77777777">
        <w:tc>
          <w:tcPr>
            <w:tcW w:w="0" w:type="auto"/>
          </w:tcPr>
          <w:p w14:paraId="7F9A32E8" w14:textId="77777777" w:rsidR="008617D8" w:rsidRDefault="00000000">
            <w:r>
              <w:t>Log income</w:t>
            </w:r>
          </w:p>
        </w:tc>
        <w:tc>
          <w:tcPr>
            <w:tcW w:w="0" w:type="auto"/>
          </w:tcPr>
          <w:p w14:paraId="599FDAC7" w14:textId="77777777" w:rsidR="008617D8" w:rsidRDefault="00000000">
            <w:del w:id="31754" w:author="Claude" w:date="2026-10-28T00:00:00Z">
              <w:r>
                <w:delText>0.523</w:delText>
              </w:r>
            </w:del>
            <w:ins w:id="31753" w:author="Claude" w:date="2026-10-28T00:00:00Z">
              <w:r>
                <w:t xml:space="preserve">0.390</w:t>
              </w:r>
            </w:ins>
          </w:p>
        </w:tc>
        <w:tc>
          <w:tcPr>
            <w:tcW w:w="0" w:type="auto"/>
          </w:tcPr>
          <w:p w14:paraId="6498DEBB" w14:textId="77777777" w:rsidR="008617D8" w:rsidRDefault="00000000">
            <w:r>
              <w:t>0.000</w:t>
            </w:r>
          </w:p>
        </w:tc>
        <w:tc>
          <w:tcPr>
            <w:tcW w:w="0" w:type="auto"/>
          </w:tcPr>
          <w:p w14:paraId="57A58EFD" w14:textId="77777777" w:rsidR="008617D8" w:rsidRDefault="00000000">
            <w:del w:id="31756" w:author="Claude" w:date="2026-10-28T00:00:00Z">
              <w:r>
                <w:delText>0.421</w:delText>
              </w:r>
            </w:del>
            <w:ins w:id="31755" w:author="Claude" w:date="2026-10-28T00:00:00Z">
              <w:r>
                <w:t xml:space="preserve">0.412</w:t>
              </w:r>
            </w:ins>
          </w:p>
        </w:tc>
        <w:tc>
          <w:tcPr>
            <w:tcW w:w="0" w:type="auto"/>
          </w:tcPr>
          <w:p w14:paraId="056B5EB3" w14:textId="77777777" w:rsidR="008617D8" w:rsidRDefault="00000000">
            <w:r>
              <w:t>0.000</w:t>
            </w:r>
          </w:p>
        </w:tc>
      </w:tr>
      <w:tr w:rsidR="008617D8" w14:paraId="57B33D20" w14:textId="77777777">
        <w:tc>
          <w:tcPr>
            <w:tcW w:w="0" w:type="auto"/>
          </w:tcPr>
          <w:p w14:paraId="7CC81167" w14:textId="77777777" w:rsidR="008617D8" w:rsidRDefault="00000000">
            <w:r>
              <w:t>Black share</w:t>
            </w:r>
          </w:p>
        </w:tc>
        <w:tc>
          <w:tcPr>
            <w:tcW w:w="0" w:type="auto"/>
          </w:tcPr>
          <w:p w14:paraId="2250A9BD" w14:textId="77777777" w:rsidR="008617D8" w:rsidRDefault="00000000">
            <w:r>
              <w:t xml:space="preserve">-</w:t>
            </w:r>
            <w:del w:id="31758" w:author="Claude" w:date="2026-10-28T00:00:00Z">
              <w:r>
                <w:delText xml:space="preserve">0.116</w:delText>
              </w:r>
            </w:del>
            <w:ins w:id="31757" w:author="Claude" w:date="2026-10-28T00:00:00Z">
              <w:r>
                <w:t xml:space="preserve">0.120</w:t>
              </w:r>
            </w:ins>
          </w:p>
        </w:tc>
        <w:tc>
          <w:tcPr>
            <w:tcW w:w="0" w:type="auto"/>
          </w:tcPr>
          <w:p w14:paraId="0B8C71BC" w14:textId="77777777" w:rsidR="008617D8" w:rsidRDefault="00000000">
            <w:del w:id="31760" w:author="Claude" w:date="2026-10-28T00:00:00Z">
              <w:r>
                <w:delText>0.002</w:delText>
              </w:r>
            </w:del>
            <w:ins w:id="31759" w:author="Claude" w:date="2026-10-28T00:00:00Z">
              <w:r>
                <w:t xml:space="preserve">0.000</w:t>
              </w:r>
            </w:ins>
          </w:p>
        </w:tc>
        <w:tc>
          <w:tcPr>
            <w:tcW w:w="0" w:type="auto"/>
          </w:tcPr>
          <w:p w14:paraId="25F3E402" w14:textId="77777777" w:rsidR="008617D8" w:rsidRDefault="00000000">
            <w:r>
              <w:t xml:space="preserve">-</w:t>
            </w:r>
            <w:del w:id="31762" w:author="Claude" w:date="2026-10-28T00:00:00Z">
              <w:r>
                <w:delText xml:space="preserve">0.107</w:delText>
              </w:r>
            </w:del>
            <w:ins w:id="31761" w:author="Claude" w:date="2026-10-28T00:00:00Z">
              <w:r>
                <w:t xml:space="preserve">0.108</w:t>
              </w:r>
            </w:ins>
          </w:p>
        </w:tc>
        <w:tc>
          <w:tcPr>
            <w:tcW w:w="0" w:type="auto"/>
          </w:tcPr>
          <w:p w14:paraId="187EE8BC" w14:textId="77777777" w:rsidR="008617D8" w:rsidRDefault="00000000">
            <w:r>
              <w:t>0.000</w:t>
            </w:r>
          </w:p>
        </w:tc>
      </w:tr>
      <w:tr w:rsidR="008617D8" w14:paraId="449AB69A" w14:textId="77777777">
        <w:tc>
          <w:tcPr>
            <w:tcW w:w="0" w:type="auto"/>
          </w:tcPr>
          <w:p w14:paraId="123CE3BF" w14:textId="77777777" w:rsidR="008617D8" w:rsidRDefault="00000000">
            <w:r>
              <w:t>Hispanic share</w:t>
            </w:r>
          </w:p>
        </w:tc>
        <w:tc>
          <w:tcPr>
            <w:tcW w:w="0" w:type="auto"/>
          </w:tcPr>
          <w:p w14:paraId="44F9D82C" w14:textId="77777777" w:rsidR="008617D8" w:rsidRDefault="00000000">
            <w:r>
              <w:t xml:space="preserve">-</w:t>
            </w:r>
            <w:del w:id="31764" w:author="Claude" w:date="2026-10-28T00:00:00Z">
              <w:r>
                <w:delText xml:space="preserve">0.024</w:delText>
              </w:r>
            </w:del>
            <w:ins w:id="31763" w:author="Claude" w:date="2026-10-28T00:00:00Z">
              <w:r>
                <w:t xml:space="preserve">0.215</w:t>
              </w:r>
            </w:ins>
          </w:p>
        </w:tc>
        <w:tc>
          <w:tcPr>
            <w:tcW w:w="0" w:type="auto"/>
          </w:tcPr>
          <w:p w14:paraId="3FE6FC42" w14:textId="77777777" w:rsidR="008617D8" w:rsidRDefault="00000000">
            <w:del w:id="31766" w:author="Claude" w:date="2026-10-28T00:00:00Z">
              <w:r>
                <w:delText>0.646</w:delText>
              </w:r>
            </w:del>
            <w:ins w:id="31765" w:author="Claude" w:date="2026-10-28T00:00:00Z">
              <w:r>
                <w:t xml:space="preserve">0.000</w:t>
              </w:r>
            </w:ins>
          </w:p>
        </w:tc>
        <w:tc>
          <w:tcPr>
            <w:tcW w:w="0" w:type="auto"/>
          </w:tcPr>
          <w:p w14:paraId="1B683583" w14:textId="77777777" w:rsidR="008617D8" w:rsidRDefault="00000000">
            <w:r>
              <w:t xml:space="preserve">-</w:t>
            </w:r>
            <w:del w:id="31768" w:author="Claude" w:date="2026-10-28T00:00:00Z">
              <w:r>
                <w:delText xml:space="preserve">0.247</w:delText>
              </w:r>
            </w:del>
            <w:ins w:id="31767" w:author="Claude" w:date="2026-10-28T00:00:00Z">
              <w:r>
                <w:t xml:space="preserve">0.289</w:t>
              </w:r>
            </w:ins>
          </w:p>
        </w:tc>
        <w:tc>
          <w:tcPr>
            <w:tcW w:w="0" w:type="auto"/>
          </w:tcPr>
          <w:p w14:paraId="07D9ABA6" w14:textId="77777777" w:rsidR="008617D8" w:rsidRDefault="00000000">
            <w:r>
              <w:t>0.000</w:t>
            </w:r>
          </w:p>
        </w:tc>
      </w:tr>
      <w:tr w:rsidR="008617D8" w14:paraId="573B45A7" w14:textId="77777777">
        <w:tc>
          <w:tcPr>
            <w:tcW w:w="0" w:type="auto"/>
          </w:tcPr>
          <w:p w14:paraId="7E5C0DBB" w14:textId="77777777" w:rsidR="008617D8" w:rsidRDefault="00000000">
            <w:r>
              <w:t>Asian share</w:t>
            </w:r>
          </w:p>
        </w:tc>
        <w:tc>
          <w:tcPr>
            <w:tcW w:w="0" w:type="auto"/>
          </w:tcPr>
          <w:p w14:paraId="2C87AC55" w14:textId="77777777" w:rsidR="008617D8" w:rsidRDefault="00000000">
            <w:r>
              <w:t xml:space="preserve">-</w:t>
            </w:r>
            <w:del w:id="31770" w:author="Claude" w:date="2026-10-28T00:00:00Z">
              <w:r>
                <w:delText xml:space="preserve">0.303</w:delText>
              </w:r>
            </w:del>
            <w:ins w:id="31769" w:author="Claude" w:date="2026-10-28T00:00:00Z">
              <w:r>
                <w:t xml:space="preserve">0.246</w:t>
              </w:r>
            </w:ins>
          </w:p>
        </w:tc>
        <w:tc>
          <w:tcPr>
            <w:tcW w:w="0" w:type="auto"/>
          </w:tcPr>
          <w:p w14:paraId="6BEAF3D8" w14:textId="77777777" w:rsidR="008617D8" w:rsidRDefault="00000000">
            <w:r>
              <w:t>0.000</w:t>
            </w:r>
          </w:p>
        </w:tc>
        <w:tc>
          <w:tcPr>
            <w:tcW w:w="0" w:type="auto"/>
          </w:tcPr>
          <w:p w14:paraId="2F99A3CD" w14:textId="77777777" w:rsidR="008617D8" w:rsidRDefault="00000000">
            <w:r>
              <w:t xml:space="preserve">-</w:t>
            </w:r>
            <w:del w:id="31772" w:author="Claude" w:date="2026-10-28T00:00:00Z">
              <w:r>
                <w:delText xml:space="preserve">0.302</w:delText>
              </w:r>
            </w:del>
            <w:ins w:id="31771" w:author="Claude" w:date="2026-10-28T00:00:00Z">
              <w:r>
                <w:t xml:space="preserve">0.295</w:t>
              </w:r>
            </w:ins>
          </w:p>
        </w:tc>
        <w:tc>
          <w:tcPr>
            <w:tcW w:w="0" w:type="auto"/>
          </w:tcPr>
          <w:p w14:paraId="342DAC64" w14:textId="77777777" w:rsidR="008617D8" w:rsidRDefault="00000000">
            <w:r>
              <w:t>0.000</w:t>
            </w:r>
          </w:p>
        </w:tc>
      </w:tr>
      <w:tr w:rsidR="008617D8" w14:paraId="0D2EA4A7" w14:textId="77777777">
        <w:tc>
          <w:tcPr>
            <w:tcW w:w="0" w:type="auto"/>
          </w:tcPr>
          <w:p w14:paraId="17EC02E5" w14:textId="77777777" w:rsidR="008617D8" w:rsidRDefault="00000000">
            <w:r>
              <w:t>Poverty rate</w:t>
            </w:r>
          </w:p>
        </w:tc>
        <w:tc>
          <w:tcPr>
            <w:tcW w:w="0" w:type="auto"/>
          </w:tcPr>
          <w:p w14:paraId="5437BBE5" w14:textId="77777777" w:rsidR="008617D8" w:rsidRDefault="00000000">
            <w:del w:id="31774" w:author="Claude" w:date="2026-10-28T00:00:00Z">
              <w:r>
                <w:delText>0.130</w:delText>
              </w:r>
            </w:del>
            <w:ins w:id="31773" w:author="Claude" w:date="2026-10-28T00:00:00Z">
              <w:r>
                <w:t xml:space="preserve">-0.008</w:t>
              </w:r>
            </w:ins>
          </w:p>
        </w:tc>
        <w:tc>
          <w:tcPr>
            <w:tcW w:w="0" w:type="auto"/>
          </w:tcPr>
          <w:p w14:paraId="79301C93" w14:textId="77777777" w:rsidR="008617D8" w:rsidRDefault="00000000">
            <w:del w:id="31776" w:author="Claude" w:date="2026-10-28T00:00:00Z">
              <w:r>
                <w:delText>0.162</w:delText>
              </w:r>
            </w:del>
            <w:ins w:id="31775" w:author="Claude" w:date="2026-10-28T00:00:00Z">
              <w:r>
                <w:t xml:space="preserve">0.822</w:t>
              </w:r>
            </w:ins>
          </w:p>
        </w:tc>
        <w:tc>
          <w:tcPr>
            <w:tcW w:w="0" w:type="auto"/>
          </w:tcPr>
          <w:p w14:paraId="45C5322E" w14:textId="77777777" w:rsidR="008617D8" w:rsidRDefault="00000000">
            <w:r>
              <w:t xml:space="preserve">-</w:t>
            </w:r>
            <w:del w:id="31778" w:author="Claude" w:date="2026-10-28T00:00:00Z">
              <w:r>
                <w:delText xml:space="preserve">0.022</w:delText>
              </w:r>
            </w:del>
            <w:ins w:id="31777" w:author="Claude" w:date="2026-10-28T00:00:00Z">
              <w:r>
                <w:t xml:space="preserve">0.012</w:t>
              </w:r>
            </w:ins>
          </w:p>
        </w:tc>
        <w:tc>
          <w:tcPr>
            <w:tcW w:w="0" w:type="auto"/>
          </w:tcPr>
          <w:p w14:paraId="3922F570" w14:textId="77777777" w:rsidR="008617D8" w:rsidRDefault="00000000">
            <w:del w:id="31780" w:author="Claude" w:date="2026-10-28T00:00:00Z">
              <w:r>
                <w:delText>0.467</w:delText>
              </w:r>
            </w:del>
            <w:ins w:id="31779" w:author="Claude" w:date="2026-10-28T00:00:00Z">
              <w:r>
                <w:t xml:space="preserve">0.667</w:t>
              </w:r>
            </w:ins>
          </w:p>
        </w:tc>
      </w:tr>
    </w:tbl>
    <w:p w14:paraId="213BA915" w14:textId="77777777" w:rsidR="00C0582D" w:rsidRDefault="00C0582D">
      <w:pPr>
        <w:pStyle w:val="Caption"/>
      </w:pPr>
    </w:p>
    <w:p w14:paraId="516F61C6" w14:textId="02A8CFE1" w:rsidR="008617D8" w:rsidRDefault="00000000">
      <w:pPr>
        <w:pStyle w:val="Caption"/>
      </w:pPr>
      <w:r>
        <w:t>Supplementary Table S14 | Variable definitions for the main outcomes, predictors and controls.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9B78FE" w14:paraId="7C606894" w14:textId="77777777" w:rsidTr="000A7270">
        <w:trPr>
          <w:tblHeader/>
        </w:trPr>
        <w:tc>
          <w:tcPr>
            <w:tcW w:w="3360" w:type="dxa"/>
            <w:tcBorders>
              <w:bottom w:val="single" w:sz="6" w:space="0" w:color="auto"/>
            </w:tcBorders>
            <w:shd w:val="clear" w:color="auto" w:fill="F2EFE7"/>
          </w:tcPr>
          <w:p w14:paraId="3906D13B" w14:textId="77777777" w:rsidR="009B78FE" w:rsidRDefault="009B78FE" w:rsidP="000A7270">
            <w:r>
              <w:rPr>
                <w:b/>
              </w:rPr>
              <w:t>Variable</w:t>
            </w:r>
          </w:p>
        </w:tc>
        <w:tc>
          <w:tcPr>
            <w:tcW w:w="3360" w:type="dxa"/>
            <w:tcBorders>
              <w:bottom w:val="single" w:sz="6" w:space="0" w:color="auto"/>
            </w:tcBorders>
            <w:shd w:val="clear" w:color="auto" w:fill="F2EFE7"/>
          </w:tcPr>
          <w:p w14:paraId="55959847" w14:textId="77777777" w:rsidR="009B78FE" w:rsidRDefault="009B78FE" w:rsidP="000A7270">
            <w:r>
              <w:rPr>
                <w:b/>
              </w:rPr>
              <w:t>Meaning</w:t>
            </w:r>
          </w:p>
        </w:tc>
        <w:tc>
          <w:tcPr>
            <w:tcW w:w="3360" w:type="dxa"/>
            <w:tcBorders>
              <w:bottom w:val="single" w:sz="6" w:space="0" w:color="auto"/>
            </w:tcBorders>
            <w:shd w:val="clear" w:color="auto" w:fill="F2EFE7"/>
          </w:tcPr>
          <w:p w14:paraId="66FFBF72" w14:textId="77777777" w:rsidR="009B78FE" w:rsidRDefault="009B78FE" w:rsidP="000A7270">
            <w:r>
              <w:rPr>
                <w:b/>
              </w:rPr>
              <w:t>Scale / notes</w:t>
            </w:r>
          </w:p>
        </w:tc>
      </w:tr>
      <w:tr w:rsidR="009B78FE" w14:paraId="23EA50BA" w14:textId="77777777" w:rsidTr="000A7270">
        <w:tc>
          <w:tcPr>
            <w:tcW w:w="3360" w:type="dxa"/>
          </w:tcPr>
          <w:p w14:paraId="1998F2C0" w14:textId="77777777" w:rsidR="009B78FE" w:rsidRDefault="009B78FE" w:rsidP="000A7270">
            <w:r>
              <w:rPr>
                <w:rFonts w:ascii="Courier New" w:hAnsi="Courier New"/>
                <w:sz w:val="18"/>
              </w:rPr>
              <w:t>y_pv</w:t>
            </w:r>
          </w:p>
        </w:tc>
        <w:tc>
          <w:tcPr>
            <w:tcW w:w="3360" w:type="dxa"/>
          </w:tcPr>
          <w:p w14:paraId="1BA56254" w14:textId="77777777" w:rsidR="009B78FE" w:rsidRDefault="009B78FE" w:rsidP="000A7270">
            <w:r>
              <w:t>Solar PV deployment intensity</w:t>
            </w:r>
          </w:p>
        </w:tc>
        <w:tc>
          <w:tcPr>
            <w:tcW w:w="3360" w:type="dxa"/>
          </w:tcPr>
          <w:p w14:paraId="32B9FB4C" w14:textId="77777777" w:rsidR="009B78FE" w:rsidRDefault="009B78FE" w:rsidP="000A7270">
            <w:r>
              <w:rPr>
                <w:rFonts w:ascii="Courier New" w:hAnsi="Courier New"/>
                <w:sz w:val="18"/>
              </w:rPr>
              <w:t>log(1 + PV kW DC per 1,000 residents)</w:t>
            </w:r>
          </w:p>
        </w:tc>
      </w:tr>
      <w:tr w:rsidR="009B78FE" w14:paraId="3FC4B6ED" w14:textId="77777777" w:rsidTr="000A7270">
        <w:tc>
          <w:tcPr>
            <w:tcW w:w="3360" w:type="dxa"/>
          </w:tcPr>
          <w:p w14:paraId="6F27B94C" w14:textId="77777777" w:rsidR="009B78FE" w:rsidRDefault="009B78FE" w:rsidP="000A7270">
            <w:r>
              <w:rPr>
                <w:rFonts w:ascii="Courier New" w:hAnsi="Courier New"/>
                <w:sz w:val="18"/>
              </w:rPr>
              <w:t>y_storage</w:t>
            </w:r>
          </w:p>
        </w:tc>
        <w:tc>
          <w:tcPr>
            <w:tcW w:w="3360" w:type="dxa"/>
          </w:tcPr>
          <w:p w14:paraId="61FC8E9F" w14:textId="77777777" w:rsidR="009B78FE" w:rsidRDefault="009B78FE" w:rsidP="000A7270">
            <w:r>
              <w:t>Battery storage deployment intensity</w:t>
            </w:r>
          </w:p>
        </w:tc>
        <w:tc>
          <w:tcPr>
            <w:tcW w:w="3360" w:type="dxa"/>
          </w:tcPr>
          <w:p w14:paraId="30F846E6" w14:textId="77777777" w:rsidR="009B78FE" w:rsidRDefault="009B78FE" w:rsidP="000A7270">
            <w:r>
              <w:rPr>
                <w:rFonts w:ascii="Courier New" w:hAnsi="Courier New"/>
                <w:sz w:val="18"/>
              </w:rPr>
              <w:t>log(1 + storage MW per 100,000 residents)</w:t>
            </w:r>
          </w:p>
        </w:tc>
      </w:tr>
      <w:tr w:rsidR="009B78FE" w14:paraId="03172276" w14:textId="77777777" w:rsidTr="000A7270">
        <w:tc>
          <w:tcPr>
            <w:tcW w:w="3360" w:type="dxa"/>
          </w:tcPr>
          <w:p w14:paraId="78AA85F9" w14:textId="77777777" w:rsidR="009B78FE" w:rsidRDefault="009B78FE" w:rsidP="000A7270">
            <w:r>
              <w:rPr>
                <w:rFonts w:ascii="Courier New" w:hAnsi="Courier New"/>
                <w:sz w:val="18"/>
              </w:rPr>
              <w:t>y_chargers</w:t>
            </w:r>
          </w:p>
        </w:tc>
        <w:tc>
          <w:tcPr>
            <w:tcW w:w="3360" w:type="dxa"/>
          </w:tcPr>
          <w:p w14:paraId="40E2A688" w14:textId="77777777" w:rsidR="009B78FE" w:rsidRDefault="009B78FE" w:rsidP="000A7270">
            <w:r>
              <w:t>EV charging availability</w:t>
            </w:r>
          </w:p>
        </w:tc>
        <w:tc>
          <w:tcPr>
            <w:tcW w:w="3360" w:type="dxa"/>
          </w:tcPr>
          <w:p w14:paraId="521B79A9" w14:textId="77777777" w:rsidR="009B78FE" w:rsidRDefault="009B78FE" w:rsidP="000A7270">
            <w:r>
              <w:rPr>
                <w:rFonts w:ascii="Courier New" w:hAnsi="Courier New"/>
                <w:sz w:val="18"/>
              </w:rPr>
              <w:t>log(1 + total chargers per 1,000 residents)</w:t>
            </w:r>
          </w:p>
        </w:tc>
      </w:tr>
      <w:tr w:rsidR="009B78FE" w14:paraId="11D26417" w14:textId="77777777" w:rsidTr="000A7270">
        <w:tc>
          <w:tcPr>
            <w:tcW w:w="3360" w:type="dxa"/>
          </w:tcPr>
          <w:p w14:paraId="2991C915" w14:textId="77777777" w:rsidR="009B78FE" w:rsidRDefault="009B78FE" w:rsidP="000A7270">
            <w:r>
              <w:rPr>
                <w:rFonts w:ascii="Courier New" w:hAnsi="Courier New"/>
                <w:sz w:val="18"/>
              </w:rPr>
              <w:t>pct_black</w:t>
            </w:r>
          </w:p>
        </w:tc>
        <w:tc>
          <w:tcPr>
            <w:tcW w:w="3360" w:type="dxa"/>
          </w:tcPr>
          <w:p w14:paraId="58DBF7A8" w14:textId="77777777" w:rsidR="009B78FE" w:rsidRDefault="009B78FE" w:rsidP="000A7270">
            <w:r>
              <w:t>Share of ZIP/ZCTA population identifying as Black</w:t>
            </w:r>
          </w:p>
        </w:tc>
        <w:tc>
          <w:tcPr>
            <w:tcW w:w="3360" w:type="dxa"/>
          </w:tcPr>
          <w:p w14:paraId="09B8CE63" w14:textId="77777777" w:rsidR="009B78FE" w:rsidRDefault="009B78FE" w:rsidP="000A7270">
            <w:r>
              <w:t>ACS 2023 5-year estimate</w:t>
            </w:r>
          </w:p>
        </w:tc>
      </w:tr>
      <w:tr w:rsidR="009B78FE" w14:paraId="2B0ED9D5" w14:textId="77777777" w:rsidTr="000A7270">
        <w:tc>
          <w:tcPr>
            <w:tcW w:w="3360" w:type="dxa"/>
          </w:tcPr>
          <w:p w14:paraId="4F567BB4" w14:textId="77777777" w:rsidR="009B78FE" w:rsidRDefault="009B78FE" w:rsidP="000A7270">
            <w:r>
              <w:rPr>
                <w:rFonts w:ascii="Courier New" w:hAnsi="Courier New"/>
                <w:sz w:val="18"/>
              </w:rPr>
              <w:t>pct_hispanic</w:t>
            </w:r>
          </w:p>
        </w:tc>
        <w:tc>
          <w:tcPr>
            <w:tcW w:w="3360" w:type="dxa"/>
          </w:tcPr>
          <w:p w14:paraId="43D48ED1" w14:textId="77777777" w:rsidR="009B78FE" w:rsidRDefault="009B78FE" w:rsidP="000A7270">
            <w:r>
              <w:t>Share of ZIP/ZCTA population identifying as Hispanic or Latino</w:t>
            </w:r>
          </w:p>
        </w:tc>
        <w:tc>
          <w:tcPr>
            <w:tcW w:w="3360" w:type="dxa"/>
          </w:tcPr>
          <w:p w14:paraId="4C77CD61" w14:textId="77777777" w:rsidR="009B78FE" w:rsidRDefault="009B78FE" w:rsidP="000A7270">
            <w:r>
              <w:t>ACS 2023 5-year estimate</w:t>
            </w:r>
          </w:p>
        </w:tc>
      </w:tr>
      <w:tr w:rsidR="009B78FE" w14:paraId="67ABA9D3" w14:textId="77777777" w:rsidTr="000A7270">
        <w:tc>
          <w:tcPr>
            <w:tcW w:w="3360" w:type="dxa"/>
          </w:tcPr>
          <w:p w14:paraId="73C780D0" w14:textId="77777777" w:rsidR="009B78FE" w:rsidRDefault="009B78FE" w:rsidP="000A7270">
            <w:r>
              <w:rPr>
                <w:rFonts w:ascii="Courier New" w:hAnsi="Courier New"/>
                <w:sz w:val="18"/>
              </w:rPr>
              <w:t>pct_asian</w:t>
            </w:r>
          </w:p>
        </w:tc>
        <w:tc>
          <w:tcPr>
            <w:tcW w:w="3360" w:type="dxa"/>
          </w:tcPr>
          <w:p w14:paraId="47A5B3DB" w14:textId="77777777" w:rsidR="009B78FE" w:rsidRDefault="009B78FE" w:rsidP="000A7270">
            <w:r>
              <w:t>Share of ZIP/ZCTA population identifying as Asian</w:t>
            </w:r>
          </w:p>
        </w:tc>
        <w:tc>
          <w:tcPr>
            <w:tcW w:w="3360" w:type="dxa"/>
          </w:tcPr>
          <w:p w14:paraId="3AF1C1FC" w14:textId="77777777" w:rsidR="009B78FE" w:rsidRDefault="009B78FE" w:rsidP="000A7270">
            <w:r>
              <w:t>ACS 2023 5-year estimate</w:t>
            </w:r>
          </w:p>
        </w:tc>
      </w:tr>
      <w:tr w:rsidR="009B78FE" w14:paraId="688B61F9" w14:textId="77777777" w:rsidTr="000A7270">
        <w:tc>
          <w:tcPr>
            <w:tcW w:w="3360" w:type="dxa"/>
          </w:tcPr>
          <w:p w14:paraId="3F9EF638" w14:textId="77777777" w:rsidR="009B78FE" w:rsidRDefault="009B78FE" w:rsidP="000A7270">
            <w:r>
              <w:rPr>
                <w:rFonts w:ascii="Courier New" w:hAnsi="Courier New"/>
                <w:sz w:val="18"/>
              </w:rPr>
              <w:t>log_median_household_income</w:t>
            </w:r>
          </w:p>
        </w:tc>
        <w:tc>
          <w:tcPr>
            <w:tcW w:w="3360" w:type="dxa"/>
          </w:tcPr>
          <w:p w14:paraId="505891C4" w14:textId="77777777" w:rsidR="009B78FE" w:rsidRDefault="009B78FE" w:rsidP="000A7270">
            <w:r>
              <w:t>Logged median household income</w:t>
            </w:r>
          </w:p>
        </w:tc>
        <w:tc>
          <w:tcPr>
            <w:tcW w:w="3360" w:type="dxa"/>
          </w:tcPr>
          <w:p w14:paraId="70DCFAB8" w14:textId="77777777" w:rsidR="009B78FE" w:rsidRDefault="009B78FE" w:rsidP="000A7270">
            <w:r>
              <w:t>Socioeconomic/adoption-capacity proxy</w:t>
            </w:r>
          </w:p>
        </w:tc>
      </w:tr>
      <w:tr w:rsidR="009B78FE" w14:paraId="4787235E" w14:textId="77777777" w:rsidTr="000A7270">
        <w:tc>
          <w:tcPr>
            <w:tcW w:w="3360" w:type="dxa"/>
          </w:tcPr>
          <w:p w14:paraId="463A7455" w14:textId="77777777" w:rsidR="009B78FE" w:rsidRDefault="009B78FE" w:rsidP="000A7270">
            <w:r>
              <w:rPr>
                <w:rFonts w:ascii="Courier New" w:hAnsi="Courier New"/>
                <w:sz w:val="18"/>
              </w:rPr>
              <w:t>poverty_rate</w:t>
            </w:r>
          </w:p>
        </w:tc>
        <w:tc>
          <w:tcPr>
            <w:tcW w:w="3360" w:type="dxa"/>
          </w:tcPr>
          <w:p w14:paraId="4B8DC9C7" w14:textId="77777777" w:rsidR="009B78FE" w:rsidRDefault="009B78FE" w:rsidP="000A7270">
            <w:r>
              <w:t>Share of residents below the poverty line</w:t>
            </w:r>
          </w:p>
        </w:tc>
        <w:tc>
          <w:tcPr>
            <w:tcW w:w="3360" w:type="dxa"/>
          </w:tcPr>
          <w:p w14:paraId="1982BC86" w14:textId="77777777" w:rsidR="009B78FE" w:rsidRDefault="009B78FE" w:rsidP="000A7270">
            <w:r>
              <w:t>Socioeconomic control</w:t>
            </w:r>
          </w:p>
        </w:tc>
      </w:tr>
      <w:tr w:rsidR="009B78FE" w14:paraId="7942A355" w14:textId="77777777" w:rsidTr="000A7270">
        <w:tc>
          <w:tcPr>
            <w:tcW w:w="3360" w:type="dxa"/>
          </w:tcPr>
          <w:p w14:paraId="266499F4" w14:textId="77777777" w:rsidR="009B78FE" w:rsidRDefault="009B78FE" w:rsidP="000A7270">
            <w:r>
              <w:rPr>
                <w:rFonts w:ascii="Courier New" w:hAnsi="Courier New"/>
                <w:sz w:val="18"/>
              </w:rPr>
              <w:t>pct_bachelors_plus</w:t>
            </w:r>
          </w:p>
        </w:tc>
        <w:tc>
          <w:tcPr>
            <w:tcW w:w="3360" w:type="dxa"/>
          </w:tcPr>
          <w:p w14:paraId="7C72E015" w14:textId="77777777" w:rsidR="009B78FE" w:rsidRDefault="009B78FE" w:rsidP="000A7270">
            <w:r>
              <w:t>Share of adults with a bachelor’s degree or higher</w:t>
            </w:r>
          </w:p>
        </w:tc>
        <w:tc>
          <w:tcPr>
            <w:tcW w:w="3360" w:type="dxa"/>
          </w:tcPr>
          <w:p w14:paraId="5E0B798B" w14:textId="77777777" w:rsidR="009B78FE" w:rsidRDefault="009B78FE" w:rsidP="000A7270">
            <w:r>
              <w:t>Education and adoption-capacity control</w:t>
            </w:r>
          </w:p>
        </w:tc>
      </w:tr>
      <w:tr w:rsidR="009B78FE" w14:paraId="153341E9" w14:textId="77777777" w:rsidTr="000A7270">
        <w:tc>
          <w:tcPr>
            <w:tcW w:w="3360" w:type="dxa"/>
          </w:tcPr>
          <w:p w14:paraId="0C80EBEB" w14:textId="77777777" w:rsidR="009B78FE" w:rsidRDefault="009B78FE" w:rsidP="000A7270">
            <w:r>
              <w:rPr>
                <w:rFonts w:ascii="Courier New" w:hAnsi="Courier New"/>
                <w:sz w:val="18"/>
              </w:rPr>
              <w:t>ghi_mean_kwh_m2_day_2023</w:t>
            </w:r>
          </w:p>
        </w:tc>
        <w:tc>
          <w:tcPr>
            <w:tcW w:w="3360" w:type="dxa"/>
          </w:tcPr>
          <w:p w14:paraId="48E74966" w14:textId="77777777" w:rsidR="009B78FE" w:rsidRDefault="009B78FE" w:rsidP="000A7270">
            <w:r>
              <w:t>Mean daily global horizontal irradiance</w:t>
            </w:r>
          </w:p>
        </w:tc>
        <w:tc>
          <w:tcPr>
            <w:tcW w:w="3360" w:type="dxa"/>
          </w:tcPr>
          <w:p w14:paraId="6BF79C47" w14:textId="77777777" w:rsidR="009B78FE" w:rsidRDefault="009B78FE" w:rsidP="000A7270">
            <w:r>
              <w:t>Solar resource / physical suitability control</w:t>
            </w:r>
          </w:p>
        </w:tc>
      </w:tr>
      <w:tr w:rsidR="009B78FE" w14:paraId="20F65DB7" w14:textId="77777777" w:rsidTr="000A7270">
        <w:tc>
          <w:tcPr>
            <w:tcW w:w="3360" w:type="dxa"/>
          </w:tcPr>
          <w:p w14:paraId="6A7453B2" w14:textId="77777777" w:rsidR="009B78FE" w:rsidRDefault="009B78FE" w:rsidP="000A7270">
            <w:r>
              <w:rPr>
                <w:rFonts w:ascii="Courier New" w:hAnsi="Courier New"/>
                <w:sz w:val="18"/>
              </w:rPr>
              <w:t>cdd65_2023</w:t>
            </w:r>
          </w:p>
        </w:tc>
        <w:tc>
          <w:tcPr>
            <w:tcW w:w="3360" w:type="dxa"/>
          </w:tcPr>
          <w:p w14:paraId="0BBBBB85" w14:textId="77777777" w:rsidR="009B78FE" w:rsidRDefault="009B78FE" w:rsidP="000A7270">
            <w:r>
              <w:t>Cooling degree days relative to 65°F</w:t>
            </w:r>
          </w:p>
        </w:tc>
        <w:tc>
          <w:tcPr>
            <w:tcW w:w="3360" w:type="dxa"/>
          </w:tcPr>
          <w:p w14:paraId="3C15875A" w14:textId="77777777" w:rsidR="009B78FE" w:rsidRDefault="009B78FE" w:rsidP="000A7270">
            <w:r>
              <w:t>Climate control</w:t>
            </w:r>
          </w:p>
        </w:tc>
      </w:tr>
      <w:tr w:rsidR="009B78FE" w14:paraId="264D26BB" w14:textId="77777777" w:rsidTr="000A7270">
        <w:tc>
          <w:tcPr>
            <w:tcW w:w="3360" w:type="dxa"/>
          </w:tcPr>
          <w:p w14:paraId="2675FD0A" w14:textId="77777777" w:rsidR="009B78FE" w:rsidRDefault="009B78FE" w:rsidP="000A7270">
            <w:r>
              <w:rPr>
                <w:rFonts w:ascii="Courier New" w:hAnsi="Courier New"/>
                <w:sz w:val="18"/>
              </w:rPr>
              <w:t>hdd65_2023</w:t>
            </w:r>
          </w:p>
        </w:tc>
        <w:tc>
          <w:tcPr>
            <w:tcW w:w="3360" w:type="dxa"/>
          </w:tcPr>
          <w:p w14:paraId="17792E05" w14:textId="77777777" w:rsidR="009B78FE" w:rsidRDefault="009B78FE" w:rsidP="000A7270">
            <w:r>
              <w:t>Heating degree days relative to 65°F</w:t>
            </w:r>
          </w:p>
        </w:tc>
        <w:tc>
          <w:tcPr>
            <w:tcW w:w="3360" w:type="dxa"/>
          </w:tcPr>
          <w:p w14:paraId="1EE730F0" w14:textId="77777777" w:rsidR="009B78FE" w:rsidRDefault="009B78FE" w:rsidP="000A7270">
            <w:r>
              <w:t>Climate control</w:t>
            </w:r>
          </w:p>
        </w:tc>
      </w:tr>
      <w:tr w:rsidR="009B78FE" w14:paraId="3068EBE5" w14:textId="77777777" w:rsidTr="000A7270">
        <w:tc>
          <w:tcPr>
            <w:tcW w:w="3360" w:type="dxa"/>
          </w:tcPr>
          <w:p w14:paraId="78D3889B" w14:textId="77777777" w:rsidR="009B78FE" w:rsidRDefault="009B78FE" w:rsidP="000A7270">
            <w:r>
              <w:rPr>
                <w:rFonts w:ascii="Courier New" w:hAnsi="Courier New"/>
                <w:sz w:val="18"/>
              </w:rPr>
              <w:t>log_kwh</w:t>
            </w:r>
          </w:p>
        </w:tc>
        <w:tc>
          <w:tcPr>
            <w:tcW w:w="3360" w:type="dxa"/>
          </w:tcPr>
          <w:p w14:paraId="662C96BF" w14:textId="77777777" w:rsidR="009B78FE" w:rsidRDefault="009B78FE" w:rsidP="000A7270">
            <w:r>
              <w:t>Logged annual electricity consumption</w:t>
            </w:r>
          </w:p>
        </w:tc>
        <w:tc>
          <w:tcPr>
            <w:tcW w:w="3360" w:type="dxa"/>
          </w:tcPr>
          <w:p w14:paraId="57A00191" w14:textId="77777777" w:rsidR="009B78FE" w:rsidRDefault="009B78FE" w:rsidP="000A7270">
            <w:r>
              <w:t>Demand/load proxy</w:t>
            </w:r>
          </w:p>
        </w:tc>
      </w:tr>
      <w:tr w:rsidR="009B78FE" w14:paraId="408E7ECA" w14:textId="77777777" w:rsidTr="000A7270">
        <w:tc>
          <w:tcPr>
            <w:tcW w:w="3360" w:type="dxa"/>
          </w:tcPr>
          <w:p w14:paraId="442E9053"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energy_burden_pct</w:t>
            </w:r>
          </w:p>
        </w:tc>
        <w:tc>
          <w:tcPr>
            <w:tcW w:w="3360" w:type="dxa"/>
          </w:tcPr>
          <w:p w14:paraId="49639BB7" w14:textId="77777777" w:rsidR="009B78FE" w:rsidRDefault="009B78FE" w:rsidP="000A7270">
            <w:r>
              <w:t>Household energy burden</w:t>
            </w:r>
          </w:p>
        </w:tc>
        <w:tc>
          <w:tcPr>
            <w:tcW w:w="3360" w:type="dxa"/>
          </w:tcPr>
          <w:p w14:paraId="0D5993F9" w14:textId="77777777" w:rsidR="009B78FE" w:rsidRDefault="009B78FE" w:rsidP="000A7270">
            <w:r>
              <w:t>ZIP-level energy costs as a share of income; used in the energy-burden outcome model</w:t>
            </w:r>
          </w:p>
        </w:tc>
      </w:tr>
      <w:tr w:rsidR="009B78FE" w14:paraId="3B7EB59A" w14:textId="77777777" w:rsidTr="000A7270">
        <w:tc>
          <w:tcPr>
            <w:tcW w:w="3360" w:type="dxa"/>
          </w:tcPr>
          <w:p w14:paraId="35A2E23A" w14:textId="77777777" w:rsidR="009B78FE" w:rsidRPr="00E713DB" w:rsidRDefault="009B78FE" w:rsidP="000A7270">
            <w:pPr>
              <w:rPr>
                <w:rFonts w:ascii="Courier New" w:hAnsi="Courier New" w:cs="Courier New"/>
                <w:sz w:val="18"/>
                <w:szCs w:val="18"/>
              </w:rPr>
            </w:pPr>
            <w:r>
              <w:rPr>
                <w:rFonts w:ascii="Courier New" w:hAnsi="Courier New" w:cs="Courier New"/>
                <w:sz w:val="18"/>
                <w:szCs w:val="18"/>
              </w:rPr>
              <w:t>log_energy_gap_per_capita</w:t>
            </w:r>
          </w:p>
        </w:tc>
        <w:tc>
          <w:tcPr>
            <w:tcW w:w="3360" w:type="dxa"/>
          </w:tcPr>
          <w:p w14:paraId="44CD928D" w14:textId="77777777" w:rsidR="009B78FE" w:rsidRDefault="009B78FE" w:rsidP="000A7270">
            <w:r>
              <w:t>Logged per-capita energy affordability gap</w:t>
            </w:r>
          </w:p>
        </w:tc>
        <w:tc>
          <w:tcPr>
            <w:tcW w:w="3360" w:type="dxa"/>
          </w:tcPr>
          <w:p w14:paraId="1D7C1001" w14:textId="77777777" w:rsidR="009B78FE" w:rsidRDefault="009B78FE" w:rsidP="000A7270">
            <w:r>
              <w:t xml:space="preserve">Scale-adjusted burden-gap measure used alongside energy_burden_pct</w:t>
            </w:r>
          </w:p>
        </w:tc>
      </w:tr>
    </w:tbl>
    <w:p w14:paraId="14CFA4FC" w14:textId="77777777" w:rsidR="00545DFD" w:rsidRDefault="00545DFD">
      <w:pPr>
        <w:pStyle w:val="Caption"/>
      </w:pPr>
    </w:p>
    <w:p w14:paraId="0709BA7A" w14:textId="1E35E645" w:rsidR="008617D8" w:rsidRDefault="00000000">
      <w:pPr>
        <w:pStyle w:val="Caption"/>
      </w:pPr>
      <w:r>
        <w:t>Supplementary Table S15 | Summary statistics for the main outcomes and key predictors in the analysis sample.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352"/>
        <w:gridCol w:w="1389"/>
        <w:gridCol w:w="1428"/>
        <w:gridCol w:w="1389"/>
        <w:gridCol w:w="1389"/>
      </w:tblGrid>
      <w:tr w:rsidR="00B86A12" w14:paraId="3DB8EAF9" w14:textId="77777777" w:rsidTr="3DC018EE">
        <w:trPr>
          <w:tblHeader/>
        </w:trPr>
        <w:tc>
          <w:tcPr>
            <w:tcW w:w="1680" w:type="dxa"/>
            <w:tcBorders>
              <w:bottom w:val="single" w:sz="6" w:space="0" w:color="auto"/>
            </w:tcBorders>
            <w:shd w:val="clear" w:color="auto" w:fill="F2EFE7"/>
          </w:tcPr>
          <w:p w14:paraId="1B439285" w14:textId="77777777" w:rsidR="00B86A12" w:rsidRDefault="00000000">
            <w:r>
              <w:rPr>
                <w:b/>
              </w:rPr>
              <w:t>Variable</w:t>
            </w:r>
          </w:p>
        </w:tc>
        <w:tc>
          <w:tcPr>
            <w:tcW w:w="1680" w:type="dxa"/>
            <w:tcBorders>
              <w:bottom w:val="single" w:sz="6" w:space="0" w:color="auto"/>
            </w:tcBorders>
            <w:shd w:val="clear" w:color="auto" w:fill="F2EFE7"/>
          </w:tcPr>
          <w:p w14:paraId="0A58B4A3" w14:textId="77777777" w:rsidR="00B86A12" w:rsidRDefault="00000000">
            <w:r>
              <w:rPr>
                <w:b/>
              </w:rPr>
              <w:t>N</w:t>
            </w:r>
          </w:p>
        </w:tc>
        <w:tc>
          <w:tcPr>
            <w:tcW w:w="1680" w:type="dxa"/>
            <w:tcBorders>
              <w:bottom w:val="single" w:sz="6" w:space="0" w:color="auto"/>
            </w:tcBorders>
            <w:shd w:val="clear" w:color="auto" w:fill="F2EFE7"/>
          </w:tcPr>
          <w:p w14:paraId="08168D29" w14:textId="77777777" w:rsidR="00B86A12" w:rsidRDefault="00000000">
            <w:r>
              <w:rPr>
                <w:b/>
              </w:rPr>
              <w:t>Mean</w:t>
            </w:r>
          </w:p>
        </w:tc>
        <w:tc>
          <w:tcPr>
            <w:tcW w:w="1680" w:type="dxa"/>
            <w:tcBorders>
              <w:bottom w:val="single" w:sz="6" w:space="0" w:color="auto"/>
            </w:tcBorders>
            <w:shd w:val="clear" w:color="auto" w:fill="F2EFE7"/>
          </w:tcPr>
          <w:p w14:paraId="64321D5B" w14:textId="77777777" w:rsidR="00B86A12" w:rsidRDefault="00000000">
            <w:r>
              <w:rPr>
                <w:b/>
              </w:rPr>
              <w:t>Median</w:t>
            </w:r>
          </w:p>
        </w:tc>
        <w:tc>
          <w:tcPr>
            <w:tcW w:w="1680" w:type="dxa"/>
            <w:tcBorders>
              <w:bottom w:val="single" w:sz="6" w:space="0" w:color="auto"/>
            </w:tcBorders>
            <w:shd w:val="clear" w:color="auto" w:fill="F2EFE7"/>
          </w:tcPr>
          <w:p w14:paraId="719D267D" w14:textId="77777777" w:rsidR="00B86A12" w:rsidRDefault="00000000">
            <w:r>
              <w:rPr>
                <w:b/>
              </w:rPr>
              <w:t>P25</w:t>
            </w:r>
          </w:p>
        </w:tc>
        <w:tc>
          <w:tcPr>
            <w:tcW w:w="1680" w:type="dxa"/>
            <w:tcBorders>
              <w:bottom w:val="single" w:sz="6" w:space="0" w:color="auto"/>
            </w:tcBorders>
            <w:shd w:val="clear" w:color="auto" w:fill="F2EFE7"/>
          </w:tcPr>
          <w:p w14:paraId="34DA81F9" w14:textId="77777777" w:rsidR="00B86A12" w:rsidRDefault="00000000">
            <w:r>
              <w:rPr>
                <w:b/>
              </w:rPr>
              <w:t>P75</w:t>
            </w:r>
          </w:p>
        </w:tc>
      </w:tr>
      <w:tr w:rsidR="00B86A12" w14:paraId="3BA92816" w14:textId="77777777" w:rsidTr="3DC018EE">
        <w:tc>
          <w:tcPr>
            <w:tcW w:w="1680" w:type="dxa"/>
          </w:tcPr>
          <w:p w14:paraId="7A1B312A" w14:textId="77777777" w:rsidR="00E74C8C" w:rsidRPr="00E713DB" w:rsidRDefault="00000000">
            <w:pPr>
              <w:rPr>
                <w:rFonts w:ascii="Courier New" w:hAnsi="Courier New" w:cs="Courier New"/>
                <w:sz w:val="18"/>
                <w:szCs w:val="18"/>
              </w:rPr>
            </w:pPr>
            <w:r>
              <w:rPr>
                <w:rFonts w:ascii="Courier New" w:hAnsi="Courier New" w:cs="Courier New"/>
                <w:sz w:val="18"/>
                <w:szCs w:val="18"/>
              </w:rPr>
              <w:t>y_pv</w:t>
            </w:r>
          </w:p>
        </w:tc>
        <w:tc>
          <w:tcPr>
            <w:tcW w:w="1680" w:type="dxa"/>
          </w:tcPr>
          <w:p w14:paraId="003A08E1" w14:textId="77777777" w:rsidR="00184A8A" w:rsidRDefault="00000000">
            <w:r>
              <w:t>1,390</w:t>
            </w:r>
          </w:p>
        </w:tc>
        <w:tc>
          <w:tcPr>
            <w:tcW w:w="1680" w:type="dxa"/>
          </w:tcPr>
          <w:p w14:paraId="4D735383" w14:textId="77777777" w:rsidR="00184A8A" w:rsidRDefault="00000000">
            <w:del w:id="30448" w:author="Claude" w:date="2026-10-23T00:00:00Z">
              <w:r>
                <w:delText xml:space="preserve">0.392</w:delText>
              </w:r>
            </w:del>
            <w:ins w:id="30449" w:author="Claude" w:date="2026-10-23T00:00:00Z">
              <w:r>
                <w:t xml:space="preserve">5.473</w:t>
              </w:r>
            </w:ins>
          </w:p>
        </w:tc>
        <w:tc>
          <w:tcPr>
            <w:tcW w:w="1680" w:type="dxa"/>
          </w:tcPr>
          <w:p w14:paraId="5C57B623" w14:textId="77777777" w:rsidR="00184A8A" w:rsidRDefault="00000000">
            <w:del w:id="30450" w:author="Claude" w:date="2026-10-23T00:00:00Z">
              <w:r>
                <w:delText xml:space="preserve">0.326</w:delText>
              </w:r>
            </w:del>
            <w:ins w:id="30451" w:author="Claude" w:date="2026-10-23T00:00:00Z">
              <w:r>
                <w:t xml:space="preserve">5.955</w:t>
              </w:r>
            </w:ins>
          </w:p>
        </w:tc>
        <w:tc>
          <w:tcPr>
            <w:tcW w:w="1680" w:type="dxa"/>
          </w:tcPr>
          <w:p w14:paraId="2BF33402" w14:textId="77777777" w:rsidR="00184A8A" w:rsidRDefault="00000000">
            <w:del w:id="30452" w:author="Claude" w:date="2026-10-23T00:00:00Z">
              <w:r>
                <w:delText xml:space="preserve">0.131</w:delText>
              </w:r>
            </w:del>
            <w:ins w:id="30453" w:author="Claude" w:date="2026-10-23T00:00:00Z">
              <w:r>
                <w:t xml:space="preserve">4.949</w:t>
              </w:r>
            </w:ins>
          </w:p>
        </w:tc>
        <w:tc>
          <w:tcPr>
            <w:tcW w:w="1680" w:type="dxa"/>
          </w:tcPr>
          <w:p w14:paraId="2C1EFBA8" w14:textId="77777777" w:rsidR="00184A8A" w:rsidRDefault="00000000">
            <w:del w:id="30454" w:author="Claude" w:date="2026-10-23T00:00:00Z">
              <w:r>
                <w:delText xml:space="preserve">0.568</w:delText>
              </w:r>
            </w:del>
            <w:ins w:id="30455" w:author="Claude" w:date="2026-10-23T00:00:00Z">
              <w:r>
                <w:t xml:space="preserve">6.641</w:t>
              </w:r>
            </w:ins>
          </w:p>
        </w:tc>
      </w:tr>
      <w:tr w:rsidR="00B86A12" w14:paraId="29AD1FD9" w14:textId="77777777" w:rsidTr="3DC018EE">
        <w:tc>
          <w:tcPr>
            <w:tcW w:w="1680" w:type="dxa"/>
          </w:tcPr>
          <w:p w14:paraId="6373957A" w14:textId="77777777" w:rsidR="00E74C8C" w:rsidRPr="00E713DB" w:rsidRDefault="00000000">
            <w:pPr>
              <w:rPr>
                <w:rFonts w:ascii="Courier New" w:hAnsi="Courier New" w:cs="Courier New"/>
                <w:sz w:val="18"/>
                <w:szCs w:val="18"/>
              </w:rPr>
            </w:pPr>
            <w:r>
              <w:rPr>
                <w:rFonts w:ascii="Courier New" w:hAnsi="Courier New" w:cs="Courier New"/>
                <w:sz w:val="18"/>
                <w:szCs w:val="18"/>
              </w:rPr>
              <w:t>y_storage</w:t>
            </w:r>
          </w:p>
        </w:tc>
        <w:tc>
          <w:tcPr>
            <w:tcW w:w="1680" w:type="dxa"/>
          </w:tcPr>
          <w:p w14:paraId="643A6014" w14:textId="77777777" w:rsidR="00184A8A" w:rsidRDefault="00000000">
            <w:r>
              <w:t>1,390</w:t>
            </w:r>
          </w:p>
        </w:tc>
        <w:tc>
          <w:tcPr>
            <w:tcW w:w="1680" w:type="dxa"/>
          </w:tcPr>
          <w:p w14:paraId="2E84DBA6" w14:textId="77777777" w:rsidR="00184A8A" w:rsidRDefault="00000000">
            <w:del w:id="31782" w:author="Claude" w:date="2026-10-28T00:00:00Z">
              <w:r>
                <w:delText>1.706</w:delText>
              </w:r>
            </w:del>
            <w:ins w:id="31781" w:author="Claude" w:date="2026-10-28T00:00:00Z">
              <w:r>
                <w:t xml:space="preserve">1.410</w:t>
              </w:r>
            </w:ins>
          </w:p>
        </w:tc>
        <w:tc>
          <w:tcPr>
            <w:tcW w:w="1680" w:type="dxa"/>
          </w:tcPr>
          <w:p w14:paraId="39EB36DD" w14:textId="77777777" w:rsidR="00184A8A" w:rsidRDefault="00000000">
            <w:del w:id="31784" w:author="Claude" w:date="2026-10-28T00:00:00Z">
              <w:r>
                <w:delText>1.752</w:delText>
              </w:r>
            </w:del>
            <w:ins w:id="31783" w:author="Claude" w:date="2026-10-28T00:00:00Z">
              <w:r>
                <w:t xml:space="preserve">1.369</w:t>
              </w:r>
            </w:ins>
          </w:p>
        </w:tc>
        <w:tc>
          <w:tcPr>
            <w:tcW w:w="1680" w:type="dxa"/>
          </w:tcPr>
          <w:p w14:paraId="0FA481AC" w14:textId="77777777" w:rsidR="00184A8A" w:rsidRDefault="00000000">
            <w:del w:id="31786" w:author="Claude" w:date="2026-10-28T00:00:00Z">
              <w:r>
                <w:delText>1.012</w:delText>
              </w:r>
            </w:del>
            <w:ins w:id="31785" w:author="Claude" w:date="2026-10-28T00:00:00Z">
              <w:r>
                <w:t xml:space="preserve">0.623</w:t>
              </w:r>
            </w:ins>
          </w:p>
        </w:tc>
        <w:tc>
          <w:tcPr>
            <w:tcW w:w="1680" w:type="dxa"/>
          </w:tcPr>
          <w:p w14:paraId="350F5E9B" w14:textId="77777777" w:rsidR="00184A8A" w:rsidRDefault="00000000">
            <w:del w:id="31788" w:author="Claude" w:date="2026-10-28T00:00:00Z">
              <w:r>
                <w:delText>2.350</w:delText>
              </w:r>
            </w:del>
            <w:ins w:id="31787" w:author="Claude" w:date="2026-10-28T00:00:00Z">
              <w:r>
                <w:t xml:space="preserve">2.082</w:t>
              </w:r>
            </w:ins>
          </w:p>
        </w:tc>
      </w:tr>
      <w:tr w:rsidR="00B86A12" w14:paraId="78999483" w14:textId="77777777" w:rsidTr="3DC018EE">
        <w:tc>
          <w:tcPr>
            <w:tcW w:w="1680" w:type="dxa"/>
          </w:tcPr>
          <w:p w14:paraId="71ABA2DE" w14:textId="77777777" w:rsidR="00E74C8C" w:rsidRPr="00E713DB" w:rsidRDefault="00000000">
            <w:pPr>
              <w:rPr>
                <w:rFonts w:ascii="Courier New" w:hAnsi="Courier New" w:cs="Courier New"/>
                <w:sz w:val="18"/>
                <w:szCs w:val="18"/>
              </w:rPr>
            </w:pPr>
            <w:r>
              <w:rPr>
                <w:rFonts w:ascii="Courier New" w:hAnsi="Courier New" w:cs="Courier New"/>
                <w:sz w:val="18"/>
                <w:szCs w:val="18"/>
              </w:rPr>
              <w:t>y_chargers</w:t>
            </w:r>
          </w:p>
        </w:tc>
        <w:tc>
          <w:tcPr>
            <w:tcW w:w="1680" w:type="dxa"/>
          </w:tcPr>
          <w:p w14:paraId="60941316" w14:textId="77777777" w:rsidR="00184A8A" w:rsidRDefault="00000000">
            <w:r>
              <w:t>1,390</w:t>
            </w:r>
          </w:p>
        </w:tc>
        <w:tc>
          <w:tcPr>
            <w:tcW w:w="1680" w:type="dxa"/>
          </w:tcPr>
          <w:p w14:paraId="2BAD172C" w14:textId="77777777" w:rsidR="00184A8A" w:rsidRDefault="00000000">
            <w:r>
              <w:t>0.694</w:t>
            </w:r>
          </w:p>
        </w:tc>
        <w:tc>
          <w:tcPr>
            <w:tcW w:w="1680" w:type="dxa"/>
          </w:tcPr>
          <w:p w14:paraId="2A5EC735" w14:textId="77777777" w:rsidR="00184A8A" w:rsidRDefault="00000000">
            <w:r>
              <w:t>0.515</w:t>
            </w:r>
          </w:p>
        </w:tc>
        <w:tc>
          <w:tcPr>
            <w:tcW w:w="1680" w:type="dxa"/>
          </w:tcPr>
          <w:p w14:paraId="110CF607" w14:textId="77777777" w:rsidR="00184A8A" w:rsidRDefault="00000000">
            <w:r>
              <w:t>0.142</w:t>
            </w:r>
          </w:p>
        </w:tc>
        <w:tc>
          <w:tcPr>
            <w:tcW w:w="1680" w:type="dxa"/>
          </w:tcPr>
          <w:p w14:paraId="39471FBE" w14:textId="77777777" w:rsidR="00184A8A" w:rsidRDefault="00000000">
            <w:r>
              <w:t>1.027</w:t>
            </w:r>
          </w:p>
        </w:tc>
      </w:tr>
      <w:tr w:rsidR="00B86A12" w14:paraId="302E82EC" w14:textId="77777777" w:rsidTr="3DC018EE">
        <w:tc>
          <w:tcPr>
            <w:tcW w:w="1680" w:type="dxa"/>
          </w:tcPr>
          <w:p w14:paraId="36E35349" w14:textId="77777777" w:rsidR="00E74C8C" w:rsidRPr="00E713DB" w:rsidRDefault="00000000">
            <w:pPr>
              <w:rPr>
                <w:rFonts w:ascii="Courier New" w:hAnsi="Courier New" w:cs="Courier New"/>
                <w:sz w:val="18"/>
                <w:szCs w:val="18"/>
              </w:rPr>
            </w:pPr>
            <w:r>
              <w:rPr>
                <w:rFonts w:ascii="Courier New" w:hAnsi="Courier New" w:cs="Courier New"/>
                <w:sz w:val="18"/>
                <w:szCs w:val="18"/>
              </w:rPr>
              <w:t>pct_black</w:t>
            </w:r>
          </w:p>
        </w:tc>
        <w:tc>
          <w:tcPr>
            <w:tcW w:w="1680" w:type="dxa"/>
          </w:tcPr>
          <w:p w14:paraId="49FEEE5C" w14:textId="77777777" w:rsidR="00184A8A" w:rsidRDefault="00000000">
            <w:r>
              <w:t>1,390</w:t>
            </w:r>
          </w:p>
        </w:tc>
        <w:tc>
          <w:tcPr>
            <w:tcW w:w="1680" w:type="dxa"/>
          </w:tcPr>
          <w:p w14:paraId="540B2D44" w14:textId="77777777" w:rsidR="00184A8A" w:rsidRDefault="00000000">
            <w:r>
              <w:t>0.042</w:t>
            </w:r>
          </w:p>
        </w:tc>
        <w:tc>
          <w:tcPr>
            <w:tcW w:w="1680" w:type="dxa"/>
          </w:tcPr>
          <w:p w14:paraId="4BD46E7B" w14:textId="77777777" w:rsidR="00184A8A" w:rsidRDefault="00000000">
            <w:r>
              <w:t>0.020</w:t>
            </w:r>
          </w:p>
        </w:tc>
        <w:tc>
          <w:tcPr>
            <w:tcW w:w="1680" w:type="dxa"/>
          </w:tcPr>
          <w:p w14:paraId="2F9F4A4A" w14:textId="77777777" w:rsidR="00184A8A" w:rsidRDefault="00000000">
            <w:r>
              <w:t>0.007</w:t>
            </w:r>
          </w:p>
        </w:tc>
        <w:tc>
          <w:tcPr>
            <w:tcW w:w="1680" w:type="dxa"/>
          </w:tcPr>
          <w:p w14:paraId="0CF1B80D" w14:textId="77777777" w:rsidR="00184A8A" w:rsidRDefault="00000000">
            <w:r>
              <w:t>0.049</w:t>
            </w:r>
          </w:p>
        </w:tc>
      </w:tr>
      <w:tr w:rsidR="00B86A12" w14:paraId="6410B29D" w14:textId="77777777" w:rsidTr="3DC018EE">
        <w:tc>
          <w:tcPr>
            <w:tcW w:w="1680" w:type="dxa"/>
          </w:tcPr>
          <w:p w14:paraId="0361540E" w14:textId="77777777" w:rsidR="00E74C8C" w:rsidRPr="00E713DB" w:rsidRDefault="00000000">
            <w:pPr>
              <w:rPr>
                <w:rFonts w:ascii="Courier New" w:hAnsi="Courier New" w:cs="Courier New"/>
                <w:sz w:val="18"/>
                <w:szCs w:val="18"/>
              </w:rPr>
            </w:pPr>
            <w:r>
              <w:rPr>
                <w:rFonts w:ascii="Courier New" w:hAnsi="Courier New" w:cs="Courier New"/>
                <w:sz w:val="18"/>
                <w:szCs w:val="18"/>
              </w:rPr>
              <w:t>pct_hispanic</w:t>
            </w:r>
          </w:p>
        </w:tc>
        <w:tc>
          <w:tcPr>
            <w:tcW w:w="1680" w:type="dxa"/>
          </w:tcPr>
          <w:p w14:paraId="47E25907" w14:textId="77777777" w:rsidR="00184A8A" w:rsidRDefault="00000000">
            <w:r>
              <w:t>1,390</w:t>
            </w:r>
          </w:p>
        </w:tc>
        <w:tc>
          <w:tcPr>
            <w:tcW w:w="1680" w:type="dxa"/>
          </w:tcPr>
          <w:p w14:paraId="517E475F" w14:textId="77777777" w:rsidR="00184A8A" w:rsidRDefault="00000000">
            <w:r>
              <w:t>0.347</w:t>
            </w:r>
          </w:p>
        </w:tc>
        <w:tc>
          <w:tcPr>
            <w:tcW w:w="1680" w:type="dxa"/>
          </w:tcPr>
          <w:p w14:paraId="7484DB94" w14:textId="77777777" w:rsidR="00184A8A" w:rsidRDefault="00000000">
            <w:r>
              <w:t>0.277</w:t>
            </w:r>
          </w:p>
        </w:tc>
        <w:tc>
          <w:tcPr>
            <w:tcW w:w="1680" w:type="dxa"/>
          </w:tcPr>
          <w:p w14:paraId="27E8B554" w14:textId="77777777" w:rsidR="00184A8A" w:rsidRDefault="00000000">
            <w:r>
              <w:t>0.151</w:t>
            </w:r>
          </w:p>
        </w:tc>
        <w:tc>
          <w:tcPr>
            <w:tcW w:w="1680" w:type="dxa"/>
          </w:tcPr>
          <w:p w14:paraId="25811509" w14:textId="77777777" w:rsidR="00184A8A" w:rsidRDefault="00000000">
            <w:r>
              <w:t>0.498</w:t>
            </w:r>
          </w:p>
        </w:tc>
      </w:tr>
      <w:tr w:rsidR="00B86A12" w14:paraId="3A674714" w14:textId="77777777" w:rsidTr="3DC018EE">
        <w:tc>
          <w:tcPr>
            <w:tcW w:w="1680" w:type="dxa"/>
          </w:tcPr>
          <w:p w14:paraId="6FA121A6" w14:textId="77777777" w:rsidR="00E74C8C" w:rsidRPr="00E713DB" w:rsidRDefault="00000000">
            <w:pPr>
              <w:rPr>
                <w:rFonts w:ascii="Courier New" w:hAnsi="Courier New" w:cs="Courier New"/>
                <w:sz w:val="18"/>
                <w:szCs w:val="18"/>
              </w:rPr>
            </w:pPr>
            <w:r>
              <w:rPr>
                <w:rFonts w:ascii="Courier New" w:hAnsi="Courier New" w:cs="Courier New"/>
                <w:sz w:val="18"/>
                <w:szCs w:val="18"/>
              </w:rPr>
              <w:lastRenderedPageBreak/>
              <w:t>pct_asian</w:t>
            </w:r>
          </w:p>
        </w:tc>
        <w:tc>
          <w:tcPr>
            <w:tcW w:w="1680" w:type="dxa"/>
          </w:tcPr>
          <w:p w14:paraId="1394DDBC" w14:textId="77777777" w:rsidR="00184A8A" w:rsidRDefault="00000000">
            <w:r>
              <w:t>1,390</w:t>
            </w:r>
          </w:p>
        </w:tc>
        <w:tc>
          <w:tcPr>
            <w:tcW w:w="1680" w:type="dxa"/>
          </w:tcPr>
          <w:p w14:paraId="510B3582" w14:textId="77777777" w:rsidR="00184A8A" w:rsidRDefault="00000000">
            <w:r>
              <w:t>0.119</w:t>
            </w:r>
          </w:p>
        </w:tc>
        <w:tc>
          <w:tcPr>
            <w:tcW w:w="1680" w:type="dxa"/>
          </w:tcPr>
          <w:p w14:paraId="3610AF9E" w14:textId="77777777" w:rsidR="00184A8A" w:rsidRDefault="00000000">
            <w:r>
              <w:t>0.066</w:t>
            </w:r>
          </w:p>
        </w:tc>
        <w:tc>
          <w:tcPr>
            <w:tcW w:w="1680" w:type="dxa"/>
          </w:tcPr>
          <w:p w14:paraId="392E0FC0" w14:textId="77777777" w:rsidR="00184A8A" w:rsidRDefault="00000000">
            <w:r>
              <w:t>0.023</w:t>
            </w:r>
          </w:p>
        </w:tc>
        <w:tc>
          <w:tcPr>
            <w:tcW w:w="1680" w:type="dxa"/>
          </w:tcPr>
          <w:p w14:paraId="371EF9F0" w14:textId="77777777" w:rsidR="00184A8A" w:rsidRDefault="00000000">
            <w:r>
              <w:t>0.156</w:t>
            </w:r>
          </w:p>
        </w:tc>
      </w:tr>
      <w:tr w:rsidR="00B86A12" w14:paraId="406089E7" w14:textId="77777777" w:rsidTr="3DC018EE">
        <w:tc>
          <w:tcPr>
            <w:tcW w:w="1680" w:type="dxa"/>
          </w:tcPr>
          <w:p w14:paraId="271E8A68" w14:textId="77777777" w:rsidR="00B86A12" w:rsidRPr="00E713DB"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1680" w:type="dxa"/>
          </w:tcPr>
          <w:p w14:paraId="59B07DD7" w14:textId="77777777" w:rsidR="00184A8A" w:rsidRDefault="00000000">
            <w:r>
              <w:t>1,390</w:t>
            </w:r>
          </w:p>
        </w:tc>
        <w:tc>
          <w:tcPr>
            <w:tcW w:w="1680" w:type="dxa"/>
          </w:tcPr>
          <w:p w14:paraId="62D87493" w14:textId="77777777" w:rsidR="00184A8A" w:rsidRDefault="00000000">
            <w:r>
              <w:t>11.440</w:t>
            </w:r>
          </w:p>
        </w:tc>
        <w:tc>
          <w:tcPr>
            <w:tcW w:w="1680" w:type="dxa"/>
          </w:tcPr>
          <w:p w14:paraId="24FD1295" w14:textId="77777777" w:rsidR="00184A8A" w:rsidRDefault="00000000">
            <w:r>
              <w:t>11.435</w:t>
            </w:r>
          </w:p>
        </w:tc>
        <w:tc>
          <w:tcPr>
            <w:tcW w:w="1680" w:type="dxa"/>
          </w:tcPr>
          <w:p w14:paraId="1BBE962E" w14:textId="77777777" w:rsidR="00184A8A" w:rsidRDefault="00000000">
            <w:r>
              <w:t>11.169</w:t>
            </w:r>
          </w:p>
        </w:tc>
        <w:tc>
          <w:tcPr>
            <w:tcW w:w="1680" w:type="dxa"/>
          </w:tcPr>
          <w:p w14:paraId="79941117" w14:textId="77777777" w:rsidR="00184A8A" w:rsidRDefault="00000000">
            <w:r>
              <w:t>11.703</w:t>
            </w:r>
          </w:p>
        </w:tc>
      </w:tr>
      <w:tr w:rsidR="00B86A12" w14:paraId="64E82E5C" w14:textId="77777777" w:rsidTr="3DC018EE">
        <w:tc>
          <w:tcPr>
            <w:tcW w:w="1680" w:type="dxa"/>
          </w:tcPr>
          <w:p w14:paraId="529747FF" w14:textId="77777777" w:rsidR="00E74C8C" w:rsidRPr="00E713DB" w:rsidRDefault="00000000">
            <w:pPr>
              <w:rPr>
                <w:rFonts w:ascii="Courier New" w:hAnsi="Courier New" w:cs="Courier New"/>
                <w:sz w:val="18"/>
                <w:szCs w:val="18"/>
              </w:rPr>
            </w:pPr>
            <w:r>
              <w:rPr>
                <w:rFonts w:ascii="Courier New" w:hAnsi="Courier New" w:cs="Courier New"/>
                <w:sz w:val="18"/>
                <w:szCs w:val="18"/>
              </w:rPr>
              <w:t>poverty_rate</w:t>
            </w:r>
          </w:p>
        </w:tc>
        <w:tc>
          <w:tcPr>
            <w:tcW w:w="1680" w:type="dxa"/>
          </w:tcPr>
          <w:p w14:paraId="10B1DCC1" w14:textId="77777777" w:rsidR="00184A8A" w:rsidRDefault="00000000">
            <w:r>
              <w:t>1,390</w:t>
            </w:r>
          </w:p>
        </w:tc>
        <w:tc>
          <w:tcPr>
            <w:tcW w:w="1680" w:type="dxa"/>
          </w:tcPr>
          <w:p w14:paraId="126E86CC" w14:textId="77777777" w:rsidR="00184A8A" w:rsidRDefault="00000000">
            <w:r>
              <w:t>0.123</w:t>
            </w:r>
          </w:p>
        </w:tc>
        <w:tc>
          <w:tcPr>
            <w:tcW w:w="1680" w:type="dxa"/>
          </w:tcPr>
          <w:p w14:paraId="3535F9CE" w14:textId="77777777" w:rsidR="00184A8A" w:rsidRDefault="00000000">
            <w:r>
              <w:t>0.104</w:t>
            </w:r>
          </w:p>
        </w:tc>
        <w:tc>
          <w:tcPr>
            <w:tcW w:w="1680" w:type="dxa"/>
          </w:tcPr>
          <w:p w14:paraId="72BD286D" w14:textId="77777777" w:rsidR="00184A8A" w:rsidRDefault="00000000">
            <w:r>
              <w:t>0.070</w:t>
            </w:r>
          </w:p>
        </w:tc>
        <w:tc>
          <w:tcPr>
            <w:tcW w:w="1680" w:type="dxa"/>
          </w:tcPr>
          <w:p w14:paraId="5DC4E092" w14:textId="77777777" w:rsidR="00184A8A" w:rsidRDefault="00000000">
            <w:r>
              <w:t>0.161</w:t>
            </w:r>
          </w:p>
        </w:tc>
      </w:tr>
      <w:tr w:rsidR="00B86A12" w14:paraId="76B170DE" w14:textId="77777777" w:rsidTr="3DC018EE">
        <w:tc>
          <w:tcPr>
            <w:tcW w:w="1680" w:type="dxa"/>
          </w:tcPr>
          <w:p w14:paraId="3A4759C9" w14:textId="77777777" w:rsidR="00E74C8C" w:rsidRPr="00E713DB" w:rsidRDefault="00000000">
            <w:pPr>
              <w:rPr>
                <w:rFonts w:ascii="Courier New" w:hAnsi="Courier New" w:cs="Courier New"/>
                <w:sz w:val="18"/>
                <w:szCs w:val="18"/>
              </w:rPr>
            </w:pPr>
            <w:r>
              <w:rPr>
                <w:rFonts w:ascii="Courier New" w:hAnsi="Courier New" w:cs="Courier New"/>
                <w:sz w:val="18"/>
                <w:szCs w:val="18"/>
              </w:rPr>
              <w:t>pct_bachelors_plus</w:t>
            </w:r>
          </w:p>
        </w:tc>
        <w:tc>
          <w:tcPr>
            <w:tcW w:w="1680" w:type="dxa"/>
          </w:tcPr>
          <w:p w14:paraId="5E4C501B" w14:textId="77777777" w:rsidR="00184A8A" w:rsidRDefault="00000000">
            <w:r>
              <w:t>1,390</w:t>
            </w:r>
          </w:p>
        </w:tc>
        <w:tc>
          <w:tcPr>
            <w:tcW w:w="1680" w:type="dxa"/>
          </w:tcPr>
          <w:p w14:paraId="30A9FEB7" w14:textId="77777777" w:rsidR="00184A8A" w:rsidRDefault="00000000">
            <w:r>
              <w:t>0.359</w:t>
            </w:r>
          </w:p>
        </w:tc>
        <w:tc>
          <w:tcPr>
            <w:tcW w:w="1680" w:type="dxa"/>
          </w:tcPr>
          <w:p w14:paraId="049D8355" w14:textId="77777777" w:rsidR="00184A8A" w:rsidRDefault="00000000">
            <w:r>
              <w:t>0.324</w:t>
            </w:r>
          </w:p>
        </w:tc>
        <w:tc>
          <w:tcPr>
            <w:tcW w:w="1680" w:type="dxa"/>
          </w:tcPr>
          <w:p w14:paraId="29C406FB" w14:textId="77777777" w:rsidR="00184A8A" w:rsidRDefault="00000000">
            <w:r>
              <w:t>0.191</w:t>
            </w:r>
          </w:p>
        </w:tc>
        <w:tc>
          <w:tcPr>
            <w:tcW w:w="1680" w:type="dxa"/>
          </w:tcPr>
          <w:p w14:paraId="604CA060" w14:textId="77777777" w:rsidR="00184A8A" w:rsidRDefault="00000000">
            <w:r>
              <w:t>0.505</w:t>
            </w:r>
          </w:p>
        </w:tc>
      </w:tr>
      <w:tr w:rsidR="00B86A12" w14:paraId="247838A4" w14:textId="77777777" w:rsidTr="3DC018EE">
        <w:tc>
          <w:tcPr>
            <w:tcW w:w="1680" w:type="dxa"/>
          </w:tcPr>
          <w:p w14:paraId="1043E75E" w14:textId="77777777" w:rsidR="00E74C8C" w:rsidRPr="00E713DB" w:rsidRDefault="00000000">
            <w:pPr>
              <w:rPr>
                <w:rFonts w:ascii="Courier New" w:hAnsi="Courier New" w:cs="Courier New"/>
                <w:sz w:val="18"/>
                <w:szCs w:val="18"/>
              </w:rPr>
            </w:pPr>
            <w:r>
              <w:rPr>
                <w:rFonts w:ascii="Courier New" w:hAnsi="Courier New" w:cs="Courier New"/>
                <w:sz w:val="18"/>
                <w:szCs w:val="18"/>
              </w:rPr>
              <w:t>ghi_mean_kwh_m2_day_2023</w:t>
            </w:r>
          </w:p>
        </w:tc>
        <w:tc>
          <w:tcPr>
            <w:tcW w:w="1680" w:type="dxa"/>
          </w:tcPr>
          <w:p w14:paraId="180FB839" w14:textId="77777777" w:rsidR="00184A8A" w:rsidRDefault="00000000">
            <w:r>
              <w:t>1,390</w:t>
            </w:r>
          </w:p>
        </w:tc>
        <w:tc>
          <w:tcPr>
            <w:tcW w:w="1680" w:type="dxa"/>
          </w:tcPr>
          <w:p w14:paraId="2E1B2997" w14:textId="77777777" w:rsidR="00184A8A" w:rsidRDefault="00000000">
            <w:r>
              <w:t>5.118</w:t>
            </w:r>
          </w:p>
        </w:tc>
        <w:tc>
          <w:tcPr>
            <w:tcW w:w="1680" w:type="dxa"/>
          </w:tcPr>
          <w:p w14:paraId="63175940" w14:textId="77777777" w:rsidR="00184A8A" w:rsidRDefault="00000000">
            <w:r>
              <w:t>5.104</w:t>
            </w:r>
          </w:p>
        </w:tc>
        <w:tc>
          <w:tcPr>
            <w:tcW w:w="1680" w:type="dxa"/>
          </w:tcPr>
          <w:p w14:paraId="11C7CC76" w14:textId="77777777" w:rsidR="00184A8A" w:rsidRDefault="00000000">
            <w:r>
              <w:t>4.855</w:t>
            </w:r>
          </w:p>
        </w:tc>
        <w:tc>
          <w:tcPr>
            <w:tcW w:w="1680" w:type="dxa"/>
          </w:tcPr>
          <w:p w14:paraId="38FB8709" w14:textId="77777777" w:rsidR="00184A8A" w:rsidRDefault="00000000">
            <w:r>
              <w:t>5.339</w:t>
            </w:r>
          </w:p>
        </w:tc>
      </w:tr>
      <w:tr w:rsidR="00B86A12" w14:paraId="157F9A52" w14:textId="77777777" w:rsidTr="3DC018EE">
        <w:tc>
          <w:tcPr>
            <w:tcW w:w="1680" w:type="dxa"/>
          </w:tcPr>
          <w:p w14:paraId="3321B349" w14:textId="77777777" w:rsidR="00E74C8C" w:rsidRPr="00E713DB" w:rsidRDefault="00000000">
            <w:pPr>
              <w:rPr>
                <w:rFonts w:ascii="Courier New" w:hAnsi="Courier New" w:cs="Courier New"/>
                <w:sz w:val="18"/>
                <w:szCs w:val="18"/>
              </w:rPr>
            </w:pPr>
            <w:r>
              <w:rPr>
                <w:rFonts w:ascii="Courier New" w:hAnsi="Courier New" w:cs="Courier New"/>
                <w:sz w:val="18"/>
                <w:szCs w:val="18"/>
              </w:rPr>
              <w:t>log_kwh</w:t>
            </w:r>
          </w:p>
        </w:tc>
        <w:tc>
          <w:tcPr>
            <w:tcW w:w="1680" w:type="dxa"/>
          </w:tcPr>
          <w:p w14:paraId="2EE7CAD7" w14:textId="77777777" w:rsidR="00184A8A" w:rsidRDefault="00000000">
            <w:r>
              <w:t>1,196</w:t>
            </w:r>
          </w:p>
        </w:tc>
        <w:tc>
          <w:tcPr>
            <w:tcW w:w="1680" w:type="dxa"/>
          </w:tcPr>
          <w:p w14:paraId="0D5D7359" w14:textId="77777777" w:rsidR="00184A8A" w:rsidRDefault="00000000">
            <w:r>
              <w:t>17.270</w:t>
            </w:r>
          </w:p>
        </w:tc>
        <w:tc>
          <w:tcPr>
            <w:tcW w:w="1680" w:type="dxa"/>
          </w:tcPr>
          <w:p w14:paraId="551EDD9F" w14:textId="77777777" w:rsidR="00184A8A" w:rsidRDefault="00000000">
            <w:r>
              <w:t>18.016</w:t>
            </w:r>
          </w:p>
        </w:tc>
        <w:tc>
          <w:tcPr>
            <w:tcW w:w="1680" w:type="dxa"/>
          </w:tcPr>
          <w:p w14:paraId="1C28F0C2" w14:textId="77777777" w:rsidR="00184A8A" w:rsidRDefault="00000000">
            <w:r>
              <w:t>16.672</w:t>
            </w:r>
          </w:p>
        </w:tc>
        <w:tc>
          <w:tcPr>
            <w:tcW w:w="1680" w:type="dxa"/>
          </w:tcPr>
          <w:p w14:paraId="69A90DB4" w14:textId="77777777" w:rsidR="00184A8A" w:rsidRDefault="00000000">
            <w:r>
              <w:t>18.883</w:t>
            </w:r>
          </w:p>
        </w:tc>
      </w:tr>
      <w:tr w:rsidR="00E74C8C" w14:paraId="29AFE0CA" w14:textId="77777777" w:rsidTr="3DC018EE">
        <w:tc>
          <w:tcPr>
            <w:tcW w:w="3134" w:type="dxa"/>
          </w:tcPr>
          <w:p w14:paraId="5B4FECCA" w14:textId="77777777" w:rsidR="00E74C8C" w:rsidRPr="00E713DB" w:rsidRDefault="00000000">
            <w:pPr>
              <w:rPr>
                <w:rFonts w:ascii="Courier New" w:hAnsi="Courier New" w:cs="Courier New"/>
                <w:sz w:val="18"/>
                <w:szCs w:val="18"/>
              </w:rPr>
            </w:pPr>
            <w:r>
              <w:rPr>
                <w:rFonts w:ascii="Courier New" w:hAnsi="Courier New" w:cs="Courier New"/>
                <w:sz w:val="18"/>
                <w:szCs w:val="18"/>
              </w:rPr>
              <w:t>energy_burden_pct</w:t>
            </w:r>
          </w:p>
        </w:tc>
        <w:tc>
          <w:tcPr>
            <w:tcW w:w="1400" w:type="dxa"/>
          </w:tcPr>
          <w:p w14:paraId="243BF9A5" w14:textId="77777777" w:rsidR="00184A8A" w:rsidRDefault="00000000">
            <w:r>
              <w:t>1,374</w:t>
            </w:r>
          </w:p>
        </w:tc>
        <w:tc>
          <w:tcPr>
            <w:tcW w:w="1432" w:type="dxa"/>
          </w:tcPr>
          <w:p w14:paraId="2BE4F6E0" w14:textId="77777777" w:rsidR="00184A8A" w:rsidRDefault="00000000">
            <w:r>
              <w:t>0.022</w:t>
            </w:r>
          </w:p>
        </w:tc>
        <w:tc>
          <w:tcPr>
            <w:tcW w:w="1466" w:type="dxa"/>
          </w:tcPr>
          <w:p w14:paraId="09DFB13E" w14:textId="77777777" w:rsidR="00184A8A" w:rsidRDefault="00000000">
            <w:r>
              <w:t>0.020</w:t>
            </w:r>
          </w:p>
        </w:tc>
        <w:tc>
          <w:tcPr>
            <w:tcW w:w="1432" w:type="dxa"/>
          </w:tcPr>
          <w:p w14:paraId="659F3E09" w14:textId="77777777" w:rsidR="00184A8A" w:rsidRDefault="00000000">
            <w:r>
              <w:t>0.015</w:t>
            </w:r>
          </w:p>
        </w:tc>
        <w:tc>
          <w:tcPr>
            <w:tcW w:w="1432" w:type="dxa"/>
          </w:tcPr>
          <w:p w14:paraId="291BC70C" w14:textId="77777777" w:rsidR="00184A8A" w:rsidRDefault="00000000">
            <w:r>
              <w:t>0.028</w:t>
            </w:r>
          </w:p>
        </w:tc>
      </w:tr>
      <w:tr w:rsidR="00E74C8C" w14:paraId="1EE4C56F" w14:textId="77777777" w:rsidTr="3DC018EE">
        <w:tc>
          <w:tcPr>
            <w:tcW w:w="3134" w:type="dxa"/>
          </w:tcPr>
          <w:p w14:paraId="5B4F7F85" w14:textId="77777777" w:rsidR="00E74C8C" w:rsidRPr="00E713DB" w:rsidRDefault="00000000">
            <w:pPr>
              <w:rPr>
                <w:rFonts w:ascii="Courier New" w:hAnsi="Courier New" w:cs="Courier New"/>
                <w:sz w:val="18"/>
                <w:szCs w:val="18"/>
              </w:rPr>
            </w:pPr>
            <w:r>
              <w:rPr>
                <w:rFonts w:ascii="Courier New" w:hAnsi="Courier New" w:cs="Courier New"/>
                <w:sz w:val="18"/>
                <w:szCs w:val="18"/>
              </w:rPr>
              <w:t>log_energy_gap_per_capita</w:t>
            </w:r>
          </w:p>
        </w:tc>
        <w:tc>
          <w:tcPr>
            <w:tcW w:w="1400" w:type="dxa"/>
          </w:tcPr>
          <w:p w14:paraId="13DBFEDD" w14:textId="77777777" w:rsidR="00184A8A" w:rsidRDefault="00000000">
            <w:r>
              <w:t>1,374</w:t>
            </w:r>
          </w:p>
        </w:tc>
        <w:tc>
          <w:tcPr>
            <w:tcW w:w="1432" w:type="dxa"/>
          </w:tcPr>
          <w:p w14:paraId="79CD2D30" w14:textId="77777777" w:rsidR="00184A8A" w:rsidRDefault="00000000">
            <w:r>
              <w:t>3.786</w:t>
            </w:r>
          </w:p>
        </w:tc>
        <w:tc>
          <w:tcPr>
            <w:tcW w:w="1466" w:type="dxa"/>
          </w:tcPr>
          <w:p w14:paraId="4F4B8086" w14:textId="77777777" w:rsidR="00184A8A" w:rsidRDefault="00000000">
            <w:r>
              <w:t>4.342</w:t>
            </w:r>
          </w:p>
        </w:tc>
        <w:tc>
          <w:tcPr>
            <w:tcW w:w="1432" w:type="dxa"/>
          </w:tcPr>
          <w:p w14:paraId="1E8E78B6" w14:textId="77777777" w:rsidR="00184A8A" w:rsidRDefault="00000000">
            <w:r>
              <w:t>1.072</w:t>
            </w:r>
          </w:p>
        </w:tc>
        <w:tc>
          <w:tcPr>
            <w:tcW w:w="1432" w:type="dxa"/>
          </w:tcPr>
          <w:p w14:paraId="5AB9A466" w14:textId="77777777" w:rsidR="00184A8A" w:rsidRDefault="00000000">
            <w:r>
              <w:t>5.648</w:t>
            </w:r>
          </w:p>
        </w:tc>
      </w:tr>
    </w:tbl>
    <w:p w14:paraId="7EDDCE07" w14:textId="77777777" w:rsidR="00545DFD" w:rsidRDefault="00545DFD">
      <w:pPr>
        <w:pStyle w:val="Caption"/>
      </w:pPr>
    </w:p>
    <w:p w14:paraId="4976E7C6" w14:textId="5967D185" w:rsidR="008617D8" w:rsidRDefault="00000000">
      <w:pPr>
        <w:pStyle w:val="Caption"/>
      </w:pPr>
      <w:commentRangeStart w:id="1"/>
      <w:r>
        <w:t xml:space="preserve">Supplementary Table S3 | Predictor means and standard deviations on the </w:t>
      </w:r>
      <w:del w:id="20011" w:author="Claude" w:date="2026-10-26T00:00:00Z">
        <w:r>
          <w:delText xml:space="preserve">analysis</w:delText>
        </w:r>
      </w:del>
      <w:ins w:id="20012" w:author="Claude" w:date="2026-10-26T00:00:00Z">
        <w:r>
          <w:t xml:space="preserve">1,390-ZCTA regression</w:t>
        </w:r>
      </w:ins>
      <w:r>
        <w:t xml:space="preserve"> sample, for converting standardized coefficients to percentage-point changes.</w:t>
      </w:r>
      <w:ins w:id="20013" w:author="Claude" w:date="2026-10-26T00:00:00Z">
        <w:r>
          <w:t xml:space="preserve"> Population standard deviations, as used to standardize the predictors in every model.</w:t>
        </w:r>
      </w:ins>
      <w:commentRangeEnd w:id="1"/>
      <w:r>
        <w:rPr>
          <w:rStyle w:val="CommentReference"/>
        </w:rPr>
        <w:commentReference w:id="1"/>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821"/>
        <w:gridCol w:w="2020"/>
        <w:gridCol w:w="2930"/>
      </w:tblGrid>
      <w:tr w:rsidR="008617D8" w14:paraId="4B759293" w14:textId="77777777">
        <w:tc>
          <w:tcPr>
            <w:tcW w:w="0" w:type="auto"/>
          </w:tcPr>
          <w:p w14:paraId="71A67676" w14:textId="77777777" w:rsidR="008617D8" w:rsidRDefault="00000000">
            <w:r>
              <w:rPr>
                <w:b/>
              </w:rPr>
              <w:t>Predictor</w:t>
            </w:r>
          </w:p>
        </w:tc>
        <w:tc>
          <w:tcPr>
            <w:tcW w:w="0" w:type="auto"/>
          </w:tcPr>
          <w:p w14:paraId="1A1B7D6A" w14:textId="77777777" w:rsidR="008617D8" w:rsidRDefault="00000000">
            <w:r>
              <w:rPr>
                <w:b/>
              </w:rPr>
              <w:t>Mean</w:t>
            </w:r>
          </w:p>
        </w:tc>
        <w:tc>
          <w:tcPr>
            <w:tcW w:w="0" w:type="auto"/>
          </w:tcPr>
          <w:p w14:paraId="2BA6F83E" w14:textId="77777777" w:rsidR="008617D8" w:rsidRDefault="00000000">
            <w:r>
              <w:rPr>
                <w:b/>
              </w:rPr>
              <w:t>Standard deviation</w:t>
            </w:r>
          </w:p>
        </w:tc>
        <w:tc>
          <w:tcPr>
            <w:tcW w:w="0" w:type="auto"/>
          </w:tcPr>
          <w:p w14:paraId="3F8E26DC" w14:textId="77777777" w:rsidR="008617D8" w:rsidRDefault="00000000">
            <w:r>
              <w:rPr>
                <w:b/>
              </w:rPr>
              <w:t xml:space="preserve">One s.d. in percentage points</w:t>
            </w:r>
          </w:p>
        </w:tc>
      </w:tr>
      <w:tr w:rsidR="008617D8" w14:paraId="5C167AE3" w14:textId="77777777">
        <w:tc>
          <w:tcPr>
            <w:tcW w:w="0" w:type="auto"/>
          </w:tcPr>
          <w:p w14:paraId="7884E445" w14:textId="77777777" w:rsidR="008617D8" w:rsidRDefault="00000000">
            <w:r>
              <w:t>Log income</w:t>
            </w:r>
          </w:p>
        </w:tc>
        <w:tc>
          <w:tcPr>
            <w:tcW w:w="0" w:type="auto"/>
          </w:tcPr>
          <w:p w14:paraId="1D36273A" w14:textId="77777777" w:rsidR="008617D8" w:rsidRDefault="00000000">
            <w:r>
              <w:t>11.440</w:t>
            </w:r>
          </w:p>
        </w:tc>
        <w:tc>
          <w:tcPr>
            <w:tcW w:w="0" w:type="auto"/>
          </w:tcPr>
          <w:p w14:paraId="418B8ECC" w14:textId="77777777" w:rsidR="008617D8" w:rsidRDefault="00000000">
            <w:r>
              <w:t>0.403</w:t>
            </w:r>
          </w:p>
        </w:tc>
        <w:tc>
          <w:tcPr>
            <w:tcW w:w="0" w:type="auto"/>
          </w:tcPr>
          <w:p w14:paraId="21F200D4" w14:textId="77777777" w:rsidR="008617D8" w:rsidRDefault="00000000">
            <w:r>
              <w:t>—</w:t>
            </w:r>
          </w:p>
        </w:tc>
      </w:tr>
      <w:tr w:rsidR="008617D8" w14:paraId="0F1266AA" w14:textId="77777777">
        <w:tc>
          <w:tcPr>
            <w:tcW w:w="0" w:type="auto"/>
          </w:tcPr>
          <w:p w14:paraId="6575474E" w14:textId="77777777" w:rsidR="008617D8" w:rsidRDefault="00000000">
            <w:r>
              <w:t>Black share</w:t>
            </w:r>
          </w:p>
        </w:tc>
        <w:tc>
          <w:tcPr>
            <w:tcW w:w="0" w:type="auto"/>
          </w:tcPr>
          <w:p w14:paraId="5F3D6A4E" w14:textId="77777777" w:rsidR="008617D8" w:rsidRDefault="00000000">
            <w:r>
              <w:t xml:space="preserve">0.</w:t>
            </w:r>
            <w:del w:id="20014" w:author="Claude" w:date="2026-10-26T00:00:00Z">
              <w:r>
                <w:delText xml:space="preserve">043</w:delText>
              </w:r>
            </w:del>
            <w:ins w:id="20015" w:author="Claude" w:date="2026-10-26T00:00:00Z">
              <w:r>
                <w:t xml:space="preserve">042</w:t>
              </w:r>
            </w:ins>
          </w:p>
        </w:tc>
        <w:tc>
          <w:tcPr>
            <w:tcW w:w="0" w:type="auto"/>
          </w:tcPr>
          <w:p w14:paraId="52240C8C" w14:textId="77777777" w:rsidR="008617D8" w:rsidRDefault="00000000">
            <w:r>
              <w:t xml:space="preserve">0.</w:t>
            </w:r>
            <w:del w:id="20016" w:author="Claude" w:date="2026-10-26T00:00:00Z">
              <w:r>
                <w:delText xml:space="preserve">066</w:delText>
              </w:r>
            </w:del>
            <w:ins w:id="20017" w:author="Claude" w:date="2026-10-26T00:00:00Z">
              <w:r>
                <w:t xml:space="preserve">064</w:t>
              </w:r>
            </w:ins>
          </w:p>
        </w:tc>
        <w:tc>
          <w:tcPr>
            <w:tcW w:w="0" w:type="auto"/>
          </w:tcPr>
          <w:p w14:paraId="4C024B5F" w14:textId="77777777" w:rsidR="008617D8" w:rsidRDefault="00000000">
            <w:r>
              <w:t xml:space="preserve">6.</w:t>
            </w:r>
            <w:del w:id="20018" w:author="Claude" w:date="2026-10-26T00:00:00Z">
              <w:r>
                <w:delText xml:space="preserve">6</w:delText>
              </w:r>
            </w:del>
            <w:ins w:id="20019" w:author="Claude" w:date="2026-10-26T00:00:00Z">
              <w:r>
                <w:t xml:space="preserve">4</w:t>
              </w:r>
            </w:ins>
          </w:p>
        </w:tc>
      </w:tr>
      <w:tr w:rsidR="008617D8" w14:paraId="797570B6" w14:textId="77777777">
        <w:tc>
          <w:tcPr>
            <w:tcW w:w="0" w:type="auto"/>
          </w:tcPr>
          <w:p w14:paraId="4FF9317E" w14:textId="77777777" w:rsidR="008617D8" w:rsidRDefault="00000000">
            <w:r>
              <w:t>Hispanic share</w:t>
            </w:r>
          </w:p>
        </w:tc>
        <w:tc>
          <w:tcPr>
            <w:tcW w:w="0" w:type="auto"/>
          </w:tcPr>
          <w:p w14:paraId="25EC8F48" w14:textId="77777777" w:rsidR="008617D8" w:rsidRDefault="00000000">
            <w:r>
              <w:t xml:space="preserve">0.</w:t>
            </w:r>
            <w:del w:id="20020" w:author="Claude" w:date="2026-10-26T00:00:00Z">
              <w:r>
                <w:delText xml:space="preserve">345</w:delText>
              </w:r>
            </w:del>
            <w:ins w:id="20021" w:author="Claude" w:date="2026-10-26T00:00:00Z">
              <w:r>
                <w:t xml:space="preserve">347</w:t>
              </w:r>
            </w:ins>
          </w:p>
        </w:tc>
        <w:tc>
          <w:tcPr>
            <w:tcW w:w="0" w:type="auto"/>
          </w:tcPr>
          <w:p w14:paraId="7F419532" w14:textId="77777777" w:rsidR="008617D8" w:rsidRDefault="00000000">
            <w:r>
              <w:t xml:space="preserve">0.</w:t>
            </w:r>
            <w:del w:id="20022" w:author="Claude" w:date="2026-10-26T00:00:00Z">
              <w:r>
                <w:delText xml:space="preserve">238</w:delText>
              </w:r>
            </w:del>
            <w:ins w:id="20023" w:author="Claude" w:date="2026-10-26T00:00:00Z">
              <w:r>
                <w:t xml:space="preserve">239</w:t>
              </w:r>
            </w:ins>
          </w:p>
        </w:tc>
        <w:tc>
          <w:tcPr>
            <w:tcW w:w="0" w:type="auto"/>
          </w:tcPr>
          <w:p w14:paraId="1205896A" w14:textId="77777777" w:rsidR="008617D8" w:rsidRDefault="00000000">
            <w:r>
              <w:t xml:space="preserve">23.</w:t>
            </w:r>
            <w:del w:id="20024" w:author="Claude" w:date="2026-10-26T00:00:00Z">
              <w:r>
                <w:delText xml:space="preserve">8</w:delText>
              </w:r>
            </w:del>
            <w:ins w:id="20025" w:author="Claude" w:date="2026-10-26T00:00:00Z">
              <w:r>
                <w:t xml:space="preserve">9</w:t>
              </w:r>
            </w:ins>
          </w:p>
        </w:tc>
      </w:tr>
      <w:tr w:rsidR="008617D8" w14:paraId="54F20B3E" w14:textId="77777777">
        <w:tc>
          <w:tcPr>
            <w:tcW w:w="0" w:type="auto"/>
          </w:tcPr>
          <w:p w14:paraId="2971E1B7" w14:textId="77777777" w:rsidR="008617D8" w:rsidRDefault="00000000">
            <w:r>
              <w:t>Asian share</w:t>
            </w:r>
          </w:p>
        </w:tc>
        <w:tc>
          <w:tcPr>
            <w:tcW w:w="0" w:type="auto"/>
          </w:tcPr>
          <w:p w14:paraId="10ECFD07" w14:textId="77777777" w:rsidR="008617D8" w:rsidRDefault="00000000">
            <w:r>
              <w:t>0.119</w:t>
            </w:r>
          </w:p>
        </w:tc>
        <w:tc>
          <w:tcPr>
            <w:tcW w:w="0" w:type="auto"/>
          </w:tcPr>
          <w:p w14:paraId="6EB3BD52" w14:textId="77777777" w:rsidR="008617D8" w:rsidRDefault="00000000">
            <w:r>
              <w:t>0.141</w:t>
            </w:r>
          </w:p>
        </w:tc>
        <w:tc>
          <w:tcPr>
            <w:tcW w:w="0" w:type="auto"/>
          </w:tcPr>
          <w:p w14:paraId="0072F372" w14:textId="77777777" w:rsidR="008617D8" w:rsidRDefault="00000000">
            <w:r>
              <w:t>14.1</w:t>
            </w:r>
          </w:p>
        </w:tc>
      </w:tr>
    </w:tbl>
    <w:p w14:paraId="620E4B33" w14:textId="77777777" w:rsidR="00545DFD" w:rsidRDefault="00545DFD">
      <w:pPr>
        <w:pStyle w:val="Caption"/>
      </w:pPr>
    </w:p>
    <w:p w14:paraId="64A63784" w14:textId="1507A9EB" w:rsidR="008617D8" w:rsidRDefault="00000000">
      <w:pPr>
        <w:pStyle w:val="Caption"/>
      </w:pPr>
      <w:r>
        <w:t xml:space="preserve">Supplementary Table S4 | EV charger subtype comparison </w:t>
      </w:r>
      <w:del w:id="30496" w:author="Claude" w:date="2026-10-23T00:00:00Z">
        <w:r>
          <w:delText xml:space="preserve">in baseline models.</w:delText>
        </w:r>
      </w:del>
      <w:ins w:id="30497" w:author="Claude" w:date="2026-10-23T00:00:00Z">
        <w:r>
          <w:t xml:space="preserve">in baseline models. Standardized predictors; HC1 standard errors in parentheses. *p &lt; 0.05, **p &lt; 0.01, ***p &lt; 0.001.</w:t>
        </w:r>
      </w:ins>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1786"/>
        <w:gridCol w:w="1697"/>
        <w:gridCol w:w="1747"/>
        <w:gridCol w:w="1717"/>
      </w:tblGrid>
      <w:tr w:rsidR="00B86A12" w14:paraId="1207D270" w14:textId="77777777">
        <w:trPr>
          <w:tblHeader/>
        </w:trPr>
        <w:tc>
          <w:tcPr>
            <w:tcW w:w="2016" w:type="dxa"/>
            <w:tcBorders>
              <w:bottom w:val="single" w:sz="6" w:space="0" w:color="auto"/>
            </w:tcBorders>
            <w:shd w:val="clear" w:color="auto" w:fill="F2EFE7"/>
          </w:tcPr>
          <w:p w14:paraId="57ACC122" w14:textId="77777777" w:rsidR="00E74C8C" w:rsidRPr="00E80772" w:rsidRDefault="00000000">
            <w:pPr>
              <w:rPr>
                <w:b/>
                <w:bCs/>
              </w:rPr>
            </w:pPr>
            <w:r>
              <w:rPr>
                <w:b/>
                <w:bCs/>
              </w:rPr>
              <w:t>Predictor</w:t>
            </w:r>
          </w:p>
        </w:tc>
        <w:tc>
          <w:tcPr>
            <w:tcW w:w="2016" w:type="dxa"/>
            <w:tcBorders>
              <w:bottom w:val="single" w:sz="6" w:space="0" w:color="auto"/>
            </w:tcBorders>
            <w:shd w:val="clear" w:color="auto" w:fill="F2EFE7"/>
          </w:tcPr>
          <w:p w14:paraId="197A0AB3" w14:textId="77777777" w:rsidR="00E74C8C" w:rsidRDefault="00000000">
            <w:r>
              <w:rPr>
                <w:b/>
                <w:bCs/>
              </w:rPr>
              <w:t>Aggregate</w:t>
            </w:r>
          </w:p>
        </w:tc>
        <w:tc>
          <w:tcPr>
            <w:tcW w:w="2016" w:type="dxa"/>
            <w:tcBorders>
              <w:bottom w:val="single" w:sz="6" w:space="0" w:color="auto"/>
            </w:tcBorders>
            <w:shd w:val="clear" w:color="auto" w:fill="F2EFE7"/>
          </w:tcPr>
          <w:p w14:paraId="79F9243B" w14:textId="77777777" w:rsidR="00E74C8C" w:rsidRDefault="00000000">
            <w:r>
              <w:rPr>
                <w:b/>
                <w:bCs/>
              </w:rPr>
              <w:t>Level 1</w:t>
            </w:r>
          </w:p>
        </w:tc>
        <w:tc>
          <w:tcPr>
            <w:tcW w:w="2016" w:type="dxa"/>
            <w:tcBorders>
              <w:bottom w:val="single" w:sz="6" w:space="0" w:color="auto"/>
            </w:tcBorders>
            <w:shd w:val="clear" w:color="auto" w:fill="F2EFE7"/>
          </w:tcPr>
          <w:p w14:paraId="65EFD5E8" w14:textId="77777777" w:rsidR="00E74C8C" w:rsidRDefault="00000000">
            <w:r>
              <w:rPr>
                <w:b/>
                <w:bCs/>
              </w:rPr>
              <w:t>Level 2</w:t>
            </w:r>
          </w:p>
        </w:tc>
        <w:tc>
          <w:tcPr>
            <w:tcW w:w="2016" w:type="dxa"/>
            <w:tcBorders>
              <w:bottom w:val="single" w:sz="6" w:space="0" w:color="auto"/>
            </w:tcBorders>
            <w:shd w:val="clear" w:color="auto" w:fill="F2EFE7"/>
          </w:tcPr>
          <w:p w14:paraId="3CEE0377" w14:textId="77777777" w:rsidR="00E74C8C" w:rsidRDefault="00000000">
            <w:r>
              <w:rPr>
                <w:b/>
                <w:bCs/>
              </w:rPr>
              <w:t>DC Fast</w:t>
            </w:r>
          </w:p>
        </w:tc>
      </w:tr>
      <w:tr w:rsidR="00B86A12" w14:paraId="41872340" w14:textId="77777777">
        <w:tc>
          <w:tcPr>
            <w:tcW w:w="2016" w:type="dxa"/>
          </w:tcPr>
          <w:p w14:paraId="5120BCDF" w14:textId="77777777" w:rsidR="00E74C8C" w:rsidRPr="00E80772" w:rsidRDefault="00000000">
            <w:pPr>
              <w:rPr>
                <w:rFonts w:ascii="Courier New" w:hAnsi="Courier New" w:cs="Courier New"/>
                <w:sz w:val="18"/>
                <w:szCs w:val="18"/>
              </w:rPr>
            </w:pPr>
            <w:r>
              <w:rPr>
                <w:rFonts w:ascii="Courier New" w:hAnsi="Courier New" w:cs="Courier New"/>
                <w:sz w:val="18"/>
                <w:szCs w:val="18"/>
              </w:rPr>
              <w:t>log_median_household_income</w:t>
            </w:r>
          </w:p>
        </w:tc>
        <w:tc>
          <w:tcPr>
            <w:tcW w:w="2016" w:type="dxa"/>
          </w:tcPr>
          <w:p w14:paraId="6FFA9AF7" w14:textId="77777777" w:rsidR="00184A8A" w:rsidRDefault="00000000">
            <w:del w:id="30404" w:author="Claude" w:date="2026-10-23T00:00:00Z">
              <w:r>
                <w:delText xml:space="preserve">0.164* (0.098)</w:delText>
              </w:r>
            </w:del>
            <w:ins w:id="30405" w:author="Claude" w:date="2026-10-23T00:00:00Z">
              <w:r>
                <w:t xml:space="preserve">0.070 (0.039)</w:t>
              </w:r>
            </w:ins>
          </w:p>
        </w:tc>
        <w:tc>
          <w:tcPr>
            <w:tcW w:w="2016" w:type="dxa"/>
          </w:tcPr>
          <w:p w14:paraId="7C17DB68" w14:textId="77777777" w:rsidR="00184A8A" w:rsidRDefault="00000000">
            <w:del w:id="30406" w:author="Claude" w:date="2026-10-23T00:00:00Z">
              <w:r>
                <w:delText xml:space="preserve">-0.010 (0.011)</w:delText>
              </w:r>
            </w:del>
            <w:ins w:id="30407" w:author="Claude" w:date="2026-10-23T00:00:00Z">
              <w:r>
                <w:t xml:space="preserve">-0.004 (0.004)</w:t>
              </w:r>
            </w:ins>
          </w:p>
        </w:tc>
        <w:tc>
          <w:tcPr>
            <w:tcW w:w="2016" w:type="dxa"/>
          </w:tcPr>
          <w:p w14:paraId="3A49115A" w14:textId="77777777" w:rsidR="00184A8A" w:rsidRDefault="00000000">
            <w:del w:id="30408" w:author="Claude" w:date="2026-10-23T00:00:00Z">
              <w:r>
                <w:delText xml:space="preserve">0.203** (0.088)</w:delText>
              </w:r>
            </w:del>
            <w:ins w:id="30409" w:author="Claude" w:date="2026-10-23T00:00:00Z">
              <w:r>
                <w:t xml:space="preserve">0.085* (0.035)</w:t>
              </w:r>
            </w:ins>
          </w:p>
        </w:tc>
        <w:tc>
          <w:tcPr>
            <w:tcW w:w="2016" w:type="dxa"/>
          </w:tcPr>
          <w:p w14:paraId="202B8B2E" w14:textId="77777777" w:rsidR="00184A8A" w:rsidRDefault="00000000">
            <w:del w:id="30410" w:author="Claude" w:date="2026-10-23T00:00:00Z">
              <w:r>
                <w:delText xml:space="preserve">0.045 (0.056)</w:delText>
              </w:r>
            </w:del>
            <w:ins w:id="30411" w:author="Claude" w:date="2026-10-23T00:00:00Z">
              <w:r>
                <w:t xml:space="preserve">0.018 (0.022)</w:t>
              </w:r>
            </w:ins>
          </w:p>
        </w:tc>
      </w:tr>
      <w:tr w:rsidR="00B86A12" w14:paraId="08D824CE" w14:textId="77777777">
        <w:tc>
          <w:tcPr>
            <w:tcW w:w="2016" w:type="dxa"/>
          </w:tcPr>
          <w:p w14:paraId="78602949" w14:textId="77777777" w:rsidR="00E74C8C" w:rsidRPr="00E80772" w:rsidRDefault="00000000">
            <w:pPr>
              <w:rPr>
                <w:rFonts w:ascii="Courier New" w:hAnsi="Courier New" w:cs="Courier New"/>
                <w:sz w:val="18"/>
                <w:szCs w:val="18"/>
              </w:rPr>
            </w:pPr>
            <w:r>
              <w:rPr>
                <w:rFonts w:ascii="Courier New" w:hAnsi="Courier New" w:cs="Courier New"/>
                <w:sz w:val="18"/>
                <w:szCs w:val="18"/>
              </w:rPr>
              <w:t>pct_black</w:t>
            </w:r>
          </w:p>
        </w:tc>
        <w:tc>
          <w:tcPr>
            <w:tcW w:w="2016" w:type="dxa"/>
          </w:tcPr>
          <w:p w14:paraId="1C1CC9F6" w14:textId="77777777" w:rsidR="00184A8A" w:rsidRDefault="00000000">
            <w:del w:id="30412" w:author="Claude" w:date="2026-10-23T00:00:00Z">
              <w:r>
                <w:delText xml:space="preserve">-0.007 (0.343)</w:delText>
              </w:r>
            </w:del>
            <w:ins w:id="30413" w:author="Claude" w:date="2026-10-23T00:00:00Z">
              <w:r>
                <w:t xml:space="preserve">0.001 (0.022)</w:t>
              </w:r>
            </w:ins>
          </w:p>
        </w:tc>
        <w:tc>
          <w:tcPr>
            <w:tcW w:w="2016" w:type="dxa"/>
          </w:tcPr>
          <w:p w14:paraId="177CA030" w14:textId="77777777" w:rsidR="00184A8A" w:rsidRDefault="00000000">
            <w:del w:id="30414" w:author="Claude" w:date="2026-10-23T00:00:00Z">
              <w:r>
                <w:delText xml:space="preserve">-0.004 (0.018)</w:delText>
              </w:r>
            </w:del>
            <w:ins w:id="30415" w:author="Claude" w:date="2026-10-23T00:00:00Z">
              <w:r>
                <w:t xml:space="preserve">-0.000 (0.001)</w:t>
              </w:r>
            </w:ins>
          </w:p>
        </w:tc>
        <w:tc>
          <w:tcPr>
            <w:tcW w:w="2016" w:type="dxa"/>
          </w:tcPr>
          <w:p w14:paraId="2319FF4C" w14:textId="77777777" w:rsidR="00184A8A" w:rsidRDefault="00000000">
            <w:del w:id="30416" w:author="Claude" w:date="2026-10-23T00:00:00Z">
              <w:r>
                <w:delText xml:space="preserve">0.089 (0.323)</w:delText>
              </w:r>
            </w:del>
            <w:ins w:id="30417" w:author="Claude" w:date="2026-10-23T00:00:00Z">
              <w:r>
                <w:t xml:space="preserve">0.007 (0.021)</w:t>
              </w:r>
            </w:ins>
          </w:p>
        </w:tc>
        <w:tc>
          <w:tcPr>
            <w:tcW w:w="2016" w:type="dxa"/>
          </w:tcPr>
          <w:p w14:paraId="3763C061" w14:textId="77777777" w:rsidR="00184A8A" w:rsidRDefault="00000000">
            <w:del w:id="30418" w:author="Claude" w:date="2026-10-23T00:00:00Z">
              <w:r>
                <w:delText xml:space="preserve">-0.148 (0.155)</w:delText>
              </w:r>
            </w:del>
            <w:ins w:id="30419" w:author="Claude" w:date="2026-10-23T00:00:00Z">
              <w:r>
                <w:t xml:space="preserve">-0.009 (0.010)</w:t>
              </w:r>
            </w:ins>
          </w:p>
        </w:tc>
      </w:tr>
      <w:tr w:rsidR="00B86A12" w14:paraId="5DB00FC1" w14:textId="77777777">
        <w:tc>
          <w:tcPr>
            <w:tcW w:w="2016" w:type="dxa"/>
          </w:tcPr>
          <w:p w14:paraId="6708A4F6" w14:textId="77777777" w:rsidR="00E74C8C" w:rsidRPr="00E80772" w:rsidRDefault="00000000">
            <w:pPr>
              <w:rPr>
                <w:rFonts w:ascii="Courier New" w:hAnsi="Courier New" w:cs="Courier New"/>
                <w:sz w:val="18"/>
                <w:szCs w:val="18"/>
              </w:rPr>
            </w:pPr>
            <w:r>
              <w:rPr>
                <w:rFonts w:ascii="Courier New" w:hAnsi="Courier New" w:cs="Courier New"/>
                <w:sz w:val="18"/>
                <w:szCs w:val="18"/>
              </w:rPr>
              <w:t>pct_hispanic</w:t>
            </w:r>
          </w:p>
        </w:tc>
        <w:tc>
          <w:tcPr>
            <w:tcW w:w="2016" w:type="dxa"/>
          </w:tcPr>
          <w:p w14:paraId="51AD5F10" w14:textId="77777777" w:rsidR="00184A8A" w:rsidRDefault="00000000">
            <w:del w:id="30420" w:author="Claude" w:date="2026-10-23T00:00:00Z">
              <w:r>
                <w:delText xml:space="preserve">-0.399*** (0.105)</w:delText>
              </w:r>
            </w:del>
            <w:ins w:id="30421" w:author="Claude" w:date="2026-10-23T00:00:00Z">
              <w:r>
                <w:t xml:space="preserve">-0.091*** (0.025)</w:t>
              </w:r>
            </w:ins>
          </w:p>
        </w:tc>
        <w:tc>
          <w:tcPr>
            <w:tcW w:w="2016" w:type="dxa"/>
          </w:tcPr>
          <w:p w14:paraId="0324BFA9" w14:textId="77777777" w:rsidR="00184A8A" w:rsidRDefault="00000000">
            <w:del w:id="30422" w:author="Claude" w:date="2026-10-23T00:00:00Z">
              <w:r>
                <w:delText xml:space="preserve">-0.018 (0.012)</w:delText>
              </w:r>
            </w:del>
            <w:ins w:id="30423" w:author="Claude" w:date="2026-10-23T00:00:00Z">
              <w:r>
                <w:t xml:space="preserve">-0.004 (0.003)</w:t>
              </w:r>
            </w:ins>
          </w:p>
        </w:tc>
        <w:tc>
          <w:tcPr>
            <w:tcW w:w="2016" w:type="dxa"/>
          </w:tcPr>
          <w:p w14:paraId="33D95784" w14:textId="77777777" w:rsidR="00184A8A" w:rsidRDefault="00000000">
            <w:del w:id="30424" w:author="Claude" w:date="2026-10-23T00:00:00Z">
              <w:r>
                <w:delText xml:space="preserve">-0.478*** (0.089)</w:delText>
              </w:r>
            </w:del>
            <w:ins w:id="30425" w:author="Claude" w:date="2026-10-23T00:00:00Z">
              <w:r>
                <w:t xml:space="preserve">-0.110*** (0.021)</w:t>
              </w:r>
            </w:ins>
          </w:p>
        </w:tc>
        <w:tc>
          <w:tcPr>
            <w:tcW w:w="2016" w:type="dxa"/>
          </w:tcPr>
          <w:p w14:paraId="33FF215F" w14:textId="77777777" w:rsidR="00184A8A" w:rsidRDefault="00000000">
            <w:del w:id="30426" w:author="Claude" w:date="2026-10-23T00:00:00Z">
              <w:r>
                <w:delText xml:space="preserve">0.013 (0.070)</w:delText>
              </w:r>
            </w:del>
            <w:ins w:id="30427" w:author="Claude" w:date="2026-10-23T00:00:00Z">
              <w:r>
                <w:t xml:space="preserve">0.003 (0.017)</w:t>
              </w:r>
            </w:ins>
          </w:p>
        </w:tc>
      </w:tr>
      <w:tr w:rsidR="00B86A12" w14:paraId="139C04A0" w14:textId="77777777">
        <w:tc>
          <w:tcPr>
            <w:tcW w:w="2016" w:type="dxa"/>
          </w:tcPr>
          <w:p w14:paraId="46593B93" w14:textId="77777777" w:rsidR="00E74C8C" w:rsidRPr="00E80772" w:rsidRDefault="00000000">
            <w:pPr>
              <w:rPr>
                <w:rFonts w:ascii="Courier New" w:hAnsi="Courier New" w:cs="Courier New"/>
                <w:sz w:val="18"/>
                <w:szCs w:val="18"/>
              </w:rPr>
            </w:pPr>
            <w:r>
              <w:rPr>
                <w:rFonts w:ascii="Courier New" w:hAnsi="Courier New" w:cs="Courier New"/>
                <w:sz w:val="18"/>
                <w:szCs w:val="18"/>
              </w:rPr>
              <w:t>pct_asian</w:t>
            </w:r>
          </w:p>
        </w:tc>
        <w:tc>
          <w:tcPr>
            <w:tcW w:w="2016" w:type="dxa"/>
          </w:tcPr>
          <w:p w14:paraId="684F55C9" w14:textId="77777777" w:rsidR="00184A8A" w:rsidRDefault="00000000">
            <w:del w:id="30428" w:author="Claude" w:date="2026-10-23T00:00:00Z">
              <w:r>
                <w:delText xml:space="preserve">0.410*** (0.146)</w:delText>
              </w:r>
            </w:del>
            <w:ins w:id="30429" w:author="Claude" w:date="2026-10-23T00:00:00Z">
              <w:r>
                <w:t xml:space="preserve">0.059** (0.021)</w:t>
              </w:r>
            </w:ins>
          </w:p>
        </w:tc>
        <w:tc>
          <w:tcPr>
            <w:tcW w:w="2016" w:type="dxa"/>
          </w:tcPr>
          <w:p w14:paraId="469AE2A0" w14:textId="77777777" w:rsidR="00184A8A" w:rsidRDefault="00000000">
            <w:del w:id="30430" w:author="Claude" w:date="2026-10-23T00:00:00Z">
              <w:r>
                <w:delText xml:space="preserve">0.006 (0.006)</w:delText>
              </w:r>
            </w:del>
            <w:ins w:id="30431" w:author="Claude" w:date="2026-10-23T00:00:00Z">
              <w:r>
                <w:t xml:space="preserve">0.001 (0.001)</w:t>
              </w:r>
            </w:ins>
          </w:p>
        </w:tc>
        <w:tc>
          <w:tcPr>
            <w:tcW w:w="2016" w:type="dxa"/>
          </w:tcPr>
          <w:p w14:paraId="3EF4EF77" w14:textId="77777777" w:rsidR="00184A8A" w:rsidRDefault="00000000">
            <w:del w:id="30432" w:author="Claude" w:date="2026-10-23T00:00:00Z">
              <w:r>
                <w:delText xml:space="preserve">0.341** (0.141)</w:delText>
              </w:r>
            </w:del>
            <w:ins w:id="30433" w:author="Claude" w:date="2026-10-23T00:00:00Z">
              <w:r>
                <w:t xml:space="preserve">0.050* (0.020)</w:t>
              </w:r>
            </w:ins>
          </w:p>
        </w:tc>
        <w:tc>
          <w:tcPr>
            <w:tcW w:w="2016" w:type="dxa"/>
          </w:tcPr>
          <w:p w14:paraId="55936BD1" w14:textId="77777777" w:rsidR="00184A8A" w:rsidRDefault="00000000">
            <w:del w:id="30434" w:author="Claude" w:date="2026-10-23T00:00:00Z">
              <w:r>
                <w:delText xml:space="preserve">0.135** (0.068)</w:delText>
              </w:r>
            </w:del>
            <w:ins w:id="30435" w:author="Claude" w:date="2026-10-23T00:00:00Z">
              <w:r>
                <w:t xml:space="preserve">0.019* (0.010)</w:t>
              </w:r>
            </w:ins>
          </w:p>
        </w:tc>
      </w:tr>
      <w:tr w:rsidR="00B86A12" w14:paraId="39FDC8B9" w14:textId="77777777">
        <w:tc>
          <w:tcPr>
            <w:tcW w:w="2016" w:type="dxa"/>
          </w:tcPr>
          <w:p w14:paraId="636A1D7A" w14:textId="77777777" w:rsidR="00E74C8C" w:rsidRPr="00E80772" w:rsidRDefault="00000000">
            <w:pPr>
              <w:rPr>
                <w:rFonts w:ascii="Courier New" w:hAnsi="Courier New" w:cs="Courier New"/>
                <w:sz w:val="18"/>
                <w:szCs w:val="18"/>
              </w:rPr>
            </w:pPr>
            <w:r>
              <w:rPr>
                <w:rFonts w:ascii="Courier New" w:hAnsi="Courier New" w:cs="Courier New"/>
                <w:sz w:val="18"/>
                <w:szCs w:val="18"/>
              </w:rPr>
              <w:t>poverty_rate</w:t>
            </w:r>
          </w:p>
        </w:tc>
        <w:tc>
          <w:tcPr>
            <w:tcW w:w="2016" w:type="dxa"/>
          </w:tcPr>
          <w:p w14:paraId="78F9C9BA" w14:textId="77777777" w:rsidR="00184A8A" w:rsidRDefault="00000000">
            <w:del w:id="30436" w:author="Claude" w:date="2026-10-23T00:00:00Z">
              <w:r>
                <w:delText xml:space="preserve">2.003*** (0.497)</w:delText>
              </w:r>
            </w:del>
            <w:ins w:id="30437" w:author="Claude" w:date="2026-10-23T00:00:00Z">
              <w:r>
                <w:t xml:space="preserve">0.150*** (0.037)</w:t>
              </w:r>
            </w:ins>
          </w:p>
        </w:tc>
        <w:tc>
          <w:tcPr>
            <w:tcW w:w="2016" w:type="dxa"/>
          </w:tcPr>
          <w:p w14:paraId="21BCE0CE" w14:textId="77777777" w:rsidR="00184A8A" w:rsidRDefault="00000000">
            <w:del w:id="30438" w:author="Claude" w:date="2026-10-23T00:00:00Z">
              <w:r>
                <w:delText xml:space="preserve">0.030 (0.056)</w:delText>
              </w:r>
            </w:del>
            <w:ins w:id="30439" w:author="Claude" w:date="2026-10-23T00:00:00Z">
              <w:r>
                <w:t xml:space="preserve">0.002 (0.004)</w:t>
              </w:r>
            </w:ins>
          </w:p>
        </w:tc>
        <w:tc>
          <w:tcPr>
            <w:tcW w:w="2016" w:type="dxa"/>
          </w:tcPr>
          <w:p w14:paraId="6608F874" w14:textId="77777777" w:rsidR="00184A8A" w:rsidRDefault="00000000">
            <w:del w:id="30440" w:author="Claude" w:date="2026-10-23T00:00:00Z">
              <w:r>
                <w:delText xml:space="preserve">2.242*** (0.444)</w:delText>
              </w:r>
            </w:del>
            <w:ins w:id="30441" w:author="Claude" w:date="2026-10-23T00:00:00Z">
              <w:r>
                <w:t xml:space="preserve">0.168*** (0.033)</w:t>
              </w:r>
            </w:ins>
          </w:p>
        </w:tc>
        <w:tc>
          <w:tcPr>
            <w:tcW w:w="2016" w:type="dxa"/>
          </w:tcPr>
          <w:p w14:paraId="01306E22" w14:textId="77777777" w:rsidR="00184A8A" w:rsidRDefault="00000000">
            <w:del w:id="30442" w:author="Claude" w:date="2026-10-23T00:00:00Z">
              <w:r>
                <w:delText xml:space="preserve">0.364 (0.285)</w:delText>
              </w:r>
            </w:del>
            <w:ins w:id="30443" w:author="Claude" w:date="2026-10-23T00:00:00Z">
              <w:r>
                <w:t xml:space="preserve">0.027 (0.021)</w:t>
              </w:r>
            </w:ins>
          </w:p>
        </w:tc>
      </w:tr>
      <w:tr w:rsidR="00B86A12" w14:paraId="57D0FB9D" w14:textId="77777777">
        <w:tc>
          <w:tcPr>
            <w:tcW w:w="2016" w:type="dxa"/>
          </w:tcPr>
          <w:p w14:paraId="580A27CA" w14:textId="77777777" w:rsidR="00184A8A" w:rsidRDefault="00000000">
            <w:r>
              <w:t>N</w:t>
            </w:r>
          </w:p>
        </w:tc>
        <w:tc>
          <w:tcPr>
            <w:tcW w:w="2016" w:type="dxa"/>
          </w:tcPr>
          <w:p w14:paraId="18A559BC" w14:textId="77777777" w:rsidR="00184A8A" w:rsidRDefault="00000000">
            <w:r>
              <w:t>1,390</w:t>
            </w:r>
          </w:p>
        </w:tc>
        <w:tc>
          <w:tcPr>
            <w:tcW w:w="2016" w:type="dxa"/>
          </w:tcPr>
          <w:p w14:paraId="1A70439C" w14:textId="77777777" w:rsidR="00184A8A" w:rsidRDefault="00000000">
            <w:r>
              <w:t>1,390</w:t>
            </w:r>
          </w:p>
        </w:tc>
        <w:tc>
          <w:tcPr>
            <w:tcW w:w="2016" w:type="dxa"/>
          </w:tcPr>
          <w:p w14:paraId="5FDE87FE" w14:textId="77777777" w:rsidR="00184A8A" w:rsidRDefault="00000000">
            <w:r>
              <w:t>1,390</w:t>
            </w:r>
          </w:p>
        </w:tc>
        <w:tc>
          <w:tcPr>
            <w:tcW w:w="2016" w:type="dxa"/>
          </w:tcPr>
          <w:p w14:paraId="771410AF" w14:textId="77777777" w:rsidR="00184A8A" w:rsidRDefault="00000000">
            <w:r>
              <w:t>1,390</w:t>
            </w:r>
          </w:p>
        </w:tc>
      </w:tr>
      <w:tr w:rsidR="00B86A12" w14:paraId="613FCF7C" w14:textId="77777777">
        <w:tc>
          <w:tcPr>
            <w:tcW w:w="2016" w:type="dxa"/>
          </w:tcPr>
          <w:p w14:paraId="0751A169" w14:textId="77777777" w:rsidR="00184A8A" w:rsidRDefault="00000000">
            <w:r>
              <w:t>R²</w:t>
            </w:r>
          </w:p>
        </w:tc>
        <w:tc>
          <w:tcPr>
            <w:tcW w:w="2016" w:type="dxa"/>
          </w:tcPr>
          <w:p w14:paraId="61A9F7C8" w14:textId="77777777" w:rsidR="00184A8A" w:rsidRDefault="00000000">
            <w:del w:id="30444" w:author="Claude" w:date="2026-10-23T00:00:00Z">
              <w:r>
                <w:delText xml:space="preserve">0.079</w:delText>
              </w:r>
            </w:del>
            <w:ins w:id="30445" w:author="Claude" w:date="2026-10-23T00:00:00Z">
              <w:r>
                <w:t xml:space="preserve">0.080</w:t>
              </w:r>
            </w:ins>
          </w:p>
        </w:tc>
        <w:tc>
          <w:tcPr>
            <w:tcW w:w="2016" w:type="dxa"/>
          </w:tcPr>
          <w:p w14:paraId="5093AE2A" w14:textId="77777777" w:rsidR="00184A8A" w:rsidRDefault="00000000">
            <w:r>
              <w:t>0.006</w:t>
            </w:r>
          </w:p>
        </w:tc>
        <w:tc>
          <w:tcPr>
            <w:tcW w:w="2016" w:type="dxa"/>
          </w:tcPr>
          <w:p w14:paraId="4C8D5A6C" w14:textId="77777777" w:rsidR="00184A8A" w:rsidRDefault="00000000">
            <w:r>
              <w:t>0.117</w:t>
            </w:r>
          </w:p>
        </w:tc>
        <w:tc>
          <w:tcPr>
            <w:tcW w:w="2016" w:type="dxa"/>
          </w:tcPr>
          <w:p w14:paraId="65D2C0EA" w14:textId="77777777" w:rsidR="00184A8A" w:rsidRDefault="00000000">
            <w:del w:id="30446" w:author="Claude" w:date="2026-10-23T00:00:00Z">
              <w:r>
                <w:delText xml:space="preserve">0.012</w:delText>
              </w:r>
            </w:del>
            <w:ins w:id="30447" w:author="Claude" w:date="2026-10-23T00:00:00Z">
              <w:r>
                <w:t xml:space="preserve">0.013</w:t>
              </w:r>
            </w:ins>
          </w:p>
        </w:tc>
      </w:tr>
    </w:tbl>
    <w:p w14:paraId="6807B943" w14:textId="77777777" w:rsidR="00683ABF" w:rsidRDefault="00683ABF"/>
    <w:sectPr w:rsidR="00683ABF"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7T03:40:51Z" w:initials="C">
    <w:p w14:paraId="73DF2B58" w14:textId="77777777">
      <w:r>
        <w:rPr>
          <w:rStyle w:val="CommentReference"/>
        </w:rPr>
        <w:annotationRef/>
      </w:r>
      <w:r>
        <w:rPr>
          <w:color w:val="000000"/>
          <w:sz w:val="20"/>
          <w:szCs w:val="20"/>
        </w:rPr>
        <w:t xml:space="preserve">Figure redrawn 26 Oct. It previously plotted only log median income on the raw coefficient scale; it now shows the Black-, Hispanic- and Asian-share coefficients for each technology on the same standardized scale as Tables 1–2, and every panel count matches Table 2 (e.g. storage Asian share 48/48). Built by scripts/regenerate_ladder_extras.py (spec_curve_y_*.png). Note S3 also corrected: these fits use 1,282–1,390 ZCTAs, not the frozen ladder sample.</w:t>
      </w:r>
    </w:p>
  </w:comment>
  <w:comment w:id="1" w:author="Claude" w:date="2026-10-27T03:58:12Z" w:initials="C">
    <w:p w14:paraId="4C87BC39" w14:textId="77777777">
      <w:r>
        <w:rPr>
          <w:rStyle w:val="CommentReference"/>
        </w:rPr>
        <w:annotationRef/>
      </w:r>
      <w:r>
        <w:rPr>
          <w:color w:val="000000"/>
          <w:sz w:val="20"/>
          <w:szCs w:val="20"/>
        </w:rPr>
        <w:t xml:space="preserve">Recomputed 26 Oct. Previously these were computed on all 1,422 ZCTAs above the population floor (sample SD); the models standardize on the 1,390-ZCTA regression sample with population SDs (StandardScaler in regression.ipynb), so these values now reproduce the scaling of every standardized coefficient exactly. Black share is 6.4 points, not 6.6; Hispanic 23.9, not 23.8. Source: outputs/nature_revision/sd_conversion.csv. The Results sentence in the main text was updated to match.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F2B58" w15:done="0"/>
  <w15:commentEx w15:paraId="4C87BC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0F0E429" w16cex:dateUtc="2026-10-27T03:40:51Z"/>
  <w16cex:commentExtensible w16cex:durableId="381D6207" w16cex:dateUtc="2026-10-27T03:58: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F2B58" w16cid:durableId="00F0E429"/>
  <w16cid:commentId w16cid:paraId="4C87BC39" w16cid:durableId="381D62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E0BF8"/>
    <w:rsid w:val="000F22ED"/>
    <w:rsid w:val="00100D1E"/>
    <w:rsid w:val="00106056"/>
    <w:rsid w:val="00127991"/>
    <w:rsid w:val="00137C58"/>
    <w:rsid w:val="0014040F"/>
    <w:rsid w:val="0014158B"/>
    <w:rsid w:val="0014223F"/>
    <w:rsid w:val="001478AA"/>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4CAB"/>
    <w:rsid w:val="00294F7E"/>
    <w:rsid w:val="0029639D"/>
    <w:rsid w:val="002A13EA"/>
    <w:rsid w:val="002B54C7"/>
    <w:rsid w:val="002B7396"/>
    <w:rsid w:val="002C1F46"/>
    <w:rsid w:val="002C6638"/>
    <w:rsid w:val="002C7826"/>
    <w:rsid w:val="002D2B29"/>
    <w:rsid w:val="002E28C7"/>
    <w:rsid w:val="00306FC0"/>
    <w:rsid w:val="0032353E"/>
    <w:rsid w:val="00326F90"/>
    <w:rsid w:val="003442C4"/>
    <w:rsid w:val="00357D49"/>
    <w:rsid w:val="003720D6"/>
    <w:rsid w:val="003765B1"/>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47C6"/>
    <w:rsid w:val="0047792C"/>
    <w:rsid w:val="004835F6"/>
    <w:rsid w:val="00483EAB"/>
    <w:rsid w:val="00486BD1"/>
    <w:rsid w:val="004901D2"/>
    <w:rsid w:val="004A1694"/>
    <w:rsid w:val="004A7202"/>
    <w:rsid w:val="004C0D73"/>
    <w:rsid w:val="004C6176"/>
    <w:rsid w:val="004C7FF5"/>
    <w:rsid w:val="004D537B"/>
    <w:rsid w:val="004E1F0A"/>
    <w:rsid w:val="004E68F3"/>
    <w:rsid w:val="004F532A"/>
    <w:rsid w:val="004F5336"/>
    <w:rsid w:val="005031A8"/>
    <w:rsid w:val="00511E45"/>
    <w:rsid w:val="00517A79"/>
    <w:rsid w:val="00520714"/>
    <w:rsid w:val="00520AE2"/>
    <w:rsid w:val="00524914"/>
    <w:rsid w:val="00527EBA"/>
    <w:rsid w:val="00531576"/>
    <w:rsid w:val="0053502D"/>
    <w:rsid w:val="00537512"/>
    <w:rsid w:val="00545DFD"/>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3786E"/>
    <w:rsid w:val="00644B63"/>
    <w:rsid w:val="006538B8"/>
    <w:rsid w:val="00663EFC"/>
    <w:rsid w:val="00671B3B"/>
    <w:rsid w:val="00673DEC"/>
    <w:rsid w:val="00683ABF"/>
    <w:rsid w:val="00683E06"/>
    <w:rsid w:val="006C2191"/>
    <w:rsid w:val="006D74E0"/>
    <w:rsid w:val="006E5D43"/>
    <w:rsid w:val="006F5932"/>
    <w:rsid w:val="00706CDA"/>
    <w:rsid w:val="00717169"/>
    <w:rsid w:val="00732685"/>
    <w:rsid w:val="007475EA"/>
    <w:rsid w:val="007653BB"/>
    <w:rsid w:val="00780DFB"/>
    <w:rsid w:val="00785640"/>
    <w:rsid w:val="0079116D"/>
    <w:rsid w:val="0079166C"/>
    <w:rsid w:val="0079640E"/>
    <w:rsid w:val="007B6D7D"/>
    <w:rsid w:val="007C6BC8"/>
    <w:rsid w:val="007D2DAE"/>
    <w:rsid w:val="007D314E"/>
    <w:rsid w:val="007D5B77"/>
    <w:rsid w:val="007E05F8"/>
    <w:rsid w:val="007E10A5"/>
    <w:rsid w:val="007F6C74"/>
    <w:rsid w:val="0080320E"/>
    <w:rsid w:val="00807E68"/>
    <w:rsid w:val="00812558"/>
    <w:rsid w:val="008159BC"/>
    <w:rsid w:val="00833BDD"/>
    <w:rsid w:val="008375AB"/>
    <w:rsid w:val="008448B0"/>
    <w:rsid w:val="00851642"/>
    <w:rsid w:val="008617D8"/>
    <w:rsid w:val="008620FF"/>
    <w:rsid w:val="008645D8"/>
    <w:rsid w:val="008653DC"/>
    <w:rsid w:val="00871AB2"/>
    <w:rsid w:val="00877620"/>
    <w:rsid w:val="00880690"/>
    <w:rsid w:val="00881233"/>
    <w:rsid w:val="00886579"/>
    <w:rsid w:val="00893723"/>
    <w:rsid w:val="008A7C5A"/>
    <w:rsid w:val="008A7D7E"/>
    <w:rsid w:val="008C0925"/>
    <w:rsid w:val="008E0026"/>
    <w:rsid w:val="008E511D"/>
    <w:rsid w:val="008F15F9"/>
    <w:rsid w:val="008F3125"/>
    <w:rsid w:val="008F3128"/>
    <w:rsid w:val="008F65ED"/>
    <w:rsid w:val="009368C5"/>
    <w:rsid w:val="00944B5A"/>
    <w:rsid w:val="0095728B"/>
    <w:rsid w:val="009611E9"/>
    <w:rsid w:val="009657B3"/>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4FD4"/>
    <w:rsid w:val="00A27BF6"/>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5457"/>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0582D"/>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F031C"/>
    <w:rsid w:val="00E062E0"/>
    <w:rsid w:val="00E133AE"/>
    <w:rsid w:val="00E36996"/>
    <w:rsid w:val="00E45693"/>
    <w:rsid w:val="00E475F8"/>
    <w:rsid w:val="00E713DB"/>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51C53"/>
    <w:rsid w:val="00F654AD"/>
    <w:rsid w:val="00F75083"/>
    <w:rsid w:val="00F82E29"/>
    <w:rsid w:val="00F97B61"/>
    <w:rsid w:val="00FA0279"/>
    <w:rsid w:val="00FB2A87"/>
    <w:rsid w:val="00FB3097"/>
    <w:rsid w:val="00FB378A"/>
    <w:rsid w:val="00FC526E"/>
    <w:rsid w:val="00FC693F"/>
    <w:rsid w:val="00FC705B"/>
    <w:rsid w:val="00FC79A9"/>
    <w:rsid w:val="00FC7C7A"/>
    <w:rsid w:val="00FF1380"/>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56577B"/>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sv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 Id="rId37" Type="http://schemas.openxmlformats.org/officeDocument/2006/relationships/comments" Target="comments.xml"/><Relationship Id="rId38" Type="http://schemas.microsoft.com/office/2011/relationships/commentsExtended" Target="commentsExtended.xml"/><Relationship Id="rId39" Type="http://schemas.microsoft.com/office/2016/09/relationships/commentsIds" Target="commentsIds.xml"/><Relationship Id="rId4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27</Pages>
  <Words>7267</Words>
  <Characters>41422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Knutson</cp:lastModifiedBy>
  <cp:revision>9</cp:revision>
  <dcterms:created xsi:type="dcterms:W3CDTF">2026-06-27T02:50:00Z</dcterms:created>
  <dcterms:modified xsi:type="dcterms:W3CDTF">2026-09-22T15:33:00Z</dcterms:modified>
  <cp:category/>
</cp:coreProperties>
</file>