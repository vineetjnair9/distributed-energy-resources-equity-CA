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B543DC" w14:textId="7A35C9ED" w:rsidR="00792889" w:rsidRDefault="00792889" w:rsidP="00792889">
      <w:pPr>
        <w:pStyle w:val="Title"/>
        <w:rPr>
          <w:b/>
          <w:bCs/>
        </w:rPr>
      </w:pPr>
      <w:r>
        <w:t xml:space="preserve">Inequity in distributed energy resource adoption is technology-specific, not uniform</w:t>
      </w:r>
    </w:p>
    <w:p w14:paraId="29F90F5D" w14:textId="77777777" w:rsidR="00792889" w:rsidRDefault="00792889" w:rsidP="00792889">
      <w:r>
        <w:t>Danielle Knutson¹, Vineet Jagadeesan Nair</w:t>
      </w:r>
      <w:bookmarkStart w:id="0" w:name="OLE_LINK1"/>
      <w:r>
        <w:t>¹</w:t>
      </w:r>
      <w:bookmarkEnd w:id="0"/>
      <w:r>
        <w:t xml:space="preserve">*, and Anuradha Annaswamy </w:t>
      </w:r>
    </w:p>
    <w:p w14:paraId="52CF1E5A" w14:textId="77777777" w:rsidR="00792889" w:rsidRDefault="00792889" w:rsidP="00792889">
      <w:r>
        <w:t>¹Massachusetts Institute of Technology, Cambridge, MA, USA</w:t>
      </w:r>
    </w:p>
    <w:p w14:paraId="773AC9FE" w14:textId="76233D5E" w:rsidR="00F47CA5" w:rsidRDefault="00792889" w:rsidP="00792889">
      <w:r>
        <w:t xml:space="preserve">Corresponding author: </w:t>
      </w:r>
      <w:hyperlink r:id="rId6" w:history="1">
        <w:r>
          <w:rPr>
            <w:rStyle w:val="Hyperlink"/>
          </w:rPr>
          <w:t>jvineet9@mit.edu</w:t>
        </w:r>
      </w:hyperlink>
      <w:r>
        <w:t xml:space="preserve"> </w:t>
      </w:r>
    </w:p>
    <w:p w14:paraId="7030A19D" w14:textId="67F0DC61" w:rsidR="00F47CA5" w:rsidRDefault="00F47CA5" w:rsidP="00792889">
      <w:pPr>
        <w:rPr>
          <w:del w:id="20462" w:author="Claude" w:date="2026-10-21T00:00:00Z"/>
        </w:rPr>
      </w:pPr>
      <w:del w:id="20460" w:author="Claude" w:date="2026-10-21T00:00:00Z">
        <w:r>
          <w:rPr>
            <w:highlight w:val="yellow"/>
          </w:rPr>
          <w:delText xml:space="preserve">Check if we need additional conclusions section restating all main takeaways/insights clearly</w:delText>
        </w:r>
      </w:del>
      <w:del w:id="20461" w:author="Claude" w:date="2026-10-21T00:00:00Z">
        <w:r>
          <w:delText xml:space="preserve"> – rework abstract too</w:delText>
        </w:r>
      </w:del>
    </w:p>
    <w:p w14:paraId="2E8E2AAC" w14:textId="77777777" w:rsidR="00792889" w:rsidRDefault="00792889" w:rsidP="00792889">
      <w:pPr>
        <w:pStyle w:val="Heading1"/>
      </w:pPr>
      <w:bookmarkStart w:id="1" w:name="_Ref237519268"/>
      <w:bookmarkStart w:id="2" w:name="OLE_LINK2"/>
      <w:r>
        <w:t>Abstract</w:t>
      </w:r>
      <w:bookmarkEnd w:id="1"/>
    </w:p>
    <w:bookmarkEnd w:id="2"/>
    <w:p w14:paraId="1F07D8E3" w14:textId="33569FFB" w:rsidR="00792889" w:rsidRDefault="00792889" w:rsidP="00792889">
      <w:commentRangeStart w:id="20"/>
      <w:r>
        <w:t xml:space="preserve">Distributed energy resources are central to decarbonization, resilience, and electrification, but their benefits </w:t>
      </w:r>
      <w:del w:id="20001" w:author="Claude" w:date="2026-10-21T00:00:00Z">
        <w:r>
          <w:delText xml:space="preserve">are not guaranteed to be </w:delText>
        </w:r>
      </w:del>
      <w:ins w:id="20002" w:author="Claude" w:date="2026-10-21T00:00:00Z">
        <w:r>
          <w:t xml:space="preserve">may be unevenly </w:t>
        </w:r>
      </w:ins>
      <w:r>
        <w:t xml:space="preserve">shared</w:t>
      </w:r>
      <w:del w:id="20003" w:author="Claude" w:date="2026-10-21T00:00:00Z">
        <w:r>
          <w:delText xml:space="preserve"> evenly</w:delText>
        </w:r>
      </w:del>
      <w:r>
        <w:t xml:space="preserve">. Evidence of racial disparity in </w:t>
      </w:r>
      <w:ins w:id="20004" w:author="Claude" w:date="2026-10-21T00:00:00Z">
        <w:r>
          <w:t xml:space="preserve">adoption comes almost entirely from </w:t>
        </w:r>
      </w:ins>
      <w:r>
        <w:t xml:space="preserve">rooftop solar </w:t>
      </w:r>
      <w:del w:id="20005" w:author="Claude" w:date="2026-10-21T00:00:00Z">
        <w:r>
          <w:delText xml:space="preserve">is usually</w:delText>
        </w:r>
      </w:del>
      <w:ins w:id="20006" w:author="Claude" w:date="2026-10-21T00:00:00Z">
        <w:r>
          <w:t xml:space="preserve">and is often</w:t>
        </w:r>
      </w:ins>
      <w:r>
        <w:t xml:space="preserve"> assumed to generalize</w:t>
      </w:r>
      <w:del w:id="20007" w:author="Claude" w:date="2026-10-21T00:00:00Z">
        <w:r>
          <w:delText xml:space="preserve"> across technologies</w:delText>
        </w:r>
      </w:del>
      <w:r>
        <w:t xml:space="preserve">. We test </w:t>
      </w:r>
      <w:del w:id="20008" w:author="Claude" w:date="2026-10-21T00:00:00Z">
        <w:r>
          <w:delText xml:space="preserve">that assumption</w:delText>
        </w:r>
      </w:del>
      <w:ins w:id="20009" w:author="Claude" w:date="2026-10-21T00:00:00Z">
        <w:r>
          <w:t xml:space="preserve">this</w:t>
        </w:r>
      </w:ins>
      <w:r>
        <w:t xml:space="preserve"> across 1,390 California ZIP Code Tabulation Areas, </w:t>
      </w:r>
      <w:del w:id="20010" w:author="Claude" w:date="2026-10-21T00:00:00Z">
        <w:r>
          <w:delText xml:space="preserve">harmonizing</w:delText>
        </w:r>
      </w:del>
      <w:ins w:id="20011" w:author="Claude" w:date="2026-10-21T00:00:00Z">
        <w:r>
          <w:t xml:space="preserve">comparing</w:t>
        </w:r>
      </w:ins>
      <w:r>
        <w:t xml:space="preserve"> rooftop photovoltaics, battery storage, and electric-vehicle charging under </w:t>
      </w:r>
      <w:del w:id="20012" w:author="Claude" w:date="2026-10-21T00:00:00Z">
        <w:r>
          <w:delText xml:space="preserve">one set of</w:delText>
        </w:r>
      </w:del>
      <w:ins w:id="20013" w:author="Claude" w:date="2026-10-21T00:00:00Z">
        <w:r>
          <w:t xml:space="preserve">common</w:t>
        </w:r>
      </w:ins>
      <w:r>
        <w:t xml:space="preserve"> outcomes and controls. The technologies do not share a disparity pattern. Areas with larger Black and Asian population shares hold less solar and less storage </w:t>
      </w:r>
      <w:del w:id="20014" w:author="Claude" w:date="2026-10-21T00:00:00Z">
        <w:r>
          <w:delText xml:space="preserve">after conditioning on</w:delText>
        </w:r>
      </w:del>
      <w:ins w:id="20015" w:author="Claude" w:date="2026-10-21T00:00:00Z">
        <w:r>
          <w:t xml:space="preserve">net of</w:t>
        </w:r>
      </w:ins>
      <w:r>
        <w:t xml:space="preserve"> income and poverty</w:t>
      </w:r>
      <w:del w:id="20016" w:author="Claude" w:date="2026-10-21T00:00:00Z">
        <w:r>
          <w:delText xml:space="preserve">, and area-level</w:delText>
        </w:r>
      </w:del>
      <w:ins w:id="20017" w:author="Claude" w:date="2026-10-21T00:00:00Z">
        <w:r>
          <w:t xml:space="preserve">; local</w:t>
        </w:r>
      </w:ins>
      <w:r>
        <w:t xml:space="preserve"> housing type and tenure </w:t>
      </w:r>
      <w:del w:id="20018" w:author="Claude" w:date="2026-10-21T00:00:00Z">
        <w:r>
          <w:delText xml:space="preserve">absorb 32 to 53 percent</w:delText>
        </w:r>
      </w:del>
      <w:ins w:id="20019" w:author="Claude" w:date="2026-10-21T00:00:00Z">
        <w:r>
          <w:t xml:space="preserve">explain a third to a half</w:t>
        </w:r>
      </w:ins>
      <w:r>
        <w:t xml:space="preserve"> of those gaps. </w:t>
      </w:r>
      <w:del w:id="20020" w:author="Claude" w:date="2026-10-21T00:00:00Z">
        <w:r>
          <w:delText xml:space="preserve">Under a fully stacked specification, storage disparities</w:delText>
        </w:r>
      </w:del>
      <w:ins w:id="20021" w:author="Claude" w:date="2026-10-21T00:00:00Z">
        <w:r>
          <w:t xml:space="preserve">Storage gaps</w:t>
        </w:r>
      </w:ins>
      <w:r>
        <w:t xml:space="preserve"> persist </w:t>
      </w:r>
      <w:del w:id="20022" w:author="Claude" w:date="2026-10-21T00:00:00Z">
        <w:r>
          <w:delText xml:space="preserve">on</w:delText>
        </w:r>
      </w:del>
      <w:ins w:id="20023" w:author="Claude" w:date="2026-10-21T00:00:00Z">
        <w:r>
          <w:t xml:space="preserve">most:</w:t>
        </w:r>
      </w:ins>
      <w:r>
        <w:t xml:space="preserve"> all three race terms</w:t>
      </w:r>
      <w:del w:id="20024" w:author="Claude" w:date="2026-10-21T00:00:00Z">
        <w:r>
          <w:delText xml:space="preserve">, solar</w:delText>
        </w:r>
      </w:del>
      <w:ins w:id="20025" w:author="Claude" w:date="2026-10-21T00:00:00Z">
        <w:r>
          <w:t xml:space="preserve"> survive the strictest specification, versus</w:t>
        </w:r>
      </w:ins>
      <w:r>
        <w:t xml:space="preserve"> only</w:t>
      </w:r>
      <w:del w:id="20026" w:author="Claude" w:date="2026-10-21T00:00:00Z">
        <w:r>
          <w:delText xml:space="preserve"> for</w:delText>
        </w:r>
      </w:del>
      <w:r>
        <w:t xml:space="preserve"> Asian share</w:t>
      </w:r>
      <w:del w:id="20027" w:author="Claude" w:date="2026-10-21T00:00:00Z">
        <w:r>
          <w:delText xml:space="preserve">, and </w:delText>
        </w:r>
      </w:del>
      <w:ins w:id="20028" w:author="Claude" w:date="2026-10-21T00:00:00Z">
        <w:r>
          <w:t xml:space="preserve"> for solar and none for </w:t>
        </w:r>
      </w:ins>
      <w:r>
        <w:t xml:space="preserve">charging</w:t>
      </w:r>
      <w:del w:id="20029" w:author="Claude" w:date="2026-10-21T00:00:00Z">
        <w:r>
          <w:delText xml:space="preserve"> not at all. </w:delText>
        </w:r>
      </w:del>
      <w:del w:id="20030" w:author="Claude" w:date="2026-10-21T00:00:00Z">
        <w:r>
          <w:rPr/>
          <w:delText xml:space="preserve">Charger</w:delText>
        </w:r>
      </w:del>
      <w:ins w:id="20031" w:author="Claude" w:date="2026-10-21T00:00:00Z">
        <w:r>
          <w:t xml:space="preserve">. Public charger</w:t>
        </w:r>
      </w:ins>
      <w:r>
        <w:rPr/>
        <w:t xml:space="preserve"> counts </w:t>
      </w:r>
      <w:del w:id="20032" w:author="Claude" w:date="2026-10-21T00:00:00Z">
        <w:r>
          <w:rPr/>
          <w:delText xml:space="preserve">instead rise with poverty, concentrated in faster public units. Counts</w:delText>
        </w:r>
      </w:del>
      <w:ins w:id="20033" w:author="Claude" w:date="2026-10-21T00:00:00Z">
        <w:r>
          <w:rPr/>
          <w:t xml:space="preserve">are, if anything, higher in poorer areas, but</w:t>
        </w:r>
      </w:ins>
      <w:r>
        <w:rPr/>
        <w:t xml:space="preserve"> measure infrastructure, not </w:t>
      </w:r>
      <w:ins w:id="20034" w:author="Claude" w:date="2026-10-21T00:00:00Z">
        <w:r>
          <w:rPr/>
          <w:t xml:space="preserve">household access. Equity planning must be technology-specific and track </w:t>
        </w:r>
      </w:ins>
      <w:r>
        <w:rPr/>
        <w:t xml:space="preserve">usable access, </w:t>
      </w:r>
      <w:del w:id="20035" w:author="Claude" w:date="2026-10-21T00:00:00Z">
        <w:r>
          <w:rPr/>
          <w:delText xml:space="preserve">so technology-blind equity targets misread all three</w:delText>
        </w:r>
      </w:del>
      <w:ins w:id="20036" w:author="Claude" w:date="2026-10-21T00:00:00Z">
        <w:r>
          <w:rPr/>
          <w:t xml:space="preserve">not deployment counts</w:t>
        </w:r>
      </w:ins>
      <w:r>
        <w:rPr/>
        <w:t xml:space="preserve">.</w:t>
      </w:r>
      <w:commentRangeEnd w:id="20"/>
      <w:r>
        <w:rPr>
          <w:rStyle w:val="CommentReference"/>
        </w:rPr>
        <w:commentReference w:id="20"/>
      </w:r>
    </w:p>
    <w:p w14:paraId="0B182C1F" w14:textId="77777777" w:rsidR="00792889" w:rsidRDefault="00792889" w:rsidP="00792889">
      <w:r>
        <w:t xml:space="preserve">As electricity systems decarbonize, distributed energy resources (DERs) are becoming central to emissions reduction, local resilience and electrification. Policy debate </w:t>
      </w:r>
      <w:ins w:id="20037" w:author="Claude" w:date="2026-10-21T00:00:00Z">
        <w:r>
          <w:t xml:space="preserve">often </w:t>
        </w:r>
      </w:ins>
      <w:r>
        <w:t xml:space="preserve">treats them as a single category, but </w:t>
      </w:r>
      <w:del w:id="20038" w:author="Claude" w:date="2026-10-21T00:00:00Z">
        <w:r>
          <w:delText xml:space="preserve">the benefits </w:delText>
        </w:r>
      </w:del>
      <w:r>
        <w:t xml:space="preserve">they deliver </w:t>
      </w:r>
      <w:del w:id="20039" w:author="Claude" w:date="2026-10-21T00:00:00Z">
        <w:r>
          <w:delText xml:space="preserve">are heterogeneous</w:delText>
        </w:r>
      </w:del>
      <w:ins w:id="20040" w:author="Claude" w:date="2026-10-21T00:00:00Z">
        <w:r>
          <w:t xml:space="preserve">different benefits</w:t>
        </w:r>
      </w:ins>
      <w:r>
        <w:t xml:space="preserve">. Rooftop photovoltaics (PV) reduce bills for the household that hosts them. Battery storage delivers backup power and outage protection, which matter most where wildfire shutoffs and grid stress are common. Charging infrastructure determines who can </w:t>
      </w:r>
      <w:del w:id="20041" w:author="Claude" w:date="2026-10-21T00:00:00Z">
        <w:r>
          <w:delText xml:space="preserve">participate in transportation</w:delText>
        </w:r>
      </w:del>
      <w:ins w:id="20042" w:author="Claude" w:date="2026-10-21T00:00:00Z">
        <w:r>
          <w:t xml:space="preserve">take part in transport</w:t>
        </w:r>
      </w:ins>
      <w:r>
        <w:t xml:space="preserve"> electrification, </w:t>
      </w:r>
      <w:del w:id="20043" w:author="Claude" w:date="2026-10-21T00:00:00Z">
        <w:r>
          <w:delText xml:space="preserve">and</w:delText>
        </w:r>
      </w:del>
      <w:ins w:id="20044" w:author="Claude" w:date="2026-10-21T00:00:00Z">
        <w:r>
          <w:t xml:space="preserve">but</w:t>
        </w:r>
      </w:ins>
      <w:r>
        <w:t xml:space="preserve"> only if it sits where people</w:t>
      </w:r>
      <w:del w:id="20045" w:author="Claude" w:date="2026-10-21T00:00:00Z">
        <w:r>
          <w:delText xml:space="preserve"> actually</w:delText>
        </w:r>
      </w:del>
      <w:r>
        <w:t xml:space="preserve"> live and park. The clean energy transition is therefore not only a deployment problem but a distributional one: where access depends on financing, housing conditions, siting decisions, permitting, interconnection or neighborhood infrastructure, the transition can reproduce existing inequities rather than reduce them.</w:t>
      </w:r>
    </w:p>
    <w:p w14:paraId="396168D2" w14:textId="77777777" w:rsidR="00792889" w:rsidRDefault="00792889" w:rsidP="00792889">
      <w:del w:id="20046" w:author="Claude" w:date="2026-10-21T00:00:00Z">
        <w:r>
          <w:rPr/>
          <w:delText xml:space="preserve">The evidence</w:delText>
        </w:r>
      </w:del>
      <w:ins w:id="20047" w:author="Claude" w:date="2026-10-21T00:00:00Z">
        <w:r>
          <w:rPr/>
          <w:t xml:space="preserve">Evidence</w:t>
        </w:r>
      </w:ins>
      <w:r>
        <w:rPr/>
        <w:t xml:space="preserve"> that </w:t>
      </w:r>
      <w:del w:id="20048" w:author="Claude" w:date="2026-10-21T00:00:00Z">
        <w:r>
          <w:rPr/>
          <w:delText xml:space="preserve">it</w:delText>
        </w:r>
      </w:del>
      <w:ins w:id="20049" w:author="Claude" w:date="2026-10-21T00:00:00Z">
        <w:r>
          <w:rPr/>
          <w:t xml:space="preserve">the transition</w:t>
        </w:r>
      </w:ins>
      <w:r>
        <w:rPr/>
        <w:t xml:space="preserve"> does so </w:t>
      </w:r>
      <w:del w:id="20050" w:author="Claude" w:date="2026-10-21T00:00:00Z">
        <w:r>
          <w:rPr/>
          <w:delText xml:space="preserve">is</w:delText>
        </w:r>
      </w:del>
      <w:ins w:id="20051" w:author="Claude" w:date="2026-10-21T00:00:00Z">
        <w:r>
          <w:rPr/>
          <w:t xml:space="preserve">comes</w:t>
        </w:r>
      </w:ins>
      <w:r>
        <w:rPr/>
        <w:t xml:space="preserve"> almost entirely </w:t>
      </w:r>
      <w:del w:id="20052" w:author="Claude" w:date="2026-10-21T00:00:00Z">
        <w:r>
          <w:rPr/>
          <w:delText xml:space="preserve">about</w:delText>
        </w:r>
      </w:del>
      <w:ins w:id="20053" w:author="Claude" w:date="2026-10-21T00:00:00Z">
        <w:r>
          <w:rPr/>
          <w:t xml:space="preserve">from rooftop</w:t>
        </w:r>
      </w:ins>
      <w:r>
        <w:rPr/>
        <w:t xml:space="preserve"> solar</w:t>
      </w:r>
      <w:r>
        <w:t xml:space="preserve">. Lukanov and Krieger show that California PV deployment is patterned by neighborhood socioeconomic conditions [1], and Sunter, Castellanos and Kammen show that racial and ethnic disparities in rooftop PV persist after accounting for income [2]. Kurdgelashvili and colleagues model county-level adoption in the same state [3], while Reames and Darghouth et al. document uneven rooftop access across communities and Sigrist et al. argue that inequitable siting reduces the carbon value of residential solar [4][5][6]. A parallel literature explains why race should be modeled explicitly rather than assumed away: race-linked inequities in energy burden persist net of income [7], transition planning cannot be treated as race-neutral when the underlying burdens are not [8], and structural barriers limit participation in California's DER programs even where they are designed for low-income households [9]. Because rooftop solar measurably reduces energy burden for low- and moderate-income adopters [10], unequal access to DERs also means unequal access to bill relief and resilience.</w:t>
      </w:r>
    </w:p>
    <w:p w14:paraId="68FF05AC" w14:textId="77777777" w:rsidR="00792889" w:rsidRDefault="00792889" w:rsidP="00792889">
      <w:r>
        <w:t>What this literature does not establish is whether inequity in DER adoption is a solar-specific phenomenon or a general feature of the transition. The distinction matters because the barriers differ. Rooftop PV depends on roof control, housing tenure, financing and installer availability. Storage overlaps with PV but adds stronger dependence on upfront capital, resilience value and program design; it has been framed as an equity asset that can either broaden resilience or entrench advantage depending on ownership [14][15]. Charging depends far more on siting, commercial activity and host context. Adoption is also gated by the grid itself: hosting-capacity constraints in California are socially patterned and limit deployment in disadvantaged communities [11], a problem that fairness-aware allocation schemes are only beginning to address [12], and that interconnection roadmaps identify as a national bottleneck [13]. A community adopting solar at the state average may still lack the storage that protects it during an outage, or the charging that lets its residents switch vehicles. Collapsing all three into one undifferentiated measure of “DER access” can hide exactly these offsetting patterns.</w:t>
      </w:r>
    </w:p>
    <w:p w14:paraId="1A8978F8" w14:textId="77777777" w:rsidR="00792889" w:rsidRDefault="00792889" w:rsidP="00792889">
      <w:r>
        <w:t xml:space="preserve">Three gaps follow. First, the evidence base for racial disparity net of income is solar-only, so we do not know whether inequity is a property of solar adoption or of the transition. Second, work that looks beyond PV treats each technology in isolation, under different data, geographies and specifications, which prevents direct comparison. Third, no harmonized, race-inclusive, multi-technology dataset exists at fine spatial granularity for a single high-penetration market, because DER data </w:t>
      </w:r>
      <w:del w:id="20054" w:author="Claude" w:date="2026-10-21T00:00:00Z">
        <w:r>
          <w:delText xml:space="preserve">is</w:delText>
        </w:r>
      </w:del>
      <w:ins w:id="20055" w:author="Claude" w:date="2026-10-21T00:00:00Z">
        <w:r>
          <w:t xml:space="preserve">are</w:t>
        </w:r>
      </w:ins>
      <w:r>
        <w:t xml:space="preserve"> fragmented across technologies and agencies [16][17].</w:t>
      </w:r>
    </w:p>
    <w:p w14:paraId="26F281A3" w14:textId="77777777" w:rsidR="00792889" w:rsidRDefault="00792889" w:rsidP="00792889">
      <w:r>
        <w:t xml:space="preserve">This paper addresses all three. We assemble a California ZIP Code Tabulation Area (ZCTA) dataset integrating rooftop PV, battery storage and EV charging with American Community Survey demographics, climate and resource data, utility territory and electricity demand, and estimate one consistent set of specifications across all three, retaining race in every model rather than assuming socioeconomic controls absorb it. California is an informative case because it combines high DER penetration, ambitious climate policy, substantial socioeconomic diversity and pronounced spatial inequality. The study is area-level and cross-sectional; we report conditional associations, not causal effects. </w:t>
      </w:r>
      <w:del w:id="20056" w:author="Claude" w:date="2026-10-21T00:00:00Z">
        <w:r>
          <w:delText xml:space="preserve">The central finding is</w:delText>
        </w:r>
      </w:del>
      <w:ins w:id="20057" w:author="Claude" w:date="2026-10-21T00:00:00Z">
        <w:r>
          <w:t xml:space="preserve">We find</w:t>
        </w:r>
      </w:ins>
      <w:r>
        <w:t xml:space="preserve"> that the form of inequity changes by technology</w:t>
      </w:r>
      <w:del w:id="20058" w:author="Claude" w:date="2026-10-21T00:00:00Z">
        <w:r>
          <w:delText xml:space="preserve">, and that</w:delText>
        </w:r>
      </w:del>
      <w:ins w:id="20059" w:author="Claude" w:date="2026-10-21T00:00:00Z">
        <w:r>
          <w:t xml:space="preserve">: storage shows the most persistent racial and ethnic gaps, independent of solar adoption; solar gaps are partly explained by the local housing stock; and</w:t>
        </w:r>
      </w:ins>
      <w:r>
        <w:t xml:space="preserve"> for charging, the standard metric — the count of installed</w:t>
      </w:r>
      <w:ins w:id="20060" w:author="Claude" w:date="2026-10-21T00:00:00Z">
        <w:r>
          <w:t xml:space="preserve"> public</w:t>
        </w:r>
      </w:ins>
      <w:r>
        <w:t xml:space="preserve"> units — does not measure what equity policy assumes it measures.</w:t>
      </w:r>
    </w:p>
    <w:p w14:paraId="4063FEE4" w14:textId="77777777" w:rsidR="00792889" w:rsidRDefault="00792889" w:rsidP="00792889">
      <w:pPr>
        <w:pStyle w:val="Heading1"/>
        <w:pPrChange w:id="20467" w:author="Claude" w:date="2026-10-21T00:00:00Z">
          <w:pPr>
            <w:pStyle w:val="Heading1"/>
            <w:numPr>
              <w:ilvl w:val="0"/>
              <w:numId w:val="11"/>
            </w:numPr>
          </w:pPr>
        </w:pPrChange>
      </w:pPr>
      <w:bookmarkStart w:id="3" w:name="_Ref_sec_results"/>
      <w:r>
        <w:t>Results</w:t>
      </w:r>
      <w:bookmarkEnd w:id="3"/>
    </w:p>
    <w:p w14:paraId="57363EE7" w14:textId="77777777" w:rsidR="00792889" w:rsidRDefault="00792889" w:rsidP="00792889">
      <w:pPr>
        <w:pStyle w:val="Heading2"/>
      </w:pPr>
      <w:del w:id="20061" w:author="Claude" w:date="2026-10-21T00:00:00Z">
        <w:r>
          <w:delText xml:space="preserve">Disparities differ by</w:delText>
        </w:r>
      </w:del>
      <w:ins w:id="20062" w:author="Claude" w:date="2026-10-21T00:00:00Z">
        <w:r>
          <w:t xml:space="preserve">Each</w:t>
        </w:r>
      </w:ins>
      <w:r>
        <w:t xml:space="preserve"> technology</w:t>
      </w:r>
      <w:ins w:id="20063" w:author="Claude" w:date="2026-10-21T00:00:00Z">
        <w:r>
          <w:t xml:space="preserve"> shows a different disparity pattern</w:t>
        </w:r>
      </w:ins>
    </w:p>
    <w:p w14:paraId="57180819" w14:textId="77777777" w:rsidR="00792889" w:rsidRDefault="00792889" w:rsidP="00792889">
      <w:r>
        <w:t xml:space="preserve">Racial and socioeconomic disparities are not uniform across technologies</w:t>
      </w:r>
      <w:ins w:id="20064" w:author="Claude" w:date="2026-10-21T00:00:00Z">
        <w:r>
          <w:t xml:space="preserve">. Deployment of all three is spatially uneven before any adjustment (Fig. 1)</w:t>
        </w:r>
      </w:ins>
      <w:r>
        <w:t xml:space="preserve">. In the baseline specification (Table 1), rooftop photovoltaics and battery storage </w:t>
      </w:r>
      <w:ins w:id="20065" w:author="Claude" w:date="2026-10-21T00:00:00Z">
        <w:r>
          <w:t xml:space="preserve">are </w:t>
        </w:r>
      </w:ins>
      <w:r>
        <w:t xml:space="preserve">both </w:t>
      </w:r>
      <w:del w:id="20066" w:author="Claude" w:date="2026-10-21T00:00:00Z">
        <w:r>
          <w:delText xml:space="preserve">carry clear negative associations</w:delText>
        </w:r>
      </w:del>
      <w:ins w:id="20067" w:author="Claude" w:date="2026-10-21T00:00:00Z">
        <w:r>
          <w:t xml:space="preserve">lower in ZCTAs</w:t>
        </w:r>
      </w:ins>
      <w:r>
        <w:t xml:space="preserve"> with </w:t>
      </w:r>
      <w:del w:id="20068" w:author="Claude" w:date="2026-10-21T00:00:00Z">
        <w:r>
          <w:delText xml:space="preserve">ZCTA</w:delText>
        </w:r>
      </w:del>
      <w:ins w:id="20069" w:author="Claude" w:date="2026-10-21T00:00:00Z">
        <w:r>
          <w:t xml:space="preserve">larger</w:t>
        </w:r>
      </w:ins>
      <w:r>
        <w:t xml:space="preserve"> shares of Black and Asian residents after conditioning on income and poverty</w:t>
      </w:r>
      <w:ins w:id="20070" w:author="Claude" w:date="2026-10-21T00:00:00Z">
        <w:r>
          <w:t xml:space="preserve">; storage is also lower where Hispanic share is higher, whereas solar is higher</w:t>
        </w:r>
      </w:ins>
      <w:r>
        <w:t xml:space="preserve">. EV charging departs from </w:t>
      </w:r>
      <w:del w:id="20071" w:author="Claude" w:date="2026-10-21T00:00:00Z">
        <w:r>
          <w:delText xml:space="preserve">that pattern</w:delText>
        </w:r>
      </w:del>
      <w:ins w:id="20072" w:author="Claude" w:date="2026-10-21T00:00:00Z">
        <w:r>
          <w:t xml:space="preserve">both</w:t>
        </w:r>
      </w:ins>
      <w:r>
        <w:t xml:space="preserve">: charger deployment is negatively associated with Hispanic share and positively associated with poverty rate. Coefficients reported throughout use standardized predictors, so a coefficient is the change in the log(1 + rate) outcome associated with a one-standard-deviation change in the predictor; one standard deviation is 6.6 percentage points for Black share, 23.8 for Hispanic share and 14.1 for Asian share, and a coefficient near −0.10 corresponds to roughly a 10 percent lower deployment rate (Supplementary Table S3).</w:t>
      </w:r>
    </w:p>
    <w:p w14:paraId="4FFB7B4D" w14:textId="77777777" w:rsidR="00792889" w:rsidRDefault="00792889" w:rsidP="00792889">
      <w:pPr>
        <w:keepNext/>
        <w:jc w:val="center"/>
      </w:pPr>
      <w:r>
        <w:rPr>
          <w:noProof/>
        </w:rPr>
        <w:lastRenderedPageBreak/>
        <w:drawing>
          <wp:inline distT="0" distB="0" distL="0" distR="0" wp14:anchorId="493BF15C" wp14:editId="1BA72327">
            <wp:extent cx="5606473" cy="3906733"/>
            <wp:effectExtent l="0" t="0" r="0" b="5080"/>
            <wp:docPr id="118260540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05404" name="Graphic 1182605404"/>
                    <pic:cNvPicPr/>
                  </pic:nvPicPr>
                  <pic:blipFill>
                    <a:blip r:embed="rId7"/>
                    <a:stretch>
                      <a:fillRect/>
                    </a:stretch>
                  </pic:blipFill>
                  <pic:spPr>
                    <a:xfrm>
                      <a:off x="0" y="0"/>
                      <a:ext cx="5622640" cy="3917999"/>
                    </a:xfrm>
                    <a:prstGeom prst="rect">
                      <a:avLst/>
                    </a:prstGeom>
                  </pic:spPr>
                </pic:pic>
              </a:graphicData>
            </a:graphic>
          </wp:inline>
        </w:drawing>
      </w:r>
    </w:p>
    <w:p w14:paraId="7DB6191A" w14:textId="77777777" w:rsidR="00792889" w:rsidRDefault="00792889" w:rsidP="00792889">
      <w:pPr>
        <w:pStyle w:val="Caption"/>
      </w:pPr>
      <w:r>
        <w:t xml:space="preserve">Fig. 1 | Distributed energy deployment across California ZIP Code Tabulation Areas. </w:t>
      </w:r>
      <w:del w:id="20073" w:author="Claude" w:date="2026-10-21T00:00:00Z">
        <w:r>
          <w:delText xml:space="preserve">Rooftop</w:delText>
        </w:r>
      </w:del>
      <w:ins w:id="20074" w:author="Claude" w:date="2026-10-21T00:00:00Z">
        <w:r>
          <w:t xml:space="preserve">Observed deployment intensity (left of each pair) and baseline standardized residuals (right) for rooftop</w:t>
        </w:r>
      </w:ins>
      <w:r>
        <w:t xml:space="preserve"> photovoltaics, battery storage and aggregate EV charging</w:t>
      </w:r>
      <w:del w:id="20075" w:author="Claude" w:date="2026-10-21T00:00:00Z">
        <w:r>
          <w:delText xml:space="preserve">, before any regression adjustment</w:delText>
        </w:r>
      </w:del>
      <w:r>
        <w:t xml:space="preserve">. Blank areas </w:t>
      </w:r>
      <w:del w:id="20076" w:author="Claude" w:date="2026-10-21T00:00:00Z">
        <w:r>
          <w:delText xml:space="preserve">indicate excluded or missing observations</w:delText>
        </w:r>
      </w:del>
      <w:ins w:id="20077" w:author="Claude" w:date="2026-10-21T00:00:00Z">
        <w:r>
          <w:t xml:space="preserve">are outside the analysis sample</w:t>
        </w:r>
      </w:ins>
      <w:r>
        <w:t xml:space="preserve">.</w:t>
      </w:r>
    </w:p>
    <w:p w14:paraId="4DEDFC5F" w14:textId="77777777" w:rsidR="00792889" w:rsidRDefault="00792889" w:rsidP="00792889">
      <w:pPr>
        <w:pStyle w:val="Caption"/>
      </w:pPr>
      <w:r>
        <w:t>Table 1 | Baseline associations between neighborhood composition and distributed energy deployment. Standardized predictors; heteroskedasticity-robust (HC1) standard errors in parentheses. Full coefficient tables for every specification in the model series are in Supplementary Note S1. *p &lt; 0.05, **p &lt; 0.01, ***p &lt; 0.001.</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84"/>
        <w:gridCol w:w="1678"/>
        <w:gridCol w:w="2913"/>
        <w:gridCol w:w="3205"/>
      </w:tblGrid>
      <w:tr w:rsidR="00792889" w14:paraId="4AC2EB88" w14:textId="77777777" w:rsidTr="005A421D">
        <w:tc>
          <w:tcPr>
            <w:tcW w:w="0" w:type="auto"/>
          </w:tcPr>
          <w:p w14:paraId="3DF7A101" w14:textId="77777777" w:rsidR="00792889" w:rsidRDefault="00792889" w:rsidP="005A421D">
            <w:r>
              <w:rPr>
                <w:b/>
              </w:rPr>
              <w:t>Predictor</w:t>
            </w:r>
          </w:p>
        </w:tc>
        <w:tc>
          <w:tcPr>
            <w:tcW w:w="0" w:type="auto"/>
          </w:tcPr>
          <w:p w14:paraId="5FE86AB2" w14:textId="77777777" w:rsidR="00792889" w:rsidRDefault="00792889" w:rsidP="005A421D">
            <w:r>
              <w:rPr>
                <w:b/>
              </w:rPr>
              <w:t>Rooftop PV</w:t>
            </w:r>
          </w:p>
        </w:tc>
        <w:tc>
          <w:tcPr>
            <w:tcW w:w="0" w:type="auto"/>
          </w:tcPr>
          <w:p w14:paraId="72520581" w14:textId="77777777" w:rsidR="00792889" w:rsidRDefault="00792889" w:rsidP="005A421D">
            <w:r>
              <w:rPr>
                <w:b/>
              </w:rPr>
              <w:t>Battery storage</w:t>
            </w:r>
          </w:p>
        </w:tc>
        <w:tc>
          <w:tcPr>
            <w:tcW w:w="0" w:type="auto"/>
          </w:tcPr>
          <w:p w14:paraId="4FAA13B5" w14:textId="77777777" w:rsidR="00792889" w:rsidRDefault="00792889" w:rsidP="005A421D">
            <w:r>
              <w:rPr>
                <w:b/>
              </w:rPr>
              <w:t>EV charging</w:t>
            </w:r>
          </w:p>
        </w:tc>
      </w:tr>
      <w:tr w:rsidR="00792889" w14:paraId="3A57AA10" w14:textId="77777777" w:rsidTr="005A421D">
        <w:tc>
          <w:tcPr>
            <w:tcW w:w="0" w:type="auto"/>
          </w:tcPr>
          <w:p w14:paraId="32D2A603" w14:textId="77777777" w:rsidR="00792889" w:rsidRDefault="00792889" w:rsidP="005A421D">
            <w:r>
              <w:t>Log median household income</w:t>
            </w:r>
          </w:p>
        </w:tc>
        <w:tc>
          <w:tcPr>
            <w:tcW w:w="0" w:type="auto"/>
          </w:tcPr>
          <w:p w14:paraId="56378041" w14:textId="77777777" w:rsidR="00792889" w:rsidRDefault="00792889" w:rsidP="005A421D">
            <w:r>
              <w:t>0.439*** (0.084)</w:t>
            </w:r>
          </w:p>
        </w:tc>
        <w:tc>
          <w:tcPr>
            <w:tcW w:w="0" w:type="auto"/>
          </w:tcPr>
          <w:p w14:paraId="2A401C2D" w14:textId="77777777" w:rsidR="00792889" w:rsidRDefault="00792889" w:rsidP="005A421D">
            <w:r>
              <w:t>0.310*** (0.049)</w:t>
            </w:r>
          </w:p>
        </w:tc>
        <w:tc>
          <w:tcPr>
            <w:tcW w:w="0" w:type="auto"/>
          </w:tcPr>
          <w:p w14:paraId="7885A6A9" w14:textId="77777777" w:rsidR="00792889" w:rsidRDefault="00792889" w:rsidP="005A421D">
            <w:r>
              <w:t>0.066 (0.039)</w:t>
            </w:r>
          </w:p>
        </w:tc>
      </w:tr>
      <w:tr w:rsidR="00792889" w14:paraId="5F4A7413" w14:textId="77777777" w:rsidTr="005A421D">
        <w:tc>
          <w:tcPr>
            <w:tcW w:w="0" w:type="auto"/>
          </w:tcPr>
          <w:p w14:paraId="50240DA4" w14:textId="77777777" w:rsidR="00792889" w:rsidRDefault="00792889" w:rsidP="005A421D">
            <w:r>
              <w:t>Black share</w:t>
            </w:r>
          </w:p>
        </w:tc>
        <w:tc>
          <w:tcPr>
            <w:tcW w:w="0" w:type="auto"/>
          </w:tcPr>
          <w:p w14:paraId="122C20A7" w14:textId="77777777" w:rsidR="00792889" w:rsidRDefault="00792889" w:rsidP="005A421D">
            <w:r>
              <w:t>−0.218*** (0.047)</w:t>
            </w:r>
          </w:p>
        </w:tc>
        <w:tc>
          <w:tcPr>
            <w:tcW w:w="0" w:type="auto"/>
          </w:tcPr>
          <w:p w14:paraId="41ED5280" w14:textId="77777777" w:rsidR="00792889" w:rsidRDefault="00792889" w:rsidP="005A421D">
            <w:r>
              <w:t>−0.106*** (0.021)</w:t>
            </w:r>
          </w:p>
        </w:tc>
        <w:tc>
          <w:tcPr>
            <w:tcW w:w="0" w:type="auto"/>
          </w:tcPr>
          <w:p w14:paraId="4882DC4E" w14:textId="77777777" w:rsidR="00792889" w:rsidRDefault="00792889" w:rsidP="005A421D">
            <w:r>
              <w:t>−0.000 (0.022)</w:t>
            </w:r>
          </w:p>
        </w:tc>
      </w:tr>
      <w:tr w:rsidR="00792889" w14:paraId="187B174A" w14:textId="77777777" w:rsidTr="005A421D">
        <w:tc>
          <w:tcPr>
            <w:tcW w:w="0" w:type="auto"/>
          </w:tcPr>
          <w:p w14:paraId="4653F1A4" w14:textId="77777777" w:rsidR="00792889" w:rsidRDefault="00792889" w:rsidP="005A421D">
            <w:r>
              <w:t>Hispanic share</w:t>
            </w:r>
          </w:p>
        </w:tc>
        <w:tc>
          <w:tcPr>
            <w:tcW w:w="0" w:type="auto"/>
          </w:tcPr>
          <w:p w14:paraId="1D69FA45" w14:textId="77777777" w:rsidR="00792889" w:rsidRDefault="00792889" w:rsidP="005A421D">
            <w:r>
              <w:t>0.219*** (0.059)</w:t>
            </w:r>
          </w:p>
        </w:tc>
        <w:tc>
          <w:tcPr>
            <w:tcW w:w="0" w:type="auto"/>
          </w:tcPr>
          <w:p w14:paraId="05B2ECCE" w14:textId="77777777" w:rsidR="00792889" w:rsidRDefault="00792889" w:rsidP="005A421D">
            <w:r>
              <w:t>−0.146*** (0.030)</w:t>
            </w:r>
          </w:p>
        </w:tc>
        <w:tc>
          <w:tcPr>
            <w:tcW w:w="0" w:type="auto"/>
          </w:tcPr>
          <w:p w14:paraId="3C33561B" w14:textId="77777777" w:rsidR="00792889" w:rsidRDefault="00792889" w:rsidP="005A421D">
            <w:r>
              <w:t>−0.096*** (0.025)</w:t>
            </w:r>
          </w:p>
        </w:tc>
      </w:tr>
      <w:tr w:rsidR="00792889" w14:paraId="2C74BE20" w14:textId="77777777" w:rsidTr="005A421D">
        <w:tc>
          <w:tcPr>
            <w:tcW w:w="0" w:type="auto"/>
          </w:tcPr>
          <w:p w14:paraId="45391E51" w14:textId="77777777" w:rsidR="00792889" w:rsidRDefault="00792889" w:rsidP="005A421D">
            <w:r>
              <w:t>Asian share</w:t>
            </w:r>
          </w:p>
        </w:tc>
        <w:tc>
          <w:tcPr>
            <w:tcW w:w="0" w:type="auto"/>
          </w:tcPr>
          <w:p w14:paraId="3B4CD840" w14:textId="77777777" w:rsidR="00792889" w:rsidRDefault="00792889" w:rsidP="005A421D">
            <w:r>
              <w:t>−0.297*** (0.043)</w:t>
            </w:r>
          </w:p>
        </w:tc>
        <w:tc>
          <w:tcPr>
            <w:tcW w:w="0" w:type="auto"/>
          </w:tcPr>
          <w:p w14:paraId="0E10EC64" w14:textId="77777777" w:rsidR="00792889" w:rsidRDefault="00792889" w:rsidP="005A421D">
            <w:r>
              <w:t>−0.252*** (0.023)</w:t>
            </w:r>
          </w:p>
        </w:tc>
        <w:tc>
          <w:tcPr>
            <w:tcW w:w="0" w:type="auto"/>
          </w:tcPr>
          <w:p w14:paraId="3A496356" w14:textId="77777777" w:rsidR="00792889" w:rsidRDefault="00792889" w:rsidP="005A421D">
            <w:r>
              <w:t>0.058** (0.021)</w:t>
            </w:r>
          </w:p>
        </w:tc>
      </w:tr>
      <w:tr w:rsidR="00792889" w14:paraId="5A731DE8" w14:textId="77777777" w:rsidTr="005A421D">
        <w:tc>
          <w:tcPr>
            <w:tcW w:w="0" w:type="auto"/>
          </w:tcPr>
          <w:p w14:paraId="15AE89F9" w14:textId="77777777" w:rsidR="00792889" w:rsidRDefault="00792889" w:rsidP="005A421D">
            <w:r>
              <w:t>Poverty rate</w:t>
            </w:r>
          </w:p>
        </w:tc>
        <w:tc>
          <w:tcPr>
            <w:tcW w:w="0" w:type="auto"/>
          </w:tcPr>
          <w:p w14:paraId="63EFDFB6" w14:textId="77777777" w:rsidR="00792889" w:rsidRDefault="00792889" w:rsidP="005A421D">
            <w:r>
              <w:t>−0.043 (0.081)</w:t>
            </w:r>
          </w:p>
        </w:tc>
        <w:tc>
          <w:tcPr>
            <w:tcW w:w="0" w:type="auto"/>
          </w:tcPr>
          <w:p w14:paraId="0466232F" w14:textId="77777777" w:rsidR="00792889" w:rsidRDefault="00792889" w:rsidP="005A421D">
            <w:r>
              <w:t>−0.017 (0.042)</w:t>
            </w:r>
          </w:p>
        </w:tc>
        <w:tc>
          <w:tcPr>
            <w:tcW w:w="0" w:type="auto"/>
          </w:tcPr>
          <w:p w14:paraId="5D608249" w14:textId="77777777" w:rsidR="00792889" w:rsidRDefault="00792889" w:rsidP="005A421D">
            <w:r>
              <w:t>0.149*** (0.037)</w:t>
            </w:r>
          </w:p>
        </w:tc>
      </w:tr>
      <w:tr w:rsidR="00792889" w14:paraId="53C9AD46" w14:textId="77777777" w:rsidTr="005A421D">
        <w:tc>
          <w:tcPr>
            <w:tcW w:w="0" w:type="auto"/>
          </w:tcPr>
          <w:p w14:paraId="0D4F42FF" w14:textId="77777777" w:rsidR="00792889" w:rsidRDefault="00792889" w:rsidP="005A421D">
            <w:r>
              <w:t>Resource / climate control</w:t>
            </w:r>
          </w:p>
        </w:tc>
        <w:tc>
          <w:tcPr>
            <w:tcW w:w="0" w:type="auto"/>
          </w:tcPr>
          <w:p w14:paraId="34C9F1D3" w14:textId="77777777" w:rsidR="00792889" w:rsidRDefault="00792889" w:rsidP="005A421D">
            <w:r>
              <w:t>GHI 0.106* (0.044)</w:t>
            </w:r>
          </w:p>
        </w:tc>
        <w:tc>
          <w:tcPr>
            <w:tcW w:w="0" w:type="auto"/>
          </w:tcPr>
          <w:p w14:paraId="424F068A" w14:textId="77777777" w:rsidR="00792889" w:rsidRDefault="00792889" w:rsidP="005A421D">
            <w:r>
              <w:t>CDD 0.033 (0.033); HDD −0.003 (0.035)</w:t>
            </w:r>
          </w:p>
        </w:tc>
        <w:tc>
          <w:tcPr>
            <w:tcW w:w="0" w:type="auto"/>
          </w:tcPr>
          <w:p w14:paraId="6CBAC2A2" w14:textId="77777777" w:rsidR="00792889" w:rsidRDefault="00792889" w:rsidP="005A421D">
            <w:r>
              <w:t>CDD −0.120*** (0.022); HDD −0.025 (0.027)</w:t>
            </w:r>
          </w:p>
        </w:tc>
      </w:tr>
      <w:tr w:rsidR="00792889" w14:paraId="3B99CF09" w14:textId="77777777" w:rsidTr="005A421D">
        <w:tc>
          <w:tcPr>
            <w:tcW w:w="0" w:type="auto"/>
          </w:tcPr>
          <w:p w14:paraId="7B0929F9" w14:textId="77777777" w:rsidR="00792889" w:rsidRDefault="00792889" w:rsidP="005A421D">
            <w:r>
              <w:t>N</w:t>
            </w:r>
          </w:p>
        </w:tc>
        <w:tc>
          <w:tcPr>
            <w:tcW w:w="0" w:type="auto"/>
          </w:tcPr>
          <w:p w14:paraId="299C239A" w14:textId="77777777" w:rsidR="00792889" w:rsidRDefault="00792889" w:rsidP="005A421D">
            <w:r>
              <w:t>1,390</w:t>
            </w:r>
          </w:p>
        </w:tc>
        <w:tc>
          <w:tcPr>
            <w:tcW w:w="0" w:type="auto"/>
          </w:tcPr>
          <w:p w14:paraId="660EA53B" w14:textId="77777777" w:rsidR="00792889" w:rsidRDefault="00792889" w:rsidP="005A421D">
            <w:r>
              <w:t>1,390</w:t>
            </w:r>
          </w:p>
        </w:tc>
        <w:tc>
          <w:tcPr>
            <w:tcW w:w="0" w:type="auto"/>
          </w:tcPr>
          <w:p w14:paraId="5AE5C3EA" w14:textId="77777777" w:rsidR="00792889" w:rsidRDefault="00792889" w:rsidP="005A421D">
            <w:r>
              <w:t>1,390</w:t>
            </w:r>
          </w:p>
        </w:tc>
      </w:tr>
      <w:tr w:rsidR="00792889" w14:paraId="15DBC670" w14:textId="77777777" w:rsidTr="005A421D">
        <w:tc>
          <w:tcPr>
            <w:tcW w:w="0" w:type="auto"/>
          </w:tcPr>
          <w:p w14:paraId="16A85CBF" w14:textId="77777777" w:rsidR="00792889" w:rsidRDefault="00792889" w:rsidP="005A421D">
            <w:r>
              <w:t>R²</w:t>
            </w:r>
          </w:p>
        </w:tc>
        <w:tc>
          <w:tcPr>
            <w:tcW w:w="0" w:type="auto"/>
          </w:tcPr>
          <w:p w14:paraId="53FAC202" w14:textId="77777777" w:rsidR="00792889" w:rsidRDefault="00792889" w:rsidP="005A421D">
            <w:r>
              <w:t>0.074</w:t>
            </w:r>
          </w:p>
        </w:tc>
        <w:tc>
          <w:tcPr>
            <w:tcW w:w="0" w:type="auto"/>
          </w:tcPr>
          <w:p w14:paraId="55F1B086" w14:textId="77777777" w:rsidR="00792889" w:rsidRDefault="00792889" w:rsidP="005A421D">
            <w:r>
              <w:t>0.188</w:t>
            </w:r>
          </w:p>
        </w:tc>
        <w:tc>
          <w:tcPr>
            <w:tcW w:w="0" w:type="auto"/>
          </w:tcPr>
          <w:p w14:paraId="340DF0CD" w14:textId="77777777" w:rsidR="00792889" w:rsidRDefault="00792889" w:rsidP="005A421D">
            <w:r>
              <w:t>0.079</w:t>
            </w:r>
          </w:p>
        </w:tc>
      </w:tr>
    </w:tbl>
    <w:p w14:paraId="2B58619F" w14:textId="77777777" w:rsidR="00792889" w:rsidRDefault="00792889" w:rsidP="00792889">
      <w:r>
        <w:br/>
      </w:r>
      <w:del w:id="20078" w:author="Claude" w:date="2026-10-21T00:00:00Z">
        <w:r>
          <w:delText xml:space="preserve">Figure</w:delText>
        </w:r>
      </w:del>
      <w:ins w:id="20079" w:author="Claude" w:date="2026-10-21T00:00:00Z">
        <w:r>
          <w:t xml:space="preserve">Fig.</w:t>
        </w:r>
      </w:ins>
      <w:r>
        <w:t xml:space="preserve"> 2 traces the five focal coefficients across the model series, in which each specification adds or substitutes one control block against a fixed core. Reading the three panels together is the paper's central comparison. The storage coefficients are the </w:t>
      </w:r>
      <w:del w:id="20080" w:author="Claude" w:date="2026-10-21T00:00:00Z">
        <w:r>
          <w:delText xml:space="preserve">largest and the flattest</w:delText>
        </w:r>
      </w:del>
      <w:ins w:id="20081" w:author="Claude" w:date="2026-10-21T00:00:00Z">
        <w:r>
          <w:t xml:space="preserve">most stable</w:t>
        </w:r>
      </w:ins>
      <w:r>
        <w:t xml:space="preserve">: race and ethnicity shares stay negative and separated from zero across every specification. The solar coefficients </w:t>
      </w:r>
      <w:del w:id="20082" w:author="Claude" w:date="2026-10-21T00:00:00Z">
        <w:r>
          <w:delText xml:space="preserve">are smaller and </w:delText>
        </w:r>
      </w:del>
      <w:r>
        <w:t xml:space="preserve">move more, particularly where housing </w:t>
      </w:r>
      <w:del w:id="20083" w:author="Claude" w:date="2026-10-21T00:00:00Z">
        <w:r>
          <w:delText xml:space="preserve">enters</w:delText>
        </w:r>
      </w:del>
      <w:ins w:id="20084" w:author="Claude" w:date="2026-10-21T00:00:00Z">
        <w:r>
          <w:t xml:space="preserve">and county controls enter</w:t>
        </w:r>
      </w:ins>
      <w:r>
        <w:t xml:space="preserve">. The charging coefficients behave differently again</w:t>
      </w:r>
      <w:del w:id="20085" w:author="Claude" w:date="2026-10-21T00:00:00Z">
        <w:r>
          <w:delText xml:space="preserve">, with</w:delText>
        </w:r>
      </w:del>
      <w:ins w:id="20086" w:author="Claude" w:date="2026-10-21T00:00:00Z">
        <w:r>
          <w:t xml:space="preserve">:</w:t>
        </w:r>
      </w:ins>
      <w:r>
        <w:t xml:space="preserve"> poverty rate </w:t>
      </w:r>
      <w:ins w:id="20087" w:author="Claude" w:date="2026-10-21T00:00:00Z">
        <w:r>
          <w:t xml:space="preserve">is </w:t>
        </w:r>
      </w:ins>
      <w:r>
        <w:t xml:space="preserve">the only </w:t>
      </w:r>
      <w:del w:id="20088" w:author="Claude" w:date="2026-10-21T00:00:00Z">
        <w:r>
          <w:delText xml:space="preserve">consistently signed predictor</w:delText>
        </w:r>
      </w:del>
      <w:ins w:id="20089" w:author="Claude" w:date="2026-10-21T00:00:00Z">
        <w:r>
          <w:t xml:space="preserve">predictor that keeps its sign,</w:t>
        </w:r>
      </w:ins>
      <w:r>
        <w:t xml:space="preserve"> and the race terms </w:t>
      </w:r>
      <w:del w:id="20090" w:author="Claude" w:date="2026-10-21T00:00:00Z">
        <w:r>
          <w:delText xml:space="preserve">crossing</w:delText>
        </w:r>
      </w:del>
      <w:ins w:id="20091" w:author="Claude" w:date="2026-10-21T00:00:00Z">
        <w:r>
          <w:t xml:space="preserve">cross or collapse to</w:t>
        </w:r>
      </w:ins>
      <w:r>
        <w:t xml:space="preserve"> zero. Whatever is producing inequity is not one mechanism operating at three intensities.</w:t>
      </w:r>
    </w:p>
    <w:p w14:paraId="78A5EDAB" w14:textId="77777777" w:rsidR="00792889" w:rsidRDefault="00792889" w:rsidP="00792889">
      <w:r>
        <w:t xml:space="preserve">Baseline explanatory power is </w:t>
      </w:r>
      <w:del w:id="20092" w:author="Claude" w:date="2026-10-21T00:00:00Z">
        <w:r>
          <w:delText xml:space="preserve">low by construction</w:delText>
        </w:r>
      </w:del>
      <w:ins w:id="20093" w:author="Claude" w:date="2026-10-21T00:00:00Z">
        <w:r>
          <w:t xml:space="preserve">modest</w:t>
        </w:r>
      </w:ins>
      <w:r>
        <w:t xml:space="preserve">, from 0.07 to 0.19 across the three outcomes. The objective is coefficient stability under conditioning rather than prediction, and area-level cross-sections of this kind carry substantial local heterogeneity that no set of ZCTA-level covariates absorbs. As controls accumulate, R² rises to 0.49 for solar</w:t>
      </w:r>
      <w:del w:id="20094" w:author="Claude" w:date="2026-10-21T00:00:00Z">
        <w:r>
          <w:delText xml:space="preserve"> and</w:delText>
        </w:r>
      </w:del>
      <w:ins w:id="20095" w:author="Claude" w:date="2026-10-21T00:00:00Z">
        <w:r>
          <w:t xml:space="preserve">,</w:t>
        </w:r>
      </w:ins>
      <w:r>
        <w:t xml:space="preserve"> 0.42 for storage </w:t>
      </w:r>
      <w:ins w:id="20096" w:author="Claude" w:date="2026-10-21T00:00:00Z">
        <w:r>
          <w:t xml:space="preserve">and 0.27 for charging </w:t>
        </w:r>
      </w:ins>
      <w:r>
        <w:t xml:space="preserve">(Supplementary Table S5).</w:t>
      </w:r>
    </w:p>
    <w:p w14:paraId="109BC251" w14:textId="77777777" w:rsidR="00792889" w:rsidRDefault="00792889" w:rsidP="00792889">
      <w:pPr>
        <w:pStyle w:val="Caption"/>
      </w:pPr>
      <w:r>
        <w:rPr>
          <w:noProof/>
        </w:rPr>
        <w:drawing>
          <wp:inline distT="0" distB="0" distL="0" distR="0" wp14:anchorId="75FC42A4" wp14:editId="6995859C">
            <wp:extent cx="6400800" cy="5232400"/>
            <wp:effectExtent l="0" t="0" r="0" b="0"/>
            <wp:docPr id="28114016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0160" name="Graphic 281140160"/>
                    <pic:cNvPicPr/>
                  </pic:nvPicPr>
                  <pic:blipFill>
                    <a:blip r:embed="rId8"/>
                    <a:stretch>
                      <a:fillRect/>
                    </a:stretch>
                  </pic:blipFill>
                  <pic:spPr>
                    <a:xfrm>
                      <a:off x="0" y="0"/>
                      <a:ext cx="6400800" cy="5232400"/>
                    </a:xfrm>
                    <a:prstGeom prst="rect">
                      <a:avLst/>
                    </a:prstGeom>
                  </pic:spPr>
                </pic:pic>
              </a:graphicData>
            </a:graphic>
          </wp:inline>
        </w:drawing>
      </w:r>
    </w:p>
    <w:p w14:paraId="427A6761" w14:textId="77777777" w:rsidR="00792889" w:rsidRDefault="00792889" w:rsidP="00792889">
      <w:pPr>
        <w:pStyle w:val="Caption"/>
      </w:pPr>
      <w:commentRangeStart w:id="4"/>
      <w:commentRangeStart w:id="13"/>
      <w:r>
        <w:t xml:space="preserve">Fig. 2 |</w:t>
      </w:r>
      <w:ins w:id="20097" w:author="Claude" w:date="2026-10-21T00:00:00Z">
        <w:r>
          <w:t xml:space="preserve"> Only the storage disparities hold across every specification.</w:t>
        </w:r>
      </w:ins>
      <w:r>
        <w:t xml:space="preserve"> Focal coefficients across the model series</w:t>
      </w:r>
      <w:del w:id="20098" w:author="Claude" w:date="2026-10-21T00:00:00Z">
        <w:r>
          <w:delText xml:space="preserve">, by technology</w:delText>
        </w:r>
      </w:del>
      <w:commentRangeEnd w:id="13"/>
      <w:commentRangeEnd w:id="4"/>
      <w:r>
        <w:rPr>
          <w:rStyle w:val="CommentReference"/>
          <w:sz w:val="18"/>
          <w:szCs w:val="18"/>
        </w:rPr>
        <w:commentReference w:id="4"/>
      </w:r>
      <w:r>
        <w:rPr>
          <w:rStyle w:val="CommentReference"/>
        </w:rPr>
        <w:commentReference w:id="13"/>
      </w:r>
      <w:del w:id="20099" w:author="Claude" w:date="2026-10-21T00:00:00Z">
        <w:r>
          <w:delText xml:space="preserve">. Standardized</w:delText>
        </w:r>
      </w:del>
      <w:ins w:id="20100" w:author="Claude" w:date="2026-10-21T00:00:00Z">
        <w:r>
          <w:t xml:space="preserve"> for rooftop solar (a), battery storage (b) and aggregate EV charging (c); standardized</w:t>
        </w:r>
      </w:ins>
      <w:r>
        <w:t xml:space="preserve"> predictors. Each specification adds or substitutes one control block against a fixed core of income, race and ethnicity shares, poverty rate and the outcome-specific resource control; specifications are siblings rather than nested rungs, and are defined in Supplementary Note S1. The storage </w:t>
      </w:r>
      <w:ins w:id="20101" w:author="Claude" w:date="2026-10-21T00:00:00Z">
        <w:r>
          <w:t xml:space="preserve">race and ethnicity </w:t>
        </w:r>
      </w:ins>
      <w:r>
        <w:t xml:space="preserve">coefficients (b) </w:t>
      </w:r>
      <w:del w:id="20102" w:author="Claude" w:date="2026-10-21T00:00:00Z">
        <w:r>
          <w:delText xml:space="preserve">are the largest</w:delText>
        </w:r>
      </w:del>
      <w:ins w:id="20103" w:author="Claude" w:date="2026-10-21T00:00:00Z">
        <w:r>
          <w:t xml:space="preserve">stay clear of zero throughout; the solar Hispanic-share coefficient</w:t>
        </w:r>
      </w:ins>
      <w:r>
        <w:t xml:space="preserve"> and the </w:t>
      </w:r>
      <w:del w:id="20104" w:author="Claude" w:date="2026-10-21T00:00:00Z">
        <w:r>
          <w:delText xml:space="preserve">flattest; </w:delText>
        </w:r>
      </w:del>
      <w:commentRangeStart w:id="5"/>
      <w:commentRangeStart w:id="14"/>
      <w:del w:id="20105" w:author="Claude" w:date="2026-10-21T00:00:00Z">
        <w:r>
          <w:delText xml:space="preserve">the </w:delText>
        </w:r>
      </w:del>
      <w:r>
        <w:t xml:space="preserve">charging</w:t>
      </w:r>
      <w:del w:id="20106" w:author="Claude" w:date="2026-10-21T00:00:00Z">
        <w:r>
          <w:delText xml:space="preserve"> coefficients (c) are the only set in which</w:delText>
        </w:r>
      </w:del>
      <w:r>
        <w:t xml:space="preserve"> race terms cross </w:t>
      </w:r>
      <w:del w:id="20107" w:author="Claude" w:date="2026-10-21T00:00:00Z">
        <w:r>
          <w:delText xml:space="preserve">zero</w:delText>
        </w:r>
      </w:del>
      <w:ins w:id="20108" w:author="Claude" w:date="2026-10-21T00:00:00Z">
        <w:r>
          <w:t xml:space="preserve">it</w:t>
        </w:r>
      </w:ins>
      <w:r>
        <w:t xml:space="preserve">.</w:t>
      </w:r>
      <w:commentRangeEnd w:id="14"/>
      <w:commentRangeEnd w:id="5"/>
      <w:r>
        <w:rPr>
          <w:rStyle w:val="CommentReference"/>
          <w:sz w:val="18"/>
          <w:szCs w:val="18"/>
        </w:rPr>
        <w:commentReference w:id="5"/>
      </w:r>
      <w:r>
        <w:rPr>
          <w:rStyle w:val="CommentReference"/>
        </w:rPr>
        <w:commentReference w:id="14"/>
      </w:r>
    </w:p>
    <w:p w14:paraId="6CDCD8CA" w14:textId="77777777" w:rsidR="00792889" w:rsidRDefault="00792889" w:rsidP="00792889">
      <w:pPr>
        <w:pStyle w:val="Heading2"/>
      </w:pPr>
      <w:commentRangeStart w:id="6"/>
      <w:commentRangeStart w:id="15"/>
      <w:del w:id="20109" w:author="Claude" w:date="2026-10-21T00:00:00Z">
        <w:r>
          <w:delText xml:space="preserve">Battery storage: the deepest and</w:delText>
        </w:r>
      </w:del>
      <w:ins w:id="20110" w:author="Claude" w:date="2026-10-21T00:00:00Z">
        <w:r>
          <w:t xml:space="preserve">Storage disparities are the</w:t>
        </w:r>
      </w:ins>
      <w:r>
        <w:t xml:space="preserve"> most persistent</w:t>
      </w:r>
      <w:del w:id="20111" w:author="Claude" w:date="2026-10-21T00:00:00Z">
        <w:r>
          <w:delText xml:space="preserve"> disparities</w:delText>
        </w:r>
      </w:del>
      <w:commentRangeEnd w:id="15"/>
      <w:commentRangeEnd w:id="6"/>
      <w:r>
        <w:rPr>
          <w:rStyle w:val="CommentReference"/>
          <w:sz w:val="26"/>
          <w:szCs w:val="26"/>
        </w:rPr>
        <w:commentReference w:id="6"/>
      </w:r>
      <w:r>
        <w:rPr>
          <w:rStyle w:val="CommentReference"/>
        </w:rPr>
        <w:commentReference w:id="15"/>
      </w:r>
    </w:p>
    <w:p w14:paraId="6F75B471" w14:textId="77777777" w:rsidR="00792889" w:rsidRDefault="00792889" w:rsidP="00792889">
      <w:r>
        <w:t xml:space="preserve">Storage carries the </w:t>
      </w:r>
      <w:del w:id="20112" w:author="Claude" w:date="2026-10-21T00:00:00Z">
        <w:r>
          <w:delText xml:space="preserve">strongest</w:delText>
        </w:r>
      </w:del>
      <w:ins w:id="20113" w:author="Claude" w:date="2026-10-21T00:00:00Z">
        <w:r>
          <w:t xml:space="preserve">most persistent</w:t>
        </w:r>
      </w:ins>
      <w:r>
        <w:t xml:space="preserve"> disparity pattern in the study. In the baseline, income is strongly positive while Black, Hispanic and Asian shares are all negative and precisely estimated</w:t>
      </w:r>
      <w:del w:id="20114" w:author="Claude" w:date="2026-10-21T00:00:00Z">
        <w:r>
          <w:delText xml:space="preserve">, with</w:delText>
        </w:r>
      </w:del>
      <w:ins w:id="20115" w:author="Claude" w:date="2026-10-21T00:00:00Z">
        <w:r>
          <w:t xml:space="preserve">. What sets storage apart is not the size of these</w:t>
        </w:r>
      </w:ins>
      <w:r>
        <w:t xml:space="preserve"> coefficients </w:t>
      </w:r>
      <w:del w:id="20116" w:author="Claude" w:date="2026-10-21T00:00:00Z">
        <w:r>
          <w:delText xml:space="preserve">larger in magnitude than the corresponding solar estimates. Unlike the other two outcomes,</w:delText>
        </w:r>
      </w:del>
      <w:ins w:id="20117" w:author="Claude" w:date="2026-10-21T00:00:00Z">
        <w:r>
          <w:t xml:space="preserve">but their stability:</w:t>
        </w:r>
      </w:ins>
      <w:r>
        <w:t xml:space="preserve"> the pattern does not depend on any single control block</w:t>
      </w:r>
      <w:del w:id="20118" w:author="Claude" w:date="2026-10-21T00:00:00Z">
        <w:r>
          <w:delText xml:space="preserve">: it</w:delText>
        </w:r>
      </w:del>
      <w:ins w:id="20119" w:author="Claude" w:date="2026-10-21T00:00:00Z">
        <w:r>
          <w:t xml:space="preserve">. It</w:t>
        </w:r>
      </w:ins>
      <w:r>
        <w:t xml:space="preserve"> survives educational attainment, housing value, housing structure and tenure, utility</w:t>
      </w:r>
      <w:ins w:id="20120" w:author="Claude" w:date="2026-10-21T00:00:00Z">
        <w:r>
          <w:t xml:space="preserve"> and county</w:t>
        </w:r>
      </w:ins>
      <w:r>
        <w:t xml:space="preserve"> fixed effects, county clustering, infrastructure context and the electricity-demand proxy, and </w:t>
      </w:r>
      <w:del w:id="20121" w:author="Claude" w:date="2026-10-21T00:00:00Z">
        <w:r>
          <w:delText xml:space="preserve">the confidence bands in Figure 2b stay</w:delText>
        </w:r>
      </w:del>
      <w:ins w:id="20122" w:author="Claude" w:date="2026-10-21T00:00:00Z">
        <w:r>
          <w:t xml:space="preserve">every race and ethnicity coefficient in Fig. 2b stays</w:t>
        </w:r>
      </w:ins>
      <w:r>
        <w:t xml:space="preserve"> clear of zero </w:t>
      </w:r>
      <w:del w:id="20123" w:author="Claude" w:date="2026-10-21T00:00:00Z">
        <w:r>
          <w:delText xml:space="preserve">throughout (</w:delText>
        </w:r>
      </w:del>
      <w:ins w:id="20124" w:author="Claude" w:date="2026-10-21T00:00:00Z">
        <w:r>
          <w:t xml:space="preserve">(confidence bands in </w:t>
        </w:r>
      </w:ins>
      <w:r>
        <w:t xml:space="preserve">Supplementary Fig. S2).</w:t>
      </w:r>
      <w:ins w:id="20125" w:author="Claude" w:date="2026-10-21T00:00:00Z">
        <w:r>
          <w:t xml:space="preserve"> Housing composition attenuates the Black- and Asian-share coefficients but leaves all three negative and significant (Fig. 3).</w:t>
        </w:r>
      </w:ins>
    </w:p>
    <w:p w14:paraId="11984505" w14:textId="77777777" w:rsidR="00792889" w:rsidRDefault="00792889" w:rsidP="00792889">
      <w:del w:id="20126" w:author="Claude" w:date="2026-10-21T00:00:00Z">
        <w:r>
          <w:delText xml:space="preserve">It</w:delText>
        </w:r>
      </w:del>
      <w:ins w:id="20127" w:author="Claude" w:date="2026-10-21T00:00:00Z">
        <w:r>
          <w:t xml:space="preserve">The pattern</w:t>
        </w:r>
      </w:ins>
      <w:r>
        <w:t xml:space="preserve"> also survives every robustness </w:t>
      </w:r>
      <w:del w:id="20128" w:author="Claude" w:date="2026-10-21T00:00:00Z">
        <w:r>
          <w:delText xml:space="preserve">check</w:delText>
        </w:r>
      </w:del>
      <w:ins w:id="20129" w:author="Claude" w:date="2026-10-21T00:00:00Z">
        <w:r>
          <w:t xml:space="preserve">family</w:t>
        </w:r>
      </w:ins>
      <w:r>
        <w:t xml:space="preserve"> we ran. Under Conley spatially robust standard errors the Asian- and Hispanic-share coefficients hold at every distance cutoff. Across all 48 valid combinations of the six confounder blocks, the Asian-share coefficient is significant and same-signed in 48 of 48, Hispanic share in 44 and Black share in 36 — the highest counts for any outcome. </w:t>
      </w:r>
      <w:bookmarkStart w:id="7" w:name="OLE_LINK3"/>
      <w:bookmarkStart w:id="8" w:name="OLE_LINK4"/>
      <w:commentRangeStart w:id="9"/>
      <w:commentRangeStart w:id="16"/>
      <w:r>
        <w:t xml:space="preserve">Oster bounds </w:t>
      </w:r>
      <w:bookmarkEnd w:id="7"/>
      <w:r>
        <w:t xml:space="preserve">put storage Hispanic share at δ = 1.99 and Asian share at 1.29, both above the conventional threshold of one, </w:t>
      </w:r>
      <w:del w:id="20130" w:author="Claude" w:date="2026-10-21T00:00:00Z">
        <w:r>
          <w:delText xml:space="preserve">meaning</w:delText>
        </w:r>
      </w:del>
      <w:ins w:id="20131" w:author="Claude" w:date="2026-10-21T00:00:00Z">
        <w:r>
          <w:t xml:space="preserve">so unobserved</w:t>
        </w:r>
      </w:ins>
      <w:r>
        <w:t xml:space="preserve"> selection</w:t>
      </w:r>
      <w:del w:id="20132" w:author="Claude" w:date="2026-10-21T00:00:00Z">
        <w:r>
          <w:delText xml:space="preserve"> on unobservables</w:delText>
        </w:r>
      </w:del>
      <w:r>
        <w:t xml:space="preserve"> would have to </w:t>
      </w:r>
      <w:del w:id="20133" w:author="Claude" w:date="2026-10-21T00:00:00Z">
        <w:r>
          <w:delText xml:space="preserve">be stronger than selection on the</w:delText>
        </w:r>
      </w:del>
      <w:ins w:id="20134" w:author="Claude" w:date="2026-10-21T00:00:00Z">
        <w:r>
          <w:t xml:space="preserve">exceed</w:t>
        </w:r>
      </w:ins>
      <w:r>
        <w:t xml:space="preserve"> observed </w:t>
      </w:r>
      <w:del w:id="20135" w:author="Claude" w:date="2026-10-21T00:00:00Z">
        <w:r>
          <w:delText xml:space="preserve">confounders</w:delText>
        </w:r>
      </w:del>
      <w:ins w:id="20136" w:author="Claude" w:date="2026-10-21T00:00:00Z">
        <w:r>
          <w:t xml:space="preserve">selection</w:t>
        </w:r>
      </w:ins>
      <w:r>
        <w:t xml:space="preserve"> to explain them away</w:t>
      </w:r>
      <w:ins w:id="20137" w:author="Claude" w:date="2026-10-21T00:00:00Z">
        <w:r>
          <w:t xml:space="preserve">; the Black-share bound, 0.71, is weaker</w:t>
        </w:r>
      </w:ins>
      <w:r>
        <w:t xml:space="preserve"> (Table 2</w:t>
      </w:r>
      <w:ins w:id="20138" w:author="Claude" w:date="2026-10-21T00:00:00Z">
        <w:r>
          <w:t xml:space="preserve">; Supplementary Note S4</w:t>
        </w:r>
      </w:ins>
      <w:r>
        <w:t xml:space="preserve">). </w:t>
      </w:r>
      <w:bookmarkEnd w:id="8"/>
      <w:commentRangeEnd w:id="16"/>
      <w:commentRangeEnd w:id="9"/>
      <w:r>
        <w:rPr>
          <w:rStyle w:val="CommentReference"/>
          <w:sz w:val="22"/>
          <w:szCs w:val="22"/>
        </w:rPr>
        <w:commentReference w:id="9"/>
      </w:r>
      <w:r>
        <w:rPr>
          <w:rStyle w:val="CommentReference"/>
        </w:rPr>
        <w:commentReference w:id="16"/>
      </w:r>
      <w:r>
        <w:t xml:space="preserve">A Poisson model fitted to raw capacity with a population offset, and a spatial error model, reproduce all three signs and significances (Supplementary Tables S8 and S10).</w:t>
      </w:r>
    </w:p>
    <w:p w14:paraId="199C8EEF" w14:textId="77777777" w:rsidR="00792889" w:rsidRDefault="00792889" w:rsidP="00792889">
      <w:r>
        <w:t>Adding local solar deployment to the most controlled storage specification leaves the race coefficients negative and significant, so the storage gap is not the solar gap restated further down a shared adoption pathway. That model conditions on a parallel outcome of the same predictors and is therefore not a better-identified estimate of the storage gap; it answers only that narrower question (Supplementary Table S6).</w:t>
      </w:r>
    </w:p>
    <w:p w14:paraId="2624308E" w14:textId="77777777" w:rsidR="00792889" w:rsidRDefault="00792889" w:rsidP="00792889">
      <w:del w:id="20139" w:author="Claude" w:date="2026-10-21T00:00:00Z">
        <w:r>
          <w:delText xml:space="preserve">The substantive point is that storage</w:delText>
        </w:r>
      </w:del>
      <w:ins w:id="20140" w:author="Claude" w:date="2026-10-21T00:00:00Z">
        <w:r>
          <w:t xml:space="preserve">Storage</w:t>
        </w:r>
      </w:ins>
      <w:r>
        <w:t xml:space="preserve"> inequity is </w:t>
      </w:r>
      <w:del w:id="20141" w:author="Claude" w:date="2026-10-21T00:00:00Z">
        <w:r>
          <w:delText xml:space="preserve">deeper than</w:delText>
        </w:r>
      </w:del>
      <w:ins w:id="20142" w:author="Claude" w:date="2026-10-21T00:00:00Z">
        <w:r>
          <w:t xml:space="preserve">therefore the most robust result in the study, and it is not a by-product of unequal</w:t>
        </w:r>
      </w:ins>
      <w:r>
        <w:t xml:space="preserve"> solar </w:t>
      </w:r>
      <w:del w:id="20143" w:author="Claude" w:date="2026-10-21T00:00:00Z">
        <w:r>
          <w:delText xml:space="preserve">inequity and more robust than either of the other two results, and</w:delText>
        </w:r>
      </w:del>
      <w:ins w:id="20144" w:author="Claude" w:date="2026-10-21T00:00:00Z">
        <w:r>
          <w:t xml:space="preserve">adoption. Because</w:t>
        </w:r>
      </w:ins>
      <w:r>
        <w:t xml:space="preserve"> storage is the technology </w:t>
      </w:r>
      <w:del w:id="20145" w:author="Claude" w:date="2026-10-21T00:00:00Z">
        <w:r>
          <w:delText xml:space="preserve">whose benefit —</w:delText>
        </w:r>
      </w:del>
      <w:ins w:id="20146" w:author="Claude" w:date="2026-10-21T00:00:00Z">
        <w:r>
          <w:t xml:space="preserve">that provides</w:t>
        </w:r>
      </w:ins>
      <w:r>
        <w:t xml:space="preserve"> backup power during outages and wildfire shutoffs</w:t>
      </w:r>
      <w:del w:id="20147" w:author="Claude" w:date="2026-10-21T00:00:00Z">
        <w:r>
          <w:delText xml:space="preserve"> — is most concentrated in exactly the communities showing the lowest deployment</w:delText>
        </w:r>
      </w:del>
      <w:ins w:id="20148" w:author="Claude" w:date="2026-10-21T00:00:00Z">
        <w:r>
          <w:t xml:space="preserve">, this is a gap in resilience, and solar programs alone will not close it</w:t>
        </w:r>
      </w:ins>
      <w:r>
        <w:t xml:space="preserve">.</w:t>
      </w:r>
    </w:p>
    <w:p w14:paraId="5567873C" w14:textId="77777777" w:rsidR="00792889" w:rsidRDefault="00792889" w:rsidP="00792889">
      <w:pPr>
        <w:pStyle w:val="Heading2"/>
      </w:pPr>
      <w:del w:id="20149" w:author="Claude" w:date="2026-10-21T00:00:00Z">
        <w:r>
          <w:delText xml:space="preserve">Rooftop</w:delText>
        </w:r>
      </w:del>
      <w:ins w:id="20150" w:author="Claude" w:date="2026-10-21T00:00:00Z">
        <w:r>
          <w:t xml:space="preserve">Housing stock explains part of the</w:t>
        </w:r>
      </w:ins>
      <w:r>
        <w:t xml:space="preserve"> solar</w:t>
      </w:r>
      <w:del w:id="20151" w:author="Claude" w:date="2026-10-21T00:00:00Z">
        <w:r>
          <w:delText xml:space="preserve">: disparities that housing composition partly explains</w:delText>
        </w:r>
      </w:del>
      <w:ins w:id="20152" w:author="Claude" w:date="2026-10-21T00:00:00Z">
        <w:r>
          <w:t xml:space="preserve"> gap</w:t>
        </w:r>
      </w:ins>
    </w:p>
    <w:p w14:paraId="7FBBE5DB" w14:textId="77777777" w:rsidR="00792889" w:rsidRDefault="00792889" w:rsidP="00792889">
      <w:r>
        <w:t xml:space="preserve">For rooftop solar, ZCTAs with higher median household income show higher adoption intensity, while those with larger Black and Asian population shares show substantially lower intensity</w:t>
      </w:r>
      <w:ins w:id="20153" w:author="Claude" w:date="2026-10-21T00:00:00Z">
        <w:r>
          <w:t xml:space="preserve"> — in the baseline, about 20 and 26 percent less installed capacity per resident for a one-standard-deviation higher Black and Asian share, respectively</w:t>
        </w:r>
      </w:ins>
      <w:r>
        <w:t xml:space="preserve">. Solar resource potential behaves as expected: mean global horizontal irradiance is positive and </w:t>
      </w:r>
      <w:del w:id="20154" w:author="Claude" w:date="2026-10-21T00:00:00Z">
        <w:r>
          <w:delText xml:space="preserve">highly </w:delText>
        </w:r>
      </w:del>
      <w:r>
        <w:t xml:space="preserve">significant, so the racial gradient </w:t>
      </w:r>
      <w:del w:id="20155" w:author="Claude" w:date="2026-10-21T00:00:00Z">
        <w:r>
          <w:delText xml:space="preserve">is not an artifact of lower-income areas having worse</w:delText>
        </w:r>
      </w:del>
      <w:ins w:id="20156" w:author="Claude" w:date="2026-10-21T00:00:00Z">
        <w:r>
          <w:t xml:space="preserve">does not reflect poorer</w:t>
        </w:r>
      </w:ins>
      <w:r>
        <w:t xml:space="preserve"> solar resource. Hispanic share runs the other way</w:t>
      </w:r>
      <w:del w:id="20157" w:author="Claude" w:date="2026-10-21T00:00:00Z">
        <w:r>
          <w:delText xml:space="preserve"> for solar alone,</w:delText>
        </w:r>
      </w:del>
      <w:ins w:id="20158" w:author="Claude" w:date="2026-10-21T00:00:00Z">
        <w:r>
          <w:t xml:space="preserve">:</w:t>
        </w:r>
      </w:ins>
      <w:r>
        <w:t xml:space="preserve"> positive and significant</w:t>
      </w:r>
      <w:ins w:id="20159" w:author="Claude" w:date="2026-10-21T00:00:00Z">
        <w:r>
          <w:t xml:space="preserve"> in the baseline, unstable in sign across the wider set of specifications</w:t>
        </w:r>
      </w:ins>
      <w:r>
        <w:t xml:space="preserve">, and </w:t>
      </w:r>
      <w:del w:id="20160" w:author="Claude" w:date="2026-10-21T00:00:00Z">
        <w:r>
          <w:delText xml:space="preserve">does not follow the Black and Asian pattern in any specification; we</w:delText>
        </w:r>
      </w:del>
      <w:ins w:id="20161" w:author="Claude" w:date="2026-10-21T00:00:00Z">
        <w:r>
          <w:t xml:space="preserve">never part of a consistent negative gradient (Table 2). We</w:t>
        </w:r>
      </w:ins>
      <w:r>
        <w:t xml:space="preserve"> therefore treat the solar racial gradient as a Black- and Asian-share result rather than a general non-white one.</w:t>
      </w:r>
    </w:p>
    <w:p w14:paraId="666DF353" w14:textId="77777777" w:rsidR="00792889" w:rsidRDefault="00792889" w:rsidP="00792889">
      <w:r>
        <w:t xml:space="preserve">Housing is tested directly rather than left as a proposed mechanism. Adding </w:t>
      </w:r>
      <w:del w:id="20162" w:author="Claude" w:date="2026-10-21T00:00:00Z">
        <w:r>
          <w:delText xml:space="preserve">the exhaustive </w:delText>
        </w:r>
      </w:del>
      <w:commentRangeStart w:id="10"/>
      <w:commentRangeStart w:id="17"/>
      <w:del w:id="20163" w:author="Claude" w:date="2026-10-21T00:00:00Z">
        <w:r>
          <w:delText xml:space="preserve">ACS B25024 structure composition</w:delText>
        </w:r>
      </w:del>
      <w:ins w:id="20164" w:author="Claude" w:date="2026-10-21T00:00:00Z">
        <w:r>
          <w:t xml:space="preserve">each area's mix of housing types</w:t>
        </w:r>
      </w:ins>
      <w:r>
        <w:t xml:space="preserve">, with single-family units as the reference, and </w:t>
      </w:r>
      <w:del w:id="20165" w:author="Claude" w:date="2026-10-21T00:00:00Z">
        <w:r>
          <w:delText xml:space="preserve">B25003 owner occupancy</w:delText>
        </w:r>
      </w:del>
      <w:ins w:id="20166" w:author="Claude" w:date="2026-10-21T00:00:00Z">
        <w:r>
          <w:t xml:space="preserve">its owner-occupancy rate</w:t>
        </w:r>
      </w:ins>
      <w:commentRangeEnd w:id="17"/>
      <w:commentRangeEnd w:id="10"/>
      <w:r>
        <w:rPr>
          <w:rStyle w:val="CommentReference"/>
          <w:sz w:val="22"/>
          <w:szCs w:val="22"/>
        </w:rPr>
        <w:commentReference w:id="10"/>
      </w:r>
      <w:r>
        <w:rPr>
          <w:rStyle w:val="CommentReference"/>
        </w:rPr>
        <w:commentReference w:id="17"/>
      </w:r>
      <w:r>
        <w:t xml:space="preserve">, with renters as the reference, moves </w:t>
      </w:r>
      <w:del w:id="20167" w:author="Claude" w:date="2026-10-21T00:00:00Z">
        <w:r>
          <w:delText xml:space="preserve">every race coefficient</w:delText>
        </w:r>
      </w:del>
      <w:ins w:id="20168" w:author="Claude" w:date="2026-10-21T00:00:00Z">
        <w:r>
          <w:t xml:space="preserve">the Black- and Asian-share coefficients</w:t>
        </w:r>
      </w:ins>
      <w:r>
        <w:t xml:space="preserve"> for solar and storage toward zero without eliminating </w:t>
      </w:r>
      <w:del w:id="20169" w:author="Claude" w:date="2026-10-21T00:00:00Z">
        <w:r>
          <w:delText xml:space="preserve">it (Figure</w:delText>
        </w:r>
      </w:del>
      <w:ins w:id="20170" w:author="Claude" w:date="2026-10-21T00:00:00Z">
        <w:r>
          <w:t xml:space="preserve">any of them (Fig.</w:t>
        </w:r>
      </w:ins>
      <w:r>
        <w:t xml:space="preserve"> 3). Area-level housing composition absorbs </w:t>
      </w:r>
      <w:del w:id="20171" w:author="Claude" w:date="2026-10-21T00:00:00Z">
        <w:r>
          <w:delText xml:space="preserve">between 32 and 53 percent</w:delText>
        </w:r>
      </w:del>
      <w:ins w:id="20172" w:author="Claude" w:date="2026-10-21T00:00:00Z">
        <w:r>
          <w:t xml:space="preserve">roughly a third to a half</w:t>
        </w:r>
      </w:ins>
      <w:r>
        <w:t xml:space="preserve"> of these </w:t>
      </w:r>
      <w:del w:id="20173" w:author="Claude" w:date="2026-10-21T00:00:00Z">
        <w:r>
          <w:delText xml:space="preserve">coefficients across the </w:delText>
        </w:r>
      </w:del>
      <w:r>
        <w:t xml:space="preserve">four </w:t>
      </w:r>
      <w:del w:id="20174" w:author="Claude" w:date="2026-10-21T00:00:00Z">
        <w:r>
          <w:delText xml:space="preserve">technology-by-race combinations</w:delText>
        </w:r>
      </w:del>
      <w:ins w:id="20175" w:author="Claude" w:date="2026-10-21T00:00:00Z">
        <w:r>
          <w:t xml:space="preserve">coefficients</w:t>
        </w:r>
      </w:ins>
      <w:r>
        <w:t xml:space="preserve">, most for the solar Black share and least for the storage Asian share (Supplementary Table S2). </w:t>
      </w:r>
      <w:del w:id="20176" w:author="Claude" w:date="2026-10-21T00:00:00Z">
        <w:r>
          <w:delText xml:space="preserve">Movement toward zero is attenuation associated with area-level</w:delText>
        </w:r>
      </w:del>
      <w:ins w:id="20177" w:author="Claude" w:date="2026-10-21T00:00:00Z">
        <w:r>
          <w:t xml:space="preserve">These models observe the area's</w:t>
        </w:r>
      </w:ins>
      <w:r>
        <w:t xml:space="preserve"> housing </w:t>
      </w:r>
      <w:del w:id="20178" w:author="Claude" w:date="2026-10-21T00:00:00Z">
        <w:r>
          <w:delText xml:space="preserve">composition; these models do not identify</w:delText>
        </w:r>
      </w:del>
      <w:ins w:id="20179" w:author="Claude" w:date="2026-10-21T00:00:00Z">
        <w:r>
          <w:t xml:space="preserve">stock, not</w:t>
        </w:r>
      </w:ins>
      <w:r>
        <w:t xml:space="preserve"> household-level tenure or roof access.</w:t>
      </w:r>
    </w:p>
    <w:p w14:paraId="231C9F3B" w14:textId="77777777" w:rsidR="00792889" w:rsidRDefault="00792889" w:rsidP="00792889">
      <w:r>
        <w:t xml:space="preserve">The two solar race coefficients are not equally </w:t>
      </w:r>
      <w:del w:id="20180" w:author="Claude" w:date="2026-10-21T00:00:00Z">
        <w:r>
          <w:delText xml:space="preserve">solid, </w:delText>
        </w:r>
      </w:del>
      <w:commentRangeStart w:id="11"/>
      <w:commentRangeStart w:id="18"/>
      <w:del w:id="20181" w:author="Claude" w:date="2026-10-21T00:00:00Z">
        <w:r>
          <w:delText xml:space="preserve">and the paper should not treat them as though they were</w:delText>
        </w:r>
      </w:del>
      <w:ins w:id="20182" w:author="Claude" w:date="2026-10-21T00:00:00Z">
        <w:r>
          <w:t xml:space="preserve">robust</w:t>
        </w:r>
      </w:ins>
      <w:commentRangeEnd w:id="18"/>
      <w:commentRangeEnd w:id="11"/>
      <w:r>
        <w:rPr>
          <w:rStyle w:val="CommentReference"/>
          <w:sz w:val="22"/>
          <w:szCs w:val="22"/>
        </w:rPr>
        <w:commentReference w:id="11"/>
      </w:r>
      <w:r>
        <w:rPr>
          <w:rStyle w:val="CommentReference"/>
        </w:rPr>
        <w:commentReference w:id="18"/>
      </w:r>
      <w:r>
        <w:t xml:space="preserve">. The Asian-share coefficient is</w:t>
      </w:r>
      <w:del w:id="20183" w:author="Claude" w:date="2026-10-21T00:00:00Z">
        <w:r>
          <w:delText xml:space="preserve"> robust:</w:delText>
        </w:r>
      </w:del>
      <w:r>
        <w:t xml:space="preserve"> significant at the 0.1 percent level at every Conley distance cutoff, same-signed and significant in 34 of 48 specification-curve combinations, and </w:t>
      </w:r>
      <w:del w:id="20184" w:author="Claude" w:date="2026-10-21T00:00:00Z">
        <w:r>
          <w:delText xml:space="preserve">clearing</w:delText>
        </w:r>
      </w:del>
      <w:ins w:id="20185" w:author="Claude" w:date="2026-10-21T00:00:00Z">
        <w:r>
          <w:t xml:space="preserve">clears</w:t>
        </w:r>
      </w:ins>
      <w:r>
        <w:t xml:space="preserve"> the Oster threshold at δ = 1.57. The Black-share coefficient is weaker on all three measures — </w:t>
      </w:r>
      <w:ins w:id="20186" w:author="Claude" w:date="2026-10-21T00:00:00Z">
        <w:r>
          <w:t xml:space="preserve">significant only at the 5 percent level once residuals may covary with distance, significant in </w:t>
        </w:r>
      </w:ins>
      <w:r>
        <w:t xml:space="preserve">28 of 48</w:t>
      </w:r>
      <w:del w:id="20187" w:author="Claude" w:date="2026-10-21T00:00:00Z">
        <w:r>
          <w:delText xml:space="preserve">,</w:delText>
        </w:r>
      </w:del>
      <w:ins w:id="20188" w:author="Claude" w:date="2026-10-21T00:00:00Z">
        <w:r>
          <w:t xml:space="preserve"> combinations, and</w:t>
        </w:r>
      </w:ins>
      <w:r>
        <w:t xml:space="preserve"> δ = 0.32</w:t>
      </w:r>
      <w:del w:id="20189" w:author="Claude" w:date="2026-10-21T00:00:00Z">
        <w:r>
          <w:delText xml:space="preserve">, and less precisely estimated than the heteroskedasticity-robust errors imply once residuals are allowed to covary with distance</w:delText>
        </w:r>
      </w:del>
      <w:r>
        <w:t xml:space="preserve">. We report both, and rest the solar conclusion on the Asian-share result.</w:t>
      </w:r>
    </w:p>
    <w:p w14:paraId="1C155960" w14:textId="77777777" w:rsidR="00792889" w:rsidRDefault="00792889" w:rsidP="00792889">
      <w:r>
        <w:t xml:space="preserve">High-Asian-share ZCTAs are also </w:t>
      </w:r>
      <w:ins w:id="20190" w:author="Claude" w:date="2026-10-21T00:00:00Z">
        <w:r>
          <w:t xml:space="preserve">among </w:t>
        </w:r>
      </w:ins>
      <w:r>
        <w:t xml:space="preserve">the highest-income </w:t>
      </w:r>
      <w:del w:id="20191" w:author="Claude" w:date="2026-10-21T00:00:00Z">
        <w:r>
          <w:delText xml:space="preserve">profiles</w:delText>
        </w:r>
      </w:del>
      <w:ins w:id="20192" w:author="Claude" w:date="2026-10-21T00:00:00Z">
        <w:r>
          <w:t xml:space="preserve">areas</w:t>
        </w:r>
      </w:ins>
      <w:r>
        <w:t xml:space="preserve"> in the sample</w:t>
      </w:r>
      <w:del w:id="20193" w:author="Claude" w:date="2026-10-21T00:00:00Z">
        <w:r>
          <w:delText xml:space="preserve">, which is hard to square with an income-based reading of</w:delText>
        </w:r>
      </w:del>
      <w:ins w:id="20194" w:author="Claude" w:date="2026-10-21T00:00:00Z">
        <w:r>
          <w:t xml:space="preserve"> (Supplementary Note S8), so</w:t>
        </w:r>
      </w:ins>
      <w:r>
        <w:t xml:space="preserve"> their low solar and storage deployment</w:t>
      </w:r>
      <w:ins w:id="20195" w:author="Claude" w:date="2026-10-21T00:00:00Z">
        <w:r>
          <w:t xml:space="preserve"> cannot be read as an income effect</w:t>
        </w:r>
      </w:ins>
      <w:r>
        <w:t xml:space="preserve">. They concentrate in dense metropolitan submarkets where multifamily housing and lower </w:t>
      </w:r>
      <w:del w:id="20196" w:author="Claude" w:date="2026-10-21T00:00:00Z">
        <w:r>
          <w:delText xml:space="preserve">owner-occupancy</w:delText>
        </w:r>
      </w:del>
      <w:ins w:id="20197" w:author="Claude" w:date="2026-10-21T00:00:00Z">
        <w:r>
          <w:t xml:space="preserve">owner occupancy</w:t>
        </w:r>
      </w:ins>
      <w:r>
        <w:t xml:space="preserve"> limit roof control</w:t>
      </w:r>
      <w:del w:id="20198" w:author="Claude" w:date="2026-10-21T00:00:00Z">
        <w:r>
          <w:delText xml:space="preserve">, and the</w:delText>
        </w:r>
      </w:del>
      <w:ins w:id="20199" w:author="Claude" w:date="2026-10-21T00:00:00Z">
        <w:r>
          <w:t xml:space="preserve">. The</w:t>
        </w:r>
      </w:ins>
      <w:r>
        <w:t xml:space="preserve"> same density </w:t>
      </w:r>
      <w:del w:id="20200" w:author="Claude" w:date="2026-10-21T00:00:00Z">
        <w:r>
          <w:delText xml:space="preserve">supports</w:delText>
        </w:r>
      </w:del>
      <w:ins w:id="20201" w:author="Claude" w:date="2026-10-21T00:00:00Z">
        <w:r>
          <w:t xml:space="preserve">favors</w:t>
        </w:r>
      </w:ins>
      <w:r>
        <w:t xml:space="preserve"> commercial charging siting</w:t>
      </w:r>
      <w:del w:id="20202" w:author="Claude" w:date="2026-10-21T00:00:00Z">
        <w:r>
          <w:delText xml:space="preserve"> — which is why the sign flips</w:delText>
        </w:r>
      </w:del>
      <w:ins w:id="20203" w:author="Claude" w:date="2026-10-21T00:00:00Z">
        <w:r>
          <w:t xml:space="preserve">, consistent with the positive Asian-share coefficient</w:t>
        </w:r>
      </w:ins>
      <w:r>
        <w:t xml:space="preserve"> for charging in the baseline and </w:t>
      </w:r>
      <w:del w:id="20204" w:author="Claude" w:date="2026-10-21T00:00:00Z">
        <w:r>
          <w:delText xml:space="preserve">collapses toward</w:delText>
        </w:r>
      </w:del>
      <w:ins w:id="20205" w:author="Claude" w:date="2026-10-21T00:00:00Z">
        <w:r>
          <w:t xml:space="preserve">its collapse to</w:t>
        </w:r>
      </w:ins>
      <w:r>
        <w:t xml:space="preserve"> zero once housing enters</w:t>
      </w:r>
      <w:del w:id="20206" w:author="Claude" w:date="2026-10-21T00:00:00Z">
        <w:r>
          <w:delText xml:space="preserve">.</w:delText>
        </w:r>
      </w:del>
      <w:ins w:id="20207" w:author="Claude" w:date="2026-10-21T00:00:00Z">
        <w:r>
          <w:t xml:space="preserve"> (Fig. 3). For solar, then, a substantial part of the racial gap is a housing-stock gap, and the robust remainder is carried by Asian share.</w:t>
        </w:r>
      </w:ins>
    </w:p>
    <w:p w14:paraId="7A128187" w14:textId="77777777" w:rsidR="00792889" w:rsidRDefault="00792889" w:rsidP="00792889">
      <w:pPr>
        <w:keepNext/>
      </w:pPr>
      <w:r>
        <w:rPr>
          <w:noProof/>
        </w:rPr>
        <w:lastRenderedPageBreak/>
        <w:drawing>
          <wp:inline distT="0" distB="0" distL="0" distR="0" wp14:anchorId="2833B16D" wp14:editId="622A70D2">
            <wp:extent cx="5852160" cy="2338610"/>
            <wp:effectExtent l="0" t="0" r="0" b="0"/>
            <wp:docPr id="1989849343" name="Picture 1989849343" descr="Race coefficients before and after adding housing structure and tenur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ing_structure_attenuation.png"/>
                    <pic:cNvPicPr/>
                  </pic:nvPicPr>
                  <pic:blipFill>
                    <a:blip r:embed="rId13"/>
                    <a:stretch>
                      <a:fillRect/>
                    </a:stretch>
                  </pic:blipFill>
                  <pic:spPr>
                    <a:xfrm>
                      <a:off x="0" y="0"/>
                      <a:ext cx="5852160" cy="2338610"/>
                    </a:xfrm>
                    <a:prstGeom prst="rect">
                      <a:avLst/>
                    </a:prstGeom>
                  </pic:spPr>
                </pic:pic>
              </a:graphicData>
            </a:graphic>
          </wp:inline>
        </w:drawing>
      </w:r>
    </w:p>
    <w:p w14:paraId="33000716" w14:textId="77777777" w:rsidR="00792889" w:rsidRDefault="00792889" w:rsidP="00792889">
      <w:pPr>
        <w:pStyle w:val="Caption"/>
      </w:pPr>
      <w:commentRangeStart w:id="21"/>
      <w:r>
        <w:t xml:space="preserve">Fig. 3 |</w:t>
      </w:r>
      <w:ins w:id="20208" w:author="Claude" w:date="2026-10-21T00:00:00Z">
        <w:r>
          <w:t xml:space="preserve"> Housing stock absorbs part of the solar and storage racial gaps.</w:t>
        </w:r>
      </w:ins>
      <w:r>
        <w:t xml:space="preserve"> Race-coefficient attenuation after adding housing structure and tenure. Hollow points are the baseline specification; filled points add </w:t>
      </w:r>
      <w:del w:id="20209" w:author="Claude" w:date="2026-10-21T00:00:00Z">
        <w:r>
          <w:delText xml:space="preserve">exhaustive ACS B25024 structure</w:delText>
        </w:r>
      </w:del>
      <w:ins w:id="20210" w:author="Claude" w:date="2026-10-21T00:00:00Z">
        <w:r>
          <w:t xml:space="preserve">the area's housing-structure</w:t>
        </w:r>
      </w:ins>
      <w:r>
        <w:t xml:space="preserve"> shares (single-family reference) and </w:t>
      </w:r>
      <w:del w:id="20211" w:author="Claude" w:date="2026-10-21T00:00:00Z">
        <w:r>
          <w:delText xml:space="preserve">B25003 owner occupancy</w:delText>
        </w:r>
      </w:del>
      <w:ins w:id="20212" w:author="Claude" w:date="2026-10-21T00:00:00Z">
        <w:r>
          <w:t xml:space="preserve">owner-occupancy rate</w:t>
        </w:r>
      </w:ins>
      <w:r>
        <w:t xml:space="preserve"> (renter reference). Housing composition absorbs </w:t>
      </w:r>
      <w:del w:id="20213" w:author="Claude" w:date="2026-10-21T00:00:00Z">
        <w:r>
          <w:delText xml:space="preserve">32 to 53 percent of these</w:delText>
        </w:r>
      </w:del>
      <w:ins w:id="20214" w:author="Claude" w:date="2026-10-21T00:00:00Z">
        <w:r>
          <w:t xml:space="preserve">roughly a third to a half of the solar and storage Black- and Asian-share</w:t>
        </w:r>
      </w:ins>
      <w:r>
        <w:t xml:space="preserve"> coefficients without eliminating any</w:t>
      </w:r>
      <w:del w:id="20215" w:author="Claude" w:date="2026-10-21T00:00:00Z">
        <w:r>
          <w:delText xml:space="preserve">.</w:delText>
        </w:r>
      </w:del>
      <w:ins w:id="20216" w:author="Claude" w:date="2026-10-21T00:00:00Z">
        <w:r>
          <w:t xml:space="preserve">; the charging Asian-share coefficient falls to zero. Bars are 95 percent confidence intervals.</w:t>
        </w:r>
      </w:ins>
      <w:commentRangeEnd w:id="21"/>
      <w:r>
        <w:rPr>
          <w:rStyle w:val="CommentReference"/>
        </w:rPr>
        <w:commentReference w:id="21"/>
      </w:r>
    </w:p>
    <w:p w14:paraId="231CB82D" w14:textId="77777777" w:rsidR="00792889" w:rsidRDefault="00792889" w:rsidP="00792889">
      <w:pPr>
        <w:pStyle w:val="Heading2"/>
      </w:pPr>
      <w:del w:id="20217" w:author="Claude" w:date="2026-10-21T00:00:00Z">
        <w:r>
          <w:delText xml:space="preserve">Charging measures</w:delText>
        </w:r>
      </w:del>
      <w:ins w:id="20218" w:author="Claude" w:date="2026-10-21T00:00:00Z">
        <w:r>
          <w:t xml:space="preserve">Charger counts measure</w:t>
        </w:r>
      </w:ins>
      <w:r>
        <w:t xml:space="preserve"> infrastructure, not </w:t>
      </w:r>
      <w:del w:id="20219" w:author="Claude" w:date="2026-10-21T00:00:00Z">
        <w:r>
          <w:delText xml:space="preserve">usable</w:delText>
        </w:r>
      </w:del>
      <w:ins w:id="20220" w:author="Claude" w:date="2026-10-21T00:00:00Z">
        <w:r>
          <w:t xml:space="preserve">household</w:t>
        </w:r>
      </w:ins>
      <w:r>
        <w:t xml:space="preserve"> access</w:t>
      </w:r>
    </w:p>
    <w:p w14:paraId="1FD26061" w14:textId="77777777" w:rsidR="00792889" w:rsidRDefault="00792889" w:rsidP="00792889">
      <w:r>
        <w:t xml:space="preserve">The charging results are</w:t>
      </w:r>
      <w:del w:id="20221" w:author="Claude" w:date="2026-10-21T00:00:00Z">
        <w:r>
          <w:delText xml:space="preserve"> the most distinctive in the study and</w:delText>
        </w:r>
      </w:del>
      <w:r>
        <w:t xml:space="preserve"> the least like a conventional access gradient. The aggregate baseline has a positive but not</w:t>
      </w:r>
      <w:del w:id="20222" w:author="Claude" w:date="2026-10-21T00:00:00Z">
        <w:r>
          <w:delText xml:space="preserve"> conventionally</w:delText>
        </w:r>
      </w:del>
      <w:r>
        <w:t xml:space="preserve"> significant income coefficient, a near-zero Black-share coefficient, a negative Hispanic-share coefficient and a positive Asian-share coefficient, while poverty rate is strongly positive. The positive Asian-share coefficient is not stable: under Conley standard errors it remains significant at 50 km and 200 km but not at 100 km, and it </w:t>
      </w:r>
      <w:del w:id="20223" w:author="Claude" w:date="2026-10-21T00:00:00Z">
        <w:r>
          <w:delText xml:space="preserve">reverses sign</w:delText>
        </w:r>
      </w:del>
      <w:ins w:id="20224" w:author="Claude" w:date="2026-10-21T00:00:00Z">
        <w:r>
          <w:t xml:space="preserve">falls to zero</w:t>
        </w:r>
      </w:ins>
      <w:r>
        <w:t xml:space="preserve"> once housing structure and tenure enter, so we build no interpretation on it. The Black-share coefficient is significant in </w:t>
      </w:r>
      <w:del w:id="20225" w:author="Claude" w:date="2026-10-21T00:00:00Z">
        <w:r>
          <w:delText xml:space="preserve">0 of</w:delText>
        </w:r>
      </w:del>
      <w:ins w:id="20226" w:author="Claude" w:date="2026-10-21T00:00:00Z">
        <w:r>
          <w:t xml:space="preserve">none of the</w:t>
        </w:r>
      </w:ins>
      <w:r>
        <w:t xml:space="preserve"> 48 specification-curve combinations</w:t>
      </w:r>
      <w:del w:id="20227" w:author="Claude" w:date="2026-10-21T00:00:00Z">
        <w:r>
          <w:delText xml:space="preserve"> despite appearing significant in individual specifications — the clearest case in the study of a coefficient that should not be reported from one model alone</w:delText>
        </w:r>
      </w:del>
      <w:ins w:id="20228" w:author="Claude" w:date="2026-10-21T00:00:00Z">
        <w:r>
          <w:t xml:space="preserve">. The poverty association is also absorbed once housing structure and tenure enter (Table 2), so higher charger counts in poorer areas track their denser, more rented housing stock rather than poverty as such</w:t>
        </w:r>
      </w:ins>
      <w:r>
        <w:t xml:space="preserve">.</w:t>
      </w:r>
    </w:p>
    <w:p w14:paraId="64C82E65" w14:textId="77777777" w:rsidR="00792889" w:rsidRDefault="00792889" w:rsidP="00792889">
      <w:r>
        <w:t xml:space="preserve">The charger-type decomposition clarifies what the aggregate is measuring. The positive association with poverty is driven by Level 2 units; for DC fast chargers the coefficient is positive but imprecisely estimated (</w:t>
      </w:r>
      <w:del w:id="20229" w:author="Claude" w:date="2026-10-21T00:00:00Z">
        <w:r>
          <w:delText xml:space="preserve">Figure 4,</w:delText>
        </w:r>
      </w:del>
      <w:ins w:id="20230" w:author="Claude" w:date="2026-10-21T00:00:00Z">
        <w:r>
          <w:t xml:space="preserve">Fig. 4;</w:t>
        </w:r>
      </w:ins>
      <w:r>
        <w:t xml:space="preserve"> Supplementary Table S4). Level 1 units cannot be tested at all: 97.8 percent of ZCTAs report zero, against a statewide total of 256 Level 1 ports compared with 40,078 Level 2 and 13,852 DC fast. We therefore report the Level 1 zero share rather than a coefficient, and the aggregate-versus-Level 2 contrast carries the argument.</w:t>
      </w:r>
    </w:p>
    <w:p w14:paraId="6EA8CBA1" w14:textId="77777777" w:rsidR="00792889" w:rsidRDefault="00792889" w:rsidP="00792889">
      <w:r>
        <w:t xml:space="preserve">Two features of the charger data govern how these counts should be read. The inventory records public and shared-use stations only — every station row is flagged public access — so residential charging is unobserved, and no measure in this study speaks to whether a household can charge where it parks overnight. And because the association concentrates in Level 2 units</w:t>
      </w:r>
      <w:del w:id="20231" w:author="Claude" w:date="2026-10-21T00:00:00Z">
        <w:r>
          <w:delText xml:space="preserve"> rather than the slowest ports</w:delText>
        </w:r>
      </w:del>
      <w:r>
        <w:t xml:space="preserve">, the pattern is consistent with siting driven by commercial </w:t>
      </w:r>
      <w:del w:id="20232" w:author="Claude" w:date="2026-10-21T00:00:00Z">
        <w:r>
          <w:delText xml:space="preserve">and industrial activity</w:delText>
        </w:r>
      </w:del>
      <w:ins w:id="20233" w:author="Claude" w:date="2026-10-21T00:00:00Z">
        <w:r>
          <w:t xml:space="preserve">activity and density</w:t>
        </w:r>
      </w:ins>
      <w:r>
        <w:t xml:space="preserve"> rather than by household-serving provision. </w:t>
      </w:r>
      <w:del w:id="20234" w:author="Claude" w:date="2026-10-21T00:00:00Z">
        <w:r>
          <w:delText xml:space="preserve">We treat that</w:delText>
        </w:r>
      </w:del>
      <w:ins w:id="20235" w:author="Claude" w:date="2026-10-21T00:00:00Z">
        <w:r>
          <w:t xml:space="preserve">This</w:t>
        </w:r>
      </w:ins>
      <w:r>
        <w:t xml:space="preserve"> siting interpretation </w:t>
      </w:r>
      <w:del w:id="20236" w:author="Claude" w:date="2026-10-21T00:00:00Z">
        <w:r>
          <w:delText xml:space="preserve">as</w:delText>
        </w:r>
      </w:del>
      <w:ins w:id="20237" w:author="Claude" w:date="2026-10-21T00:00:00Z">
        <w:r>
          <w:t xml:space="preserve">is</w:t>
        </w:r>
      </w:ins>
      <w:r>
        <w:t xml:space="preserve"> a hypothesis: the </w:t>
      </w:r>
      <w:del w:id="20238" w:author="Claude" w:date="2026-10-21T00:00:00Z">
        <w:r>
          <w:delText xml:space="preserve">dataset carries</w:delText>
        </w:r>
      </w:del>
      <w:ins w:id="20239" w:author="Claude" w:date="2026-10-21T00:00:00Z">
        <w:r>
          <w:t xml:space="preserve">data carry</w:t>
        </w:r>
      </w:ins>
      <w:r>
        <w:t xml:space="preserve"> no charger-host or facility-type field</w:t>
      </w:r>
      <w:del w:id="20240" w:author="Claude" w:date="2026-10-21T00:00:00Z">
        <w:r>
          <w:delText xml:space="preserve">, so it is not directly tested here</w:delText>
        </w:r>
      </w:del>
      <w:r>
        <w:t xml:space="preserve">. What the data do establish is narrower </w:t>
      </w:r>
      <w:del w:id="20241" w:author="Claude" w:date="2026-10-21T00:00:00Z">
        <w:r>
          <w:delText xml:space="preserve">and still</w:delText>
        </w:r>
      </w:del>
      <w:ins w:id="20242" w:author="Claude" w:date="2026-10-21T00:00:00Z">
        <w:r>
          <w:t xml:space="preserve">but</w:t>
        </w:r>
      </w:ins>
      <w:r>
        <w:t xml:space="preserve"> consequential</w:t>
      </w:r>
      <w:del w:id="20243" w:author="Claude" w:date="2026-10-21T00:00:00Z">
        <w:r>
          <w:delText xml:space="preserve"> —</w:delText>
        </w:r>
      </w:del>
      <w:ins w:id="20244" w:author="Claude" w:date="2026-10-21T00:00:00Z">
        <w:r>
          <w:t xml:space="preserve">:</w:t>
        </w:r>
      </w:ins>
      <w:r>
        <w:t xml:space="preserve"> a higher</w:t>
      </w:r>
      <w:ins w:id="20245" w:author="Claude" w:date="2026-10-21T00:00:00Z">
        <w:r>
          <w:t xml:space="preserve"> public</w:t>
        </w:r>
      </w:ins>
      <w:r>
        <w:t xml:space="preserve"> charger count in a </w:t>
      </w:r>
      <w:del w:id="20246" w:author="Claude" w:date="2026-10-21T00:00:00Z">
        <w:r>
          <w:delText xml:space="preserve">higher-poverty</w:delText>
        </w:r>
      </w:del>
      <w:ins w:id="20247" w:author="Claude" w:date="2026-10-21T00:00:00Z">
        <w:r>
          <w:t xml:space="preserve">poorer</w:t>
        </w:r>
      </w:ins>
      <w:r>
        <w:t xml:space="preserve"> ZCTA is not evidence of better household charging access, because the counts </w:t>
      </w:r>
      <w:del w:id="20248" w:author="Claude" w:date="2026-10-21T00:00:00Z">
        <w:r>
          <w:delText xml:space="preserve">do not include the</w:delText>
        </w:r>
      </w:del>
      <w:ins w:id="20249" w:author="Claude" w:date="2026-10-21T00:00:00Z">
        <w:r>
          <w:t xml:space="preserve">exclude home</w:t>
        </w:r>
      </w:ins>
      <w:r>
        <w:t xml:space="preserve"> charging </w:t>
      </w:r>
      <w:del w:id="20250" w:author="Claude" w:date="2026-10-21T00:00:00Z">
        <w:r>
          <w:delText xml:space="preserve">that households actually use</w:delText>
        </w:r>
      </w:del>
      <w:ins w:id="20251" w:author="Claude" w:date="2026-10-21T00:00:00Z">
        <w:r>
          <w:t xml:space="preserve">altogether</w:t>
        </w:r>
      </w:ins>
      <w:r>
        <w:t xml:space="preserve">.</w:t>
      </w:r>
    </w:p>
    <w:p w14:paraId="5C98D1C1" w14:textId="77777777" w:rsidR="00792889" w:rsidRDefault="00792889" w:rsidP="00792889">
      <w:pPr>
        <w:keepNext/>
        <w:jc w:val="center"/>
      </w:pPr>
      <w:r>
        <w:rPr>
          <w:noProof/>
        </w:rPr>
        <w:lastRenderedPageBreak/>
        <w:drawing>
          <wp:inline distT="0" distB="0" distL="0" distR="0" wp14:anchorId="11371A68" wp14:editId="09FCD3C3">
            <wp:extent cx="4900295" cy="3276600"/>
            <wp:effectExtent l="0" t="0" r="1905" b="0"/>
            <wp:docPr id="1989849342"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49342" name="Graphic 1989849342"/>
                    <pic:cNvPicPr/>
                  </pic:nvPicPr>
                  <pic:blipFill rotWithShape="1">
                    <a:blip r:embed="rId14"/>
                    <a:srcRect b="4383"/>
                    <a:stretch>
                      <a:fillRect/>
                    </a:stretch>
                  </pic:blipFill>
                  <pic:spPr bwMode="auto">
                    <a:xfrm>
                      <a:off x="0" y="0"/>
                      <a:ext cx="4909751" cy="3282923"/>
                    </a:xfrm>
                    <a:prstGeom prst="rect">
                      <a:avLst/>
                    </a:prstGeom>
                    <a:ln>
                      <a:noFill/>
                    </a:ln>
                    <a:extLst>
                      <a:ext uri="{53640926-AAD7-44D8-BBD7-CCE9431645EC}">
                        <a14:shadowObscured xmlns:a14="http://schemas.microsoft.com/office/drawing/2010/main"/>
                      </a:ext>
                    </a:extLst>
                  </pic:spPr>
                </pic:pic>
              </a:graphicData>
            </a:graphic>
          </wp:inline>
        </w:drawing>
      </w:r>
    </w:p>
    <w:p w14:paraId="6DB3B31A" w14:textId="77777777" w:rsidR="00792889" w:rsidRDefault="00792889" w:rsidP="00792889">
      <w:pPr>
        <w:pStyle w:val="Caption"/>
      </w:pPr>
      <w:r>
        <w:t xml:space="preserve">Fig. 4 | </w:t>
      </w:r>
      <w:del w:id="20252" w:author="Claude" w:date="2026-10-21T00:00:00Z">
        <w:r>
          <w:delText xml:space="preserve">Charger-type decomposition</w:delText>
        </w:r>
      </w:del>
      <w:ins w:id="20253" w:author="Claude" w:date="2026-10-21T00:00:00Z">
        <w:r>
          <w:t xml:space="preserve">The charging–poverty association is carried by Level 2 units</w:t>
        </w:r>
      </w:ins>
      <w:r>
        <w:t xml:space="preserve">. Baseline coefficients for aggregate charging and for Level 1, Level 2 and DC fast units separately</w:t>
      </w:r>
      <w:del w:id="20254" w:author="Claude" w:date="2026-10-21T00:00:00Z">
        <w:r>
          <w:delText xml:space="preserve">. The positive association with poverty is carried by Level 2 units;</w:delText>
        </w:r>
      </w:del>
      <w:ins w:id="20255" w:author="Claude" w:date="2026-10-21T00:00:00Z">
        <w:r>
          <w:t xml:space="preserve">; filled markers denote p &lt; 0.05.</w:t>
        </w:r>
      </w:ins>
      <w:r>
        <w:t xml:space="preserve"> Level 1 is zero in 97.8 percent of ZCTAs and is shown for completeness only.</w:t>
      </w:r>
    </w:p>
    <w:p w14:paraId="21EACC0E" w14:textId="77777777" w:rsidR="00792889" w:rsidRDefault="00792889" w:rsidP="00792889">
      <w:pPr>
        <w:pStyle w:val="Heading2"/>
      </w:pPr>
      <w:commentRangeStart w:id="12"/>
      <w:commentRangeStart w:id="19"/>
      <w:del w:id="20256" w:author="Claude" w:date="2026-10-21T00:00:00Z">
        <w:r>
          <w:delText xml:space="preserve">Disparities under a fully stacked</w:delText>
        </w:r>
      </w:del>
      <w:ins w:id="20257" w:author="Claude" w:date="2026-10-21T00:00:00Z">
        <w:r>
          <w:t xml:space="preserve">The strictest</w:t>
        </w:r>
      </w:ins>
      <w:r>
        <w:t xml:space="preserve"> specification</w:t>
      </w:r>
      <w:ins w:id="20258" w:author="Claude" w:date="2026-10-21T00:00:00Z">
        <w:r>
          <w:t xml:space="preserve"> preserves the same ordering</w:t>
        </w:r>
      </w:ins>
      <w:commentRangeEnd w:id="19"/>
      <w:commentRangeEnd w:id="12"/>
      <w:r>
        <w:rPr>
          <w:rStyle w:val="CommentReference"/>
          <w:sz w:val="26"/>
          <w:szCs w:val="26"/>
        </w:rPr>
        <w:commentReference w:id="12"/>
      </w:r>
      <w:r>
        <w:rPr>
          <w:rStyle w:val="CommentReference"/>
        </w:rPr>
        <w:commentReference w:id="19"/>
      </w:r>
    </w:p>
    <w:p w14:paraId="47A3063C" w14:textId="77777777" w:rsidR="00792889" w:rsidRDefault="00792889" w:rsidP="00792889">
      <w:r>
        <w:t xml:space="preserve">The model series varies one control block at a time, which isolates what each block absorbs but cannot show whether the blocks jointly account for the race coefficients. We therefore also fit a nested cumulative ladder in which each rung is a strict superset of the last, from a core specification through education and housing value, housing structure and tenure, utility fixed effects, and finally county fixed effects with county-clustered standard errors. All rungs are fitted on one frozen sample of 1,160 ZCTAs across 42 county clusters, identical at every rung, so movement reflects controls rather than sample drift (Supplementary </w:t>
      </w:r>
      <w:del w:id="20259" w:author="Claude" w:date="2026-10-21T00:00:00Z">
        <w:r>
          <w:delText xml:space="preserve">Table S5 and</w:delText>
        </w:r>
      </w:del>
      <w:ins w:id="20260" w:author="Claude" w:date="2026-10-21T00:00:00Z">
        <w:r>
          <w:t xml:space="preserve">Note S2,</w:t>
        </w:r>
      </w:ins>
      <w:r>
        <w:t xml:space="preserve"> Supplementary Fig. S4</w:t>
      </w:r>
      <w:ins w:id="20261" w:author="Claude" w:date="2026-10-21T00:00:00Z">
        <w:r>
          <w:t xml:space="preserve"> and Supplementary Table S5</w:t>
        </w:r>
      </w:ins>
      <w:r>
        <w:t xml:space="preserve">).</w:t>
      </w:r>
    </w:p>
    <w:p w14:paraId="5432FAC5" w14:textId="77777777" w:rsidR="00792889" w:rsidRDefault="00792889" w:rsidP="00792889">
      <w:r>
        <w:t xml:space="preserve">Coefficients </w:t>
      </w:r>
      <w:del w:id="20262" w:author="Claude" w:date="2026-10-21T00:00:00Z">
        <w:r>
          <w:delText xml:space="preserve">attenuate</w:delText>
        </w:r>
      </w:del>
      <w:ins w:id="20263" w:author="Claude" w:date="2026-10-21T00:00:00Z">
        <w:r>
          <w:t xml:space="preserve">shrink</w:t>
        </w:r>
      </w:ins>
      <w:r>
        <w:t xml:space="preserve"> by roughly </w:t>
      </w:r>
      <w:del w:id="20264" w:author="Claude" w:date="2026-10-21T00:00:00Z">
        <w:r>
          <w:delText xml:space="preserve">two-thirds to three-quarters</w:delText>
        </w:r>
      </w:del>
      <w:ins w:id="20265" w:author="Claude" w:date="2026-10-21T00:00:00Z">
        <w:r>
          <w:t xml:space="preserve">40 to 90 percent between the first and last rungs</w:t>
        </w:r>
      </w:ins>
      <w:r>
        <w:t xml:space="preserve">, and what survives tracks the ordering above. For storage, all three race terms remain negative and significant: Black share −0.034 (p = 0.009), Hispanic share −0.113 (p = 0.016) and Asian share −0.116 (p &lt; 0.001). For solar, only Asian share survives, at −0.114 (p = 0.010); the Black-share coefficient falls to −0.017 and is no longer distinguishable from zero (p = 0.472). For aggregate charging, no race term survives</w:t>
      </w:r>
      <w:ins w:id="20266" w:author="Claude" w:date="2026-10-21T00:00:00Z">
        <w:r>
          <w:t xml:space="preserve">, and neither does the poverty association, which falls from 0.127 to 0.009</w:t>
        </w:r>
      </w:ins>
      <w:r>
        <w:t xml:space="preserve">. The fully stacked estimates are the conservative reading of the same pattern the model series shows, and they </w:t>
      </w:r>
      <w:del w:id="20267" w:author="Claude" w:date="2026-10-21T00:00:00Z">
        <w:r>
          <w:delText xml:space="preserve">place storage, solar and charging</w:delText>
        </w:r>
      </w:del>
      <w:ins w:id="20268" w:author="Claude" w:date="2026-10-21T00:00:00Z">
        <w:r>
          <w:t xml:space="preserve">rank the technologies</w:t>
        </w:r>
      </w:ins>
      <w:r>
        <w:t xml:space="preserve"> in the same order</w:t>
      </w:r>
      <w:ins w:id="20269" w:author="Claude" w:date="2026-10-21T00:00:00Z">
        <w:r>
          <w:t xml:space="preserve">: storage, then solar, then charging</w:t>
        </w:r>
      </w:ins>
      <w:r>
        <w:t xml:space="preserve"> (Table 2).</w:t>
      </w:r>
    </w:p>
    <w:p w14:paraId="42CB42A4" w14:textId="77777777" w:rsidR="00792889" w:rsidRDefault="00792889" w:rsidP="00792889">
      <w:pPr>
        <w:pStyle w:val="Caption"/>
      </w:pPr>
      <w:commentRangeStart w:id="22"/>
      <w:r>
        <w:t>Table 2 | Robustness of the focal coefficients. β C1 and β C5 are the bottom and top rungs of the nested cumulative ladder (standardized predictors, frozen sample of 1,160 ZCTAs, 42 county clusters). Conley HAC reports significance under spatially robust standard errors at distance cutoffs from 50 to 200 km. Spec curve counts specifications, out of 48 confounder-block combinations, in which the coefficient is significant and same-signed as the median. Oster δ is reported only where adding controls attenuates the coefficient. *p &lt; 0.05, **p &lt; 0.01, ***p &lt; 0.001.</w:t>
      </w:r>
      <w:commentRangeEnd w:id="22"/>
      <w:r>
        <w:rPr>
          <w:rStyle w:val="CommentReference"/>
        </w:rPr>
        <w:commentReference w:id="22"/>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0"/>
        <w:gridCol w:w="1350"/>
        <w:gridCol w:w="971"/>
        <w:gridCol w:w="1166"/>
        <w:gridCol w:w="2723"/>
        <w:gridCol w:w="1260"/>
        <w:gridCol w:w="990"/>
      </w:tblGrid>
      <w:tr w:rsidR="00792889" w14:paraId="7BB8A64B" w14:textId="77777777" w:rsidTr="005A421D">
        <w:trPr>
          <w:trHeight w:val="213"/>
        </w:trPr>
        <w:tc>
          <w:tcPr>
            <w:tcW w:w="1620" w:type="dxa"/>
          </w:tcPr>
          <w:p w14:paraId="0AC856B6" w14:textId="77777777" w:rsidR="00792889" w:rsidRDefault="00792889" w:rsidP="005A421D">
            <w:pPr>
              <w:jc w:val="center"/>
            </w:pPr>
            <w:r>
              <w:rPr>
                <w:b/>
              </w:rPr>
              <w:t>Outcome</w:t>
            </w:r>
          </w:p>
        </w:tc>
        <w:tc>
          <w:tcPr>
            <w:tcW w:w="1350" w:type="dxa"/>
          </w:tcPr>
          <w:p w14:paraId="42B34262" w14:textId="77777777" w:rsidR="00792889" w:rsidRDefault="00792889" w:rsidP="005A421D">
            <w:pPr>
              <w:jc w:val="center"/>
            </w:pPr>
            <w:r>
              <w:rPr>
                <w:b/>
              </w:rPr>
              <w:t>Term</w:t>
            </w:r>
          </w:p>
        </w:tc>
        <w:tc>
          <w:tcPr>
            <w:tcW w:w="971" w:type="dxa"/>
          </w:tcPr>
          <w:p w14:paraId="72068144" w14:textId="77777777" w:rsidR="00792889" w:rsidRDefault="00792889" w:rsidP="005A421D">
            <w:pPr>
              <w:jc w:val="center"/>
            </w:pPr>
            <w:r>
              <w:rPr>
                <w:b/>
              </w:rPr>
              <w:t>β C1</w:t>
            </w:r>
          </w:p>
        </w:tc>
        <w:tc>
          <w:tcPr>
            <w:tcW w:w="1166" w:type="dxa"/>
          </w:tcPr>
          <w:p w14:paraId="7E99FB78" w14:textId="77777777" w:rsidR="00792889" w:rsidRDefault="00792889" w:rsidP="005A421D">
            <w:pPr>
              <w:jc w:val="center"/>
            </w:pPr>
            <w:r>
              <w:rPr>
                <w:b/>
              </w:rPr>
              <w:t>β C5</w:t>
            </w:r>
          </w:p>
        </w:tc>
        <w:tc>
          <w:tcPr>
            <w:tcW w:w="2723" w:type="dxa"/>
          </w:tcPr>
          <w:p w14:paraId="74512ED7" w14:textId="77777777" w:rsidR="00792889" w:rsidRDefault="00792889" w:rsidP="005A421D">
            <w:pPr>
              <w:jc w:val="center"/>
            </w:pPr>
            <w:r>
              <w:rPr>
                <w:b/>
              </w:rPr>
              <w:t>Conley HAC</w:t>
            </w:r>
          </w:p>
        </w:tc>
        <w:tc>
          <w:tcPr>
            <w:tcW w:w="1260" w:type="dxa"/>
          </w:tcPr>
          <w:p w14:paraId="697EDEDF" w14:textId="77777777" w:rsidR="00792889" w:rsidRDefault="00792889" w:rsidP="005A421D">
            <w:pPr>
              <w:jc w:val="center"/>
            </w:pPr>
            <w:r>
              <w:rPr>
                <w:b/>
              </w:rPr>
              <w:t>Spec curve (n/48)</w:t>
            </w:r>
          </w:p>
        </w:tc>
        <w:tc>
          <w:tcPr>
            <w:tcW w:w="990" w:type="dxa"/>
          </w:tcPr>
          <w:p w14:paraId="4338F916" w14:textId="77777777" w:rsidR="00792889" w:rsidRDefault="00792889" w:rsidP="005A421D">
            <w:pPr>
              <w:jc w:val="center"/>
            </w:pPr>
            <w:r>
              <w:rPr>
                <w:b/>
              </w:rPr>
              <w:t>Oster δ</w:t>
            </w:r>
          </w:p>
        </w:tc>
      </w:tr>
      <w:tr w:rsidR="00792889" w14:paraId="71D54202" w14:textId="77777777" w:rsidTr="005A421D">
        <w:tc>
          <w:tcPr>
            <w:tcW w:w="1620" w:type="dxa"/>
          </w:tcPr>
          <w:p w14:paraId="75D07B43" w14:textId="77777777" w:rsidR="00792889" w:rsidRDefault="00792889" w:rsidP="005A421D">
            <w:r>
              <w:t>Rooftop PV</w:t>
            </w:r>
          </w:p>
        </w:tc>
        <w:tc>
          <w:tcPr>
            <w:tcW w:w="1350" w:type="dxa"/>
          </w:tcPr>
          <w:p w14:paraId="5A15A875" w14:textId="77777777" w:rsidR="00792889" w:rsidRDefault="00792889" w:rsidP="005A421D">
            <w:r>
              <w:t>Black share</w:t>
            </w:r>
          </w:p>
        </w:tc>
        <w:tc>
          <w:tcPr>
            <w:tcW w:w="971" w:type="dxa"/>
          </w:tcPr>
          <w:p w14:paraId="0BEC78BC" w14:textId="77777777" w:rsidR="00792889" w:rsidRDefault="00792889" w:rsidP="005A421D">
            <w:r>
              <w:t>−0.154***</w:t>
            </w:r>
          </w:p>
        </w:tc>
        <w:tc>
          <w:tcPr>
            <w:tcW w:w="1166" w:type="dxa"/>
          </w:tcPr>
          <w:p w14:paraId="09E06AD0" w14:textId="77777777" w:rsidR="00792889" w:rsidRDefault="00792889" w:rsidP="005A421D">
            <w:r>
              <w:t>−0.017</w:t>
            </w:r>
          </w:p>
        </w:tc>
        <w:tc>
          <w:tcPr>
            <w:tcW w:w="2723" w:type="dxa"/>
          </w:tcPr>
          <w:p w14:paraId="016E6EFB" w14:textId="77777777" w:rsidR="00792889" w:rsidRDefault="00792889" w:rsidP="005A421D">
            <w:r>
              <w:t>significant, 5%</w:t>
            </w:r>
          </w:p>
        </w:tc>
        <w:tc>
          <w:tcPr>
            <w:tcW w:w="1260" w:type="dxa"/>
          </w:tcPr>
          <w:p w14:paraId="04A43641" w14:textId="77777777" w:rsidR="00792889" w:rsidRDefault="00792889" w:rsidP="005A421D">
            <w:r>
              <w:t>28</w:t>
            </w:r>
          </w:p>
        </w:tc>
        <w:tc>
          <w:tcPr>
            <w:tcW w:w="990" w:type="dxa"/>
          </w:tcPr>
          <w:p w14:paraId="2AC20F64" w14:textId="77777777" w:rsidR="00792889" w:rsidRDefault="00792889" w:rsidP="005A421D">
            <w:r>
              <w:t>0.32</w:t>
            </w:r>
          </w:p>
        </w:tc>
      </w:tr>
      <w:tr w:rsidR="00792889" w14:paraId="4BAAF6B2" w14:textId="77777777" w:rsidTr="005A421D">
        <w:tc>
          <w:tcPr>
            <w:tcW w:w="1620" w:type="dxa"/>
          </w:tcPr>
          <w:p w14:paraId="1D5244A5" w14:textId="77777777" w:rsidR="00792889" w:rsidRDefault="00792889" w:rsidP="005A421D"/>
        </w:tc>
        <w:tc>
          <w:tcPr>
            <w:tcW w:w="1350" w:type="dxa"/>
          </w:tcPr>
          <w:p w14:paraId="78203E09" w14:textId="77777777" w:rsidR="00792889" w:rsidRDefault="00792889" w:rsidP="005A421D">
            <w:r>
              <w:t>Hispanic share</w:t>
            </w:r>
          </w:p>
        </w:tc>
        <w:tc>
          <w:tcPr>
            <w:tcW w:w="971" w:type="dxa"/>
          </w:tcPr>
          <w:p w14:paraId="07F8E625" w14:textId="77777777" w:rsidR="00792889" w:rsidRDefault="00792889" w:rsidP="005A421D">
            <w:r>
              <w:t>−0.058</w:t>
            </w:r>
          </w:p>
        </w:tc>
        <w:tc>
          <w:tcPr>
            <w:tcW w:w="1166" w:type="dxa"/>
          </w:tcPr>
          <w:p w14:paraId="72A1CB1E" w14:textId="77777777" w:rsidR="00792889" w:rsidRDefault="00792889" w:rsidP="005A421D">
            <w:r>
              <w:t>0.047</w:t>
            </w:r>
          </w:p>
        </w:tc>
        <w:tc>
          <w:tcPr>
            <w:tcW w:w="2723" w:type="dxa"/>
          </w:tcPr>
          <w:p w14:paraId="43FA2826" w14:textId="77777777" w:rsidR="00792889" w:rsidRDefault="00792889" w:rsidP="005A421D">
            <w:r>
              <w:t>not significant</w:t>
            </w:r>
          </w:p>
        </w:tc>
        <w:tc>
          <w:tcPr>
            <w:tcW w:w="1260" w:type="dxa"/>
          </w:tcPr>
          <w:p w14:paraId="6EE30302" w14:textId="77777777" w:rsidR="00792889" w:rsidRDefault="00792889" w:rsidP="005A421D">
            <w:r>
              <w:t>31</w:t>
            </w:r>
          </w:p>
        </w:tc>
        <w:tc>
          <w:tcPr>
            <w:tcW w:w="990" w:type="dxa"/>
          </w:tcPr>
          <w:p w14:paraId="15F74F54" w14:textId="77777777" w:rsidR="00792889" w:rsidRDefault="00792889" w:rsidP="005A421D">
            <w:r>
              <w:t>—</w:t>
            </w:r>
          </w:p>
        </w:tc>
      </w:tr>
      <w:tr w:rsidR="00792889" w14:paraId="388975F2" w14:textId="77777777" w:rsidTr="005A421D">
        <w:tc>
          <w:tcPr>
            <w:tcW w:w="1620" w:type="dxa"/>
          </w:tcPr>
          <w:p w14:paraId="78C6F8CE" w14:textId="77777777" w:rsidR="00792889" w:rsidRDefault="00792889" w:rsidP="005A421D"/>
        </w:tc>
        <w:tc>
          <w:tcPr>
            <w:tcW w:w="1350" w:type="dxa"/>
          </w:tcPr>
          <w:p w14:paraId="0443F77E" w14:textId="77777777" w:rsidR="00792889" w:rsidRDefault="00792889" w:rsidP="005A421D">
            <w:r>
              <w:t>Asian share</w:t>
            </w:r>
          </w:p>
        </w:tc>
        <w:tc>
          <w:tcPr>
            <w:tcW w:w="971" w:type="dxa"/>
          </w:tcPr>
          <w:p w14:paraId="3E7A4B9B" w14:textId="77777777" w:rsidR="00792889" w:rsidRDefault="00792889" w:rsidP="005A421D">
            <w:r>
              <w:t>−0.303***</w:t>
            </w:r>
          </w:p>
        </w:tc>
        <w:tc>
          <w:tcPr>
            <w:tcW w:w="1166" w:type="dxa"/>
          </w:tcPr>
          <w:p w14:paraId="74B340F0" w14:textId="77777777" w:rsidR="00792889" w:rsidRDefault="00792889" w:rsidP="005A421D">
            <w:r>
              <w:t>−0.114**</w:t>
            </w:r>
          </w:p>
        </w:tc>
        <w:tc>
          <w:tcPr>
            <w:tcW w:w="2723" w:type="dxa"/>
          </w:tcPr>
          <w:p w14:paraId="1BCF29E8" w14:textId="77777777" w:rsidR="00792889" w:rsidRDefault="00792889" w:rsidP="005A421D">
            <w:r>
              <w:t>significant, 0.1%, every cutoff</w:t>
            </w:r>
          </w:p>
        </w:tc>
        <w:tc>
          <w:tcPr>
            <w:tcW w:w="1260" w:type="dxa"/>
          </w:tcPr>
          <w:p w14:paraId="7587605A" w14:textId="77777777" w:rsidR="00792889" w:rsidRDefault="00792889" w:rsidP="005A421D">
            <w:r>
              <w:t>34</w:t>
            </w:r>
          </w:p>
        </w:tc>
        <w:tc>
          <w:tcPr>
            <w:tcW w:w="990" w:type="dxa"/>
          </w:tcPr>
          <w:p w14:paraId="658849F0" w14:textId="77777777" w:rsidR="00792889" w:rsidRDefault="00792889" w:rsidP="005A421D">
            <w:r>
              <w:t>1.57</w:t>
            </w:r>
          </w:p>
        </w:tc>
      </w:tr>
      <w:tr w:rsidR="00792889" w14:paraId="1A97E6CC" w14:textId="77777777" w:rsidTr="005A421D">
        <w:tc>
          <w:tcPr>
            <w:tcW w:w="1620" w:type="dxa"/>
          </w:tcPr>
          <w:p w14:paraId="0C7EA520" w14:textId="77777777" w:rsidR="00792889" w:rsidRDefault="00792889" w:rsidP="005A421D"/>
        </w:tc>
        <w:tc>
          <w:tcPr>
            <w:tcW w:w="1350" w:type="dxa"/>
          </w:tcPr>
          <w:p w14:paraId="719178CA" w14:textId="77777777" w:rsidR="00792889" w:rsidRDefault="00792889" w:rsidP="005A421D">
            <w:r>
              <w:t>Log income</w:t>
            </w:r>
          </w:p>
        </w:tc>
        <w:tc>
          <w:tcPr>
            <w:tcW w:w="971" w:type="dxa"/>
          </w:tcPr>
          <w:p w14:paraId="74D3D81D" w14:textId="77777777" w:rsidR="00792889" w:rsidRDefault="00792889" w:rsidP="005A421D">
            <w:r>
              <w:t>0.173**</w:t>
            </w:r>
          </w:p>
        </w:tc>
        <w:tc>
          <w:tcPr>
            <w:tcW w:w="1166" w:type="dxa"/>
          </w:tcPr>
          <w:p w14:paraId="7E16BE9A" w14:textId="77777777" w:rsidR="00792889" w:rsidRDefault="00792889" w:rsidP="005A421D">
            <w:r>
              <w:t>0.188</w:t>
            </w:r>
          </w:p>
        </w:tc>
        <w:tc>
          <w:tcPr>
            <w:tcW w:w="2723" w:type="dxa"/>
          </w:tcPr>
          <w:p w14:paraId="499B13B4" w14:textId="77777777" w:rsidR="00792889" w:rsidRDefault="00792889" w:rsidP="005A421D">
            <w:r>
              <w:t>significant, 5%</w:t>
            </w:r>
          </w:p>
        </w:tc>
        <w:tc>
          <w:tcPr>
            <w:tcW w:w="1260" w:type="dxa"/>
          </w:tcPr>
          <w:p w14:paraId="5D4FC0AC" w14:textId="77777777" w:rsidR="00792889" w:rsidRDefault="00792889" w:rsidP="005A421D">
            <w:r>
              <w:t>46</w:t>
            </w:r>
          </w:p>
        </w:tc>
        <w:tc>
          <w:tcPr>
            <w:tcW w:w="990" w:type="dxa"/>
          </w:tcPr>
          <w:p w14:paraId="579F6FFB" w14:textId="77777777" w:rsidR="00792889" w:rsidRDefault="00792889" w:rsidP="005A421D">
            <w:r>
              <w:t>—</w:t>
            </w:r>
          </w:p>
        </w:tc>
      </w:tr>
      <w:tr w:rsidR="00792889" w14:paraId="3B649491" w14:textId="77777777" w:rsidTr="005A421D">
        <w:tc>
          <w:tcPr>
            <w:tcW w:w="1620" w:type="dxa"/>
          </w:tcPr>
          <w:p w14:paraId="507DE831" w14:textId="77777777" w:rsidR="00792889" w:rsidRDefault="00792889" w:rsidP="005A421D">
            <w:r>
              <w:t>Battery storage</w:t>
            </w:r>
          </w:p>
        </w:tc>
        <w:tc>
          <w:tcPr>
            <w:tcW w:w="1350" w:type="dxa"/>
          </w:tcPr>
          <w:p w14:paraId="09416F9A" w14:textId="77777777" w:rsidR="00792889" w:rsidRDefault="00792889" w:rsidP="005A421D">
            <w:r>
              <w:t>Black share</w:t>
            </w:r>
          </w:p>
        </w:tc>
        <w:tc>
          <w:tcPr>
            <w:tcW w:w="971" w:type="dxa"/>
          </w:tcPr>
          <w:p w14:paraId="2E632B95" w14:textId="77777777" w:rsidR="00792889" w:rsidRDefault="00792889" w:rsidP="005A421D">
            <w:r>
              <w:t>−0.103***</w:t>
            </w:r>
          </w:p>
        </w:tc>
        <w:tc>
          <w:tcPr>
            <w:tcW w:w="1166" w:type="dxa"/>
          </w:tcPr>
          <w:p w14:paraId="2D8BB54B" w14:textId="77777777" w:rsidR="00792889" w:rsidRDefault="00792889" w:rsidP="005A421D">
            <w:r>
              <w:t>−0.034**</w:t>
            </w:r>
          </w:p>
        </w:tc>
        <w:tc>
          <w:tcPr>
            <w:tcW w:w="2723" w:type="dxa"/>
          </w:tcPr>
          <w:p w14:paraId="63B6C0A1" w14:textId="77777777" w:rsidR="00792889" w:rsidRDefault="00792889" w:rsidP="005A421D">
            <w:r>
              <w:t>significant, 5%</w:t>
            </w:r>
          </w:p>
        </w:tc>
        <w:tc>
          <w:tcPr>
            <w:tcW w:w="1260" w:type="dxa"/>
          </w:tcPr>
          <w:p w14:paraId="7508DE24" w14:textId="77777777" w:rsidR="00792889" w:rsidRDefault="00792889" w:rsidP="005A421D">
            <w:r>
              <w:t>36</w:t>
            </w:r>
          </w:p>
        </w:tc>
        <w:tc>
          <w:tcPr>
            <w:tcW w:w="990" w:type="dxa"/>
          </w:tcPr>
          <w:p w14:paraId="703EFC5E" w14:textId="77777777" w:rsidR="00792889" w:rsidRDefault="00792889" w:rsidP="005A421D">
            <w:r>
              <w:t>0.71</w:t>
            </w:r>
          </w:p>
        </w:tc>
      </w:tr>
      <w:tr w:rsidR="00792889" w14:paraId="50E55126" w14:textId="77777777" w:rsidTr="005A421D">
        <w:tc>
          <w:tcPr>
            <w:tcW w:w="1620" w:type="dxa"/>
          </w:tcPr>
          <w:p w14:paraId="1CA4403E" w14:textId="77777777" w:rsidR="00792889" w:rsidRDefault="00792889" w:rsidP="005A421D"/>
        </w:tc>
        <w:tc>
          <w:tcPr>
            <w:tcW w:w="1350" w:type="dxa"/>
          </w:tcPr>
          <w:p w14:paraId="64413B86" w14:textId="77777777" w:rsidR="00792889" w:rsidRDefault="00792889" w:rsidP="005A421D">
            <w:r>
              <w:t>Hispanic share</w:t>
            </w:r>
          </w:p>
        </w:tc>
        <w:tc>
          <w:tcPr>
            <w:tcW w:w="971" w:type="dxa"/>
          </w:tcPr>
          <w:p w14:paraId="35957BF1" w14:textId="77777777" w:rsidR="00792889" w:rsidRDefault="00792889" w:rsidP="005A421D">
            <w:r>
              <w:t>−0.196***</w:t>
            </w:r>
          </w:p>
        </w:tc>
        <w:tc>
          <w:tcPr>
            <w:tcW w:w="1166" w:type="dxa"/>
          </w:tcPr>
          <w:p w14:paraId="42C0947B" w14:textId="77777777" w:rsidR="00792889" w:rsidRDefault="00792889" w:rsidP="005A421D">
            <w:r>
              <w:t>−0.113*</w:t>
            </w:r>
          </w:p>
        </w:tc>
        <w:tc>
          <w:tcPr>
            <w:tcW w:w="2723" w:type="dxa"/>
          </w:tcPr>
          <w:p w14:paraId="710D1AE8" w14:textId="77777777" w:rsidR="00792889" w:rsidRDefault="00792889" w:rsidP="005A421D">
            <w:r>
              <w:t>significant, 1%</w:t>
            </w:r>
          </w:p>
        </w:tc>
        <w:tc>
          <w:tcPr>
            <w:tcW w:w="1260" w:type="dxa"/>
          </w:tcPr>
          <w:p w14:paraId="1ECE2986" w14:textId="77777777" w:rsidR="00792889" w:rsidRDefault="00792889" w:rsidP="005A421D">
            <w:r>
              <w:t>44</w:t>
            </w:r>
          </w:p>
        </w:tc>
        <w:tc>
          <w:tcPr>
            <w:tcW w:w="990" w:type="dxa"/>
          </w:tcPr>
          <w:p w14:paraId="661BBB17" w14:textId="77777777" w:rsidR="00792889" w:rsidRDefault="00792889" w:rsidP="005A421D">
            <w:r>
              <w:t>1.99</w:t>
            </w:r>
          </w:p>
        </w:tc>
      </w:tr>
      <w:tr w:rsidR="00792889" w14:paraId="437D0901" w14:textId="77777777" w:rsidTr="005A421D">
        <w:tc>
          <w:tcPr>
            <w:tcW w:w="1620" w:type="dxa"/>
          </w:tcPr>
          <w:p w14:paraId="0866F8F2" w14:textId="77777777" w:rsidR="00792889" w:rsidRDefault="00792889" w:rsidP="005A421D"/>
        </w:tc>
        <w:tc>
          <w:tcPr>
            <w:tcW w:w="1350" w:type="dxa"/>
          </w:tcPr>
          <w:p w14:paraId="71692318" w14:textId="77777777" w:rsidR="00792889" w:rsidRDefault="00792889" w:rsidP="005A421D">
            <w:r>
              <w:t>Asian share</w:t>
            </w:r>
          </w:p>
        </w:tc>
        <w:tc>
          <w:tcPr>
            <w:tcW w:w="971" w:type="dxa"/>
          </w:tcPr>
          <w:p w14:paraId="69743EFC" w14:textId="77777777" w:rsidR="00792889" w:rsidRDefault="00792889" w:rsidP="005A421D">
            <w:r>
              <w:t>−0.248***</w:t>
            </w:r>
          </w:p>
        </w:tc>
        <w:tc>
          <w:tcPr>
            <w:tcW w:w="1166" w:type="dxa"/>
          </w:tcPr>
          <w:p w14:paraId="2BA13FB6" w14:textId="77777777" w:rsidR="00792889" w:rsidRDefault="00792889" w:rsidP="005A421D">
            <w:r>
              <w:t>−0.116***</w:t>
            </w:r>
          </w:p>
        </w:tc>
        <w:tc>
          <w:tcPr>
            <w:tcW w:w="2723" w:type="dxa"/>
          </w:tcPr>
          <w:p w14:paraId="6415EDC0" w14:textId="77777777" w:rsidR="00792889" w:rsidRDefault="00792889" w:rsidP="005A421D">
            <w:r>
              <w:t>significant, 0.1%, every cutoff</w:t>
            </w:r>
          </w:p>
        </w:tc>
        <w:tc>
          <w:tcPr>
            <w:tcW w:w="1260" w:type="dxa"/>
          </w:tcPr>
          <w:p w14:paraId="384EC747" w14:textId="77777777" w:rsidR="00792889" w:rsidRDefault="00792889" w:rsidP="005A421D">
            <w:r>
              <w:t>48</w:t>
            </w:r>
          </w:p>
        </w:tc>
        <w:tc>
          <w:tcPr>
            <w:tcW w:w="990" w:type="dxa"/>
          </w:tcPr>
          <w:p w14:paraId="413FB12E" w14:textId="77777777" w:rsidR="00792889" w:rsidRDefault="00792889" w:rsidP="005A421D">
            <w:r>
              <w:t>1.29</w:t>
            </w:r>
          </w:p>
        </w:tc>
      </w:tr>
      <w:tr w:rsidR="00792889" w14:paraId="3C1C7AF9" w14:textId="77777777" w:rsidTr="005A421D">
        <w:tc>
          <w:tcPr>
            <w:tcW w:w="1620" w:type="dxa"/>
          </w:tcPr>
          <w:p w14:paraId="2ECF364B" w14:textId="77777777" w:rsidR="00792889" w:rsidRDefault="00792889" w:rsidP="005A421D"/>
        </w:tc>
        <w:tc>
          <w:tcPr>
            <w:tcW w:w="1350" w:type="dxa"/>
          </w:tcPr>
          <w:p w14:paraId="5E62A74C" w14:textId="77777777" w:rsidR="00792889" w:rsidRDefault="00792889" w:rsidP="005A421D">
            <w:r>
              <w:t>Log income</w:t>
            </w:r>
          </w:p>
        </w:tc>
        <w:tc>
          <w:tcPr>
            <w:tcW w:w="971" w:type="dxa"/>
          </w:tcPr>
          <w:p w14:paraId="09B8F677" w14:textId="77777777" w:rsidR="00792889" w:rsidRDefault="00792889" w:rsidP="005A421D">
            <w:r>
              <w:t>0.220***</w:t>
            </w:r>
          </w:p>
        </w:tc>
        <w:tc>
          <w:tcPr>
            <w:tcW w:w="1166" w:type="dxa"/>
          </w:tcPr>
          <w:p w14:paraId="17D3DD45" w14:textId="77777777" w:rsidR="00792889" w:rsidRDefault="00792889" w:rsidP="005A421D">
            <w:r>
              <w:t>0.087</w:t>
            </w:r>
          </w:p>
        </w:tc>
        <w:tc>
          <w:tcPr>
            <w:tcW w:w="2723" w:type="dxa"/>
          </w:tcPr>
          <w:p w14:paraId="35DC4FB9" w14:textId="77777777" w:rsidR="00792889" w:rsidRDefault="00792889" w:rsidP="005A421D">
            <w:r>
              <w:t>significant, 0.1%</w:t>
            </w:r>
          </w:p>
        </w:tc>
        <w:tc>
          <w:tcPr>
            <w:tcW w:w="1260" w:type="dxa"/>
          </w:tcPr>
          <w:p w14:paraId="5FEB33C3" w14:textId="77777777" w:rsidR="00792889" w:rsidRDefault="00792889" w:rsidP="005A421D">
            <w:r>
              <w:t>44</w:t>
            </w:r>
          </w:p>
        </w:tc>
        <w:tc>
          <w:tcPr>
            <w:tcW w:w="990" w:type="dxa"/>
          </w:tcPr>
          <w:p w14:paraId="5D2DAB96" w14:textId="77777777" w:rsidR="00792889" w:rsidRDefault="00792889" w:rsidP="005A421D">
            <w:r>
              <w:t>0.96</w:t>
            </w:r>
          </w:p>
        </w:tc>
      </w:tr>
      <w:tr w:rsidR="00792889" w14:paraId="55CF9442" w14:textId="77777777" w:rsidTr="005A421D">
        <w:tc>
          <w:tcPr>
            <w:tcW w:w="1620" w:type="dxa"/>
          </w:tcPr>
          <w:p w14:paraId="2BA6885C" w14:textId="77777777" w:rsidR="00792889" w:rsidRDefault="00792889" w:rsidP="005A421D">
            <w:r>
              <w:t>EV charging</w:t>
            </w:r>
          </w:p>
        </w:tc>
        <w:tc>
          <w:tcPr>
            <w:tcW w:w="1350" w:type="dxa"/>
          </w:tcPr>
          <w:p w14:paraId="2ECA0C76" w14:textId="77777777" w:rsidR="00792889" w:rsidRDefault="00792889" w:rsidP="005A421D">
            <w:r>
              <w:t>Black share</w:t>
            </w:r>
          </w:p>
        </w:tc>
        <w:tc>
          <w:tcPr>
            <w:tcW w:w="971" w:type="dxa"/>
          </w:tcPr>
          <w:p w14:paraId="184CD8F2" w14:textId="77777777" w:rsidR="00792889" w:rsidRDefault="00792889" w:rsidP="005A421D">
            <w:r>
              <w:t>−0.006</w:t>
            </w:r>
          </w:p>
        </w:tc>
        <w:tc>
          <w:tcPr>
            <w:tcW w:w="1166" w:type="dxa"/>
          </w:tcPr>
          <w:p w14:paraId="572B79BB" w14:textId="77777777" w:rsidR="00792889" w:rsidRDefault="00792889" w:rsidP="005A421D">
            <w:r>
              <w:t>−0.008</w:t>
            </w:r>
          </w:p>
        </w:tc>
        <w:tc>
          <w:tcPr>
            <w:tcW w:w="2723" w:type="dxa"/>
          </w:tcPr>
          <w:p w14:paraId="39E9CF27" w14:textId="77777777" w:rsidR="00792889" w:rsidRDefault="00792889" w:rsidP="005A421D">
            <w:r>
              <w:t>not significant</w:t>
            </w:r>
          </w:p>
        </w:tc>
        <w:tc>
          <w:tcPr>
            <w:tcW w:w="1260" w:type="dxa"/>
          </w:tcPr>
          <w:p w14:paraId="59BCEB4D" w14:textId="77777777" w:rsidR="00792889" w:rsidRDefault="00792889" w:rsidP="005A421D">
            <w:r>
              <w:t>0</w:t>
            </w:r>
          </w:p>
        </w:tc>
        <w:tc>
          <w:tcPr>
            <w:tcW w:w="990" w:type="dxa"/>
          </w:tcPr>
          <w:p w14:paraId="3F9BC489" w14:textId="77777777" w:rsidR="00792889" w:rsidRDefault="00792889" w:rsidP="005A421D">
            <w:r>
              <w:t>—</w:t>
            </w:r>
          </w:p>
        </w:tc>
      </w:tr>
      <w:tr w:rsidR="00792889" w14:paraId="3C8A330B" w14:textId="77777777" w:rsidTr="005A421D">
        <w:tc>
          <w:tcPr>
            <w:tcW w:w="1620" w:type="dxa"/>
          </w:tcPr>
          <w:p w14:paraId="177795AD" w14:textId="77777777" w:rsidR="00792889" w:rsidRDefault="00792889" w:rsidP="005A421D"/>
        </w:tc>
        <w:tc>
          <w:tcPr>
            <w:tcW w:w="1350" w:type="dxa"/>
          </w:tcPr>
          <w:p w14:paraId="61B5BE53" w14:textId="77777777" w:rsidR="00792889" w:rsidRDefault="00792889" w:rsidP="005A421D">
            <w:r>
              <w:t>Hispanic share</w:t>
            </w:r>
          </w:p>
        </w:tc>
        <w:tc>
          <w:tcPr>
            <w:tcW w:w="971" w:type="dxa"/>
          </w:tcPr>
          <w:p w14:paraId="14536400" w14:textId="77777777" w:rsidR="00792889" w:rsidRDefault="00792889" w:rsidP="005A421D">
            <w:r>
              <w:t>−0.097***</w:t>
            </w:r>
          </w:p>
        </w:tc>
        <w:tc>
          <w:tcPr>
            <w:tcW w:w="1166" w:type="dxa"/>
          </w:tcPr>
          <w:p w14:paraId="5E30126A" w14:textId="77777777" w:rsidR="00792889" w:rsidRDefault="00792889" w:rsidP="005A421D">
            <w:r>
              <w:t>−0.037</w:t>
            </w:r>
          </w:p>
        </w:tc>
        <w:tc>
          <w:tcPr>
            <w:tcW w:w="2723" w:type="dxa"/>
          </w:tcPr>
          <w:p w14:paraId="753F521C" w14:textId="77777777" w:rsidR="00792889" w:rsidRDefault="00792889" w:rsidP="005A421D">
            <w:r>
              <w:t>significant, 5%</w:t>
            </w:r>
          </w:p>
        </w:tc>
        <w:tc>
          <w:tcPr>
            <w:tcW w:w="1260" w:type="dxa"/>
          </w:tcPr>
          <w:p w14:paraId="193DE1B4" w14:textId="77777777" w:rsidR="00792889" w:rsidRDefault="00792889" w:rsidP="005A421D">
            <w:r>
              <w:t>22</w:t>
            </w:r>
          </w:p>
        </w:tc>
        <w:tc>
          <w:tcPr>
            <w:tcW w:w="990" w:type="dxa"/>
          </w:tcPr>
          <w:p w14:paraId="76086EA9" w14:textId="77777777" w:rsidR="00792889" w:rsidRDefault="00792889" w:rsidP="005A421D">
            <w:r>
              <w:t>1.50</w:t>
            </w:r>
          </w:p>
        </w:tc>
      </w:tr>
      <w:tr w:rsidR="00792889" w14:paraId="6583F0EF" w14:textId="77777777" w:rsidTr="005A421D">
        <w:tc>
          <w:tcPr>
            <w:tcW w:w="1620" w:type="dxa"/>
          </w:tcPr>
          <w:p w14:paraId="1CD50B2F" w14:textId="77777777" w:rsidR="00792889" w:rsidRDefault="00792889" w:rsidP="005A421D"/>
        </w:tc>
        <w:tc>
          <w:tcPr>
            <w:tcW w:w="1350" w:type="dxa"/>
          </w:tcPr>
          <w:p w14:paraId="341AC9EA" w14:textId="77777777" w:rsidR="00792889" w:rsidRDefault="00792889" w:rsidP="005A421D">
            <w:r>
              <w:t>Asian share</w:t>
            </w:r>
          </w:p>
        </w:tc>
        <w:tc>
          <w:tcPr>
            <w:tcW w:w="971" w:type="dxa"/>
          </w:tcPr>
          <w:p w14:paraId="02C0E68F" w14:textId="77777777" w:rsidR="00792889" w:rsidRDefault="00792889" w:rsidP="005A421D">
            <w:r>
              <w:t>0.046*</w:t>
            </w:r>
          </w:p>
        </w:tc>
        <w:tc>
          <w:tcPr>
            <w:tcW w:w="1166" w:type="dxa"/>
          </w:tcPr>
          <w:p w14:paraId="3D59B98A" w14:textId="77777777" w:rsidR="00792889" w:rsidRDefault="00792889" w:rsidP="005A421D">
            <w:r>
              <w:t>0.013</w:t>
            </w:r>
          </w:p>
        </w:tc>
        <w:tc>
          <w:tcPr>
            <w:tcW w:w="2723" w:type="dxa"/>
          </w:tcPr>
          <w:p w14:paraId="362FC8D0" w14:textId="77777777" w:rsidR="00792889" w:rsidRDefault="00792889" w:rsidP="005A421D">
            <w:r>
              <w:t>significant at 50 and 200 km only</w:t>
            </w:r>
          </w:p>
        </w:tc>
        <w:tc>
          <w:tcPr>
            <w:tcW w:w="1260" w:type="dxa"/>
          </w:tcPr>
          <w:p w14:paraId="6237B0B2" w14:textId="77777777" w:rsidR="00792889" w:rsidRDefault="00792889" w:rsidP="005A421D">
            <w:r>
              <w:t>4</w:t>
            </w:r>
          </w:p>
        </w:tc>
        <w:tc>
          <w:tcPr>
            <w:tcW w:w="990" w:type="dxa"/>
          </w:tcPr>
          <w:p w14:paraId="0D829467" w14:textId="77777777" w:rsidR="00792889" w:rsidRDefault="00792889" w:rsidP="005A421D">
            <w:r>
              <w:t>0.97</w:t>
            </w:r>
          </w:p>
        </w:tc>
      </w:tr>
      <w:tr w:rsidR="00792889" w14:paraId="520D7B5A" w14:textId="77777777" w:rsidTr="005A421D">
        <w:tc>
          <w:tcPr>
            <w:tcW w:w="1620" w:type="dxa"/>
          </w:tcPr>
          <w:p w14:paraId="11BEDF89" w14:textId="77777777" w:rsidR="00792889" w:rsidRDefault="00792889" w:rsidP="005A421D"/>
        </w:tc>
        <w:tc>
          <w:tcPr>
            <w:tcW w:w="1350" w:type="dxa"/>
          </w:tcPr>
          <w:p w14:paraId="62925506" w14:textId="77777777" w:rsidR="00792889" w:rsidRDefault="00792889" w:rsidP="005A421D">
            <w:r>
              <w:t>Poverty rate</w:t>
            </w:r>
          </w:p>
        </w:tc>
        <w:tc>
          <w:tcPr>
            <w:tcW w:w="971" w:type="dxa"/>
          </w:tcPr>
          <w:p w14:paraId="22D4A13F" w14:textId="77777777" w:rsidR="00792889" w:rsidRDefault="00792889" w:rsidP="005A421D">
            <w:del w:id="20463" w:author="Claude" w:date="2026-10-21T00:00:00Z">
              <w:r>
                <w:delText xml:space="preserve">—</w:delText>
              </w:r>
            </w:del>
            <w:ins w:id="20464" w:author="Claude" w:date="2026-10-21T00:00:00Z">
              <w:r>
                <w:t xml:space="preserve">0.127**</w:t>
              </w:r>
            </w:ins>
          </w:p>
        </w:tc>
        <w:tc>
          <w:tcPr>
            <w:tcW w:w="1166" w:type="dxa"/>
          </w:tcPr>
          <w:p w14:paraId="523AAE19" w14:textId="77777777" w:rsidR="00792889" w:rsidRDefault="00792889" w:rsidP="005A421D">
            <w:del w:id="20465" w:author="Claude" w:date="2026-10-21T00:00:00Z">
              <w:r>
                <w:delText xml:space="preserve">—</w:delText>
              </w:r>
            </w:del>
            <w:ins w:id="20466" w:author="Claude" w:date="2026-10-21T00:00:00Z">
              <w:r>
                <w:t xml:space="preserve">0.009</w:t>
              </w:r>
            </w:ins>
          </w:p>
        </w:tc>
        <w:tc>
          <w:tcPr>
            <w:tcW w:w="2723" w:type="dxa"/>
          </w:tcPr>
          <w:p w14:paraId="3035E879" w14:textId="77777777" w:rsidR="00792889" w:rsidRDefault="00792889" w:rsidP="005A421D">
            <w:r>
              <w:t>significant, 1%</w:t>
            </w:r>
          </w:p>
        </w:tc>
        <w:tc>
          <w:tcPr>
            <w:tcW w:w="1260" w:type="dxa"/>
          </w:tcPr>
          <w:p w14:paraId="1F24394F" w14:textId="77777777" w:rsidR="00792889" w:rsidRDefault="00792889" w:rsidP="005A421D">
            <w:r>
              <w:t>—</w:t>
            </w:r>
          </w:p>
        </w:tc>
        <w:tc>
          <w:tcPr>
            <w:tcW w:w="990" w:type="dxa"/>
          </w:tcPr>
          <w:p w14:paraId="4BB74CE3" w14:textId="77777777" w:rsidR="00792889" w:rsidRDefault="00792889" w:rsidP="005A421D">
            <w:r>
              <w:t>—</w:t>
            </w:r>
          </w:p>
        </w:tc>
      </w:tr>
    </w:tbl>
    <w:p w14:paraId="6A421232" w14:textId="77777777" w:rsidR="00792889" w:rsidRDefault="00792889" w:rsidP="00792889">
      <w:pPr>
        <w:pStyle w:val="Heading2"/>
      </w:pPr>
      <w:del w:id="20270" w:author="Claude" w:date="2026-10-21T00:00:00Z">
        <w:r>
          <w:delText xml:space="preserve">Affordability context</w:delText>
        </w:r>
      </w:del>
      <w:ins w:id="20271" w:author="Claude" w:date="2026-10-21T00:00:00Z">
        <w:r>
          <w:t xml:space="preserve">Energy burden is itself demographically patterned</w:t>
        </w:r>
      </w:ins>
    </w:p>
    <w:p w14:paraId="03C0F497" w14:textId="77777777" w:rsidR="00792889" w:rsidRDefault="00792889" w:rsidP="00792889">
      <w:r>
        <w:t xml:space="preserve">The energy-burden outcomes provide affordability context rather than orthogonal controls: burden is strongly negatively correlated with income (−0.75) and positively with poverty (0.55). Income is strongly negative for both burden measures and Hispanic share positive, </w:t>
      </w:r>
      <w:del w:id="20272" w:author="Claude" w:date="2026-10-21T00:00:00Z">
        <w:r>
          <w:delText xml:space="preserve">consistent with</w:delText>
        </w:r>
      </w:del>
      <w:ins w:id="20273" w:author="Claude" w:date="2026-10-21T00:00:00Z">
        <w:r>
          <w:t xml:space="preserve">so</w:t>
        </w:r>
      </w:ins>
      <w:r>
        <w:t xml:space="preserve"> affordability stress </w:t>
      </w:r>
      <w:del w:id="20274" w:author="Claude" w:date="2026-10-21T00:00:00Z">
        <w:r>
          <w:delText xml:space="preserve">being</w:delText>
        </w:r>
      </w:del>
      <w:ins w:id="20275" w:author="Claude" w:date="2026-10-21T00:00:00Z">
        <w:r>
          <w:t xml:space="preserve">is</w:t>
        </w:r>
      </w:ins>
      <w:r>
        <w:t xml:space="preserve"> itself demographically structured</w:t>
      </w:r>
      <w:ins w:id="20276" w:author="Claude" w:date="2026-10-21T00:00:00Z">
        <w:r>
          <w:t xml:space="preserve">, and high-Hispanic-share areas combine greater cost stress with lower storage deployment</w:t>
        </w:r>
      </w:ins>
      <w:r>
        <w:t xml:space="preserve">. The per-capita affordability gap is severely skewed, and main-text estimates exclude the 134 ZCTAs whose gap exceeds $1,000 per capita; the exclusion removes a previously apparent positive Asian-share association that we therefore do not report as a finding (Supplementary Table S11 and Supplementary Note S9).</w:t>
      </w:r>
    </w:p>
    <w:p w14:paraId="1C73F1F7" w14:textId="77777777" w:rsidR="00792889" w:rsidRDefault="00792889" w:rsidP="00792889">
      <w:pPr>
        <w:pStyle w:val="Heading1"/>
        <w:pPrChange w:id="20468" w:author="Claude" w:date="2026-10-21T00:00:00Z">
          <w:pPr>
            <w:pStyle w:val="Heading1"/>
            <w:numPr>
              <w:ilvl w:val="0"/>
              <w:numId w:val="11"/>
            </w:numPr>
          </w:pPr>
        </w:pPrChange>
      </w:pPr>
      <w:bookmarkStart w:id="13" w:name="_Ref_sec_discussion"/>
      <w:r>
        <w:t>Discussion</w:t>
      </w:r>
      <w:bookmarkEnd w:id="13"/>
    </w:p>
    <w:p w14:paraId="2716518C" w14:textId="77777777" w:rsidR="00792889" w:rsidRDefault="00792889" w:rsidP="00792889">
      <w:pPr>
        <w:pStyle w:val="Heading2"/>
      </w:pPr>
      <w:r>
        <w:t xml:space="preserve">What </w:t>
      </w:r>
      <w:del w:id="20277" w:author="Claude" w:date="2026-10-21T00:00:00Z">
        <w:r>
          <w:delText xml:space="preserve">persists and what changes across technologies</w:delText>
        </w:r>
      </w:del>
      <w:ins w:id="20278" w:author="Claude" w:date="2026-10-21T00:00:00Z">
        <w:r>
          <w:t xml:space="preserve">the multi-technology comparison shows</w:t>
        </w:r>
      </w:ins>
    </w:p>
    <w:p w14:paraId="1E431FE8" w14:textId="77777777" w:rsidR="00792889" w:rsidRDefault="00792889" w:rsidP="00792889">
      <w:r>
        <w:t xml:space="preserve">The clean energy transition does not reproduce inequality in the same way across technologies</w:t>
      </w:r>
      <w:del w:id="20279" w:author="Claude" w:date="2026-10-21T00:00:00Z">
        <w:r>
          <w:delText xml:space="preserve">. Storage is the clearest case: the deepest disparities in the study, stable across every specification in the model series, and</w:delText>
        </w:r>
      </w:del>
      <w:ins w:id="20280" w:author="Claude" w:date="2026-10-21T00:00:00Z">
        <w:r>
          <w:t xml:space="preserve">, and comparing them directly yields four findings. First, storage shows the most persistent disparities: it is</w:t>
        </w:r>
      </w:ins>
      <w:r>
        <w:t xml:space="preserve"> the only outcome whose race </w:t>
      </w:r>
      <w:ins w:id="20281" w:author="Claude" w:date="2026-10-21T00:00:00Z">
        <w:r>
          <w:t xml:space="preserve">and ethnicity </w:t>
        </w:r>
      </w:ins>
      <w:r>
        <w:t xml:space="preserve">coefficients</w:t>
      </w:r>
      <w:ins w:id="20282" w:author="Claude" w:date="2026-10-21T00:00:00Z">
        <w:r>
          <w:t xml:space="preserve"> all</w:t>
        </w:r>
      </w:ins>
      <w:r>
        <w:t xml:space="preserve"> survive </w:t>
      </w:r>
      <w:del w:id="20283" w:author="Claude" w:date="2026-10-21T00:00:00Z">
        <w:r>
          <w:delText xml:space="preserve">a fully stacked specification, a specification curve and a spatial error model alike. Rooftop</w:delText>
        </w:r>
      </w:del>
      <w:ins w:id="20284" w:author="Claude" w:date="2026-10-21T00:00:00Z">
        <w:r>
          <w:t xml:space="preserve">every robustness family, and its gap is not explained by unequal solar adoption. Second, rooftop</w:t>
        </w:r>
      </w:ins>
      <w:r>
        <w:t xml:space="preserve"> solar shows racial </w:t>
      </w:r>
      <w:del w:id="20285" w:author="Claude" w:date="2026-10-21T00:00:00Z">
        <w:r>
          <w:delText xml:space="preserve">and socioeconomic patterning</w:delText>
        </w:r>
      </w:del>
      <w:ins w:id="20286" w:author="Claude" w:date="2026-10-21T00:00:00Z">
        <w:r>
          <w:t xml:space="preserve">gaps</w:t>
        </w:r>
      </w:ins>
      <w:r>
        <w:t xml:space="preserve"> that housing composition </w:t>
      </w:r>
      <w:del w:id="20287" w:author="Claude" w:date="2026-10-21T00:00:00Z">
        <w:r>
          <w:delText xml:space="preserve">substantially, though not entirely,</w:delText>
        </w:r>
      </w:del>
      <w:ins w:id="20288" w:author="Claude" w:date="2026-10-21T00:00:00Z">
        <w:r>
          <w:t xml:space="preserve">partly</w:t>
        </w:r>
      </w:ins>
      <w:r>
        <w:t xml:space="preserve"> explains, </w:t>
      </w:r>
      <w:del w:id="20289" w:author="Claude" w:date="2026-10-21T00:00:00Z">
        <w:r>
          <w:delText xml:space="preserve">and whose surviving component is</w:delText>
        </w:r>
      </w:del>
      <w:ins w:id="20290" w:author="Claude" w:date="2026-10-21T00:00:00Z">
        <w:r>
          <w:t xml:space="preserve">with a robust remainder</w:t>
        </w:r>
      </w:ins>
      <w:r>
        <w:t xml:space="preserve"> carried by Asian share rather than </w:t>
      </w:r>
      <w:del w:id="20291" w:author="Claude" w:date="2026-10-21T00:00:00Z">
        <w:r>
          <w:delText xml:space="preserve">by </w:delText>
        </w:r>
      </w:del>
      <w:r>
        <w:t xml:space="preserve">Black share. </w:t>
      </w:r>
      <w:del w:id="20292" w:author="Claude" w:date="2026-10-21T00:00:00Z">
        <w:r>
          <w:delText xml:space="preserve">Aggregate</w:delText>
        </w:r>
      </w:del>
      <w:ins w:id="20293" w:author="Claude" w:date="2026-10-21T00:00:00Z">
        <w:r>
          <w:t xml:space="preserve">Third,</w:t>
        </w:r>
      </w:ins>
      <w:r>
        <w:t xml:space="preserve"> charging does not fit an underserved-versus-served story at all</w:t>
      </w:r>
      <w:del w:id="20294" w:author="Claude" w:date="2026-10-21T00:00:00Z">
        <w:r>
          <w:delText xml:space="preserve">; the measure mixes infrastructure types that serve different users under different siting logics. A</w:delText>
        </w:r>
      </w:del>
      <w:ins w:id="20295" w:author="Claude" w:date="2026-10-21T00:00:00Z">
        <w:r>
          <w:t xml:space="preserve">: public charger counts are, if anything, higher in poorer areas, but they exclude home charging and track the housing stock rather than household access. Fourth, because the patterns differ, progress in one technology is not evidence of progress in another: a</w:t>
        </w:r>
      </w:ins>
      <w:r>
        <w:t xml:space="preserve"> community that appears</w:t>
      </w:r>
      <w:del w:id="20296" w:author="Claude" w:date="2026-10-21T00:00:00Z">
        <w:r>
          <w:delText xml:space="preserve"> relatively</w:delText>
        </w:r>
      </w:del>
      <w:r>
        <w:t xml:space="preserve"> well served on one aggregate metric may still be underserved in the specific benefit that matters — bill savings from PV, resilience from storage, or charging it can actually use.</w:t>
      </w:r>
    </w:p>
    <w:p w14:paraId="102BDC07" w14:textId="77777777" w:rsidR="00792889" w:rsidRDefault="00792889" w:rsidP="00792889">
      <w:pPr>
        <w:pStyle w:val="Heading2"/>
      </w:pPr>
      <w:r>
        <w:t>Plausible mechanisms</w:t>
      </w:r>
    </w:p>
    <w:p w14:paraId="7DA4BCB9" w14:textId="77777777" w:rsidR="00792889" w:rsidRDefault="00792889" w:rsidP="00792889">
      <w:r>
        <w:t xml:space="preserve">For rooftop PV, the persistence of negative coefficients after income controls is consistent with barriers beyond household income: roof access, housing tenure, installer market penetration, credit constraints, and permitting and interconnection frictions. For storage, </w:t>
      </w:r>
      <w:del w:id="20297" w:author="Claude" w:date="2026-10-21T00:00:00Z">
        <w:r>
          <w:delText xml:space="preserve">larger and </w:delText>
        </w:r>
      </w:del>
      <w:r>
        <w:t xml:space="preserve">more stable disparities are consistent with higher upfront capital requirements</w:t>
      </w:r>
      <w:del w:id="20298" w:author="Claude" w:date="2026-10-21T00:00:00Z">
        <w:r>
          <w:delText xml:space="preserve">, dependence on bundled solar-plus-storage pathways</w:delText>
        </w:r>
      </w:del>
      <w:r>
        <w:t xml:space="preserve"> and programmatic complexity that advantages already well-positioned households</w:t>
      </w:r>
      <w:ins w:id="20299" w:author="Claude" w:date="2026-10-21T00:00:00Z">
        <w:r>
          <w:t xml:space="preserve">; that the gap survives conditioning on local solar suggests these barriers operate beyond bundled solar-plus-storage pathways</w:t>
        </w:r>
      </w:ins>
      <w:r>
        <w:t xml:space="preserve">.</w:t>
      </w:r>
    </w:p>
    <w:p w14:paraId="33E910A6" w14:textId="77777777" w:rsidR="00792889" w:rsidRDefault="00792889" w:rsidP="00792889">
      <w:r>
        <w:t xml:space="preserve">One result runs against the expected direction</w:t>
      </w:r>
      <w:del w:id="20300" w:author="Claude" w:date="2026-10-21T00:00:00Z">
        <w:r>
          <w:delText xml:space="preserve"> and deserves its own explanation</w:delText>
        </w:r>
      </w:del>
      <w:r>
        <w:t xml:space="preserve">. Adding the full confounder set does not shrink the PV income coefficient</w:t>
      </w:r>
      <w:del w:id="20301" w:author="Claude" w:date="2026-10-21T00:00:00Z">
        <w:r>
          <w:delText xml:space="preserve">; it increases it. Education, housing value, structure, tenure and geography together leave the income gradient in rooftop solar larger than</w:delText>
        </w:r>
      </w:del>
      <w:ins w:id="20302" w:author="Claude" w:date="2026-10-21T00:00:00Z">
        <w:r>
          <w:t xml:space="preserve">: it is essentially unchanged between</w:t>
        </w:r>
      </w:ins>
      <w:r>
        <w:t xml:space="preserve"> the core </w:t>
      </w:r>
      <w:del w:id="20303" w:author="Claude" w:date="2026-10-21T00:00:00Z">
        <w:r>
          <w:delText xml:space="preserve">specification implies, which is the opposite of what omitted-variable reasoning predicts and why</w:delText>
        </w:r>
      </w:del>
      <w:ins w:id="20304" w:author="Claude" w:date="2026-10-21T00:00:00Z">
        <w:r>
          <w:t xml:space="preserve">and fully stacked specifications (0.173 and 0.188), though less precisely estimated. Because the coefficient does not attenuate,</w:t>
        </w:r>
      </w:ins>
      <w:r>
        <w:t xml:space="preserve"> the Oster bound is not interpretable for that term. </w:t>
      </w:r>
      <w:del w:id="20305" w:author="Claude" w:date="2026-10-21T00:00:00Z">
        <w:r>
          <w:delText xml:space="preserve">The most</w:delText>
        </w:r>
      </w:del>
      <w:ins w:id="20306" w:author="Claude" w:date="2026-10-21T00:00:00Z">
        <w:r>
          <w:t xml:space="preserve">One</w:t>
        </w:r>
      </w:ins>
      <w:r>
        <w:t xml:space="preserve"> plausible reading is that these controls are absorbing variation that suppresses the income gradient — dense, high-value, high-income submarkets with low </w:t>
      </w:r>
      <w:del w:id="20307" w:author="Claude" w:date="2026-10-21T00:00:00Z">
        <w:r>
          <w:delText xml:space="preserve">owner-occupancy</w:delText>
        </w:r>
      </w:del>
      <w:ins w:id="20308" w:author="Claude" w:date="2026-10-21T00:00:00Z">
        <w:r>
          <w:t xml:space="preserve">owner occupancy</w:t>
        </w:r>
      </w:ins>
      <w:r>
        <w:t xml:space="preserve"> — and that once housing is held fixed, the remaining income effect reflects financing and adoption capacity more directly. If so, the barrier is </w:t>
      </w:r>
      <w:del w:id="20309" w:author="Claude" w:date="2026-10-21T00:00:00Z">
        <w:r>
          <w:delText xml:space="preserve">not price alone but </w:delText>
        </w:r>
      </w:del>
      <w:r>
        <w:t xml:space="preserve">access to capital and to installers</w:t>
      </w:r>
      <w:del w:id="20310" w:author="Claude" w:date="2026-10-21T00:00:00Z">
        <w:r>
          <w:delText xml:space="preserve">, which points at third-party ownership and inclusive financing</w:delText>
        </w:r>
      </w:del>
      <w:r>
        <w:t xml:space="preserve"> rather than </w:t>
      </w:r>
      <w:del w:id="20311" w:author="Claude" w:date="2026-10-21T00:00:00Z">
        <w:r>
          <w:delText xml:space="preserve">at incentive levels</w:delText>
        </w:r>
      </w:del>
      <w:ins w:id="20312" w:author="Claude" w:date="2026-10-21T00:00:00Z">
        <w:r>
          <w:t xml:space="preserve">price alone, a mechanism these data do not test directly</w:t>
        </w:r>
      </w:ins>
      <w:r>
        <w:t xml:space="preserve">.</w:t>
      </w:r>
    </w:p>
    <w:p w14:paraId="0F308B7F" w14:textId="77777777" w:rsidR="00792889" w:rsidRDefault="00792889" w:rsidP="00792889">
      <w:r>
        <w:t xml:space="preserve">For charging, the positive poverty association appears in Level 2 units and </w:t>
      </w:r>
      <w:del w:id="20313" w:author="Claude" w:date="2026-10-21T00:00:00Z">
        <w:r>
          <w:delText xml:space="preserve">not in the aggregate's slowest ports</w:delText>
        </w:r>
      </w:del>
      <w:ins w:id="20314" w:author="Claude" w:date="2026-10-21T00:00:00Z">
        <w:r>
          <w:t xml:space="preserve">disappears once housing structure and tenure are controlled</w:t>
        </w:r>
      </w:ins>
      <w:r>
        <w:t xml:space="preserve">, which is consistent with siting driven by </w:t>
      </w:r>
      <w:del w:id="20315" w:author="Claude" w:date="2026-10-21T00:00:00Z">
        <w:r>
          <w:delText xml:space="preserve">commercial and industrial</w:delText>
        </w:r>
      </w:del>
      <w:ins w:id="20316" w:author="Claude" w:date="2026-10-21T00:00:00Z">
        <w:r>
          <w:t xml:space="preserve">density and commercial</w:t>
        </w:r>
      </w:ins>
      <w:r>
        <w:t xml:space="preserve"> activity rather than household-serving provision</w:t>
      </w:r>
      <w:del w:id="20317" w:author="Claude" w:date="2026-10-21T00:00:00Z">
        <w:r>
          <w:delText xml:space="preserve">. Because the inventory covers only public and shared-use stations, the counts cannot speak to residential charging at all</w:delText>
        </w:r>
      </w:del>
      <w:r>
        <w:t xml:space="preserve">. Aggregate charger counts are therefore not neutral measures of equitable access: they can record infrastructure abundance in places where practical charging access for residents, particularly renters and multifamily residents, remains limited.</w:t>
      </w:r>
    </w:p>
    <w:p w14:paraId="54643CC9" w14:textId="77777777" w:rsidR="00792889" w:rsidRDefault="00792889" w:rsidP="00792889">
      <w:pPr>
        <w:pStyle w:val="Heading2"/>
      </w:pPr>
      <w:r>
        <w:t>Implications for how equity is measured</w:t>
      </w:r>
    </w:p>
    <w:p w14:paraId="247CC6F5" w14:textId="77777777" w:rsidR="00792889" w:rsidRDefault="00792889" w:rsidP="00792889">
      <w:r>
        <w:t xml:space="preserve">If equity is measured too coarsely, policy can mistake infrastructure counts for access, or progress in one technology for progress in another. The charging result is the sharpest</w:t>
      </w:r>
      <w:ins w:id="20318" w:author="Claude" w:date="2026-10-21T00:00:00Z">
        <w:r>
          <w:t xml:space="preserve"> measurement</w:t>
        </w:r>
      </w:ins>
      <w:r>
        <w:t xml:space="preserve"> case: a deployment target expressed in chargers per capita can be met entirely through commercial siting while household-serving access does not move. The storage result is the sharpest equity case: </w:t>
      </w:r>
      <w:del w:id="20319" w:author="Claude" w:date="2026-10-21T00:00:00Z">
        <w:r>
          <w:delText xml:space="preserve">the </w:delText>
        </w:r>
      </w:del>
      <w:r>
        <w:t xml:space="preserve">communities </w:t>
      </w:r>
      <w:del w:id="20320" w:author="Claude" w:date="2026-10-21T00:00:00Z">
        <w:r>
          <w:delText xml:space="preserve">most exposed to outages and wildfire shutoffs show the lowest deployment</w:delText>
        </w:r>
      </w:del>
      <w:ins w:id="20321" w:author="Claude" w:date="2026-10-21T00:00:00Z">
        <w:r>
          <w:t xml:space="preserve">with larger Black, Hispanic and Asian shares have less</w:t>
        </w:r>
      </w:ins>
      <w:r>
        <w:t xml:space="preserve"> of the technology that buffers </w:t>
      </w:r>
      <w:del w:id="20322" w:author="Claude" w:date="2026-10-21T00:00:00Z">
        <w:r>
          <w:delText xml:space="preserve">them</w:delText>
        </w:r>
      </w:del>
      <w:ins w:id="20323" w:author="Claude" w:date="2026-10-21T00:00:00Z">
        <w:r>
          <w:t xml:space="preserve">outages and wildfire shutoffs</w:t>
        </w:r>
      </w:ins>
      <w:r>
        <w:t xml:space="preserve">, and that gap does not follow solar access. </w:t>
      </w:r>
      <w:del w:id="20324" w:author="Claude" w:date="2026-10-21T00:00:00Z">
        <w:r>
          <w:delText xml:space="preserve">If PV, storage and residentially usable charging remain concentrated in</w:delText>
        </w:r>
      </w:del>
      <w:ins w:id="20325" w:author="Claude" w:date="2026-10-21T00:00:00Z">
        <w:r>
          <w:t xml:space="preserve">Whether it coincides with outage exposure is not tested here and is a priority for future work. The affordability results</w:t>
        </w:r>
      </w:ins>
      <w:r>
        <w:t xml:space="preserve"> already </w:t>
      </w:r>
      <w:del w:id="20326" w:author="Claude" w:date="2026-10-21T00:00:00Z">
        <w:r>
          <w:delText xml:space="preserve">advantaged communities, lower-income and more heavily non-white communities face</w:delText>
        </w:r>
      </w:del>
      <w:ins w:id="20327" w:author="Claude" w:date="2026-10-21T00:00:00Z">
        <w:r>
          <w:t xml:space="preserve">point to</w:t>
        </w:r>
      </w:ins>
      <w:r>
        <w:t xml:space="preserve"> a double burden</w:t>
      </w:r>
      <w:del w:id="20328" w:author="Claude" w:date="2026-10-21T00:00:00Z">
        <w:r>
          <w:delText xml:space="preserve"> — higher exposure to outage risk and cost burden alongside lower</w:delText>
        </w:r>
      </w:del>
      <w:ins w:id="20329" w:author="Claude" w:date="2026-10-21T00:00:00Z">
        <w:r>
          <w:t xml:space="preserve">: high-Hispanic-share communities carry greater energy-cost stress and also have less</w:t>
        </w:r>
      </w:ins>
      <w:r>
        <w:t xml:space="preserve"> access to </w:t>
      </w:r>
      <w:del w:id="20330" w:author="Claude" w:date="2026-10-21T00:00:00Z">
        <w:r>
          <w:delText xml:space="preserve">the technologies that reduce both</w:delText>
        </w:r>
      </w:del>
      <w:ins w:id="20331" w:author="Claude" w:date="2026-10-21T00:00:00Z">
        <w:r>
          <w:t xml:space="preserve">backup power</w:t>
        </w:r>
      </w:ins>
      <w:r>
        <w:t xml:space="preserve">.</w:t>
      </w:r>
    </w:p>
    <w:p w14:paraId="61E979F9" w14:textId="77777777" w:rsidR="00792889" w:rsidRDefault="00792889" w:rsidP="00792889">
      <w:r>
        <w:t xml:space="preserve">That racial disparities persist after income controls, for storage under every specification we examined, is the reason these results bear on race-neutral planning. Eligibility rules keyed only to income or to generic disadvantaged-community designations </w:t>
      </w:r>
      <w:del w:id="20332" w:author="Claude" w:date="2026-10-21T00:00:00Z">
        <w:r>
          <w:delText xml:space="preserve">will</w:delText>
        </w:r>
      </w:del>
      <w:ins w:id="20333" w:author="Claude" w:date="2026-10-21T00:00:00Z">
        <w:r>
          <w:t xml:space="preserve">can</w:t>
        </w:r>
      </w:ins>
      <w:r>
        <w:t xml:space="preserve"> miss communities that are underserved on race-correlated dimensions. This is an area-level finding and does not describe individual household behavior, but eligibility rules are themselves written at area level.</w:t>
      </w:r>
    </w:p>
    <w:p w14:paraId="54F91E8C" w14:textId="77777777" w:rsidR="00792889" w:rsidRDefault="00792889" w:rsidP="00792889">
      <w:pPr>
        <w:pStyle w:val="Heading2"/>
      </w:pPr>
      <w:r>
        <w:t>Policy levers differ by technology</w:t>
      </w:r>
    </w:p>
    <w:p w14:paraId="7415B992" w14:textId="77777777" w:rsidR="00792889" w:rsidRDefault="00792889" w:rsidP="00792889">
      <w:r>
        <w:t xml:space="preserve">The implication is not that disadvantaged places need more DERs in the aggregate, but that the three technologies require different instruments. For rooftop solar, the persistence of disparities after observed controls supports targeted incentives, community-solar expansion, financing support and outreach that reduce adoption frictions; the income result above</w:t>
      </w:r>
      <w:ins w:id="20334" w:author="Claude" w:date="2026-10-21T00:00:00Z">
        <w:r>
          <w:t xml:space="preserve">, if it reflects financing,</w:t>
        </w:r>
      </w:ins>
      <w:r>
        <w:t xml:space="preserve"> suggests financing access and installer presence matter more than headline incentive levels. For storage, which warrants the sharpest targeting, resilience rebates, backup-power provisioning and community-storage programs should weight toward communities exposed to outages and wildfire shutoffs</w:t>
      </w:r>
      <w:ins w:id="20335" w:author="Claude" w:date="2026-10-21T00:00:00Z">
        <w:r>
          <w:t xml:space="preserve"> rather than ride on solar programs</w:t>
        </w:r>
      </w:ins>
      <w:r>
        <w:t xml:space="preserve">, since the storage gap does not follow </w:t>
      </w:r>
      <w:del w:id="20336" w:author="Claude" w:date="2026-10-21T00:00:00Z">
        <w:r>
          <w:delText xml:space="preserve">PV</w:delText>
        </w:r>
      </w:del>
      <w:ins w:id="20337" w:author="Claude" w:date="2026-10-21T00:00:00Z">
        <w:r>
          <w:t xml:space="preserve">solar</w:t>
        </w:r>
      </w:ins>
      <w:r>
        <w:t xml:space="preserve"> access. For charging, procurement targets should measure usable residential access through multifamily, curbside and renter-serving deployment rather than aggregate counts, which </w:t>
      </w:r>
      <w:del w:id="20338" w:author="Claude" w:date="2026-10-21T00:00:00Z">
        <w:r>
          <w:delText xml:space="preserve">the subtype results show </w:delText>
        </w:r>
      </w:del>
      <w:r>
        <w:t xml:space="preserve">can overstate access.</w:t>
      </w:r>
    </w:p>
    <w:p w14:paraId="007D18A5" w14:textId="77777777" w:rsidR="00792889" w:rsidRDefault="00792889" w:rsidP="00792889">
      <w:r>
        <w:t xml:space="preserve">Two further levers sit outside consumer programs. Adoption is partly gated by hosting-capacity and interconnection frictions that are themselves socially patterned [11][12]; operators can publish hosting-capacity and interconnection-queue outcomes disaggregated by community demographics and pilot fairness-aware allocation so that grid upgrades do not concentrate where adoption is already high. And persistent PV and storage gaps after income controls point </w:t>
      </w:r>
      <w:del w:id="20339" w:author="Claude" w:date="2026-10-21T00:00:00Z">
        <w:r>
          <w:delText xml:space="preserve">at</w:delText>
        </w:r>
      </w:del>
      <w:ins w:id="20340" w:author="Claude" w:date="2026-10-21T00:00:00Z">
        <w:r>
          <w:t xml:space="preserve">to</w:t>
        </w:r>
      </w:ins>
      <w:r>
        <w:t xml:space="preserve"> non-price barriers — installer market penetration, financing access, split incentives for renters — that third-party ownership, on-bill and inclusive financing, and community solar-plus-storage can address where subsidies alone do not.</w:t>
      </w:r>
    </w:p>
    <w:p>
      <w:pPr>
        <w:pStyle w:val="Heading2"/>
        <w:rPr>
          <w:ins w:id="20482" w:author="Claude" w:date="2026-10-21T00:00:00Z"/>
        </w:rPr>
      </w:pPr>
      <w:commentRangeStart w:id="24"/>
      <w:ins w:id="20483" w:author="Claude" w:date="2026-10-21T00:00:00Z">
        <w:r>
          <w:t xml:space="preserve">Conclusions</w:t>
        </w:r>
      </w:ins>
      <w:commentRangeEnd w:id="24"/>
      <w:r>
        <w:rPr>
          <w:rStyle w:val="CommentReference"/>
        </w:rPr>
        <w:commentReference w:id="24"/>
      </w:r>
    </w:p>
    <w:p w14:paraId="5A271621" w14:textId="77777777" w:rsidR="00792889" w:rsidRDefault="00792889" w:rsidP="00792889">
      <w:r>
        <w:t xml:space="preserve">California is both an empirical case and an early warning. As decarbonization expands, the question is not only how quickly DERs diffuse but whether the benefits of that diffusion reduce inequality or reproduce it in new forms. </w:t>
      </w:r>
      <w:del w:id="20341" w:author="Claude" w:date="2026-10-21T00:00:00Z">
        <w:r>
          <w:delText xml:space="preserve">Answering it requires a multi-technology equity lens rather than a single-technology one</w:delText>
        </w:r>
      </w:del>
      <w:ins w:id="20342" w:author="Claude" w:date="2026-10-21T00:00:00Z">
        <w:r>
          <w:t xml:space="preserve">Our results are area-level associations, not causal effects</w:t>
        </w:r>
      </w:ins>
      <w:r>
        <w:t xml:space="preserve">, and </w:t>
      </w:r>
      <w:del w:id="20343" w:author="Claude" w:date="2026-10-21T00:00:00Z">
        <w:r>
          <w:delText xml:space="preserve">measurement that distinguishes infrastructure presence</w:delText>
        </w:r>
      </w:del>
      <w:ins w:id="20344" w:author="Claude" w:date="2026-10-21T00:00:00Z">
        <w:r>
          <w:t xml:space="preserve">household-level and longitudinal data are needed to identify mechanisms. The central lesson, however, does not depend on mechanism: inequity in DER adoption is technology-specific, so it cannot be tracked with one aggregate metric or with deployment counts. Planning should measure, for each technology, who can use, benefit</w:t>
        </w:r>
      </w:ins>
      <w:r>
        <w:t xml:space="preserve"> from </w:t>
      </w:r>
      <w:del w:id="20345" w:author="Claude" w:date="2026-10-21T00:00:00Z">
        <w:r>
          <w:delText xml:space="preserve">usable benefit</w:delText>
        </w:r>
      </w:del>
      <w:ins w:id="20346" w:author="Claude" w:date="2026-10-21T00:00:00Z">
        <w:r>
          <w:t xml:space="preserve">and rely on it</w:t>
        </w:r>
      </w:ins>
      <w:r>
        <w:t xml:space="preserve">. Income-keyed eligibility rules, undifferentiated deployment targets and race-neutral planning defaults each need revisiting if the transition is to narrow existing gaps rather than widen them.</w:t>
      </w:r>
    </w:p>
    <w:p w14:paraId="2888E5EE" w14:textId="77777777" w:rsidR="00792889" w:rsidRDefault="00792889" w:rsidP="00792889">
      <w:pPr>
        <w:pStyle w:val="Heading1"/>
        <w:pPrChange w:id="20469" w:author="Claude" w:date="2026-10-21T00:00:00Z">
          <w:pPr>
            <w:pStyle w:val="Heading1"/>
            <w:numPr>
              <w:ilvl w:val="0"/>
              <w:numId w:val="11"/>
            </w:numPr>
          </w:pPr>
        </w:pPrChange>
      </w:pPr>
      <w:bookmarkStart w:id="14" w:name="_Ref_sec_methods"/>
      <w:r>
        <w:t>Methods</w:t>
      </w:r>
      <w:bookmarkEnd w:id="14"/>
    </w:p>
    <w:p w14:paraId="26E996A8" w14:textId="77777777" w:rsidR="00792889" w:rsidRDefault="00792889" w:rsidP="00792889">
      <w:pPr>
        <w:pStyle w:val="Heading2"/>
        <w:pPrChange w:id="20470" w:author="Claude" w:date="2026-10-21T00:00:00Z">
          <w:pPr>
            <w:pStyle w:val="Heading2"/>
            <w:numPr>
              <w:ilvl w:val="1"/>
              <w:numId w:val="11"/>
            </w:numPr>
          </w:pPr>
        </w:pPrChange>
      </w:pPr>
      <w:r>
        <w:t xml:space="preserve">Empirical </w:t>
      </w:r>
      <w:del w:id="20347" w:author="Claude" w:date="2026-10-21T00:00:00Z">
        <w:r>
          <w:delText xml:space="preserve">Approach</w:delText>
        </w:r>
      </w:del>
      <w:ins w:id="20348" w:author="Claude" w:date="2026-10-21T00:00:00Z">
        <w:r>
          <w:t xml:space="preserve">approach</w:t>
        </w:r>
      </w:ins>
    </w:p>
    <w:p w14:paraId="6A457189" w14:textId="77777777" w:rsidR="00792889" w:rsidRDefault="00792889" w:rsidP="00792889">
      <w:r>
        <w:t xml:space="preserve">This paper uses a cross-sectional regression framework to examine whether racial/ethnic and socioeconomic differences are associated with distributed energy resource adoption across California ZCTAs. The </w:t>
      </w:r>
      <w:del w:id="20349" w:author="Claude" w:date="2026-10-21T00:00:00Z">
        <w:r>
          <w:delText xml:space="preserve">main </w:delText>
        </w:r>
      </w:del>
      <w:r>
        <w:t xml:space="preserve">goal is not prediction but</w:t>
      </w:r>
      <w:del w:id="20350" w:author="Claude" w:date="2026-10-21T00:00:00Z">
        <w:r>
          <w:delText xml:space="preserve"> is</w:delText>
        </w:r>
      </w:del>
      <w:r>
        <w:t xml:space="preserve"> to test whether disparities in DER adoption persist after accounting for differences in adoption capacity, geography, demographic context, and observed energy-system conditions. To do this, we use a sequence of models for each DER outcome. This stepwise model series makes the results easier to interpret because changes in the coefficients of interest can be linked to specific added controls rather than to one opaque specification. It also supports direct comparison across technologies, which is central to the paper’s multi-DER framing.</w:t>
      </w:r>
    </w:p>
    <w:p w14:paraId="0521920E" w14:textId="77777777" w:rsidR="00792889" w:rsidRDefault="00792889" w:rsidP="00792889">
      <w:r>
        <w:t xml:space="preserve">We report the </w:t>
      </w:r>
      <w:del w:id="20351" w:author="Claude" w:date="2026-10-21T00:00:00Z">
        <w:r>
          <w:delText xml:space="preserve">ladder</w:delText>
        </w:r>
      </w:del>
      <w:ins w:id="20352" w:author="Claude" w:date="2026-10-21T00:00:00Z">
        <w:r>
          <w:t xml:space="preserve">model series</w:t>
        </w:r>
      </w:ins>
      <w:r>
        <w:t xml:space="preserve"> as a sequence of separate specifications rather than as one fully stacked model</w:t>
      </w:r>
      <w:del w:id="20353" w:author="Claude" w:date="2026-10-21T00:00:00Z">
        <w:r>
          <w:delText xml:space="preserve">. We do also provide a stacked</w:delText>
        </w:r>
      </w:del>
      <w:ins w:id="20354" w:author="Claude" w:date="2026-10-21T00:00:00Z">
        <w:r>
          <w:t xml:space="preserve">, and complement it with the nested cumulative</w:t>
        </w:r>
      </w:ins>
      <w:r>
        <w:t xml:space="preserve"> ladder </w:t>
      </w:r>
      <w:del w:id="20355" w:author="Claude" w:date="2026-10-21T00:00:00Z">
        <w:r>
          <w:delText xml:space="preserve">within the appendix – the results still show disparities between races</w:delText>
        </w:r>
      </w:del>
      <w:ins w:id="20356" w:author="Claude" w:date="2026-10-21T00:00:00Z">
        <w:r>
          <w:t xml:space="preserve">described below (Table 2; Supplementary Note S2)</w:t>
        </w:r>
      </w:ins>
      <w:r>
        <w:t xml:space="preserve">. Housing structure, existing infrastructure, and electricity demand are shaped by the same development and siting processes that produce the deployment patterns we measure, so entering them together would condition the race and ethnicity coefficients on partial outcomes and hide which block moves the estimates. Each specification answers a different conditional question, and we report the full sequence so that the sensitivity of each coefficient to the conditioning set is explicit rather than assumed.</w:t>
      </w:r>
    </w:p>
    <w:p w14:paraId="73ECCB2B" w14:textId="77777777" w:rsidR="00792889" w:rsidRDefault="00792889" w:rsidP="00792889">
      <w:r>
        <w:t>The three main outcomes are ZCTA-level deployment intensity for rooftop solar PV, battery storage, and EV charging. Each is population-normalized and transformed using a</w:t>
      </w:r>
      <w:r>
        <w:rPr>
          <w:rFonts w:ascii="Courier New" w:hAnsi="Courier New"/>
          <w:sz w:val="18"/>
        </w:rPr>
        <w:t xml:space="preserve"> log(1 + rate)</w:t>
      </w:r>
      <w:r>
        <w:t xml:space="preserve"> specification to reduce skew and retain observations with zero deployment. The main explanatory variables of interest are racial/ethnic composition measures and socioeconomic indicators. We then add contextual controls that capture climate, renewable resource potential, utility territory, built-environment structure, and broader installed-energy context. The coefficients therefore describe how DER deployment differs across ZCTA areas with different demographic and socioeconomic characteristics, conditional on the included controls. They should not be read as causal effects of race or income on any individual household’s technology adoption decision.</w:t>
      </w:r>
    </w:p>
    <w:p w14:paraId="5E3B37A4" w14:textId="77777777" w:rsidR="00792889" w:rsidRDefault="00792889" w:rsidP="00792889">
      <w:pPr>
        <w:pStyle w:val="Heading2"/>
        <w:pPrChange w:id="20471" w:author="Claude" w:date="2026-10-21T00:00:00Z">
          <w:pPr>
            <w:pStyle w:val="Heading2"/>
            <w:numPr>
              <w:ilvl w:val="1"/>
              <w:numId w:val="11"/>
            </w:numPr>
          </w:pPr>
        </w:pPrChange>
      </w:pPr>
      <w:r>
        <w:t xml:space="preserve">Data and </w:t>
      </w:r>
      <w:del w:id="20357" w:author="Claude" w:date="2026-10-21T00:00:00Z">
        <w:r>
          <w:delText xml:space="preserve">Measures</w:delText>
        </w:r>
      </w:del>
      <w:ins w:id="20358" w:author="Claude" w:date="2026-10-21T00:00:00Z">
        <w:r>
          <w:t xml:space="preserve">measures</w:t>
        </w:r>
      </w:ins>
    </w:p>
    <w:p w14:paraId="20D2748F" w14:textId="77777777" w:rsidR="00792889" w:rsidRDefault="00792889" w:rsidP="00792889">
      <w:pPr>
        <w:pStyle w:val="Heading3"/>
        <w:pPrChange w:id="20472" w:author="Claude" w:date="2026-10-21T00:00:00Z">
          <w:pPr>
            <w:pStyle w:val="Heading3"/>
            <w:numPr>
              <w:ilvl w:val="2"/>
              <w:numId w:val="11"/>
            </w:numPr>
          </w:pPr>
        </w:pPrChange>
      </w:pPr>
      <w:r>
        <w:rPr>
          <w:rStyle w:val="Heading2Char"/>
          <w:b/>
          <w:bCs/>
        </w:rPr>
        <w:t>Unit of analysis</w:t>
      </w:r>
    </w:p>
    <w:p w14:paraId="44CE4D98" w14:textId="77777777" w:rsidR="00792889" w:rsidRDefault="00792889" w:rsidP="00792889">
      <w:r>
        <w:t xml:space="preserve">The unit of analysis is the ZIP-code level, implemented using Census ZIP Code Tabulation Areas (ZCTAs),</w:t>
      </w:r>
      <w:del w:id="20359" w:author="Claude" w:date="2026-10-21T00:00:00Z">
        <w:r>
          <w:delText xml:space="preserve">  </w:delText>
        </w:r>
      </w:del>
      <w:ins w:id="20360" w:author="Claude" w:date="2026-10-21T00:00:00Z">
        <w:r>
          <w:t xml:space="preserve"> </w:t>
        </w:r>
      </w:ins>
      <w:r>
        <w:t xml:space="preserve">which are geographic entities defined by the U.S. Census Bureau to approximate ZIP code service areas. ZCTA geography is the most practical common denominator across the DER, demographic, and contextual assembled source files. The analysis is therefore framed as a 2023 cross-section using the most recent aligned observations available through that year. </w:t>
      </w:r>
      <w:del w:id="20361" w:author="Claude" w:date="2026-10-21T00:00:00Z">
        <w:r>
          <w:delText xml:space="preserve">All the important variables</w:delText>
        </w:r>
      </w:del>
      <w:ins w:id="20362" w:author="Claude" w:date="2026-10-21T00:00:00Z">
        <w:r>
          <w:t xml:space="preserve">Variables</w:t>
        </w:r>
      </w:ins>
      <w:r>
        <w:t xml:space="preserve"> used </w:t>
      </w:r>
      <w:del w:id="20363" w:author="Claude" w:date="2026-10-21T00:00:00Z">
        <w:r>
          <w:delText xml:space="preserve">for the targets</w:delText>
        </w:r>
      </w:del>
      <w:ins w:id="20364" w:author="Claude" w:date="2026-10-21T00:00:00Z">
        <w:r>
          <w:t xml:space="preserve">as outcomes</w:t>
        </w:r>
      </w:ins>
      <w:r>
        <w:t xml:space="preserve">, predictors</w:t>
      </w:r>
      <w:del w:id="20365" w:author="Claude" w:date="2026-10-21T00:00:00Z">
        <w:r>
          <w:delText xml:space="preserve">,</w:delText>
        </w:r>
      </w:del>
      <w:r>
        <w:t xml:space="preserve"> and controls are defined in </w:t>
      </w:r>
      <w:ins w:id="20366" w:author="Claude" w:date="2026-10-21T00:00:00Z">
        <w:r>
          <w:t xml:space="preserve">Supplementary </w:t>
        </w:r>
      </w:ins>
      <w:r>
        <w:t xml:space="preserve">Table </w:t>
      </w:r>
      <w:del w:id="20367" w:author="Claude" w:date="2026-10-21T00:00:00Z">
        <w:r>
          <w:delText xml:space="preserve">1</w:delText>
        </w:r>
      </w:del>
      <w:ins w:id="20368" w:author="Claude" w:date="2026-10-21T00:00:00Z">
        <w:r>
          <w:t xml:space="preserve">S14</w:t>
        </w:r>
      </w:ins>
      <w:r>
        <w:t xml:space="preserve">.</w:t>
      </w:r>
    </w:p>
    <w:p w14:paraId="39838A2C" w14:textId="77777777" w:rsidR="00792889" w:rsidRDefault="00792889" w:rsidP="00792889">
      <w:pPr>
        <w:pStyle w:val="Heading3"/>
        <w:pPrChange w:id="20473" w:author="Claude" w:date="2026-10-21T00:00:00Z">
          <w:pPr>
            <w:pStyle w:val="Heading3"/>
            <w:numPr>
              <w:ilvl w:val="2"/>
              <w:numId w:val="11"/>
            </w:numPr>
          </w:pPr>
        </w:pPrChange>
      </w:pPr>
      <w:r>
        <w:t>Descriptive distributions</w:t>
      </w:r>
    </w:p>
    <w:p w14:paraId="06589E8B" w14:textId="77777777" w:rsidR="00792889" w:rsidRDefault="00792889" w:rsidP="00792889">
      <w:del w:id="20369" w:author="Claude" w:date="2026-10-21T00:00:00Z">
        <w:r>
          <w:delText xml:space="preserve">Before turning to regression coefficients, it is useful to see how </w:delText>
        </w:r>
      </w:del>
      <w:ins w:id="20370" w:author="Claude" w:date="2026-10-21T00:00:00Z">
        <w:r>
          <w:t xml:space="preserve">Deployment is </w:t>
        </w:r>
      </w:ins>
      <w:r>
        <w:t xml:space="preserve">uneven</w:t>
      </w:r>
      <w:del w:id="20371" w:author="Claude" w:date="2026-10-21T00:00:00Z">
        <w:r>
          <w:delText xml:space="preserve"> the raw distributions already are. Figure 1 shows that the DER adoption is quite uneven and heterogeneous</w:delText>
        </w:r>
      </w:del>
      <w:r>
        <w:t xml:space="preserve"> across the state for all three </w:t>
      </w:r>
      <w:del w:id="20372" w:author="Claude" w:date="2026-10-21T00:00:00Z">
        <w:r>
          <w:delText xml:space="preserve">DER types (solar PV, storage, and EV charging</w:delText>
        </w:r>
      </w:del>
      <w:ins w:id="20373" w:author="Claude" w:date="2026-10-21T00:00:00Z">
        <w:r>
          <w:t xml:space="preserve">technologies (Fig. 1</w:t>
        </w:r>
      </w:ins>
      <w:r>
        <w:t xml:space="preserve">). </w:t>
      </w:r>
      <w:del w:id="20374" w:author="Claude" w:date="2026-10-21T00:00:00Z">
        <w:r>
          <w:delText xml:space="preserve">Supplementary Fig. S8 shows that the</w:delText>
        </w:r>
      </w:del>
      <w:ins w:id="20375" w:author="Claude" w:date="2026-10-21T00:00:00Z">
        <w:r>
          <w:t xml:space="preserve">The</w:t>
        </w:r>
      </w:ins>
      <w:r>
        <w:t xml:space="preserve"> three DER outcomes are right-skewed, while the socioeconomic context variables span materially different neighborhood conditions</w:t>
      </w:r>
      <w:del w:id="20376" w:author="Claude" w:date="2026-10-21T00:00:00Z">
        <w:r>
          <w:delText xml:space="preserve">.</w:delText>
        </w:r>
      </w:del>
      <w:ins w:id="20377" w:author="Claude" w:date="2026-10-21T00:00:00Z">
        <w:r>
          <w:t xml:space="preserve"> (Supplementary Fig. S8). Supplementary</w:t>
        </w:r>
      </w:ins>
      <w:r>
        <w:t xml:space="preserve"> Table </w:t>
      </w:r>
      <w:del w:id="20378" w:author="Claude" w:date="2026-10-21T00:00:00Z">
        <w:r>
          <w:delText xml:space="preserve">2 then</w:delText>
        </w:r>
      </w:del>
      <w:ins w:id="20379" w:author="Claude" w:date="2026-10-21T00:00:00Z">
        <w:r>
          <w:t xml:space="preserve">S15</w:t>
        </w:r>
      </w:ins>
      <w:r>
        <w:t xml:space="preserve"> summarizes the analysis sample </w:t>
      </w:r>
      <w:del w:id="20380" w:author="Claude" w:date="2026-10-21T00:00:00Z">
        <w:r>
          <w:delText xml:space="preserve">numerically </w:delText>
        </w:r>
      </w:del>
      <w:r>
        <w:t xml:space="preserve">so that</w:t>
      </w:r>
      <w:del w:id="20381" w:author="Claude" w:date="2026-10-21T00:00:00Z">
        <w:r>
          <w:delText xml:space="preserve"> the later</w:delText>
        </w:r>
      </w:del>
      <w:r>
        <w:t xml:space="preserve"> model comparisons can be </w:t>
      </w:r>
      <w:del w:id="20382" w:author="Claude" w:date="2026-10-21T00:00:00Z">
        <w:r>
          <w:delText xml:space="preserve">interpreted relative to</w:delText>
        </w:r>
      </w:del>
      <w:ins w:id="20383" w:author="Claude" w:date="2026-10-21T00:00:00Z">
        <w:r>
          <w:t xml:space="preserve">read against</w:t>
        </w:r>
      </w:ins>
      <w:r>
        <w:t xml:space="preserve"> the observed scale of the data.</w:t>
      </w:r>
    </w:p>
    <w:p w14:paraId="10C6E4D5" w14:textId="77777777" w:rsidR="00792889" w:rsidRDefault="00792889" w:rsidP="00792889">
      <w:pPr>
        <w:pStyle w:val="Heading2"/>
        <w:pPrChange w:id="20474" w:author="Claude" w:date="2026-10-21T00:00:00Z">
          <w:pPr>
            <w:pStyle w:val="Heading2"/>
            <w:numPr>
              <w:ilvl w:val="1"/>
              <w:numId w:val="11"/>
            </w:numPr>
          </w:pPr>
        </w:pPrChange>
      </w:pPr>
      <w:bookmarkStart w:id="15" w:name="_Ref_sec_m_data"/>
      <w:r>
        <w:t xml:space="preserve">Dataset </w:t>
      </w:r>
      <w:del w:id="20384" w:author="Claude" w:date="2026-10-21T00:00:00Z">
        <w:r>
          <w:delText xml:space="preserve">Construction and Sample</w:delText>
        </w:r>
      </w:del>
      <w:ins w:id="20385" w:author="Claude" w:date="2026-10-21T00:00:00Z">
        <w:r>
          <w:t xml:space="preserve">construction and sample</w:t>
        </w:r>
      </w:ins>
      <w:bookmarkEnd w:id="15"/>
    </w:p>
    <w:p w14:paraId="39458AE8" w14:textId="77777777" w:rsidR="00792889" w:rsidRDefault="00792889" w:rsidP="00792889">
      <w:commentRangeStart w:id="23"/>
      <w:r>
        <w:t xml:space="preserve">Two properties of the source data govern how the outcomes should be read. The EV charging inventory records public and shared-use stations only: every station row in the source file carries a public access flag, and the statewide Level 1 total is 256 ports against 40,078 Level 2 and 13,852 DC fast. Residential charging is therefore unobserved, and no charging measure in this study speaks to whether a household can charge where it parks. The storage series is drawn from the California Energy Commission storage system survey and is overwhelmingly customer-sited: the underlying records are </w:t>
      </w:r>
      <w:del w:id="20386" w:author="Claude" w:date="2026-10-21T00:00:00Z">
        <w:r>
          <w:delText xml:space="preserve">4,957</w:delText>
        </w:r>
      </w:del>
      <w:ins w:id="20387" w:author="Claude" w:date="2026-10-21T00:00:00Z">
        <w:r>
          <w:t xml:space="preserve">193,070</w:t>
        </w:r>
      </w:ins>
      <w:r>
        <w:t xml:space="preserve"> residential, </w:t>
      </w:r>
      <w:del w:id="20388" w:author="Claude" w:date="2026-10-21T00:00:00Z">
        <w:r>
          <w:delText xml:space="preserve">41</w:delText>
        </w:r>
      </w:del>
      <w:ins w:id="20389" w:author="Claude" w:date="2026-10-21T00:00:00Z">
        <w:r>
          <w:t xml:space="preserve">3,211</w:t>
        </w:r>
      </w:ins>
      <w:r>
        <w:t xml:space="preserve"> commercial and </w:t>
      </w:r>
      <w:del w:id="20390" w:author="Claude" w:date="2026-10-21T00:00:00Z">
        <w:r>
          <w:delText xml:space="preserve">2 utility</w:delText>
        </w:r>
      </w:del>
      <w:ins w:id="20391" w:author="Claude" w:date="2026-10-21T00:00:00Z">
        <w:r>
          <w:t xml:space="preserve">291 utility (98.2 percent residential)</w:t>
        </w:r>
      </w:ins>
      <w:r>
        <w:t xml:space="preserve">, so the behind-the-meter reading of the storage results is supported by the source. A sensitivity </w:t>
      </w:r>
      <w:del w:id="20392" w:author="Claude" w:date="2026-10-21T00:00:00Z">
        <w:r>
          <w:delText xml:space="preserve">excluding non-residential</w:delText>
        </w:r>
      </w:del>
      <w:ins w:id="20393" w:author="Claude" w:date="2026-10-21T00:00:00Z">
        <w:r>
          <w:t xml:space="preserve">restricted to residential</w:t>
        </w:r>
      </w:ins>
      <w:r>
        <w:t xml:space="preserve"> records is reported in Supplementary Table </w:t>
      </w:r>
      <w:del w:id="20394" w:author="Claude" w:date="2026-10-21T00:00:00Z">
        <w:r>
          <w:delText xml:space="preserve">S16</w:delText>
        </w:r>
      </w:del>
      <w:ins w:id="20395" w:author="Claude" w:date="2026-10-21T00:00:00Z">
        <w:r>
          <w:t xml:space="preserve">S12</w:t>
        </w:r>
      </w:ins>
      <w:r>
        <w:t xml:space="preserve">.</w:t>
      </w:r>
      <w:commentRangeEnd w:id="23"/>
      <w:r>
        <w:rPr>
          <w:rStyle w:val="CommentReference"/>
        </w:rPr>
        <w:commentReference w:id="23"/>
      </w:r>
    </w:p>
    <w:p w14:paraId="3BEEC3B8" w14:textId="77777777" w:rsidR="00792889" w:rsidRDefault="00792889" w:rsidP="00792889">
      <w:r>
        <w:t xml:space="preserve">The analysis uses a California ZCTA-level dataset created by merging multiple DER source files with demographic, climate, utility, and infrastructure controls. The final merged file combines measures of solar PV capacity, battery storage capacity, and EV charging infrastructure with American Community Survey variables and place-based controls. The data-construction pipeline and analysis code are available at </w:t>
      </w:r>
      <w:hyperlink r:id="rId15" w:history="1">
        <w:r>
          <w:rPr>
            <w:rStyle w:val="Hyperlink"/>
          </w:rPr>
          <w:t>https://github.com/vineetjnair9/distributed-energy-resources-equity-CA</w:t>
        </w:r>
      </w:hyperlink>
      <w:r>
        <w:t xml:space="preserve"> under the MIT License. The harmonized ZCTA analysis file is deposited as a separate Zenodo record under CC-BY-4.0.</w:t>
      </w:r>
    </w:p>
    <w:p w14:paraId="51D730BA" w14:textId="77777777" w:rsidR="00792889" w:rsidRDefault="00792889" w:rsidP="00792889">
      <w:r>
        <w:t xml:space="preserve">DER measures are first constructed separately by technology and then aggregated to the ZCTA level. Solar PV capacity is derived from Tracking the Sun installation records [19]. Battery storage is built from a California storage dataset containing location and capacity information [21]. EV charging infrastructure is constructed from charger-level records that include charger type and location [22]; charger rows without a valid source ZIP are excluded from ZCTA charger outcomes rather than reassigned using latitude/longitude, while valid source-ZIP rows are retained even if descriptive fields are blank or say No information. Wind capacity and turbine counts come from the USGS wind turbine database [23], power-plant capacity from the EIA power plants layer [24], interconnection records from California Distributed Generation Statistics [20], ZCTA boundaries from Census TIGER/Line shapefiles [26], and energy burden measures from the California Energy Commission energy equity indicators [28]. </w:t>
      </w:r>
      <w:del w:id="20396" w:author="Claude" w:date="2026-10-21T00:00:00Z">
        <w:r>
          <w:delText xml:space="preserve">Figure</w:delText>
        </w:r>
      </w:del>
      <w:ins w:id="20397" w:author="Claude" w:date="2026-10-21T00:00:00Z">
        <w:r>
          <w:t xml:space="preserve">Fig.</w:t>
        </w:r>
      </w:ins>
      <w:r>
        <w:t xml:space="preserve"> 1 visualizes the resulting statewide geography and shows that some ZCTAs are absent because the underlying merged sample is incomplete in those places. In the regression stage, ZCTAs with total population below 1,000 are excluded from outcome construction to avoid unstable per-capita rates in very small areas. </w:t>
      </w:r>
      <w:ins w:id="20398" w:author="Claude" w:date="2026-10-21T00:00:00Z">
        <w:r>
          <w:t xml:space="preserve">Supplementary </w:t>
        </w:r>
      </w:ins>
      <w:r>
        <w:t xml:space="preserve">Table </w:t>
      </w:r>
      <w:del w:id="20399" w:author="Claude" w:date="2026-10-21T00:00:00Z">
        <w:r>
          <w:delText xml:space="preserve">2</w:delText>
        </w:r>
      </w:del>
      <w:ins w:id="20400" w:author="Claude" w:date="2026-10-21T00:00:00Z">
        <w:r>
          <w:t xml:space="preserve">S15</w:t>
        </w:r>
      </w:ins>
      <w:r>
        <w:t xml:space="preserve"> summarizes the resulting analysis sample.</w:t>
      </w:r>
      <w:hyperlink w:anchor="_Ref_src26" w:history="1"/>
      <w:hyperlink w:anchor="_Ref_src28" w:history="1"/>
      <w:hyperlink w:anchor="_Ref_src29" w:history="1"/>
      <w:hyperlink w:anchor="_Ref_src30" w:history="1"/>
      <w:hyperlink w:anchor="_Ref_src31" w:history="1"/>
      <w:hyperlink w:anchor="_Ref_src27" w:history="1"/>
      <w:hyperlink w:anchor="_Ref_src33" w:history="1"/>
      <w:hyperlink w:anchor="_Ref_src35" w:history="1"/>
    </w:p>
    <w:p w14:paraId="477522F7" w14:textId="77777777" w:rsidR="00792889" w:rsidRDefault="00792889" w:rsidP="00792889">
      <w:r>
        <w:t xml:space="preserve">After source-specific cleaning, the DER measures are merged with contextual predictors. Demographic and socioeconomic variables come from the 2023 American Community Survey 5-year estimates [25]. Housing structure </w:t>
      </w:r>
      <w:del w:id="20401" w:author="Claude" w:date="2026-10-21T00:00:00Z">
        <w:r>
          <w:delText xml:space="preserve">includes</w:delText>
        </w:r>
      </w:del>
      <w:ins w:id="20402" w:author="Claude" w:date="2026-10-21T00:00:00Z">
        <w:r>
          <w:t xml:space="preserve">(ACS table B25024) enters as exhaustive shares of</w:t>
        </w:r>
      </w:ins>
      <w:r>
        <w:t xml:space="preserve"> single-family, multifamily, mobile-home</w:t>
      </w:r>
      <w:del w:id="20403" w:author="Claude" w:date="2026-10-21T00:00:00Z">
        <w:r>
          <w:delText xml:space="preserve">,</w:delText>
        </w:r>
      </w:del>
      <w:r>
        <w:t xml:space="preserve"> and boat/RV/van/other</w:t>
      </w:r>
      <w:ins w:id="20404" w:author="Claude" w:date="2026-10-21T00:00:00Z">
        <w:r>
          <w:t xml:space="preserve"> units, with single-family as the reference</w:t>
        </w:r>
      </w:ins>
      <w:r>
        <w:t xml:space="preserve">. Tenure</w:t>
      </w:r>
      <w:ins w:id="20405" w:author="Claude" w:date="2026-10-21T00:00:00Z">
        <w:r>
          <w:t xml:space="preserve"> (ACS table B25003)</w:t>
        </w:r>
      </w:ins>
      <w:r>
        <w:t xml:space="preserve"> uses owner occupancy, with renter occupancy as its complement. Climate and renewable-resource controls come from NASA POWER [27]; utility territory uses a ZIP-to-utility spatial crosswalk; and annualized utility usage provides the electricity-demand proxy [29].</w:t>
      </w:r>
      <w:hyperlink w:anchor="_Ref_src32" w:history="1"/>
      <w:hyperlink w:anchor="_Ref_src34" w:history="1"/>
      <w:hyperlink w:anchor="_Ref_src36" w:history="1"/>
    </w:p>
    <w:p w14:paraId="73CB3DF0" w14:textId="77777777" w:rsidR="00792889" w:rsidRDefault="00792889" w:rsidP="00792889">
      <w:pPr>
        <w:pStyle w:val="Heading2"/>
        <w:pPrChange w:id="20475" w:author="Claude" w:date="2026-10-21T00:00:00Z">
          <w:pPr>
            <w:pStyle w:val="Heading2"/>
            <w:numPr>
              <w:ilvl w:val="1"/>
              <w:numId w:val="11"/>
            </w:numPr>
          </w:pPr>
        </w:pPrChange>
      </w:pPr>
      <w:bookmarkStart w:id="16" w:name="_Ref_sec_m_outcomes"/>
      <w:r>
        <w:t xml:space="preserve">Outcome </w:t>
      </w:r>
      <w:del w:id="20406" w:author="Claude" w:date="2026-10-21T00:00:00Z">
        <w:r>
          <w:delText xml:space="preserve">Variables</w:delText>
        </w:r>
      </w:del>
      <w:ins w:id="20407" w:author="Claude" w:date="2026-10-21T00:00:00Z">
        <w:r>
          <w:t xml:space="preserve">variables</w:t>
        </w:r>
      </w:ins>
      <w:bookmarkEnd w:id="16"/>
    </w:p>
    <w:p w14:paraId="571402B8" w14:textId="77777777" w:rsidR="00792889" w:rsidRDefault="00792889" w:rsidP="00792889">
      <w:r>
        <w:t xml:space="preserve">To make outcomes comparable across technologies, we convert each DER measure into a population-normalized deployment intensity metric and then transform it using</w:t>
      </w:r>
      <w:r>
        <w:rPr>
          <w:rFonts w:ascii="Courier New" w:hAnsi="Courier New"/>
          <w:sz w:val="18"/>
          <w:szCs w:val="18"/>
        </w:rPr>
        <w:t xml:space="preserve"> log(1 + x)</w:t>
      </w:r>
      <w:r>
        <w:t xml:space="preserve">. This helps reduce skew and allows ZCTAs with zero deployment to remain in the sample. The three main outcomes are defined as follows. Their definitions and units are also collected in </w:t>
      </w:r>
      <w:ins w:id="20408" w:author="Claude" w:date="2026-10-21T00:00:00Z">
        <w:r>
          <w:t xml:space="preserve">Supplementary </w:t>
        </w:r>
      </w:ins>
      <w:r>
        <w:t xml:space="preserve">Table </w:t>
      </w:r>
      <w:del w:id="20409" w:author="Claude" w:date="2026-10-21T00:00:00Z">
        <w:r>
          <w:delText xml:space="preserve">1</w:delText>
        </w:r>
      </w:del>
      <w:ins w:id="20410" w:author="Claude" w:date="2026-10-21T00:00:00Z">
        <w:r>
          <w:t xml:space="preserve">S14</w:t>
        </w:r>
      </w:ins>
      <w:r>
        <w:t xml:space="preserve">.</w:t>
      </w:r>
    </w:p>
    <w:p w14:paraId="35B9214A" w14:textId="77777777" w:rsidR="00792889" w:rsidRDefault="00792889" w:rsidP="00792889">
      <w:r>
        <w:t>For EV charging:</w:t>
      </w:r>
    </w:p>
    <w:p w14:paraId="1A3EE28F" w14:textId="77777777" w:rsidR="00792889" w:rsidRDefault="00792889" w:rsidP="00792889">
      <m:oMathPara>
        <m:oMathParaPr>
          <m:jc m:val="left"/>
        </m:oMathParaPr>
        <m:oMath>
          <m:r>
            <w:rPr>
              <w:rFonts w:ascii="Cambria Math" w:hAnsi="Cambria Math"/>
              <w:sz w:val="14"/>
              <w:szCs w:val="14"/>
            </w:rPr>
            <m:t>chargers_per_1k = (total_chargers × 1000) / population</m:t>
          </m:r>
          <m:r>
            <m:rPr>
              <m:sty m:val="p"/>
            </m:rPr>
            <w:rPr>
              <w:rFonts w:ascii="Cambria Math" w:hAnsi="Cambria Math"/>
              <w:sz w:val="14"/>
              <w:szCs w:val="14"/>
            </w:rPr>
            <w:br/>
          </m:r>
        </m:oMath>
      </m:oMathPara>
      <m:oMath>
        <m:r>
          <w:rPr>
            <w:rFonts w:ascii="Cambria Math" w:hAnsi="Cambria Math"/>
            <w:sz w:val="14"/>
            <w:szCs w:val="14"/>
          </w:rPr>
          <m:t>y_chargers = log(1 + chargers_per_1k)</m:t>
        </m:r>
      </m:oMath>
      <w:r>
        <w:tab/>
      </w:r>
      <w:bookmarkStart w:id="17" w:name="_Ref_eq_chargers"/>
      <w:r>
        <w:t>(</w:t>
      </w:r>
      <w:fldSimple w:instr=" SEQ Equation \* ARABIC ">
        <w:r>
          <w:t>1</w:t>
        </w:r>
      </w:fldSimple>
      <w:r>
        <w:t>)</w:t>
      </w:r>
      <w:bookmarkEnd w:id="17"/>
    </w:p>
    <w:p w14:paraId="79865725" w14:textId="77777777" w:rsidR="00792889" w:rsidRDefault="00792889" w:rsidP="00792889">
      <w:r>
        <w:t>For solar PV:</w:t>
      </w:r>
    </w:p>
    <w:p w14:paraId="31CA266C" w14:textId="77777777" w:rsidR="00792889" w:rsidRDefault="00792889" w:rsidP="00792889">
      <w:pPr>
        <w:tabs>
          <w:tab w:val="right" w:pos="10080"/>
        </w:tabs>
        <w:jc w:val="center"/>
      </w:pPr>
      <m:oMathPara>
        <m:oMathParaPr>
          <m:jc m:val="left"/>
        </m:oMathParaPr>
        <m:oMath>
          <m:r>
            <w:rPr>
              <w:rFonts w:ascii="Cambria Math" w:hAnsi="Cambria Math"/>
              <w:sz w:val="14"/>
              <w:szCs w:val="14"/>
            </w:rPr>
            <m:t>pv_kW_per_1k = (PV_system_size_DC × 1000) / population</m:t>
          </m:r>
          <m:r>
            <m:rPr>
              <m:sty m:val="p"/>
            </m:rPr>
            <w:rPr>
              <w:rFonts w:ascii="Cambria Math" w:hAnsi="Cambria Math"/>
              <w:sz w:val="14"/>
              <w:szCs w:val="14"/>
            </w:rPr>
            <w:br/>
          </m:r>
        </m:oMath>
      </m:oMathPara>
      <m:oMath>
        <m:r>
          <w:rPr>
            <w:rFonts w:ascii="Cambria Math" w:hAnsi="Cambria Math"/>
            <w:sz w:val="14"/>
            <w:szCs w:val="14"/>
          </w:rPr>
          <m:t>y_pv = log(1 + pv_kW_per_1k)</m:t>
        </m:r>
      </m:oMath>
      <w:r>
        <w:tab/>
      </w:r>
      <w:bookmarkStart w:id="18" w:name="_Ref_eq_pv"/>
      <w:r>
        <w:t>(</w:t>
      </w:r>
      <w:fldSimple w:instr=" SEQ Equation \* ARABIC ">
        <w:r>
          <w:t>2</w:t>
        </w:r>
      </w:fldSimple>
      <w:r>
        <w:t>)</w:t>
      </w:r>
      <w:bookmarkEnd w:id="18"/>
    </w:p>
    <w:p w14:paraId="3330BA01" w14:textId="77777777" w:rsidR="00792889" w:rsidRDefault="00792889" w:rsidP="00792889">
      <w:r>
        <w:t>For battery storage:</w:t>
      </w:r>
    </w:p>
    <w:p w14:paraId="6F5C77C0" w14:textId="77777777" w:rsidR="00792889" w:rsidRDefault="00792889" w:rsidP="00792889">
      <w:pPr>
        <w:tabs>
          <w:tab w:val="right" w:pos="10080"/>
        </w:tabs>
        <w:jc w:val="center"/>
      </w:pPr>
      <m:oMathPara>
        <m:oMathParaPr>
          <m:jc m:val="left"/>
        </m:oMathParaPr>
        <m:oMath>
          <m:r>
            <w:rPr>
              <w:rFonts w:ascii="Cambria Math" w:hAnsi="Cambria Math"/>
              <w:sz w:val="14"/>
              <w:szCs w:val="14"/>
            </w:rPr>
            <m:t>storage_MW_per_100k = (storage_capacity_mw × 100000) / population</m:t>
          </m:r>
          <m:r>
            <m:rPr>
              <m:sty m:val="p"/>
            </m:rPr>
            <w:rPr>
              <w:rFonts w:ascii="Cambria Math" w:hAnsi="Cambria Math"/>
              <w:sz w:val="14"/>
              <w:szCs w:val="14"/>
            </w:rPr>
            <w:br/>
          </m:r>
        </m:oMath>
      </m:oMathPara>
      <m:oMath>
        <m:r>
          <w:rPr>
            <w:rFonts w:ascii="Cambria Math" w:hAnsi="Cambria Math"/>
            <w:sz w:val="14"/>
            <w:szCs w:val="14"/>
          </w:rPr>
          <m:t>y_storage = log(1 + storage_MW_per_100k)</m:t>
        </m:r>
      </m:oMath>
      <w:r>
        <w:tab/>
      </w:r>
      <w:bookmarkStart w:id="19" w:name="_Ref_eq_storage"/>
      <w:r>
        <w:t>(</w:t>
      </w:r>
      <w:fldSimple w:instr=" SEQ Equation \* ARABIC ">
        <w:r>
          <w:t>3</w:t>
        </w:r>
      </w:fldSimple>
      <w:r>
        <w:t>)</w:t>
      </w:r>
      <w:bookmarkEnd w:id="19"/>
    </w:p>
    <w:p w14:paraId="496AF437" w14:textId="77777777" w:rsidR="00792889" w:rsidRDefault="00792889" w:rsidP="00792889">
      <w:r>
        <w:t xml:space="preserve">Storage is scaled per 100,000 residents rather than per 1,000 in Equation </w:t>
      </w:r>
      <w:r>
        <w:fldChar w:fldCharType="begin"/>
      </w:r>
      <w:r>
        <w:instrText xml:space="preserve"> REF _Ref_eq_storage \h </w:instrText>
      </w:r>
      <w:r>
        <w:fldChar w:fldCharType="separate"/>
      </w:r>
      <w:r>
        <w:t>(3)</w:t>
      </w:r>
      <w:r>
        <w:fldChar w:fldCharType="end"/>
      </w:r>
      <w:r>
        <w:t xml:space="preserve"> because storage deployment is much smaller and more uneven at the ZIP level, so the larger denominator keeps the raw rate in a more interpretable range before transformation. In supplementary analysis, we also examine more disaggregated charging outcomes, including Level 1, Level 2, and DC fast chargers separately, along with a wind-capacity outcome used mainly as contextual comparison. The </w:t>
      </w:r>
      <w:del w:id="20411" w:author="Claude" w:date="2026-10-21T00:00:00Z">
        <w:r>
          <w:delText xml:space="preserve">core paper, however,</w:delText>
        </w:r>
      </w:del>
      <w:ins w:id="20412" w:author="Claude" w:date="2026-10-21T00:00:00Z">
        <w:r>
          <w:t xml:space="preserve">main text</w:t>
        </w:r>
      </w:ins>
      <w:r>
        <w:t xml:space="preserve"> focuses on the three outcomes above.</w:t>
      </w:r>
    </w:p>
    <w:p w14:paraId="2727B860" w14:textId="77777777" w:rsidR="00792889" w:rsidRDefault="00792889" w:rsidP="00792889">
      <w:r>
        <w:t xml:space="preserve">Deployment is zero in a non-trivial share of ZCTAs, and the share differs sharply by technology: 5.3 percent for PV, 6.6 for storage, 19.0 for aggregate charging, 22.3 for Level 2 and 44.2 for DC fast, but 97.8 percent for Level 1 and 97.5 percent for wind capacity (Supplementary Table </w:t>
      </w:r>
      <w:del w:id="20413" w:author="Claude" w:date="2026-10-21T00:00:00Z">
        <w:r>
          <w:delText xml:space="preserve">S17</w:delText>
        </w:r>
      </w:del>
      <w:ins w:id="20414" w:author="Claude" w:date="2026-10-21T00:00:00Z">
        <w:r>
          <w:t xml:space="preserve">S13</w:t>
        </w:r>
      </w:ins>
      <w:r>
        <w:t xml:space="preserve">). Level 1 charging and wind are therefore too sparse to support a coefficient at this geography and are reported descriptively rather than modeled in the main text.</w:t>
      </w:r>
    </w:p>
    <w:p w14:paraId="39D8FEE9" w14:textId="77777777" w:rsidR="00792889" w:rsidRDefault="00792889" w:rsidP="00792889">
      <w:pPr>
        <w:pStyle w:val="Heading2"/>
        <w:pPrChange w:id="20476" w:author="Claude" w:date="2026-10-21T00:00:00Z">
          <w:pPr>
            <w:pStyle w:val="Heading2"/>
            <w:numPr>
              <w:ilvl w:val="1"/>
              <w:numId w:val="11"/>
            </w:numPr>
          </w:pPr>
        </w:pPrChange>
      </w:pPr>
      <w:bookmarkStart w:id="20" w:name="_Ref_sec_m_predictors"/>
      <w:r>
        <w:t xml:space="preserve">Key </w:t>
      </w:r>
      <w:del w:id="20415" w:author="Claude" w:date="2026-10-21T00:00:00Z">
        <w:r>
          <w:delText xml:space="preserve">Explanatory Variables</w:delText>
        </w:r>
      </w:del>
      <w:ins w:id="20416" w:author="Claude" w:date="2026-10-21T00:00:00Z">
        <w:r>
          <w:t xml:space="preserve">explanatory variables</w:t>
        </w:r>
      </w:ins>
      <w:bookmarkEnd w:id="20"/>
    </w:p>
    <w:p w14:paraId="54B807C9" w14:textId="77777777" w:rsidR="00792889" w:rsidRDefault="00792889" w:rsidP="00792889">
      <w:r>
        <w:t>The main explanatory variables fall into two groups: racial/ethnic composition and socioeconomic status. The race/ethnicity variables are ZCTA-level shares of the population identifying as Black, Hispanic/Latino, and Asian. We include these variables to test whether DER deployment differs systematically across communities in ways not fully explained by socioeconomic conditions alone. For descriptive LOWESS plots, we also summarize these patterns using a combined non-white share, but the regressions keep the disaggregated race variables to avoid collapsing distinct demographic patterns into one coefficient.</w:t>
      </w:r>
    </w:p>
    <w:p w14:paraId="330F8D60" w14:textId="77777777" w:rsidR="00792889" w:rsidRDefault="00792889" w:rsidP="00792889">
      <w:r>
        <w:t>The socioeconomic variables are intended to proxy for adoption capacity and broader social advantage. The core measures are log median household income and poverty rate. Additional socioeconomic variables used in extended specifications include percent bachelor’s degree or higher and log median housing value. Education is therefore treated primarily as a control rather than as the paper’s headline predictor: it captures information, housing-market position, and adoption capacity that overlap with income.</w:t>
      </w:r>
    </w:p>
    <w:p w14:paraId="76AF702B" w14:textId="77777777" w:rsidR="00792889" w:rsidRDefault="00792889" w:rsidP="00792889">
      <w:r>
        <w:t>The central empirical question is whether the race/ethnicity coefficients weaken substantially once these socioeconomic proxies are included, or whether meaningful disparities remain after accounting for them. If the race coefficients remain negative and statistically distinguishable from zero in richer models, that is evidence against a purely race-neutral account of observed DER deployment patterns.</w:t>
      </w:r>
    </w:p>
    <w:p w14:paraId="436F08B9" w14:textId="77777777" w:rsidR="00792889" w:rsidRDefault="00792889" w:rsidP="00792889">
      <w:pPr>
        <w:pStyle w:val="Heading2"/>
        <w:pPrChange w:id="20477" w:author="Claude" w:date="2026-10-21T00:00:00Z">
          <w:pPr>
            <w:pStyle w:val="Heading2"/>
            <w:numPr>
              <w:ilvl w:val="1"/>
              <w:numId w:val="11"/>
            </w:numPr>
          </w:pPr>
        </w:pPrChange>
      </w:pPr>
      <w:bookmarkStart w:id="21" w:name="_Ref_sec_m_controls"/>
      <w:r>
        <w:t xml:space="preserve">Contextual </w:t>
      </w:r>
      <w:del w:id="20417" w:author="Claude" w:date="2026-10-21T00:00:00Z">
        <w:r>
          <w:delText xml:space="preserve">Controls</w:delText>
        </w:r>
      </w:del>
      <w:ins w:id="20418" w:author="Claude" w:date="2026-10-21T00:00:00Z">
        <w:r>
          <w:t xml:space="preserve">controls</w:t>
        </w:r>
      </w:ins>
      <w:bookmarkEnd w:id="21"/>
    </w:p>
    <w:p w14:paraId="15AE78A7" w14:textId="77777777" w:rsidR="00792889" w:rsidRDefault="00792889" w:rsidP="00792889">
      <w:r>
        <w:t>We include several categories of place-based controls to account for non-demographic factors that may shape DER deployment. First, we include climate and resource controls. Baseline models use heating and cooling degree days to capture broad climatic differences across California. Alternative specifications use more technology-specific contextual variables, including global horizontal irradiance for solar PV and wind speed measures for wind-related outcomes. Temperature controls are also used in some robustness checks.</w:t>
      </w:r>
    </w:p>
    <w:p w14:paraId="6157512B" w14:textId="77777777" w:rsidR="00792889" w:rsidRDefault="00792889" w:rsidP="00792889">
      <w:r>
        <w:t>Second, we include institutional controls through utility territory fixed effects. Utility territories matter because rates, interconnection processes, incentive administration, and historical investment can differ substantially across service areas. Including utility fixed effects helps isolate within-utility differences in deployment.</w:t>
      </w:r>
    </w:p>
    <w:p w14:paraId="6DD1C8CB" w14:textId="77777777" w:rsidR="00792889" w:rsidRDefault="00792889" w:rsidP="00792889">
      <w:r>
        <w:t>Third, we include broader geographic controls in selected specifications, including total population, latitude and longitude, and county-based adjustments. These help account for large-scale regional gradients and spatially correlated unobservables. When we refer below to county-clustered standard errors, we mean that inference is adjusted for within-county error correlation rather than assuming each ZCTA contributes an independent disturbance.</w:t>
      </w:r>
    </w:p>
    <w:p w14:paraId="2410FC59" w14:textId="77777777" w:rsidR="00792889" w:rsidRDefault="00792889" w:rsidP="00792889">
      <w:r>
        <w:t>Fourth, we include electricity demand and infrastructure-context controls in later models. Annual electricity consumption serves as a proxy for underlying load and commercial activity, especially relevant for EV charging. Existing plant, wind, and storage assets are used as installed-energy-context proxies. They are informative about the local energy landscape, but they are not direct measures of grid infrastructure, feeder capacity, or hosting capacity.</w:t>
      </w:r>
    </w:p>
    <w:p w14:paraId="3AADABB0" w14:textId="77777777" w:rsidR="00792889" w:rsidRDefault="00792889" w:rsidP="00792889">
      <w:r>
        <w:t>Resource control differs by outcome, with each technology using the physical suitability measure that governs it: global horizontal irradiance for photovoltaics, heating and cooling degree days for storage and charging, and hub-height wind speed for wind. Holding one common resource control across all three would mis-specify at least two of them. Because the control differs, cross-technology comparison rests on the standardized scale and on the nested ladder, in which the control is held fixed within each outcome, rather than on an identical right-hand side.</w:t>
      </w:r>
    </w:p>
    <w:p w14:paraId="33A0521C" w14:textId="77777777" w:rsidR="00792889" w:rsidRDefault="00792889" w:rsidP="00792889">
      <w:pPr>
        <w:pStyle w:val="Heading2"/>
        <w:pPrChange w:id="20478" w:author="Claude" w:date="2026-10-21T00:00:00Z">
          <w:pPr>
            <w:pStyle w:val="Heading2"/>
            <w:numPr>
              <w:ilvl w:val="1"/>
              <w:numId w:val="11"/>
            </w:numPr>
          </w:pPr>
        </w:pPrChange>
      </w:pPr>
      <w:bookmarkStart w:id="22" w:name="_Ref_sec_m_baseline"/>
      <w:r>
        <w:t xml:space="preserve">Baseline </w:t>
      </w:r>
      <w:del w:id="20419" w:author="Claude" w:date="2026-10-21T00:00:00Z">
        <w:r>
          <w:delText xml:space="preserve">Regression Specification</w:delText>
        </w:r>
      </w:del>
      <w:ins w:id="20420" w:author="Claude" w:date="2026-10-21T00:00:00Z">
        <w:r>
          <w:t xml:space="preserve">regression specification</w:t>
        </w:r>
      </w:ins>
      <w:bookmarkEnd w:id="22"/>
    </w:p>
    <w:p w14:paraId="287AC77A" w14:textId="77777777" w:rsidR="00792889" w:rsidRDefault="00792889" w:rsidP="00792889">
      <w:r>
        <w:t>The main estimation approach is ordinary least squares regression using the transformed ZCTA-level deployment outcomes. The baseline specification is:</w:t>
      </w:r>
    </w:p>
    <w:p w14:paraId="09435BDB" w14:textId="77777777" w:rsidR="00792889" w:rsidRDefault="00792889" w:rsidP="00792889">
      <w:pPr>
        <w:tabs>
          <w:tab w:val="right" w:pos="10080"/>
        </w:tabs>
        <w:jc w:val="center"/>
      </w:pPr>
      <w:r>
        <w:rPr>
          <w:rFonts w:ascii="Cambria Math" w:hAnsi="Cambria Math"/>
          <w:sz w:val="18"/>
        </w:rPr>
        <w:t xml:space="preserve">y_z = β₀ + β₁ Income_z + β₂ Black_z + β₃ Hispanic_z + β₄ Asian_z + β₅ Poverty_z + γX_z + ε_z                                        </w:t>
      </w:r>
      <w:bookmarkStart w:id="23" w:name="_Ref_eq_baseline"/>
      <w:r>
        <w:rPr>
          <w:rFonts w:ascii="Cambria Math" w:hAnsi="Cambria Math"/>
          <w:sz w:val="18"/>
        </w:rPr>
        <w:t>(</w:t>
        <w:fldChar w:fldCharType="begin"/>
        <w:instrText xml:space="preserve"> SEQ Equation \* ARABIC </w:instrText>
        <w:fldChar w:fldCharType="separate"/>
        <w:t>4</w:t>
        <w:fldChar w:fldCharType="end"/>
        <w:t>)</w:t>
      </w:r>
      <w:bookmarkEnd w:id="23"/>
    </w:p>
    <w:p w14:paraId="78278D70" w14:textId="77777777" w:rsidR="00792889" w:rsidRDefault="00792889" w:rsidP="00792889">
      <w:r>
        <w:t xml:space="preserve">where y_z is the DER deployment outcome in ZCTA z, Income_z is log median household income, Black_z, Hispanic_z, and Asian_z are race/ethnicity population shares, Poverty_z is the ZCTA poverty rate, X_z is a vector of contextual controls for ZCTA z, and ε_z is the error term. Estimates of Equation </w:t>
        <w:fldChar w:fldCharType="begin"/>
        <w:instrText xml:space="preserve"> REF _Ref_eq_baseline \h </w:instrText>
        <w:fldChar w:fldCharType="separate"/>
        <w:t>(4)</w:t>
        <w:fldChar w:fldCharType="end"/>
        <w:t xml:space="preserve"> for the three headline outcomes are reported in Table 1.</w:t>
      </w:r>
    </w:p>
    <w:p w14:paraId="2069FA53" w14:textId="77777777" w:rsidR="00792889" w:rsidRDefault="00792889" w:rsidP="00792889">
      <w:r>
        <w:t xml:space="preserve">All models are estimated with heteroskedasticity-robust HC1 standard errors by default</w:t>
      </w:r>
      <w:del w:id="20421" w:author="Claude" w:date="2026-10-21T00:00:00Z">
        <w:r>
          <w:delText xml:space="preserve">. In plain language, HC1 means the standard errors are adjusted so</w:delText>
        </w:r>
      </w:del>
      <w:ins w:id="20422" w:author="Claude" w:date="2026-10-21T00:00:00Z">
        <w:r>
          <w:t xml:space="preserve">, which keep</w:t>
        </w:r>
      </w:ins>
      <w:r>
        <w:t xml:space="preserve"> inference </w:t>
      </w:r>
      <w:del w:id="20423" w:author="Claude" w:date="2026-10-21T00:00:00Z">
        <w:r>
          <w:delText xml:space="preserve">is less sensitive</w:delText>
        </w:r>
      </w:del>
      <w:ins w:id="20424" w:author="Claude" w:date="2026-10-21T00:00:00Z">
        <w:r>
          <w:t xml:space="preserve">robust</w:t>
        </w:r>
      </w:ins>
      <w:r>
        <w:t xml:space="preserve"> to unequal residual variance across ZCTAs. In selected specifications, we also cluster standard errors at the county level to allow for within-county correlation in errors. Because deployment in one ZCTA may be related to deployment in its neighbors, we also report Conley heteroskedasticity- and autocorrelation-consistent (HAC) standard errors [18], which allow residuals to be correlated across nearby areas rather than treating each ZCTA as independent. Spatially robust alternatives to both estimators are reported in Supplementary Table S19.</w:t>
      </w:r>
    </w:p>
    <w:p w14:paraId="1CB50690" w14:textId="77777777" w:rsidR="00792889" w:rsidRDefault="00792889" w:rsidP="00792889">
      <w:pPr>
        <w:pStyle w:val="Heading2"/>
      </w:pPr>
      <w:r>
        <w:lastRenderedPageBreak/>
        <w:t>Model series and nested cumulative ladder</w:t>
      </w:r>
    </w:p>
    <w:p w14:paraId="67C995EE" w14:textId="4E087D56" w:rsidR="00792889" w:rsidRDefault="00792889" w:rsidP="00792889">
      <w:r>
        <w:t xml:space="preserve">We estimate two complementary families of specifications. The first is a model series: each specification varies exactly one control block against a fixed core of income, race and ethnicity shares, poverty rate and the outcome-specific resource control. The blocks are education (Model 2A), housing value (Model 2B), housing structure (Model 2C), tenure (Model 2D), alternative climate and resource measures (Models 3A–3C), centered income-by-race interactions (Model 4, with Model 4R dropping the poverty control), utility fixed effects (Model 5, with Model 5C clustering by county), geographic controls (Models 6A–6B), infrastructure context (Model 7) and an electricity-demand proxy (Model 8). The series answers which single block moves which coefficient, not whether the blocks jointly absorb an effect. </w:t>
      </w:r>
      <w:del w:id="20425" w:author="Claude" w:date="2026-10-21T00:00:00Z">
        <w:r>
          <w:delText xml:space="preserve">Full specifications and coefficient tables are</w:delText>
        </w:r>
      </w:del>
      <w:ins w:id="20426" w:author="Claude" w:date="2026-10-21T00:00:00Z">
        <w:r>
          <w:t xml:space="preserve">Specifications are listed</w:t>
        </w:r>
      </w:ins>
      <w:r>
        <w:t xml:space="preserve"> in Supplementary Table </w:t>
      </w:r>
      <w:del w:id="20427" w:author="Claude" w:date="2026-10-21T00:00:00Z">
        <w:r>
          <w:delText xml:space="preserve">S18.</w:delText>
        </w:r>
      </w:del>
      <w:ins w:id="20428" w:author="Claude" w:date="2026-10-21T00:00:00Z">
        <w:r>
          <w:t xml:space="preserve">S1, and every coefficient is traced across the series in Supplementary Figs. S1 to S3.</w:t>
        </w:r>
      </w:ins>
    </w:p>
    <w:p w14:paraId="3B89C093" w14:textId="77777777" w:rsidR="00792889" w:rsidRDefault="00792889" w:rsidP="00792889">
      <w:r>
        <w:t>The second is a nested cumulative ladder in which each rung is a strict superset of the last: C1 adds nothing to the core; C2 adds educational attainment and median housing value; C3 adds ACS housing structure and tenure; C4 adds utility fixed effects; and C5 adds county fixed effects with county-clustered standard errors, dropping the ZCTA-level climate control that county fixed effects very nearly absorb. County and utility fixed effects are not stacked with climate in one design matrix. The model uses rows that exist on every variable used anywhere in the ladder, plus the minimum cluster-size filter, so N and cluster count are identical at every rung and coefficient movement reflects controls alone. A separate model adds the electricity-demand proxy and infrastructure capacity. Two further robustness families accompany the ladder. A specification curve fits every subset of the six confounder blocks — 48 of the 64 combinations, excluding those that stack county and utility fixed effects together — and records, for each focal term, in how many specifications it is significant and same-signed as the median. Oster δ bounds compare the core specification with the saturated one, with R² max set to 1.3 times the saturated R², capped at one; δ is reported only where adding controls attenuates the coefficient, since the bound is not interpretable otherwise.</w:t>
      </w:r>
    </w:p>
    <w:p w14:paraId="2EAD9D92" w14:textId="77777777" w:rsidR="00792889" w:rsidRDefault="00792889" w:rsidP="00792889">
      <w:pPr>
        <w:pStyle w:val="Heading2"/>
        <w:pPrChange w:id="20479" w:author="Claude" w:date="2026-10-21T00:00:00Z">
          <w:pPr>
            <w:pStyle w:val="Heading2"/>
            <w:numPr>
              <w:ilvl w:val="1"/>
              <w:numId w:val="11"/>
            </w:numPr>
          </w:pPr>
        </w:pPrChange>
      </w:pPr>
      <w:bookmarkStart w:id="24" w:name="_Ref_sec_m_estimation"/>
      <w:r>
        <w:t xml:space="preserve">Estimation and </w:t>
      </w:r>
      <w:del w:id="20429" w:author="Claude" w:date="2026-10-21T00:00:00Z">
        <w:r>
          <w:delText xml:space="preserve">Inference</w:delText>
        </w:r>
      </w:del>
      <w:ins w:id="20430" w:author="Claude" w:date="2026-10-21T00:00:00Z">
        <w:r>
          <w:t xml:space="preserve">inference</w:t>
        </w:r>
      </w:ins>
      <w:bookmarkEnd w:id="24"/>
    </w:p>
    <w:p w14:paraId="5582BF88" w14:textId="77777777" w:rsidR="00792889" w:rsidRDefault="00792889" w:rsidP="00792889">
      <w:r>
        <w:t>The main quantities of interest are the coefficients on the race/ethnicity variables and how those coefficients change across specifications. We compare both the direction and relative magnitude of these coefficients across solar PV, storage, and EV charging outcomes. The interpretation is comparative rather than at the individual level. A negative coefficient on a racial/ethnic population share does not imply anything about the behavior of an individual resident. Instead, it indicates that ZCTA areas with larger shares of that population tend to have lower DER deployment intensity, conditional on the model's controls. If the coefficient decreases after additional controls are added, that suggests part of the disparity is explained by those factors. This comparison across DERs is central to the paper. If the same communities appear underserved across multiple technologies, that points to broader structural inequities in the clean energy transition. If the patterns differ by technology, that suggests more technology-specific barriers.</w:t>
      </w:r>
    </w:p>
    <w:p w14:paraId="13FAA7EA" w14:textId="77777777" w:rsidR="00792889" w:rsidRDefault="00792889" w:rsidP="00792889">
      <w:pPr>
        <w:pStyle w:val="Heading2"/>
        <w:ind w:hanging="540"/>
        <w:pPrChange w:id="20480" w:author="Claude" w:date="2026-10-21T00:00:00Z">
          <w:pPr>
            <w:pStyle w:val="Heading2"/>
            <w:numPr>
              <w:ilvl w:val="1"/>
              <w:numId w:val="11"/>
            </w:numPr>
            <w:ind w:hanging="540"/>
          </w:pPr>
        </w:pPrChange>
      </w:pPr>
      <w:bookmarkStart w:id="25" w:name="_Ref_sec_m_robustness"/>
      <w:r>
        <w:t xml:space="preserve">Robustness and </w:t>
      </w:r>
      <w:del w:id="20431" w:author="Claude" w:date="2026-10-21T00:00:00Z">
        <w:r>
          <w:delText xml:space="preserve">Diagnostic Checks</w:delText>
        </w:r>
      </w:del>
      <w:ins w:id="20432" w:author="Claude" w:date="2026-10-21T00:00:00Z">
        <w:r>
          <w:t xml:space="preserve">diagnostic checks</w:t>
        </w:r>
      </w:ins>
      <w:bookmarkEnd w:id="25"/>
    </w:p>
    <w:p w14:paraId="120877E1" w14:textId="77777777" w:rsidR="00792889" w:rsidRDefault="00792889" w:rsidP="00792889">
      <w:r>
        <w:t xml:space="preserve">In addition to the </w:t>
      </w:r>
      <w:del w:id="20433" w:author="Claude" w:date="2026-10-21T00:00:00Z">
        <w:r>
          <w:delText xml:space="preserve">main regression</w:delText>
        </w:r>
      </w:del>
      <w:ins w:id="20434" w:author="Claude" w:date="2026-10-21T00:00:00Z">
        <w:r>
          <w:t xml:space="preserve">model series and nested</w:t>
        </w:r>
      </w:ins>
      <w:r>
        <w:t xml:space="preserve"> ladder, we conduct several supporting checks. We examine variance inflation factors (VIFs) to monitor multicollinearity across specifications (Supplementary Table S17), compare alternative climate and resource control blocks to test the stability of the results, estimate county-clustered standard errors to assess whether statistical significance is sensitive to local spatial clustering, and generate descriptive maps, distribution plots, and coefficient comparison figures to visualize both the raw patterns and the modeled results (</w:t>
      </w:r>
      <w:del w:id="20435" w:author="Claude" w:date="2026-10-21T00:00:00Z">
        <w:r>
          <w:delText xml:space="preserve">Figure</w:delText>
        </w:r>
      </w:del>
      <w:ins w:id="20436" w:author="Claude" w:date="2026-10-21T00:00:00Z">
        <w:r>
          <w:t xml:space="preserve">Fig.</w:t>
        </w:r>
      </w:ins>
      <w:r>
        <w:t xml:space="preserve"> 1, Supplementary Fig. S8, and </w:t>
      </w:r>
      <w:del w:id="20437" w:author="Claude" w:date="2026-10-21T00:00:00Z">
        <w:r>
          <w:delText xml:space="preserve">Figure</w:delText>
        </w:r>
      </w:del>
      <w:ins w:id="20438" w:author="Claude" w:date="2026-10-21T00:00:00Z">
        <w:r>
          <w:t xml:space="preserve">Fig.</w:t>
        </w:r>
      </w:ins>
      <w:r>
        <w:t xml:space="preserve"> 2). Residual spatial dependence and spatially robust inference are examined in </w:t>
      </w:r>
      <w:del w:id="20439" w:author="Claude" w:date="2026-10-21T00:00:00Z">
        <w:r>
          <w:delText xml:space="preserve">Statistical robustness and diagnostics</w:delText>
        </w:r>
      </w:del>
      <w:ins w:id="20440" w:author="Claude" w:date="2026-10-21T00:00:00Z">
        <w:r>
          <w:t xml:space="preserve">Supplementary Note S12</w:t>
        </w:r>
      </w:ins>
      <w:r>
        <w:t xml:space="preserve"> (Supplementary </w:t>
      </w:r>
      <w:del w:id="20441" w:author="Claude" w:date="2026-10-21T00:00:00Z">
        <w:r>
          <w:delText xml:space="preserve">Table</w:delText>
        </w:r>
      </w:del>
      <w:ins w:id="20442" w:author="Claude" w:date="2026-10-21T00:00:00Z">
        <w:r>
          <w:t xml:space="preserve">Tables</w:t>
        </w:r>
      </w:ins>
      <w:r>
        <w:t xml:space="preserve"> S18 and </w:t>
      </w:r>
      <w:del w:id="20443" w:author="Claude" w:date="2026-10-21T00:00:00Z">
        <w:r>
          <w:delText xml:space="preserve">Supplementary Table </w:delText>
        </w:r>
      </w:del>
      <w:r>
        <w:t xml:space="preserve">S19).</w:t>
      </w:r>
    </w:p>
    <w:p w14:paraId="69EBAB3B" w14:textId="77777777" w:rsidR="00792889" w:rsidRDefault="00792889" w:rsidP="00792889">
      <w:r>
        <w:t xml:space="preserve">VIF screening informs the model inventory, but it is not used as a rigid mechanical inclusion rule. Some richer specifications show elevated VIF values (Supplementary Table S17), especially once multiple SES and contextual controls are introduced. We retain predictors when they correspond to substantively distinct constructs that are central to the modeling objective rather than treating any moderate VIF increase as evidence that the model is unusable. The relevant question for this paper is therefore whether the coefficients of interest remain interpretable and stable, not whether every rich specification minimizes collinearity by design.</w:t>
      </w:r>
    </w:p>
    <w:p w14:paraId="1114F4FE" w14:textId="77777777" w:rsidR="00792889" w:rsidRDefault="00792889" w:rsidP="00792889">
      <w:r>
        <w:t xml:space="preserve">In exploratory analysis, we compare linear specifications to more flexible predictive models, including polynomial regression, random forest, and gradient-boosted trees, using cross-validation (Supplementary Fig. S14, Supplementary Fig. S15, and Supplementary Fig. S16). These models are not the basis for the paper’s main claims. Instead, they serve as a diagnostic check for whether simple linear models miss strong nonlinear structure. The substantive conclusions </w:t>
      </w:r>
      <w:del w:id="20444" w:author="Claude" w:date="2026-10-21T00:00:00Z">
        <w:r>
          <w:delText xml:space="preserve">or main real-world takeaways are directly supported by</w:delText>
        </w:r>
      </w:del>
      <w:ins w:id="20445" w:author="Claude" w:date="2026-10-21T00:00:00Z">
        <w:r>
          <w:t xml:space="preserve">rest on</w:t>
        </w:r>
      </w:ins>
      <w:r>
        <w:t xml:space="preserve"> the interpretable OLS results.</w:t>
      </w:r>
    </w:p>
    <w:p w14:paraId="6C075FBB" w14:textId="77777777" w:rsidR="00792889" w:rsidRDefault="00792889" w:rsidP="00792889">
      <w:r>
        <w:t>Four additional checks are reported in the Supplementary Information. Poisson pseudo-maximum-likelihood models fitted to raw counts with a population offset address the zero-inflation that a log(1 + rate) transformation handles only implicitly. Population-weighted estimates test whether unweighted ZCTA regressions are driven by small areas. A spatial error model with eight-nearest-neighbor weights addresses spatially structured omitted variables, which Conley standard errors correct for in inference but not in the conditional mean. Finally, because six outcomes are estimated across a series of specifications, individual p-values close to conventional thresholds should not be read in isolation; the specification curve and the Oster bounds are reported precisely so that robustness does not rest on any single test.</w:t>
      </w:r>
    </w:p>
    <w:p w14:paraId="71F07042" w14:textId="77777777" w:rsidR="00792889" w:rsidRDefault="00792889" w:rsidP="00792889">
      <w:r>
        <w:t xml:space="preserve">The per-capita energy affordability gap is the California Energy Commission affordability-gap series divided by ZCTA population, entered as log(1 + gap per capita). Its distribution is severely skewed — median about $75, maximum above $236,000, with the top 100 ZCTAs accounting for 92 percent of the statewide total — which we attribute to error in the source series. Main-text affordability estimates exclude the 134 ZCTAs above $1,000 per capita; full-sample estimates are in Supplementary Table </w:t>
      </w:r>
      <w:del w:id="20446" w:author="Claude" w:date="2026-10-21T00:00:00Z">
        <w:r>
          <w:delText xml:space="preserve">S12</w:delText>
        </w:r>
      </w:del>
      <w:ins w:id="20447" w:author="Claude" w:date="2026-10-21T00:00:00Z">
        <w:r>
          <w:t xml:space="preserve">S11</w:t>
        </w:r>
      </w:ins>
      <w:r>
        <w:t xml:space="preserve">. Mean energy burden in the matched sample is about 2.2 percent, below commonly cited household energy-burden estimates because the Commission series covers electricity costs rather than total household energy expenditure, and it should be read as a relative affordability-stress index rather than a total-burden measure.</w:t>
      </w:r>
    </w:p>
    <w:p w14:paraId="300F8066" w14:textId="77777777" w:rsidR="00792889" w:rsidRDefault="00792889" w:rsidP="00792889">
      <w:pPr>
        <w:pStyle w:val="Heading2"/>
        <w:ind w:hanging="540"/>
        <w:jc w:val="both"/>
        <w:pPrChange w:id="20481" w:author="Claude" w:date="2026-10-21T00:00:00Z">
          <w:pPr>
            <w:pStyle w:val="Heading2"/>
            <w:numPr>
              <w:ilvl w:val="1"/>
              <w:numId w:val="11"/>
            </w:numPr>
            <w:ind w:hanging="540"/>
            <w:jc w:val="both"/>
          </w:pPr>
        </w:pPrChange>
      </w:pPr>
      <w:bookmarkStart w:id="26" w:name="_Ref_sec_limitations"/>
      <w:del w:id="20448" w:author="Claude" w:date="2026-10-21T00:00:00Z">
        <w:r>
          <w:delText xml:space="preserve">Methodological </w:delText>
        </w:r>
      </w:del>
      <w:r>
        <w:t xml:space="preserve">Limitations</w:t>
      </w:r>
      <w:bookmarkEnd w:id="26"/>
    </w:p>
    <w:p w14:paraId="5DBD9C99" w14:textId="77777777" w:rsidR="00792889" w:rsidRDefault="00792889" w:rsidP="00792889">
      <w:r>
        <w:t>This study identifies area-level conditional associations, not causal effects. Area-level housing structure and tenure are observed in Models 2C and 2D, but unmeasured confounding may remain around household tenancy, roof suitability, installer availability, local permitting, program participation, and technology-specific incentive access.</w:t>
      </w:r>
    </w:p>
    <w:p w14:paraId="4E2D87BA" w14:textId="77777777" w:rsidR="00792889" w:rsidRDefault="00792889" w:rsidP="00792889">
      <w:r>
        <w:t xml:space="preserve">Additionally, using ZCTA geography is a practical strength for harmonizing multiple datasets, but it also introduces limitations. ZCTAs can blur substantial within-area heterogeneity, and ecological inference problems remain. The analysis therefore cannot describe the behavior of individual households or residents. In addition, some raw source files required spatial assignment from latitude and longitude, manual ZIP corrections, or source-specific cleaning decisions, all of which may introduce measurement error. For EV chargers specifically, rows without valid source ZIPs are excluded from ZCTA outcomes rather than rescued from coordinates (see Dataset construction</w:t>
      </w:r>
      <w:ins w:id="20449" w:author="Claude" w:date="2026-10-21T00:00:00Z">
        <w:r>
          <w:t xml:space="preserve"> and sample</w:t>
        </w:r>
      </w:ins>
      <w:r>
        <w:t xml:space="preserve">), so the charger outcomes should be interpreted as valid-source-ZIP charger records.</w:t>
      </w:r>
    </w:p>
    <w:p w14:paraId="43BCC4DC" w14:textId="77777777" w:rsidR="00792889" w:rsidRDefault="00792889" w:rsidP="00792889">
      <w:r>
        <w:t xml:space="preserve">There are also technology-specific measurement limitations. Aggregate charger counts mix charger types and host contexts that may not represent equivalent forms of access. The charger-type decomposition (Supplementary Table S4 and </w:t>
      </w:r>
      <w:del w:id="20450" w:author="Claude" w:date="2026-10-21T00:00:00Z">
        <w:r>
          <w:delText xml:space="preserve">Figure 2</w:delText>
        </w:r>
      </w:del>
      <w:ins w:id="20451" w:author="Claude" w:date="2026-10-21T00:00:00Z">
        <w:r>
          <w:t xml:space="preserve">Fig. 4</w:t>
        </w:r>
      </w:ins>
      <w:r>
        <w:t xml:space="preserve">) helps, but even that does not fully distinguish residential, workplace, corridor, and municipal use cases. Wind outcomes are also less directly comparable to behind-the-meter technologies, which is why the paper treats wind capacity as supplementary context rather than a headline equity result (Supplementary Note S10; Supplementary Fig. S13).</w:t>
      </w:r>
    </w:p>
    <w:p w14:paraId="3BD9010A" w14:textId="77777777" w:rsidR="00792889" w:rsidRDefault="00792889" w:rsidP="00792889">
      <w:r>
        <w:t>Finally, the paper is a California 2023 cross-sectional snapshot. The results may not generalize mechanically to other states, years, or regulatory contexts. Future work would benefit from longitudinal analysis, property- or household-level tenancy and roof-suitability measures, direct data on technology-specific access mechanisms, and place-based measures such as transit and corridor intensity.</w:t>
      </w:r>
    </w:p>
    <w:p w14:paraId="0F09C3AA" w14:textId="77777777" w:rsidR="00792889" w:rsidRDefault="00792889" w:rsidP="00792889">
      <w:r>
        <w:t xml:space="preserve">The supplementary information reports the specifications and robustness evidence behind these results as thirteen notes. Supplementary Note S1 defines every specification in the model series and traces each coefficient across it (Supplementary Figs. S1 to S3, Supplementary Table S1); Note S2 the nested cumulative ladder</w:t>
      </w:r>
      <w:ins w:id="20452" w:author="Claude" w:date="2026-10-21T00:00:00Z">
        <w:r>
          <w:t xml:space="preserve"> (Supplementary Fig. S4, Supplementary Tables S5 and S6)</w:t>
        </w:r>
      </w:ins>
      <w:r>
        <w:t xml:space="preserve">; Note S3 the specification curve (Supplementary Fig. S5); Note S4 the Oster bounds (Supplementary Table S7); and Note S5 the alternative functional form, weighting and spatial specifications (Supplementary </w:t>
      </w:r>
      <w:del w:id="20453" w:author="Claude" w:date="2026-10-21T00:00:00Z">
        <w:r>
          <w:delText xml:space="preserve">Table S9</w:delText>
        </w:r>
      </w:del>
      <w:ins w:id="20454" w:author="Claude" w:date="2026-10-21T00:00:00Z">
        <w:r>
          <w:t xml:space="preserve">Tables S8 to S10</w:t>
        </w:r>
      </w:ins>
      <w:r>
        <w:t xml:space="preserve">). Note S6 reports the housing-attenuation coefficients</w:t>
      </w:r>
      <w:ins w:id="20455" w:author="Claude" w:date="2026-10-21T00:00:00Z">
        <w:r>
          <w:t xml:space="preserve"> (Supplementary Table S2)</w:t>
        </w:r>
      </w:ins>
      <w:r>
        <w:t xml:space="preserve">, Note S7 the descriptive gradients and raw distributions (Supplementary Figs. S6 to S8), Note S8 the exploratory neighborhood typology (Supplementary Fig. S9, Supplementary Table S16), Note S9 the energy-burden and affordability models (Supplementary Figs. S10 to S12), and Note S10 the wind comparison (Supplementary Fig. S13). Note S11 reports the cross-validated predictive model comparisons and spatial residual maps (Supplementary Figs. S14 to S17); Note S12 the multicollinearity, spatial-autocorrelation and spatially robust standard-error diagnostics (Supplementary Tables S17 to S19); and Note S13 the data-construction decisions, including zero shares by outcome, the storage customer-sector sensitivity, variable definitions</w:t>
      </w:r>
      <w:del w:id="20456" w:author="Claude" w:date="2026-10-21T00:00:00Z">
        <w:r>
          <w:delText xml:space="preserve"> and</w:delText>
        </w:r>
      </w:del>
      <w:ins w:id="20457" w:author="Claude" w:date="2026-10-21T00:00:00Z">
        <w:r>
          <w:t xml:space="preserve">,</w:t>
        </w:r>
      </w:ins>
      <w:r>
        <w:t xml:space="preserve"> summary statistics</w:t>
      </w:r>
      <w:ins w:id="20458" w:author="Claude" w:date="2026-10-21T00:00:00Z">
        <w:r>
          <w:t xml:space="preserve">, predictor standard deviations and charger-subtype estimates</w:t>
        </w:r>
      </w:ins>
      <w:r>
        <w:t xml:space="preserve"> (Supplementary Tables</w:t>
      </w:r>
      <w:ins w:id="20459" w:author="Claude" w:date="2026-10-21T00:00:00Z">
        <w:r>
          <w:t xml:space="preserve"> S3, S4 and</w:t>
        </w:r>
      </w:ins>
      <w:r>
        <w:t xml:space="preserve"> S12 to S15).</w:t>
      </w:r>
    </w:p>
    <w:p w14:paraId="04A3FADF" w14:textId="77777777" w:rsidR="00792889" w:rsidRDefault="00792889" w:rsidP="00792889">
      <w:pPr>
        <w:pStyle w:val="Heading1"/>
      </w:pPr>
      <w:r>
        <w:t>Data availability</w:t>
      </w:r>
    </w:p>
    <w:p w14:paraId="21DBF3A3" w14:textId="77777777" w:rsidR="00792889" w:rsidRDefault="00792889" w:rsidP="00792889">
      <w:r>
        <w:t>The harmonized ZCTA analysis dataset is deposited at Zenodo under CC-BY-4.0 [DOI to be inserted before submission]. All underlying sources are public and are listed in the Supplementary Information.</w:t>
      </w:r>
    </w:p>
    <w:p w14:paraId="0E1E77A7" w14:textId="77777777" w:rsidR="00792889" w:rsidRDefault="00792889" w:rsidP="00792889">
      <w:pPr>
        <w:pStyle w:val="Heading1"/>
      </w:pPr>
      <w:r>
        <w:t>Code availability</w:t>
      </w:r>
    </w:p>
    <w:p w14:paraId="41E1076D" w14:textId="715A13DF" w:rsidR="00792889" w:rsidRDefault="00792889" w:rsidP="00792889">
      <w:r>
        <w:t xml:space="preserve">Data-construction and analysis code is available at </w:t>
      </w:r>
      <w:hyperlink r:id="rId16" w:history="1">
        <w:r>
          <w:rPr>
            <w:rStyle w:val="Hyperlink"/>
          </w:rPr>
          <w:t>https://github.com/vineetjnair9/distributed-energy-resources-equity-CA</w:t>
        </w:r>
      </w:hyperlink>
      <w:r>
        <w:t xml:space="preserve"> under the MIT License.</w:t>
      </w:r>
    </w:p>
    <w:p w14:paraId="70E6BE8E" w14:textId="77777777" w:rsidR="00792889" w:rsidRDefault="00792889" w:rsidP="00792889">
      <w:pPr>
        <w:pStyle w:val="Heading1"/>
      </w:pPr>
      <w:r>
        <w:t>Author contributions</w:t>
      </w:r>
    </w:p>
    <w:p w14:paraId="5F29453F" w14:textId="77777777" w:rsidR="00792889" w:rsidRDefault="00792889" w:rsidP="00792889">
      <w:r>
        <w:t>[To be completed.]</w:t>
      </w:r>
    </w:p>
    <w:p w14:paraId="4D525EDF" w14:textId="77777777" w:rsidR="00792889" w:rsidRDefault="00792889" w:rsidP="00792889">
      <w:pPr>
        <w:pStyle w:val="Heading1"/>
      </w:pPr>
      <w:r>
        <w:t>Competing interests</w:t>
      </w:r>
    </w:p>
    <w:p w14:paraId="6C0E7ACF" w14:textId="77777777" w:rsidR="00792889" w:rsidRDefault="00792889" w:rsidP="00792889">
      <w:r>
        <w:t>The authors declare no competing interests.</w:t>
      </w:r>
    </w:p>
    <w:p w14:paraId="028A4353" w14:textId="77777777" w:rsidR="00792889" w:rsidRDefault="00792889" w:rsidP="00792889">
      <w:pPr>
        <w:pStyle w:val="Heading1"/>
      </w:pPr>
      <w:r>
        <w:t>Acknowledgements</w:t>
      </w:r>
    </w:p>
    <w:p w14:paraId="0D457ED4" w14:textId="77777777" w:rsidR="00792889" w:rsidRDefault="00792889" w:rsidP="00792889">
      <w:r>
        <w:t>[To be completed.]</w:t>
      </w:r>
    </w:p>
    <w:p w14:paraId="3E1F3CEC" w14:textId="77777777" w:rsidR="00792889" w:rsidRDefault="00792889" w:rsidP="00792889">
      <w:pPr>
        <w:pStyle w:val="Heading1"/>
      </w:pPr>
      <w:r>
        <w:lastRenderedPageBreak/>
        <w:t>References</w:t>
      </w:r>
    </w:p>
    <w:sdt>
      <w:sdtPr>
        <w:rPr>
          <w:rFonts w:cs="Times New Roman"/>
          <w:color w:val="000000"/>
        </w:rPr>
        <w:tag w:val="MENDELEY_BIBLIOGRAPHY"/>
        <w:id w:val="-1455015959"/>
      </w:sdtPr>
      <w:sdtContent>
        <w:p w14:paraId="4F70F327" w14:textId="0E014F63" w:rsidR="00792889" w:rsidRPr="005C73E3" w:rsidRDefault="00792889" w:rsidP="00792889">
          <w:pPr>
            <w:autoSpaceDE w:val="0"/>
            <w:autoSpaceDN w:val="0"/>
            <w:ind w:hanging="640"/>
            <w:rPr>
              <w:rFonts w:eastAsia="Times New Roman" w:cs="Times New Roman"/>
              <w:color w:val="000000"/>
              <w:szCs w:val="24"/>
            </w:rPr>
          </w:pPr>
          <w:r>
            <w:rPr>
              <w:rFonts w:eastAsia="Times New Roman" w:cs="Times New Roman"/>
              <w:color w:val="000000"/>
            </w:rPr>
            <w:t xml:space="preserve">[1] B. R. Lukanov and E. M. Krieger, “Distributed solar and environmental justice: Exploring the demographic and socio-economic trends of residential PV adoption in California,” Energy Policy, vol. 134, 2019, doi:10.1016/j.enpol.2019.110935.</w:t>
            <w:tab/>
          </w:r>
          <w:hyperlink r:id="rId17" w:history="1"/>
        </w:p>
        <w:p w14:paraId="3B2D1063" w14:textId="18E46B9E" w:rsidR="00792889" w:rsidRPr="005C73E3" w:rsidRDefault="00792889" w:rsidP="00792889">
          <w:pPr>
            <w:autoSpaceDE w:val="0"/>
            <w:autoSpaceDN w:val="0"/>
            <w:ind w:hanging="640"/>
            <w:rPr>
              <w:rFonts w:eastAsia="Times New Roman" w:cs="Times New Roman"/>
              <w:color w:val="000000"/>
            </w:rPr>
          </w:pPr>
          <w:bookmarkStart w:id="27" w:name="_Ref_bib2"/>
          <w:r>
            <w:rPr>
              <w:rFonts w:eastAsia="Times New Roman" w:cs="Times New Roman"/>
              <w:color w:val="000000"/>
            </w:rPr>
            <w:t xml:space="preserve">[2] D. A. Sunter, S. Castellanos, and D. M. Kammen, “Disparities in rooftop photovoltaics deployment in the United States by race and ethnicity,” Nat. Sustain., vol. 2, no. 1, pp. 71–76, Jan. 2019, doi:10.1038/s41893-018-0204-z.</w:t>
            <w:tab/>
          </w:r>
          <w:hyperlink r:id="rId18" w:history="1"/>
          <w:bookmarkEnd w:id="27"/>
        </w:p>
        <w:p w14:paraId="4ADA6B0C" w14:textId="40F1D77B" w:rsidR="00792889" w:rsidRPr="005C73E3" w:rsidRDefault="00792889" w:rsidP="00792889">
          <w:pPr>
            <w:autoSpaceDE w:val="0"/>
            <w:autoSpaceDN w:val="0"/>
            <w:ind w:hanging="640"/>
            <w:rPr>
              <w:rFonts w:eastAsia="Times New Roman" w:cs="Times New Roman"/>
              <w:color w:val="000000"/>
            </w:rPr>
          </w:pPr>
          <w:bookmarkStart w:id="28" w:name="_Ref_bib3"/>
          <w:r>
            <w:rPr>
              <w:rFonts w:eastAsia="Times New Roman" w:cs="Times New Roman"/>
              <w:color w:val="000000"/>
            </w:rPr>
            <w:t xml:space="preserve">[3] L. Kurdgelashvili, C. H. Shih, F. Yang, and M. Garg, “An empirical analysis of county-level residential PV adoption in California,” Technol. Forecast. Soc. Change, vol. 139, 2019, doi:10.1016/j.techfore.2018.11.021.</w:t>
            <w:tab/>
          </w:r>
          <w:hyperlink r:id="rId19" w:history="1"/>
          <w:bookmarkEnd w:id="28"/>
        </w:p>
        <w:p w14:paraId="38499755" w14:textId="5ACE8C86" w:rsidR="00792889" w:rsidRPr="005C73E3" w:rsidRDefault="00792889" w:rsidP="00792889">
          <w:pPr>
            <w:autoSpaceDE w:val="0"/>
            <w:autoSpaceDN w:val="0"/>
            <w:ind w:hanging="640"/>
            <w:rPr>
              <w:rFonts w:eastAsia="Times New Roman" w:cs="Times New Roman"/>
              <w:color w:val="000000"/>
            </w:rPr>
          </w:pPr>
          <w:bookmarkStart w:id="29" w:name="_Ref_bib4"/>
          <w:r>
            <w:rPr>
              <w:rFonts w:eastAsia="Times New Roman" w:cs="Times New Roman"/>
              <w:color w:val="000000"/>
            </w:rPr>
            <w:t xml:space="preserve">[4] T. G. Reames, “Distributional disparities in residential rooftop solar potential and penetration in four cities in the United States,” Energy Res. Soc. Sci., vol. 69, p. 101612, Nov. 2020, doi:10.1016/J.ERSS.2020.101612.</w:t>
            <w:tab/>
          </w:r>
          <w:hyperlink r:id="rId20" w:history="1"/>
          <w:bookmarkEnd w:id="29"/>
        </w:p>
        <w:p w14:paraId="7A3F67E6" w14:textId="40A37BBB" w:rsidR="00792889" w:rsidRPr="005C73E3" w:rsidRDefault="00792889" w:rsidP="00792889">
          <w:pPr>
            <w:autoSpaceDE w:val="0"/>
            <w:autoSpaceDN w:val="0"/>
            <w:ind w:hanging="640"/>
            <w:rPr>
              <w:rFonts w:eastAsia="Times New Roman" w:cs="Times New Roman"/>
              <w:color w:val="000000"/>
            </w:rPr>
          </w:pPr>
          <w:bookmarkStart w:id="30" w:name="_Ref_bib5"/>
          <w:r>
            <w:rPr>
              <w:rFonts w:eastAsia="Times New Roman" w:cs="Times New Roman"/>
              <w:color w:val="000000"/>
            </w:rPr>
            <w:t xml:space="preserve">[5] N. R. Darghouth, E. O’Shaughnessy, S. Forrester, and G. Barbose, “Characterizing local rooftop solar adoption inequity in the US,” Environmental Research Letters, vol. 17, no. 3, p. 034028, Feb. 2022, doi:10.1088/1748-9326/AC4FDC.</w:t>
            <w:tab/>
          </w:r>
          <w:hyperlink r:id="rId21" w:history="1"/>
          <w:bookmarkEnd w:id="30"/>
        </w:p>
        <w:p w14:paraId="6D81E274" w14:textId="634F4B46" w:rsidR="00792889" w:rsidRPr="005C73E3" w:rsidRDefault="00792889" w:rsidP="00792889">
          <w:pPr>
            <w:autoSpaceDE w:val="0"/>
            <w:autoSpaceDN w:val="0"/>
            <w:ind w:hanging="640"/>
            <w:rPr>
              <w:rFonts w:eastAsia="Times New Roman" w:cs="Times New Roman"/>
              <w:color w:val="000000"/>
            </w:rPr>
          </w:pPr>
          <w:bookmarkStart w:id="31" w:name="_Ref_bib6"/>
          <w:r>
            <w:rPr>
              <w:rFonts w:eastAsia="Times New Roman" w:cs="Times New Roman"/>
              <w:color w:val="000000"/>
            </w:rPr>
            <w:t xml:space="preserve">[6] C. Sigrist, A. Lechowicz, J. Champ, N. Bashir, and M. Hajiesmaili, “Lost in Siting: The Hidden Carbon Cost of Inequitable Residential Solar Installations,” Jan. 2025, [Online]. Available:http://arxiv.org/abs/2501.13868</w:t>
            <w:tab/>
          </w:r>
          <w:hyperlink r:id="rId22" w:history="1"/>
          <w:bookmarkEnd w:id="31"/>
        </w:p>
        <w:p w14:paraId="2AD97EBE" w14:textId="7407B31D" w:rsidR="00792889" w:rsidRPr="005C73E3" w:rsidRDefault="00792889" w:rsidP="00792889">
          <w:pPr>
            <w:autoSpaceDE w:val="0"/>
            <w:autoSpaceDN w:val="0"/>
            <w:ind w:hanging="640"/>
            <w:rPr>
              <w:rFonts w:eastAsia="Times New Roman" w:cs="Times New Roman"/>
              <w:color w:val="000000"/>
            </w:rPr>
          </w:pPr>
          <w:bookmarkStart w:id="32" w:name="_Ref_bib7"/>
          <w:r>
            <w:rPr>
              <w:rFonts w:eastAsia="Times New Roman" w:cs="Times New Roman"/>
              <w:color w:val="000000"/>
            </w:rPr>
            <w:t xml:space="preserve">[7] A. Drehobl, L. Ross, R. Ayala, A. Zaman, and J. Amann, “How high are household energy burdens? An assessment of national and metropolitan energy burden across the United States,” American Council for an Energy-Efficient Economy, Report U2006, Sep. 2020.</w:t>
            <w:tab/>
          </w:r>
          <w:bookmarkEnd w:id="32"/>
        </w:p>
        <w:p w14:paraId="74E00993" w14:textId="666F54F2" w:rsidR="00792889" w:rsidRPr="005C73E3" w:rsidRDefault="00792889" w:rsidP="00792889">
          <w:pPr>
            <w:autoSpaceDE w:val="0"/>
            <w:autoSpaceDN w:val="0"/>
            <w:ind w:hanging="640"/>
            <w:rPr>
              <w:rFonts w:eastAsia="Times New Roman" w:cs="Times New Roman"/>
              <w:color w:val="000000"/>
            </w:rPr>
          </w:pPr>
          <w:bookmarkStart w:id="33" w:name="_Ref_bib8"/>
          <w:r>
            <w:rPr>
              <w:rFonts w:eastAsia="Times New Roman" w:cs="Times New Roman"/>
              <w:color w:val="000000"/>
            </w:rPr>
            <w:t xml:space="preserve">[8] The Greenlining Institute, “Demystifying Equity in California’s Energy Grid Transition,” Jul. 25, 2024. [Online]. Available:https://greenlining.org/2024/demystifying-equity-in-californias-energy-grid-transition/</w:t>
            <w:tab/>
          </w:r>
          <w:hyperlink r:id="rId23" w:history="1"/>
          <w:bookmarkEnd w:id="33"/>
        </w:p>
        <w:p w14:paraId="51DC4257" w14:textId="581ABA07" w:rsidR="00792889" w:rsidRPr="005C73E3" w:rsidRDefault="00792889" w:rsidP="00792889">
          <w:pPr>
            <w:autoSpaceDE w:val="0"/>
            <w:autoSpaceDN w:val="0"/>
            <w:ind w:hanging="640"/>
            <w:rPr>
              <w:rFonts w:eastAsia="Times New Roman" w:cs="Times New Roman"/>
              <w:color w:val="000000"/>
            </w:rPr>
          </w:pPr>
          <w:bookmarkStart w:id="34" w:name="_Ref_bib9"/>
          <w:r>
            <w:rPr>
              <w:rFonts w:eastAsia="Times New Roman" w:cs="Times New Roman"/>
              <w:color w:val="000000"/>
            </w:rPr>
            <w:t xml:space="preserve">[9] T. Light, E. McIntosh, and O. Stephenson, “Advancing Equity in Access to Distributed Energy Resources in California,” Journal of Science Policy &amp; Governance, 2022, doi:10.38126/jspg200106.</w:t>
            <w:tab/>
          </w:r>
          <w:hyperlink r:id="rId24" w:history="1"/>
          <w:bookmarkEnd w:id="34"/>
        </w:p>
        <w:p w14:paraId="09E9D9B4" w14:textId="145F90E3" w:rsidR="00792889" w:rsidRPr="005C73E3" w:rsidRDefault="00792889" w:rsidP="00792889">
          <w:pPr>
            <w:autoSpaceDE w:val="0"/>
            <w:autoSpaceDN w:val="0"/>
            <w:ind w:hanging="640"/>
            <w:rPr>
              <w:rFonts w:eastAsia="Times New Roman" w:cs="Times New Roman"/>
              <w:color w:val="000000"/>
            </w:rPr>
          </w:pPr>
          <w:bookmarkStart w:id="35" w:name="_Ref_bib10"/>
          <w:r>
            <w:rPr>
              <w:rFonts w:eastAsia="Times New Roman" w:cs="Times New Roman"/>
              <w:color w:val="000000"/>
            </w:rPr>
            <w:t xml:space="preserve">[10] S. P. Forrester, C. C. Montañés, E. O’Shaughnessy, and G. Barbose, “Modeling the potential effects of rooftop solar on household energy burden in the United States,” Nature Communications 2024 15:1, vol. 15, no. 1, pp. 4676-, Jun. 2024, doi:10.1038/s41467-024-48967-x.</w:t>
            <w:tab/>
          </w:r>
          <w:hyperlink r:id="rId25" w:history="1"/>
          <w:bookmarkEnd w:id="35"/>
        </w:p>
        <w:p w14:paraId="6B51768D" w14:textId="31460EFC" w:rsidR="00792889" w:rsidRPr="005C73E3" w:rsidRDefault="00792889" w:rsidP="00792889">
          <w:pPr>
            <w:autoSpaceDE w:val="0"/>
            <w:autoSpaceDN w:val="0"/>
            <w:ind w:hanging="640"/>
            <w:rPr>
              <w:rFonts w:eastAsia="Times New Roman" w:cs="Times New Roman"/>
              <w:color w:val="000000"/>
            </w:rPr>
          </w:pPr>
          <w:bookmarkStart w:id="36" w:name="_Ref_bib11"/>
          <w:r>
            <w:rPr>
              <w:rFonts w:eastAsia="Times New Roman" w:cs="Times New Roman"/>
              <w:color w:val="000000"/>
            </w:rPr>
            <w:t xml:space="preserve">[11] A. M. Brockway, J. Conde, and D. Callaway, “Inequitable access to distributed energy resources due to grid infrastructure limits in California,” Nat. Energy, vol. 6, no. 9, 2021, doi:10.1038/s41560-021-00887-6.</w:t>
            <w:tab/>
          </w:r>
          <w:hyperlink r:id="rId26" w:history="1"/>
          <w:bookmarkEnd w:id="36"/>
        </w:p>
        <w:p w14:paraId="2F3DE6DA" w14:textId="67B9AE10" w:rsidR="00792889" w:rsidRPr="005C73E3" w:rsidRDefault="00792889" w:rsidP="00792889">
          <w:pPr>
            <w:autoSpaceDE w:val="0"/>
            <w:autoSpaceDN w:val="0"/>
            <w:ind w:hanging="640"/>
            <w:rPr>
              <w:rFonts w:eastAsia="Times New Roman" w:cs="Times New Roman"/>
              <w:color w:val="000000"/>
            </w:rPr>
          </w:pPr>
          <w:bookmarkStart w:id="37" w:name="_Ref_bib15"/>
          <w:r>
            <w:rPr>
              <w:rFonts w:eastAsia="Times New Roman" w:cs="Times New Roman"/>
              <w:color w:val="000000"/>
            </w:rPr>
            <w:t xml:space="preserve">[12] B. Aydin, R. Holt, and M. Almassalkhi, “Fairness-aware Dynamic Hosting Capacity and the Impacts of Strategic Solar PV Curtailment,” Apr. 2025, [Online]. Available:http://arxiv.org/abs/2504.18905</w:t>
            <w:tab/>
          </w:r>
          <w:hyperlink r:id="rId27" w:history="1"/>
          <w:bookmarkEnd w:id="37"/>
        </w:p>
        <w:p w14:paraId="74CDF4C3" w14:textId="4380E4A5" w:rsidR="00792889" w:rsidRPr="005C73E3" w:rsidRDefault="00792889" w:rsidP="00792889">
          <w:pPr>
            <w:autoSpaceDE w:val="0"/>
            <w:autoSpaceDN w:val="0"/>
            <w:ind w:hanging="640"/>
            <w:rPr>
              <w:rFonts w:eastAsia="Times New Roman" w:cs="Times New Roman"/>
              <w:color w:val="000000"/>
            </w:rPr>
          </w:pPr>
          <w:bookmarkStart w:id="38" w:name="_Ref_bib16"/>
          <w:r>
            <w:rPr>
              <w:rFonts w:eastAsia="Times New Roman" w:cs="Times New Roman"/>
              <w:color w:val="000000"/>
            </w:rPr>
            <w:t xml:space="preserve">[13] U.S. Department of Energy, “Distributed energy resource interconnection roadmap,” i2X initiative, 2023. [Online]. Available: https://www.energy.gov/eere/i2x</w:t>
            <w:tab/>
          </w:r>
          <w:bookmarkEnd w:id="38"/>
        </w:p>
        <w:p w14:paraId="1C33C631" w14:textId="42D0659C" w:rsidR="00792889" w:rsidRPr="005C73E3" w:rsidRDefault="00792889" w:rsidP="00792889">
          <w:pPr>
            <w:autoSpaceDE w:val="0"/>
            <w:autoSpaceDN w:val="0"/>
            <w:ind w:hanging="640"/>
            <w:rPr>
              <w:rFonts w:eastAsia="Times New Roman" w:cs="Times New Roman"/>
              <w:color w:val="000000"/>
            </w:rPr>
          </w:pPr>
          <w:bookmarkStart w:id="39" w:name="_Ref_bib17"/>
          <w:r>
            <w:rPr>
              <w:rFonts w:eastAsia="Times New Roman" w:cs="Times New Roman"/>
              <w:color w:val="000000"/>
            </w:rPr>
            <w:t xml:space="preserve">[14] B. Tarekegne, R. O’Neil, and J. Twitchell, “Energy Storage as an Equity Asset,” 2021. doi:10.1007/s40518-021-00184-6.</w:t>
            <w:tab/>
          </w:r>
          <w:hyperlink r:id="rId28" w:history="1"/>
          <w:bookmarkEnd w:id="39"/>
        </w:p>
        <w:p w14:paraId="0947081E" w14:textId="2A8B77D5" w:rsidR="00792889" w:rsidRPr="005C73E3" w:rsidRDefault="00792889" w:rsidP="00792889">
          <w:pPr>
            <w:autoSpaceDE w:val="0"/>
            <w:autoSpaceDN w:val="0"/>
            <w:ind w:hanging="640"/>
            <w:rPr>
              <w:rFonts w:eastAsia="Times New Roman" w:cs="Times New Roman"/>
              <w:color w:val="000000"/>
            </w:rPr>
          </w:pPr>
          <w:bookmarkStart w:id="40" w:name="_Ref_bib22"/>
          <w:r>
            <w:rPr>
              <w:rFonts w:eastAsia="Times New Roman" w:cs="Times New Roman"/>
              <w:color w:val="000000"/>
            </w:rPr>
            <w:t xml:space="preserve">[15] M. Alipour, E. Irannezhad, R. A. Stewart, and O. Sahin, “Exploring residential solar PV and battery energy storage adoption motivations and barriers in a mature PV market,” Renew. Energy, vol. 190, 2022, doi:10.1016/j.renene.2022.03.040.</w:t>
            <w:tab/>
          </w:r>
          <w:hyperlink r:id="rId29" w:history="1"/>
          <w:bookmarkEnd w:id="40"/>
        </w:p>
        <w:p w14:paraId="050F10DD" w14:textId="47B30220" w:rsidR="00792889" w:rsidRPr="005C73E3" w:rsidRDefault="00792889" w:rsidP="00792889">
          <w:pPr>
            <w:autoSpaceDE w:val="0"/>
            <w:autoSpaceDN w:val="0"/>
            <w:ind w:hanging="640"/>
            <w:rPr>
              <w:rFonts w:eastAsia="Times New Roman" w:cs="Times New Roman"/>
              <w:color w:val="000000"/>
            </w:rPr>
          </w:pPr>
          <w:bookmarkStart w:id="41" w:name="_Ref_bib23"/>
          <w:r>
            <w:rPr>
              <w:rFonts w:eastAsia="Times New Roman" w:cs="Times New Roman"/>
              <w:color w:val="000000"/>
            </w:rPr>
            <w:lastRenderedPageBreak/>
            <w:t xml:space="preserve">[16] R. Haider, Y. Xu, and W. Yang, “Towards closing the data gap: A project-driven distributed energy resource dataset for the U.S. Grid,” in e-Energy 2023 Companion - Proceedings of the 14th ACM International Conference on Future Energy Systems, 2023. doi:10.1145/3599733.3600250.</w:t>
            <w:tab/>
          </w:r>
          <w:hyperlink r:id="rId30" w:history="1"/>
          <w:bookmarkEnd w:id="41"/>
        </w:p>
        <w:p w14:paraId="4DDA9A22" w14:textId="7EAAC551" w:rsidR="00792889" w:rsidRPr="004C6F15" w:rsidRDefault="00792889" w:rsidP="004C6F15">
          <w:pPr>
            <w:autoSpaceDE w:val="0"/>
            <w:autoSpaceDN w:val="0"/>
            <w:ind w:hanging="640"/>
            <w:rPr>
              <w:rFonts w:eastAsia="Times New Roman" w:cs="Times New Roman"/>
              <w:color w:val="000000"/>
            </w:rPr>
          </w:pPr>
          <w:bookmarkStart w:id="42" w:name="_Ref_bib24"/>
          <w:r>
            <w:rPr>
              <w:rFonts w:eastAsia="Times New Roman" w:cs="Times New Roman"/>
              <w:color w:val="000000"/>
            </w:rPr>
            <w:t xml:space="preserve">[17] L. Ge, T. Du, C. Li, Y. Li, J. Yan, and M. U. Rafiq, “Virtual Collection for Distributed Photovoltaic Data: Challenges, Methodologies, and Applications,” 2022. doi:10.3390/en15238783.</w:t>
            <w:tab/>
          </w:r>
          <w:hyperlink r:id="rId31" w:history="1"/>
        </w:p>
        <w:bookmarkEnd w:id="42" w:displacedByCustomXml="next"/>
      </w:sdtContent>
    </w:sdt>
    <w:p w14:paraId="5657F5B9" w14:textId="2091EBED" w:rsidR="00792889" w:rsidRDefault="00792889" w:rsidP="00792889">
      <w:pPr>
        <w:autoSpaceDE w:val="0"/>
        <w:autoSpaceDN w:val="0"/>
        <w:ind w:hanging="640"/>
      </w:pPr>
      <w:bookmarkStart w:id="43" w:name="_Ref_src25"/>
      <w:r>
        <w:rPr>
          <w:rFonts w:eastAsia="Times New Roman" w:cs="Times New Roman"/>
          <w:color w:val="000000"/>
        </w:rPr>
        <w:t xml:space="preserve">[18] T. G. Conley, "GMM estimation with cross sectional dependence," Journal of Econometrics, vol. 92, no. 1, pp. 1-45, Sep. 1999, doi: 10.1016/S0304-4076(98)00084-0.</w:t>
        <w:tab/>
      </w:r>
      <w:hyperlink r:id="rId32" w:history="1"/>
      <w:bookmarkEnd w:id="43"/>
    </w:p>
    <w:p w14:paraId="077A9F37" w14:textId="15D17C15" w:rsidR="00792889" w:rsidRDefault="00792889" w:rsidP="00792889">
      <w:pPr>
        <w:autoSpaceDE w:val="0"/>
        <w:autoSpaceDN w:val="0"/>
        <w:ind w:hanging="640"/>
      </w:pPr>
      <w:bookmarkStart w:id="44" w:name="_Ref_src26"/>
      <w:r>
        <w:rPr>
          <w:rFonts w:eastAsia="Times New Roman" w:cs="Times New Roman"/>
          <w:color w:val="000000"/>
        </w:rPr>
        <w:t xml:space="preserve">[19] Lawrence Berkeley National Laboratory, "Tracking the Sun: public data file," 2024. [Online]. Available: https://emp.lbl.gov/tracking-the-sun</w:t>
        <w:tab/>
      </w:r>
      <w:hyperlink r:id="rId33" w:history="1"/>
      <w:bookmarkEnd w:id="44"/>
    </w:p>
    <w:p w14:paraId="063AAEC4" w14:textId="159F2815" w:rsidR="00792889" w:rsidRDefault="00792889" w:rsidP="00792889">
      <w:pPr>
        <w:autoSpaceDE w:val="0"/>
        <w:autoSpaceDN w:val="0"/>
        <w:ind w:hanging="640"/>
      </w:pPr>
      <w:bookmarkStart w:id="45" w:name="_Ref_src27"/>
      <w:r>
        <w:rPr>
          <w:rFonts w:eastAsia="Times New Roman" w:cs="Times New Roman"/>
          <w:color w:val="000000"/>
        </w:rPr>
        <w:t xml:space="preserve">[20] California Distributed Generation Statistics, "Interconnected project sites report, 31 December 2023," 2023. [Online]. Available: https://www.californiadgstats.ca.gov/downloads/</w:t>
        <w:tab/>
      </w:r>
      <w:hyperlink r:id="rId34" w:history="1"/>
      <w:bookmarkEnd w:id="45"/>
    </w:p>
    <w:p w14:paraId="144F4802" w14:textId="6ED8FE42" w:rsidR="00792889" w:rsidRDefault="00792889" w:rsidP="00792889">
      <w:pPr>
        <w:autoSpaceDE w:val="0"/>
        <w:autoSpaceDN w:val="0"/>
        <w:ind w:hanging="640"/>
      </w:pPr>
      <w:bookmarkStart w:id="46" w:name="_Ref_src28"/>
      <w:r>
        <w:rPr>
          <w:rFonts w:eastAsia="Times New Roman" w:cs="Times New Roman"/>
          <w:color w:val="000000"/>
        </w:rPr>
        <w:t xml:space="preserve">[21] California Energy Commission, "California energy storage system survey," 2024. [Online]. Available: https://www.energy.ca.gov/data-reports/energy-almanac/california-electricity-data/california-energy-storage-system-survey</w:t>
        <w:tab/>
      </w:r>
      <w:hyperlink r:id="rId35" w:history="1"/>
      <w:bookmarkEnd w:id="46"/>
    </w:p>
    <w:p w14:paraId="408A2E0C" w14:textId="71D7620A" w:rsidR="00792889" w:rsidRDefault="00792889" w:rsidP="00792889">
      <w:pPr>
        <w:autoSpaceDE w:val="0"/>
        <w:autoSpaceDN w:val="0"/>
        <w:ind w:hanging="640"/>
      </w:pPr>
      <w:bookmarkStart w:id="47" w:name="_Ref_src29"/>
      <w:r>
        <w:rPr>
          <w:rFonts w:eastAsia="Times New Roman" w:cs="Times New Roman"/>
          <w:color w:val="000000"/>
        </w:rPr>
        <w:t xml:space="preserve">[22] California Energy Commission, "Zero emission vehicle and infrastructure statistics," 2024. [Online]. Available: https://www.energy.ca.gov/data-reports/energy-almanac/zero-emission-vehicle-and-infrastructure-statistics-collection/electric</w:t>
        <w:tab/>
      </w:r>
      <w:hyperlink r:id="rId36" w:history="1"/>
      <w:bookmarkEnd w:id="47"/>
    </w:p>
    <w:p w14:paraId="10155A7A" w14:textId="65AE7BFC" w:rsidR="00792889" w:rsidRDefault="00792889" w:rsidP="00792889">
      <w:pPr>
        <w:autoSpaceDE w:val="0"/>
        <w:autoSpaceDN w:val="0"/>
        <w:ind w:hanging="640"/>
      </w:pPr>
      <w:bookmarkStart w:id="48" w:name="_Ref_src30"/>
      <w:r>
        <w:rPr>
          <w:rFonts w:eastAsia="Times New Roman" w:cs="Times New Roman"/>
          <w:color w:val="000000"/>
        </w:rPr>
        <w:t xml:space="preserve">[23] B. D. Hoen, J. E. Diffendorfer, J. T. Rand, L. A. Kramer, C. P. Garrity, and H. E. Hunt, "United States wind turbine database," U.S. Geological Survey data release, 2018, doi: 10.5066/F7TX3DN0.</w:t>
        <w:tab/>
      </w:r>
      <w:hyperlink r:id="rId37" w:history="1"/>
      <w:bookmarkEnd w:id="48"/>
    </w:p>
    <w:p w14:paraId="1E3CC52D" w14:textId="2263B1F3" w:rsidR="00792889" w:rsidRDefault="00792889" w:rsidP="00792889">
      <w:pPr>
        <w:autoSpaceDE w:val="0"/>
        <w:autoSpaceDN w:val="0"/>
        <w:ind w:hanging="640"/>
      </w:pPr>
      <w:bookmarkStart w:id="49" w:name="_Ref_src31"/>
      <w:r>
        <w:rPr>
          <w:rFonts w:eastAsia="Times New Roman" w:cs="Times New Roman"/>
          <w:color w:val="000000"/>
        </w:rPr>
        <w:t xml:space="preserve">[24] U.S. Energy Information Administration, "Power plants," 2023. [Online]. Available: https://atlas.eia.gov/datasets/eia::power-plants/explore</w:t>
        <w:tab/>
      </w:r>
      <w:hyperlink r:id="rId38" w:history="1"/>
      <w:bookmarkEnd w:id="49"/>
    </w:p>
    <w:p w14:paraId="1C65146F" w14:textId="3FF12D4D" w:rsidR="00792889" w:rsidRDefault="00792889" w:rsidP="00792889">
      <w:pPr>
        <w:autoSpaceDE w:val="0"/>
        <w:autoSpaceDN w:val="0"/>
        <w:ind w:hanging="640"/>
      </w:pPr>
      <w:bookmarkStart w:id="50" w:name="_Ref_src32"/>
      <w:r>
        <w:rPr>
          <w:rFonts w:eastAsia="Times New Roman" w:cs="Times New Roman"/>
          <w:color w:val="000000"/>
        </w:rPr>
        <w:t xml:space="preserve">[25] U.S. Census Bureau, "American Community Survey 5-year estimates, detailed tables," 2023. [Online]. Available: https://api.census.gov/data/2023/acs/acs5</w:t>
        <w:tab/>
      </w:r>
      <w:hyperlink r:id="rId39" w:history="1"/>
      <w:bookmarkEnd w:id="50"/>
    </w:p>
    <w:p w14:paraId="6CCDABEE" w14:textId="1560DC54" w:rsidR="00792889" w:rsidRDefault="00792889" w:rsidP="00792889">
      <w:pPr>
        <w:autoSpaceDE w:val="0"/>
        <w:autoSpaceDN w:val="0"/>
        <w:ind w:hanging="640"/>
      </w:pPr>
      <w:bookmarkStart w:id="51" w:name="_Ref_src33"/>
      <w:r>
        <w:rPr>
          <w:rFonts w:eastAsia="Times New Roman" w:cs="Times New Roman"/>
          <w:color w:val="000000"/>
        </w:rPr>
        <w:t xml:space="preserve">[26] U.S. Census Bureau, "TIGER/Line shapefiles," 2023. [Online]. Available: https://www.census.gov/geographies/mapping-files/time-series/geo/tiger-line-file.html</w:t>
        <w:tab/>
      </w:r>
      <w:hyperlink r:id="rId40" w:history="1"/>
      <w:bookmarkEnd w:id="51"/>
    </w:p>
    <w:p w14:paraId="2949BFD9" w14:textId="0561D624" w:rsidR="00792889" w:rsidRDefault="00792889" w:rsidP="00792889">
      <w:pPr>
        <w:autoSpaceDE w:val="0"/>
        <w:autoSpaceDN w:val="0"/>
        <w:ind w:hanging="640"/>
      </w:pPr>
      <w:bookmarkStart w:id="52" w:name="_Ref_src34"/>
      <w:r>
        <w:rPr>
          <w:rFonts w:eastAsia="Times New Roman" w:cs="Times New Roman"/>
          <w:color w:val="000000"/>
        </w:rPr>
        <w:t xml:space="preserve">[27] NASA Langley Research Center, "Prediction of Worldwide Energy Resources (POWER)," 2023. [Online]. Available: https://power.larc.nasa.gov/</w:t>
        <w:tab/>
      </w:r>
      <w:hyperlink r:id="rId41" w:history="1"/>
      <w:bookmarkEnd w:id="52"/>
    </w:p>
    <w:p w14:paraId="0D51C160" w14:textId="10681E5F" w:rsidR="00792889" w:rsidRDefault="00792889" w:rsidP="00792889">
      <w:pPr>
        <w:autoSpaceDE w:val="0"/>
        <w:autoSpaceDN w:val="0"/>
        <w:ind w:hanging="640"/>
      </w:pPr>
      <w:bookmarkStart w:id="53" w:name="_Ref_src35"/>
      <w:r>
        <w:rPr>
          <w:rFonts w:eastAsia="Times New Roman" w:cs="Times New Roman"/>
          <w:color w:val="000000"/>
        </w:rPr>
        <w:t xml:space="preserve">[28] California Energy Commission, "Energy equity indicators: deep dive energy," 2023. [Online]. Available: https://www.energy.ca.gov/data-reports/data-exploration-tools/energy-equity-indicators-dashboard-collection/deep-dive-energy</w:t>
        <w:tab/>
      </w:r>
      <w:hyperlink r:id="rId42" w:history="1"/>
      <w:bookmarkEnd w:id="53"/>
    </w:p>
    <w:p w14:paraId="147435AD" w14:textId="595797D1" w:rsidR="00792889" w:rsidRDefault="00792889" w:rsidP="00792889">
      <w:pPr>
        <w:autoSpaceDE w:val="0"/>
        <w:autoSpaceDN w:val="0"/>
        <w:ind w:hanging="640"/>
      </w:pPr>
      <w:bookmarkStart w:id="54" w:name="_Ref_src36"/>
      <w:r>
        <w:rPr>
          <w:rFonts w:eastAsia="Times New Roman" w:cs="Times New Roman"/>
          <w:color w:val="000000"/>
        </w:rPr>
        <w:t xml:space="preserve">[29] Pacific Gas and Electric Company, Southern California Edison, and San Diego Gas and Electric, "Electric usage by ZIP code, 2023 quarterly datasets," 2023. [Online]. Available: https://pge-energydatarequest.com/public_datasets</w:t>
        <w:tab/>
      </w:r>
      <w:hyperlink r:id="rId43" w:history="1"/>
      <w:bookmarkEnd w:id="54"/>
    </w:p>
    <w:p w14:paraId="4DEBA819" w14:textId="206A5115" w:rsidR="00E133AE" w:rsidRPr="00792889" w:rsidRDefault="00E133AE" w:rsidP="00792889"/>
    <w:sectPr w:rsidR="00E133AE" w:rsidRPr="00792889" w:rsidSect="00792889">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Vineet Jagadeesan Nair" w:date="2026-09-02T15:20:00Z" w:initials="VJN">
    <w:p w14:paraId="43549A5C" w14:textId="77777777" w:rsidR="00792889" w:rsidRDefault="00792889" w:rsidP="0097386F">
      <w:r>
        <w:rPr>
          <w:rStyle w:val="CommentReference"/>
        </w:rPr>
        <w:annotationRef/>
      </w:r>
      <w:r>
        <w:rPr>
          <w:sz w:val="20"/>
          <w:szCs w:val="20"/>
        </w:rPr>
        <w:t>Do we need to mark statistical significance of coeffs here too? Regenerate plot to mark significant with solid/filled markers and not with hollow</w:t>
      </w:r>
    </w:p>
  </w:comment>
  <w:comment w:id="5" w:author="Vineet Jagadeesan Nair" w:date="2026-09-02T15:19:00Z" w:initials="VJN">
    <w:p w14:paraId="1FB28FF1" w14:textId="77777777" w:rsidR="00792889" w:rsidRDefault="00792889" w:rsidP="0097386F">
      <w:r>
        <w:rPr>
          <w:rStyle w:val="CommentReference"/>
        </w:rPr>
        <w:annotationRef/>
      </w:r>
      <w:r>
        <w:rPr>
          <w:sz w:val="20"/>
          <w:szCs w:val="20"/>
        </w:rPr>
        <w:t>but hispanic also crosses zero for solar/storage?</w:t>
      </w:r>
    </w:p>
  </w:comment>
  <w:comment w:id="6" w:author="Vineet Jagadeesan Nair" w:date="2026-09-02T15:22:00Z" w:initials="VJN">
    <w:p w14:paraId="2048E632" w14:textId="77777777" w:rsidR="00792889" w:rsidRDefault="00792889" w:rsidP="0097386F">
      <w:r>
        <w:rPr>
          <w:rStyle w:val="CommentReference"/>
        </w:rPr>
        <w:annotationRef/>
      </w:r>
      <w:r>
        <w:rPr>
          <w:sz w:val="20"/>
          <w:szCs w:val="20"/>
        </w:rPr>
        <w:t>Need to refer to Fig. 3 too</w:t>
      </w:r>
    </w:p>
  </w:comment>
  <w:comment w:id="9" w:author="Vineet Jagadeesan Nair" w:date="2026-09-02T15:25:00Z" w:initials="VJN">
    <w:p w14:paraId="27B3D73E" w14:textId="77777777" w:rsidR="00792889" w:rsidRDefault="00792889" w:rsidP="0097386F">
      <w:r>
        <w:rPr>
          <w:rStyle w:val="CommentReference"/>
        </w:rPr>
        <w:annotationRef/>
      </w:r>
      <w:r>
        <w:rPr>
          <w:sz w:val="20"/>
          <w:szCs w:val="20"/>
        </w:rPr>
        <w:t>Should be referring to Note S4</w:t>
      </w:r>
    </w:p>
  </w:comment>
  <w:comment w:id="10" w:author="Vineet Jagadeesan Nair" w:date="2026-09-02T15:33:00Z" w:initials="VJN">
    <w:p w14:paraId="39553F83" w14:textId="77777777" w:rsidR="00792889" w:rsidRDefault="00792889" w:rsidP="00FF44A5">
      <w:r>
        <w:rPr>
          <w:rStyle w:val="CommentReference"/>
        </w:rPr>
        <w:annotationRef/>
      </w:r>
      <w:r>
        <w:rPr>
          <w:sz w:val="20"/>
          <w:szCs w:val="20"/>
        </w:rPr>
        <w:t>reduce unnecessary jargon</w:t>
      </w:r>
    </w:p>
  </w:comment>
  <w:comment w:id="11" w:author="Vineet Jagadeesan Nair" w:date="2026-09-02T15:33:00Z" w:initials="VJN">
    <w:p w14:paraId="16726434" w14:textId="77777777" w:rsidR="00792889" w:rsidRDefault="00792889" w:rsidP="00FF44A5">
      <w:r>
        <w:rPr>
          <w:rStyle w:val="CommentReference"/>
        </w:rPr>
        <w:annotationRef/>
      </w:r>
      <w:r>
        <w:rPr>
          <w:sz w:val="20"/>
          <w:szCs w:val="20"/>
        </w:rPr>
        <w:t>fix</w:t>
      </w:r>
    </w:p>
  </w:comment>
  <w:comment w:id="12" w:author="Vineet Jagadeesan Nair" w:date="2026-09-02T15:37:00Z" w:initials="VJN">
    <w:p w14:paraId="3D7AC9AD" w14:textId="77777777" w:rsidR="00792889" w:rsidRDefault="00792889" w:rsidP="001232F2">
      <w:r>
        <w:rPr>
          <w:rStyle w:val="CommentReference"/>
        </w:rPr>
        <w:annotationRef/>
      </w:r>
      <w:r>
        <w:rPr>
          <w:sz w:val="20"/>
          <w:szCs w:val="20"/>
        </w:rPr>
        <w:t>Refer to supplementary note S2 too</w:t>
      </w:r>
    </w:p>
  </w:comment>
  <w:comment w:id="13" w:author="Claude" w:date="2026-10-21T00:41:50Z" w:initials="C">
    <w:p w14:paraId="28D4EB1D" w14:textId="77777777">
      <w:r>
        <w:rPr>
          <w:rStyle w:val="CommentReference"/>
        </w:rPr>
        <w:annotationRef/>
      </w:r>
      <w:r>
        <w:rPr>
          <w:color w:val="000000"/>
          <w:sz w:val="20"/>
          <w:szCs w:val="20"/>
        </w:rPr>
        <w:t xml:space="preserve">Yes. Regenerate with filled = p &lt; 0.05 and hollow = p ≥ 0.05, the same convention as Fig. 4 (Fig. 3 uses hollow/filled for baseline vs housing instead, so pick one convention for all figures). Also add panel letters a–c (the text now cites Fig. 2b), relabel the x-axis 'Model series' with tick labels matching Supplementary Table S1, and rebuild the solar panel from outputs/standardized_tables (see my comment on Fig. 3).</w:t>
      </w:r>
    </w:p>
  </w:comment>
  <w:comment w:id="14" w:author="Claude" w:date="2026-10-21T00:41:51Z" w:initials="C">
    <w:p w14:paraId="4A9CFB35" w14:textId="77777777">
      <w:r>
        <w:rPr>
          <w:rStyle w:val="CommentReference"/>
        </w:rPr>
        <w:annotationRef/>
      </w:r>
      <w:r>
        <w:rPr>
          <w:color w:val="000000"/>
          <w:sz w:val="20"/>
          <w:szCs w:val="20"/>
        </w:rPr>
        <w:t xml:space="preserve">Yes for solar: in the current outputs the solar Hispanic-share coefficient is positive in most specifications but turns negative once the demand proxy enters (Model 8). Storage race terms never cross zero. Caption and text corrected.</w:t>
      </w:r>
    </w:p>
  </w:comment>
  <w:comment w:id="15" w:author="Claude" w:date="2026-10-21T00:41:51Z" w:initials="C">
    <w:p w14:paraId="0DFB1C86" w14:textId="77777777">
      <w:r>
        <w:rPr>
          <w:rStyle w:val="CommentReference"/>
        </w:rPr>
        <w:annotationRef/>
      </w:r>
      <w:r>
        <w:rPr>
          <w:color w:val="000000"/>
          <w:sz w:val="20"/>
          <w:szCs w:val="20"/>
        </w:rPr>
        <w:t xml:space="preserve">Added: the first storage paragraph now cites Fig. 3 (housing attenuates the storage Black- and Asian-share coefficients, but all three stay negative and significant).</w:t>
      </w:r>
    </w:p>
  </w:comment>
  <w:comment w:id="16" w:author="Claude" w:date="2026-10-21T00:41:51Z" w:initials="C">
    <w:p w14:paraId="47B5DA2E" w14:textId="77777777">
      <w:r>
        <w:rPr>
          <w:rStyle w:val="CommentReference"/>
        </w:rPr>
        <w:annotationRef/>
      </w:r>
      <w:r>
        <w:rPr>
          <w:color w:val="000000"/>
          <w:sz w:val="20"/>
          <w:szCs w:val="20"/>
        </w:rPr>
        <w:t xml:space="preserve">Added Supplementary Note S4 alongside Table 2, and noted that the Black-share bound (0.71) is below one.</w:t>
      </w:r>
    </w:p>
  </w:comment>
  <w:comment w:id="17" w:author="Claude" w:date="2026-10-21T00:41:51Z" w:initials="C">
    <w:p w14:paraId="30E8A554" w14:textId="77777777">
      <w:r>
        <w:rPr>
          <w:rStyle w:val="CommentReference"/>
        </w:rPr>
        <w:annotationRef/>
      </w:r>
      <w:r>
        <w:rPr>
          <w:color w:val="000000"/>
          <w:sz w:val="20"/>
          <w:szCs w:val="20"/>
        </w:rPr>
        <w:t xml:space="preserve">Replaced the ACS table codes with plain wording here and in the Fig. 3 legend; the codes (B25024, B25003) now sit in Methods under Dataset construction and sample.</w:t>
      </w:r>
    </w:p>
  </w:comment>
  <w:comment w:id="18" w:author="Claude" w:date="2026-10-21T00:41:51Z" w:initials="C">
    <w:p w14:paraId="67565A7B" w14:textId="77777777">
      <w:r>
        <w:rPr>
          <w:rStyle w:val="CommentReference"/>
        </w:rPr>
        <w:annotationRef/>
      </w:r>
      <w:r>
        <w:rPr>
          <w:color w:val="000000"/>
          <w:sz w:val="20"/>
          <w:szCs w:val="20"/>
        </w:rPr>
        <w:t xml:space="preserve">Rewritten as 'The two solar race coefficients are not equally robust.'</w:t>
      </w:r>
    </w:p>
  </w:comment>
  <w:comment w:id="19" w:author="Claude" w:date="2026-10-21T00:41:51Z" w:initials="C">
    <w:p w14:paraId="713D4B68" w14:textId="77777777">
      <w:r>
        <w:rPr>
          <w:rStyle w:val="CommentReference"/>
        </w:rPr>
        <w:annotationRef/>
      </w:r>
      <w:r>
        <w:rPr>
          <w:color w:val="000000"/>
          <w:sz w:val="20"/>
          <w:szCs w:val="20"/>
        </w:rPr>
        <w:t xml:space="preserve">Added Supplementary Note S2 to the citation at the end of this section's first paragraph.</w:t>
      </w:r>
    </w:p>
  </w:comment>
  <w:comment w:id="20" w:author="Claude" w:date="2026-10-21T00:41:51Z" w:initials="C">
    <w:p w14:paraId="66241C96" w14:textId="77777777">
      <w:r>
        <w:rPr>
          <w:rStyle w:val="CommentReference"/>
        </w:rPr>
        <w:annotationRef/>
      </w:r>
      <w:r>
        <w:rPr>
          <w:color w:val="000000"/>
          <w:sz w:val="20"/>
          <w:szCs w:val="20"/>
        </w:rPr>
        <w:t xml:space="preserve">Abstract reworked around the four takeaways: 149 words (limit 150). Main text is now about 3,460 words (limit 3,500).</w:t>
      </w:r>
    </w:p>
  </w:comment>
  <w:comment w:id="21" w:author="Claude" w:date="2026-10-21T00:41:51Z" w:initials="C">
    <w:p w14:paraId="7E0DC857" w14:textId="77777777">
      <w:r>
        <w:rPr>
          <w:rStyle w:val="CommentReference"/>
        </w:rPr>
        <w:annotationRef/>
      </w:r>
      <w:r>
        <w:rPr>
          <w:color w:val="000000"/>
          <w:sz w:val="20"/>
          <w:szCs w:val="20"/>
        </w:rPr>
        <w:t xml:space="preserve">Figs. 1–3 need regenerating before submission: their solar panels use the earlier PV series, not the one behind Tables 1 and 2. Example: baseline solar Black share is −0.049 in Fig. 3 but −0.218 in Table 1, and solar Hispanic share is ≈0 in Figs. 2–3 but +0.219*** in Table 1. Storage and charging panels match the tables. Re-running from outputs/standardized_tables gives solar housing attenuation of 52% (Black) and 49% (Asian), not 53% and 38%; the text now says 'roughly a third to a half', which holds either way. The same old solar series is in SI Table S2 and the Note S6 percentages, SI Fig. S1, SI Table S15 (y_pv mean 0.39, vs ≈5.5 in the current regression outputs) and SI Table S16 (PV per 1k). Fig. 1's PV colour scale (0–3) and its 'N = 1386' label also predate the refresh; the sample is 1,390.</w:t>
      </w:r>
    </w:p>
  </w:comment>
  <w:comment w:id="22" w:author="Claude" w:date="2026-10-21T00:41:51Z" w:initials="C">
    <w:p w14:paraId="54B14B97" w14:textId="77777777">
      <w:r>
        <w:rPr>
          <w:rStyle w:val="CommentReference"/>
        </w:rPr>
        <w:annotationRef/>
      </w:r>
      <w:r>
        <w:rPr>
          <w:color w:val="000000"/>
          <w:sz w:val="20"/>
          <w:szCs w:val="20"/>
        </w:rPr>
        <w:t xml:space="preserve">Filled in the charging poverty-rate β C1 and β C5 from outputs/standardized_tables (0.127**, p = 0.001; 0.009, p = 0.82). The poverty association does not survive the ladder either, and the text now says so. Separately, SI Table S5 reports this ladder on a different outcome scale (from outputs/nature_revision/ladder_c1_c5.csv): e.g. storage C5 Asian share is −0.142 there vs −0.116 here, with identical p-values. Regenerate S5 from the same tables as this one. SI Note S2's 'attenuate by roughly two-thirds to three-quarters' should also read 'roughly 40 to 90 percent'.</w:t>
      </w:r>
    </w:p>
  </w:comment>
  <w:comment w:id="23" w:author="Claude" w:date="2026-10-21T00:41:51Z" w:initials="C">
    <w:p w14:paraId="79B18D4C" w14:textId="77777777">
      <w:r>
        <w:rPr>
          <w:rStyle w:val="CommentReference"/>
        </w:rPr>
        <w:annotationRef/>
      </w:r>
      <w:r>
        <w:rPr>
          <w:color w:val="000000"/>
          <w:sz w:val="20"/>
          <w:szCs w:val="20"/>
        </w:rPr>
        <w:t xml:space="preserve">Corrected from '4,957 residential, 41 commercial and 2 utility'. The CEC workbook (data/raw/storage/EnergyStorage_Cleaned_August2024_ada.xlsx) has 193,070 / 3,211 / 291 records, matching SI Note S13 and Table S12. Still worth tracing why the residential-only reconstruction correlates only 0.59 with storage_capacity_mw in the processed file (flagged in REVISION_NOTES.md).</w:t>
      </w:r>
    </w:p>
  </w:comment>
  <w:comment w:id="24" w:author="Claude" w:date="2026-10-21T00:41:51Z" w:initials="C">
    <w:p w14:paraId="3FB3E7A3" w14:textId="77777777">
      <w:r>
        <w:rPr>
          <w:rStyle w:val="CommentReference"/>
        </w:rPr>
        <w:annotationRef/>
      </w:r>
      <w:r>
        <w:rPr>
          <w:color w:val="000000"/>
          <w:sz w:val="20"/>
          <w:szCs w:val="20"/>
        </w:rPr>
        <w:t xml:space="preserve">Re the note that was at the top ('do we need an additional conclusions section'): Nature Sustainability Articles run Introduction–Results–Discussion–Methods with no separate Conclusions section, so the takeaways now sit at both ends of the Discussion: the four numbered findings that open it, and this closing paragraph. Rename this subheading (e.g. 'Outlook') or drop it if you prefer.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3549A5C" w15:done="0"/>
  <w15:commentEx w15:paraId="1FB28FF1" w15:done="0"/>
  <w15:commentEx w15:paraId="2048E632" w15:done="0"/>
  <w15:commentEx w15:paraId="27B3D73E" w15:done="0"/>
  <w15:commentEx w15:paraId="39553F83" w15:done="0"/>
  <w15:commentEx w15:paraId="16726434" w15:done="0"/>
  <w15:commentEx w15:paraId="3D7AC9AD" w15:done="0"/>
  <w15:commentEx w15:paraId="28D4EB1D" w15:paraIdParent="43549A5C" w15:done="0"/>
  <w15:commentEx w15:paraId="4A9CFB35" w15:paraIdParent="1FB28FF1" w15:done="0"/>
  <w15:commentEx w15:paraId="0DFB1C86" w15:paraIdParent="2048E632" w15:done="0"/>
  <w15:commentEx w15:paraId="47B5DA2E" w15:paraIdParent="27B3D73E" w15:done="0"/>
  <w15:commentEx w15:paraId="30E8A554" w15:paraIdParent="39553F83" w15:done="0"/>
  <w15:commentEx w15:paraId="67565A7B" w15:paraIdParent="16726434" w15:done="0"/>
  <w15:commentEx w15:paraId="713D4B68" w15:paraIdParent="3D7AC9AD" w15:done="0"/>
  <w15:commentEx w15:paraId="66241C96" w15:done="0"/>
  <w15:commentEx w15:paraId="7E0DC857" w15:done="0"/>
  <w15:commentEx w15:paraId="54B14B97" w15:done="0"/>
  <w15:commentEx w15:paraId="79B18D4C" w15:done="0"/>
  <w15:commentEx w15:paraId="3FB3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6CAA9E9" w16cex:dateUtc="2026-09-02T22:20:00Z"/>
  <w16cex:commentExtensible w16cex:durableId="206963D5" w16cex:dateUtc="2026-09-02T22:19:00Z"/>
  <w16cex:commentExtensible w16cex:durableId="2698D22E" w16cex:dateUtc="2026-09-02T22:22:00Z"/>
  <w16cex:commentExtensible w16cex:durableId="01812446" w16cex:dateUtc="2026-09-02T22:25:00Z"/>
  <w16cex:commentExtensible w16cex:durableId="5F9988DC" w16cex:dateUtc="2026-09-02T22:33:00Z"/>
  <w16cex:commentExtensible w16cex:durableId="37A69DE0" w16cex:dateUtc="2026-09-02T22:33:00Z"/>
  <w16cex:commentExtensible w16cex:durableId="55625292" w16cex:dateUtc="2026-09-02T22:37:00Z"/>
  <w16cex:commentExtensible w16cex:durableId="790AAEF5" w16cex:dateUtc="2026-10-21T00:41:50Z"/>
  <w16cex:commentExtensible w16cex:durableId="38BF9FE1" w16cex:dateUtc="2026-10-21T00:41:51Z"/>
  <w16cex:commentExtensible w16cex:durableId="1BEE0A7F" w16cex:dateUtc="2026-10-21T00:41:51Z"/>
  <w16cex:commentExtensible w16cex:durableId="4184C4E4" w16cex:dateUtc="2026-10-21T00:41:51Z"/>
  <w16cex:commentExtensible w16cex:durableId="76843219" w16cex:dateUtc="2026-10-21T00:41:51Z"/>
  <w16cex:commentExtensible w16cex:durableId="726D56B6" w16cex:dateUtc="2026-10-21T00:41:51Z"/>
  <w16cex:commentExtensible w16cex:durableId="48D096DD" w16cex:dateUtc="2026-10-21T00:41:51Z"/>
  <w16cex:commentExtensible w16cex:durableId="13B43483" w16cex:dateUtc="2026-10-21T00:41:51Z"/>
  <w16cex:commentExtensible w16cex:durableId="20B74D33" w16cex:dateUtc="2026-10-21T00:41:51Z"/>
  <w16cex:commentExtensible w16cex:durableId="0CF7E965" w16cex:dateUtc="2026-10-21T00:41:51Z"/>
  <w16cex:commentExtensible w16cex:durableId="742839A0" w16cex:dateUtc="2026-10-21T00:41:51Z"/>
  <w16cex:commentExtensible w16cex:durableId="5D8A52AF" w16cex:dateUtc="2026-10-21T00:41:5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3549A5C" w16cid:durableId="06CAA9E9"/>
  <w16cid:commentId w16cid:paraId="1FB28FF1" w16cid:durableId="206963D5"/>
  <w16cid:commentId w16cid:paraId="2048E632" w16cid:durableId="2698D22E"/>
  <w16cid:commentId w16cid:paraId="27B3D73E" w16cid:durableId="01812446"/>
  <w16cid:commentId w16cid:paraId="39553F83" w16cid:durableId="5F9988DC"/>
  <w16cid:commentId w16cid:paraId="16726434" w16cid:durableId="37A69DE0"/>
  <w16cid:commentId w16cid:paraId="3D7AC9AD" w16cid:durableId="55625292"/>
  <w16cid:commentId w16cid:paraId="28D4EB1D" w16cid:durableId="790AAEF5"/>
  <w16cid:commentId w16cid:paraId="4A9CFB35" w16cid:durableId="38BF9FE1"/>
  <w16cid:commentId w16cid:paraId="0DFB1C86" w16cid:durableId="1BEE0A7F"/>
  <w16cid:commentId w16cid:paraId="47B5DA2E" w16cid:durableId="4184C4E4"/>
  <w16cid:commentId w16cid:paraId="30E8A554" w16cid:durableId="76843219"/>
  <w16cid:commentId w16cid:paraId="67565A7B" w16cid:durableId="726D56B6"/>
  <w16cid:commentId w16cid:paraId="713D4B68" w16cid:durableId="48D096DD"/>
  <w16cid:commentId w16cid:paraId="66241C96" w16cid:durableId="13B43483"/>
  <w16cid:commentId w16cid:paraId="7E0DC857" w16cid:durableId="20B74D33"/>
  <w16cid:commentId w16cid:paraId="54B14B97" w16cid:durableId="0CF7E965"/>
  <w16cid:commentId w16cid:paraId="79B18D4C" w16cid:durableId="742839A0"/>
  <w16cid:commentId w16cid:paraId="3FB3E7A3" w16cid:durableId="5D8A52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81CDA"/>
    <w:multiLevelType w:val="multilevel"/>
    <w:tmpl w:val="3DB47194"/>
    <w:lvl w:ilvl="0">
      <w:start w:val="1"/>
      <w:numFmt w:val="decimal"/>
      <w:lvlText w:val="%1."/>
      <w:lvlJc w:val="left"/>
      <w:pPr>
        <w:ind w:left="0" w:hanging="360"/>
      </w:pPr>
    </w:lvl>
    <w:lvl w:ilvl="1">
      <w:start w:val="1"/>
      <w:numFmt w:val="decimal"/>
      <w:lvlText w:val="%1.%2"/>
      <w:lvlJc w:val="left"/>
      <w:pPr>
        <w:ind w:left="0" w:hanging="432"/>
      </w:pPr>
    </w:lvl>
    <w:lvl w:ilvl="2">
      <w:start w:val="1"/>
      <w:numFmt w:val="decimal"/>
      <w:lvlText w:val="%1.%2.%3"/>
      <w:lvlJc w:val="left"/>
      <w:pPr>
        <w:ind w:left="0"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EEC7B66"/>
    <w:multiLevelType w:val="multilevel"/>
    <w:tmpl w:val="9A1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00980">
    <w:abstractNumId w:val="8"/>
  </w:num>
  <w:num w:numId="2" w16cid:durableId="823670089">
    <w:abstractNumId w:val="6"/>
  </w:num>
  <w:num w:numId="3" w16cid:durableId="1485581843">
    <w:abstractNumId w:val="5"/>
  </w:num>
  <w:num w:numId="4" w16cid:durableId="337584842">
    <w:abstractNumId w:val="4"/>
  </w:num>
  <w:num w:numId="5" w16cid:durableId="1433625686">
    <w:abstractNumId w:val="7"/>
  </w:num>
  <w:num w:numId="6" w16cid:durableId="974793035">
    <w:abstractNumId w:val="3"/>
  </w:num>
  <w:num w:numId="7" w16cid:durableId="1653025478">
    <w:abstractNumId w:val="2"/>
  </w:num>
  <w:num w:numId="8" w16cid:durableId="68231268">
    <w:abstractNumId w:val="1"/>
  </w:num>
  <w:num w:numId="9" w16cid:durableId="1813792535">
    <w:abstractNumId w:val="0"/>
  </w:num>
  <w:num w:numId="10" w16cid:durableId="1482887338">
    <w:abstractNumId w:val="10"/>
  </w:num>
  <w:num w:numId="11" w16cid:durableId="8734698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ineet Jagadeesan Nair">
    <w15:presenceInfo w15:providerId="AD" w15:userId="S::jvineet9@mit.edu::f89f4b57-9500-4ce3-a8ff-e7c26d7f1e7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0F"/>
    <w:rsid w:val="0001700E"/>
    <w:rsid w:val="00034616"/>
    <w:rsid w:val="0003680A"/>
    <w:rsid w:val="00045545"/>
    <w:rsid w:val="00055630"/>
    <w:rsid w:val="0006063C"/>
    <w:rsid w:val="00061F24"/>
    <w:rsid w:val="0006707B"/>
    <w:rsid w:val="00077612"/>
    <w:rsid w:val="00091F08"/>
    <w:rsid w:val="000A1AD4"/>
    <w:rsid w:val="000A73BA"/>
    <w:rsid w:val="000B5F0F"/>
    <w:rsid w:val="000C338C"/>
    <w:rsid w:val="000D0E79"/>
    <w:rsid w:val="000D5324"/>
    <w:rsid w:val="000E0BF8"/>
    <w:rsid w:val="000F22ED"/>
    <w:rsid w:val="00100D1E"/>
    <w:rsid w:val="00106056"/>
    <w:rsid w:val="00114A22"/>
    <w:rsid w:val="001232F2"/>
    <w:rsid w:val="00127991"/>
    <w:rsid w:val="00137C58"/>
    <w:rsid w:val="0014040F"/>
    <w:rsid w:val="0014158B"/>
    <w:rsid w:val="0014223F"/>
    <w:rsid w:val="0015074B"/>
    <w:rsid w:val="00152136"/>
    <w:rsid w:val="0015244D"/>
    <w:rsid w:val="00157F04"/>
    <w:rsid w:val="00160394"/>
    <w:rsid w:val="00175BB8"/>
    <w:rsid w:val="00182025"/>
    <w:rsid w:val="00184A8A"/>
    <w:rsid w:val="0018583E"/>
    <w:rsid w:val="00191111"/>
    <w:rsid w:val="001921CB"/>
    <w:rsid w:val="0019795D"/>
    <w:rsid w:val="001B3B10"/>
    <w:rsid w:val="001B5F3C"/>
    <w:rsid w:val="001D5F0E"/>
    <w:rsid w:val="001F19B7"/>
    <w:rsid w:val="00201CD0"/>
    <w:rsid w:val="00203BBD"/>
    <w:rsid w:val="002178F8"/>
    <w:rsid w:val="002457BD"/>
    <w:rsid w:val="00245EEC"/>
    <w:rsid w:val="002808A9"/>
    <w:rsid w:val="002927A5"/>
    <w:rsid w:val="00294CAB"/>
    <w:rsid w:val="00294F7E"/>
    <w:rsid w:val="0029639D"/>
    <w:rsid w:val="002A13EA"/>
    <w:rsid w:val="002B54C7"/>
    <w:rsid w:val="002B6D1A"/>
    <w:rsid w:val="002B7396"/>
    <w:rsid w:val="002C1F46"/>
    <w:rsid w:val="002C6638"/>
    <w:rsid w:val="002C7826"/>
    <w:rsid w:val="002D2B29"/>
    <w:rsid w:val="002E28C7"/>
    <w:rsid w:val="00306FC0"/>
    <w:rsid w:val="0032353E"/>
    <w:rsid w:val="00326F90"/>
    <w:rsid w:val="003442C4"/>
    <w:rsid w:val="00357D49"/>
    <w:rsid w:val="003720D6"/>
    <w:rsid w:val="003765B1"/>
    <w:rsid w:val="00384D7C"/>
    <w:rsid w:val="00384EC6"/>
    <w:rsid w:val="003900CC"/>
    <w:rsid w:val="003A3139"/>
    <w:rsid w:val="003B1B46"/>
    <w:rsid w:val="003C0764"/>
    <w:rsid w:val="003C3701"/>
    <w:rsid w:val="003D2B40"/>
    <w:rsid w:val="003D485F"/>
    <w:rsid w:val="003F718D"/>
    <w:rsid w:val="003F7B79"/>
    <w:rsid w:val="00406B15"/>
    <w:rsid w:val="0042424C"/>
    <w:rsid w:val="00437447"/>
    <w:rsid w:val="004378CC"/>
    <w:rsid w:val="00443A1A"/>
    <w:rsid w:val="00465D57"/>
    <w:rsid w:val="0046773C"/>
    <w:rsid w:val="00471483"/>
    <w:rsid w:val="004747C6"/>
    <w:rsid w:val="0047792C"/>
    <w:rsid w:val="004835F6"/>
    <w:rsid w:val="00483EAB"/>
    <w:rsid w:val="00486BD1"/>
    <w:rsid w:val="004901D2"/>
    <w:rsid w:val="004A1694"/>
    <w:rsid w:val="004A7202"/>
    <w:rsid w:val="004C0D73"/>
    <w:rsid w:val="004C6176"/>
    <w:rsid w:val="004C6F15"/>
    <w:rsid w:val="004C7FF5"/>
    <w:rsid w:val="004D537B"/>
    <w:rsid w:val="004E1F0A"/>
    <w:rsid w:val="004E68F3"/>
    <w:rsid w:val="004F5336"/>
    <w:rsid w:val="005031A8"/>
    <w:rsid w:val="00511E45"/>
    <w:rsid w:val="00513C51"/>
    <w:rsid w:val="00517A79"/>
    <w:rsid w:val="00520714"/>
    <w:rsid w:val="00520AE2"/>
    <w:rsid w:val="00524914"/>
    <w:rsid w:val="00527EBA"/>
    <w:rsid w:val="00531576"/>
    <w:rsid w:val="00537512"/>
    <w:rsid w:val="00546E66"/>
    <w:rsid w:val="00554FC3"/>
    <w:rsid w:val="00581AD7"/>
    <w:rsid w:val="00585544"/>
    <w:rsid w:val="00585A84"/>
    <w:rsid w:val="005902F6"/>
    <w:rsid w:val="00596EAB"/>
    <w:rsid w:val="005C1A7B"/>
    <w:rsid w:val="005C73E3"/>
    <w:rsid w:val="005E0F8B"/>
    <w:rsid w:val="005E7849"/>
    <w:rsid w:val="00603C3A"/>
    <w:rsid w:val="00614286"/>
    <w:rsid w:val="00615DEA"/>
    <w:rsid w:val="0062078F"/>
    <w:rsid w:val="00623188"/>
    <w:rsid w:val="00623B9C"/>
    <w:rsid w:val="0063786E"/>
    <w:rsid w:val="00644B63"/>
    <w:rsid w:val="006477EE"/>
    <w:rsid w:val="006538B8"/>
    <w:rsid w:val="00663EFC"/>
    <w:rsid w:val="00673DEC"/>
    <w:rsid w:val="00683E06"/>
    <w:rsid w:val="00692747"/>
    <w:rsid w:val="006A3D90"/>
    <w:rsid w:val="006C2191"/>
    <w:rsid w:val="006D74E0"/>
    <w:rsid w:val="006E5D43"/>
    <w:rsid w:val="006F5932"/>
    <w:rsid w:val="00702FF1"/>
    <w:rsid w:val="00706CDA"/>
    <w:rsid w:val="00732685"/>
    <w:rsid w:val="007475EA"/>
    <w:rsid w:val="007653BB"/>
    <w:rsid w:val="00785640"/>
    <w:rsid w:val="0079116D"/>
    <w:rsid w:val="0079166C"/>
    <w:rsid w:val="00792889"/>
    <w:rsid w:val="0079640E"/>
    <w:rsid w:val="007B6D7D"/>
    <w:rsid w:val="007C6BC8"/>
    <w:rsid w:val="007D2DAE"/>
    <w:rsid w:val="007D314E"/>
    <w:rsid w:val="007D5B77"/>
    <w:rsid w:val="007E05F8"/>
    <w:rsid w:val="007E10A5"/>
    <w:rsid w:val="007F6C74"/>
    <w:rsid w:val="0080320E"/>
    <w:rsid w:val="00807E68"/>
    <w:rsid w:val="008159BC"/>
    <w:rsid w:val="00833BDD"/>
    <w:rsid w:val="008375AB"/>
    <w:rsid w:val="008448B0"/>
    <w:rsid w:val="00851642"/>
    <w:rsid w:val="008620FF"/>
    <w:rsid w:val="008645D8"/>
    <w:rsid w:val="008653DC"/>
    <w:rsid w:val="00871AB2"/>
    <w:rsid w:val="008756AB"/>
    <w:rsid w:val="00877620"/>
    <w:rsid w:val="00880690"/>
    <w:rsid w:val="00881233"/>
    <w:rsid w:val="00886579"/>
    <w:rsid w:val="00893723"/>
    <w:rsid w:val="008A7C5A"/>
    <w:rsid w:val="008A7D7E"/>
    <w:rsid w:val="008C0925"/>
    <w:rsid w:val="008E0026"/>
    <w:rsid w:val="008E511D"/>
    <w:rsid w:val="008F3125"/>
    <w:rsid w:val="008F3128"/>
    <w:rsid w:val="008F65ED"/>
    <w:rsid w:val="00922B68"/>
    <w:rsid w:val="009368C5"/>
    <w:rsid w:val="00944B5A"/>
    <w:rsid w:val="0095728B"/>
    <w:rsid w:val="009611E9"/>
    <w:rsid w:val="009657B3"/>
    <w:rsid w:val="0097386F"/>
    <w:rsid w:val="00976302"/>
    <w:rsid w:val="00992032"/>
    <w:rsid w:val="009A26B5"/>
    <w:rsid w:val="009A4338"/>
    <w:rsid w:val="009A4DF2"/>
    <w:rsid w:val="009B0EFB"/>
    <w:rsid w:val="009B1CBF"/>
    <w:rsid w:val="009B78FE"/>
    <w:rsid w:val="009C6396"/>
    <w:rsid w:val="009E0DB7"/>
    <w:rsid w:val="009E7256"/>
    <w:rsid w:val="009F519D"/>
    <w:rsid w:val="009F7E33"/>
    <w:rsid w:val="00A10AE9"/>
    <w:rsid w:val="00A13CD7"/>
    <w:rsid w:val="00A14FD4"/>
    <w:rsid w:val="00A46E38"/>
    <w:rsid w:val="00A50352"/>
    <w:rsid w:val="00A51986"/>
    <w:rsid w:val="00A604E6"/>
    <w:rsid w:val="00A80216"/>
    <w:rsid w:val="00A82F73"/>
    <w:rsid w:val="00A94BE9"/>
    <w:rsid w:val="00A955AA"/>
    <w:rsid w:val="00AA1D8D"/>
    <w:rsid w:val="00AA3403"/>
    <w:rsid w:val="00AB013D"/>
    <w:rsid w:val="00AB6D59"/>
    <w:rsid w:val="00AC0CD6"/>
    <w:rsid w:val="00AD5F98"/>
    <w:rsid w:val="00AF3C51"/>
    <w:rsid w:val="00B0308E"/>
    <w:rsid w:val="00B140D9"/>
    <w:rsid w:val="00B1541B"/>
    <w:rsid w:val="00B1723E"/>
    <w:rsid w:val="00B42EF5"/>
    <w:rsid w:val="00B47730"/>
    <w:rsid w:val="00B60DF6"/>
    <w:rsid w:val="00B6658C"/>
    <w:rsid w:val="00B74DA5"/>
    <w:rsid w:val="00B7718C"/>
    <w:rsid w:val="00B86A12"/>
    <w:rsid w:val="00B87543"/>
    <w:rsid w:val="00B87FB7"/>
    <w:rsid w:val="00B908F0"/>
    <w:rsid w:val="00B92B39"/>
    <w:rsid w:val="00B93869"/>
    <w:rsid w:val="00BB27C7"/>
    <w:rsid w:val="00BB4F94"/>
    <w:rsid w:val="00BC5A60"/>
    <w:rsid w:val="00BE2061"/>
    <w:rsid w:val="00BE3296"/>
    <w:rsid w:val="00C0319E"/>
    <w:rsid w:val="00C11068"/>
    <w:rsid w:val="00C338B0"/>
    <w:rsid w:val="00C4201B"/>
    <w:rsid w:val="00C47129"/>
    <w:rsid w:val="00C55845"/>
    <w:rsid w:val="00C57B8B"/>
    <w:rsid w:val="00C82ADA"/>
    <w:rsid w:val="00C848A2"/>
    <w:rsid w:val="00C86F74"/>
    <w:rsid w:val="00CB0664"/>
    <w:rsid w:val="00CB57CA"/>
    <w:rsid w:val="00CC36AC"/>
    <w:rsid w:val="00CD6657"/>
    <w:rsid w:val="00CE3C99"/>
    <w:rsid w:val="00CE78DD"/>
    <w:rsid w:val="00CF0667"/>
    <w:rsid w:val="00D055FE"/>
    <w:rsid w:val="00D32F87"/>
    <w:rsid w:val="00D40A32"/>
    <w:rsid w:val="00D42EC1"/>
    <w:rsid w:val="00D45EBF"/>
    <w:rsid w:val="00D515B5"/>
    <w:rsid w:val="00D54205"/>
    <w:rsid w:val="00D57483"/>
    <w:rsid w:val="00D624F4"/>
    <w:rsid w:val="00D71306"/>
    <w:rsid w:val="00D72967"/>
    <w:rsid w:val="00D74412"/>
    <w:rsid w:val="00D805F4"/>
    <w:rsid w:val="00D81309"/>
    <w:rsid w:val="00D81DEE"/>
    <w:rsid w:val="00D834A0"/>
    <w:rsid w:val="00D83570"/>
    <w:rsid w:val="00DA6FD6"/>
    <w:rsid w:val="00DA77A3"/>
    <w:rsid w:val="00DB0D71"/>
    <w:rsid w:val="00DC78C8"/>
    <w:rsid w:val="00DC7B66"/>
    <w:rsid w:val="00DF031C"/>
    <w:rsid w:val="00E062E0"/>
    <w:rsid w:val="00E133AE"/>
    <w:rsid w:val="00E36996"/>
    <w:rsid w:val="00E45693"/>
    <w:rsid w:val="00E475F8"/>
    <w:rsid w:val="00E713DB"/>
    <w:rsid w:val="00E71634"/>
    <w:rsid w:val="00E74C8C"/>
    <w:rsid w:val="00E80772"/>
    <w:rsid w:val="00E92A9C"/>
    <w:rsid w:val="00EB73C3"/>
    <w:rsid w:val="00EC5B8D"/>
    <w:rsid w:val="00ED2806"/>
    <w:rsid w:val="00EF58DD"/>
    <w:rsid w:val="00EF7D9A"/>
    <w:rsid w:val="00F00FFF"/>
    <w:rsid w:val="00F02050"/>
    <w:rsid w:val="00F05440"/>
    <w:rsid w:val="00F1065D"/>
    <w:rsid w:val="00F121D0"/>
    <w:rsid w:val="00F32F9F"/>
    <w:rsid w:val="00F41C78"/>
    <w:rsid w:val="00F46D99"/>
    <w:rsid w:val="00F47CA5"/>
    <w:rsid w:val="00F51C53"/>
    <w:rsid w:val="00F654AD"/>
    <w:rsid w:val="00F82E29"/>
    <w:rsid w:val="00F97B61"/>
    <w:rsid w:val="00FA0279"/>
    <w:rsid w:val="00FB2A87"/>
    <w:rsid w:val="00FB3097"/>
    <w:rsid w:val="00FB378A"/>
    <w:rsid w:val="00FC526E"/>
    <w:rsid w:val="00FC693F"/>
    <w:rsid w:val="00FC705B"/>
    <w:rsid w:val="00FC79A9"/>
    <w:rsid w:val="00FC7C7A"/>
    <w:rsid w:val="00FF1380"/>
    <w:rsid w:val="00FF44A5"/>
    <w:rsid w:val="3DC01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37B5EC"/>
  <w14:defaultImageDpi w14:val="300"/>
  <w15:docId w15:val="{AF6FB0A8-E0A3-D347-8753-6FD450C4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121D0"/>
    <w:pPr>
      <w:spacing w:line="240" w:lineRule="auto"/>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1700E"/>
    <w:rPr>
      <w:sz w:val="16"/>
      <w:szCs w:val="16"/>
    </w:rPr>
  </w:style>
  <w:style w:type="paragraph" w:styleId="CommentText">
    <w:name w:val="annotation text"/>
    <w:basedOn w:val="Normal"/>
    <w:link w:val="CommentTextChar"/>
    <w:uiPriority w:val="99"/>
    <w:semiHidden/>
    <w:unhideWhenUsed/>
    <w:rsid w:val="0001700E"/>
    <w:pPr>
      <w:spacing w:line="240" w:lineRule="auto"/>
    </w:pPr>
    <w:rPr>
      <w:sz w:val="20"/>
      <w:szCs w:val="20"/>
    </w:rPr>
  </w:style>
  <w:style w:type="character" w:customStyle="1" w:styleId="CommentTextChar">
    <w:name w:val="Comment Text Char"/>
    <w:basedOn w:val="DefaultParagraphFont"/>
    <w:link w:val="CommentText"/>
    <w:uiPriority w:val="99"/>
    <w:semiHidden/>
    <w:rsid w:val="0001700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700E"/>
    <w:rPr>
      <w:b/>
      <w:bCs/>
    </w:rPr>
  </w:style>
  <w:style w:type="character" w:customStyle="1" w:styleId="CommentSubjectChar">
    <w:name w:val="Comment Subject Char"/>
    <w:basedOn w:val="CommentTextChar"/>
    <w:link w:val="CommentSubject"/>
    <w:uiPriority w:val="99"/>
    <w:semiHidden/>
    <w:rsid w:val="0001700E"/>
    <w:rPr>
      <w:rFonts w:ascii="Times New Roman" w:hAnsi="Times New Roman"/>
      <w:b/>
      <w:bCs/>
      <w:sz w:val="20"/>
      <w:szCs w:val="20"/>
    </w:rPr>
  </w:style>
  <w:style w:type="character" w:styleId="PlaceholderText">
    <w:name w:val="Placeholder Text"/>
    <w:basedOn w:val="DefaultParagraphFont"/>
    <w:uiPriority w:val="99"/>
    <w:semiHidden/>
    <w:rsid w:val="00055630"/>
    <w:rPr>
      <w:color w:val="666666"/>
    </w:rPr>
  </w:style>
  <w:style w:type="paragraph" w:customStyle="1" w:styleId="font-claude-response-body">
    <w:name w:val="font-claude-response-body"/>
    <w:basedOn w:val="Normal"/>
    <w:rsid w:val="00443A1A"/>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E062E0"/>
    <w:rPr>
      <w:rFonts w:ascii="Courier New" w:eastAsia="Times New Roman" w:hAnsi="Courier New" w:cs="Courier New"/>
      <w:sz w:val="20"/>
      <w:szCs w:val="20"/>
    </w:rPr>
  </w:style>
  <w:style w:type="character" w:styleId="Hyperlink">
    <w:name w:val="Hyperlink"/>
    <w:basedOn w:val="DefaultParagraphFont"/>
    <w:uiPriority w:val="99"/>
    <w:unhideWhenUsed/>
    <w:rsid w:val="00B908F0"/>
    <w:rPr>
      <w:color w:val="0000FF" w:themeColor="hyperlink"/>
      <w:u w:val="single"/>
    </w:rPr>
  </w:style>
  <w:style w:type="character" w:styleId="UnresolvedMention">
    <w:name w:val="Unresolved Mention"/>
    <w:basedOn w:val="DefaultParagraphFont"/>
    <w:uiPriority w:val="99"/>
    <w:semiHidden/>
    <w:unhideWhenUsed/>
    <w:rsid w:val="00B908F0"/>
    <w:rPr>
      <w:color w:val="605E5C"/>
      <w:shd w:val="clear" w:color="auto" w:fill="E1DFDD"/>
    </w:rPr>
  </w:style>
  <w:style w:type="character" w:styleId="FollowedHyperlink">
    <w:name w:val="FollowedHyperlink"/>
    <w:basedOn w:val="DefaultParagraphFont"/>
    <w:uiPriority w:val="99"/>
    <w:semiHidden/>
    <w:unhideWhenUsed/>
    <w:rsid w:val="007928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79">
      <w:marLeft w:val="640"/>
      <w:marRight w:val="0"/>
      <w:marTop w:val="0"/>
      <w:marBottom w:val="0"/>
      <w:divBdr>
        <w:top w:val="none" w:sz="0" w:space="0" w:color="auto"/>
        <w:left w:val="none" w:sz="0" w:space="0" w:color="auto"/>
        <w:bottom w:val="none" w:sz="0" w:space="0" w:color="auto"/>
        <w:right w:val="none" w:sz="0" w:space="0" w:color="auto"/>
      </w:divBdr>
    </w:div>
    <w:div w:id="1053652">
      <w:marLeft w:val="640"/>
      <w:marRight w:val="0"/>
      <w:marTop w:val="0"/>
      <w:marBottom w:val="0"/>
      <w:divBdr>
        <w:top w:val="none" w:sz="0" w:space="0" w:color="auto"/>
        <w:left w:val="none" w:sz="0" w:space="0" w:color="auto"/>
        <w:bottom w:val="none" w:sz="0" w:space="0" w:color="auto"/>
        <w:right w:val="none" w:sz="0" w:space="0" w:color="auto"/>
      </w:divBdr>
    </w:div>
    <w:div w:id="1444123">
      <w:marLeft w:val="640"/>
      <w:marRight w:val="0"/>
      <w:marTop w:val="0"/>
      <w:marBottom w:val="0"/>
      <w:divBdr>
        <w:top w:val="none" w:sz="0" w:space="0" w:color="auto"/>
        <w:left w:val="none" w:sz="0" w:space="0" w:color="auto"/>
        <w:bottom w:val="none" w:sz="0" w:space="0" w:color="auto"/>
        <w:right w:val="none" w:sz="0" w:space="0" w:color="auto"/>
      </w:divBdr>
    </w:div>
    <w:div w:id="3166602">
      <w:marLeft w:val="640"/>
      <w:marRight w:val="0"/>
      <w:marTop w:val="0"/>
      <w:marBottom w:val="0"/>
      <w:divBdr>
        <w:top w:val="none" w:sz="0" w:space="0" w:color="auto"/>
        <w:left w:val="none" w:sz="0" w:space="0" w:color="auto"/>
        <w:bottom w:val="none" w:sz="0" w:space="0" w:color="auto"/>
        <w:right w:val="none" w:sz="0" w:space="0" w:color="auto"/>
      </w:divBdr>
    </w:div>
    <w:div w:id="3367700">
      <w:marLeft w:val="640"/>
      <w:marRight w:val="0"/>
      <w:marTop w:val="0"/>
      <w:marBottom w:val="0"/>
      <w:divBdr>
        <w:top w:val="none" w:sz="0" w:space="0" w:color="auto"/>
        <w:left w:val="none" w:sz="0" w:space="0" w:color="auto"/>
        <w:bottom w:val="none" w:sz="0" w:space="0" w:color="auto"/>
        <w:right w:val="none" w:sz="0" w:space="0" w:color="auto"/>
      </w:divBdr>
    </w:div>
    <w:div w:id="3824811">
      <w:marLeft w:val="640"/>
      <w:marRight w:val="0"/>
      <w:marTop w:val="0"/>
      <w:marBottom w:val="0"/>
      <w:divBdr>
        <w:top w:val="none" w:sz="0" w:space="0" w:color="auto"/>
        <w:left w:val="none" w:sz="0" w:space="0" w:color="auto"/>
        <w:bottom w:val="none" w:sz="0" w:space="0" w:color="auto"/>
        <w:right w:val="none" w:sz="0" w:space="0" w:color="auto"/>
      </w:divBdr>
    </w:div>
    <w:div w:id="4210186">
      <w:marLeft w:val="640"/>
      <w:marRight w:val="0"/>
      <w:marTop w:val="0"/>
      <w:marBottom w:val="0"/>
      <w:divBdr>
        <w:top w:val="none" w:sz="0" w:space="0" w:color="auto"/>
        <w:left w:val="none" w:sz="0" w:space="0" w:color="auto"/>
        <w:bottom w:val="none" w:sz="0" w:space="0" w:color="auto"/>
        <w:right w:val="none" w:sz="0" w:space="0" w:color="auto"/>
      </w:divBdr>
    </w:div>
    <w:div w:id="5985397">
      <w:marLeft w:val="640"/>
      <w:marRight w:val="0"/>
      <w:marTop w:val="0"/>
      <w:marBottom w:val="0"/>
      <w:divBdr>
        <w:top w:val="none" w:sz="0" w:space="0" w:color="auto"/>
        <w:left w:val="none" w:sz="0" w:space="0" w:color="auto"/>
        <w:bottom w:val="none" w:sz="0" w:space="0" w:color="auto"/>
        <w:right w:val="none" w:sz="0" w:space="0" w:color="auto"/>
      </w:divBdr>
    </w:div>
    <w:div w:id="6451100">
      <w:marLeft w:val="640"/>
      <w:marRight w:val="0"/>
      <w:marTop w:val="0"/>
      <w:marBottom w:val="0"/>
      <w:divBdr>
        <w:top w:val="none" w:sz="0" w:space="0" w:color="auto"/>
        <w:left w:val="none" w:sz="0" w:space="0" w:color="auto"/>
        <w:bottom w:val="none" w:sz="0" w:space="0" w:color="auto"/>
        <w:right w:val="none" w:sz="0" w:space="0" w:color="auto"/>
      </w:divBdr>
    </w:div>
    <w:div w:id="6752955">
      <w:marLeft w:val="640"/>
      <w:marRight w:val="0"/>
      <w:marTop w:val="0"/>
      <w:marBottom w:val="0"/>
      <w:divBdr>
        <w:top w:val="none" w:sz="0" w:space="0" w:color="auto"/>
        <w:left w:val="none" w:sz="0" w:space="0" w:color="auto"/>
        <w:bottom w:val="none" w:sz="0" w:space="0" w:color="auto"/>
        <w:right w:val="none" w:sz="0" w:space="0" w:color="auto"/>
      </w:divBdr>
    </w:div>
    <w:div w:id="7102611">
      <w:marLeft w:val="640"/>
      <w:marRight w:val="0"/>
      <w:marTop w:val="0"/>
      <w:marBottom w:val="0"/>
      <w:divBdr>
        <w:top w:val="none" w:sz="0" w:space="0" w:color="auto"/>
        <w:left w:val="none" w:sz="0" w:space="0" w:color="auto"/>
        <w:bottom w:val="none" w:sz="0" w:space="0" w:color="auto"/>
        <w:right w:val="none" w:sz="0" w:space="0" w:color="auto"/>
      </w:divBdr>
    </w:div>
    <w:div w:id="7340641">
      <w:marLeft w:val="640"/>
      <w:marRight w:val="0"/>
      <w:marTop w:val="0"/>
      <w:marBottom w:val="0"/>
      <w:divBdr>
        <w:top w:val="none" w:sz="0" w:space="0" w:color="auto"/>
        <w:left w:val="none" w:sz="0" w:space="0" w:color="auto"/>
        <w:bottom w:val="none" w:sz="0" w:space="0" w:color="auto"/>
        <w:right w:val="none" w:sz="0" w:space="0" w:color="auto"/>
      </w:divBdr>
    </w:div>
    <w:div w:id="7490400">
      <w:marLeft w:val="640"/>
      <w:marRight w:val="0"/>
      <w:marTop w:val="0"/>
      <w:marBottom w:val="0"/>
      <w:divBdr>
        <w:top w:val="none" w:sz="0" w:space="0" w:color="auto"/>
        <w:left w:val="none" w:sz="0" w:space="0" w:color="auto"/>
        <w:bottom w:val="none" w:sz="0" w:space="0" w:color="auto"/>
        <w:right w:val="none" w:sz="0" w:space="0" w:color="auto"/>
      </w:divBdr>
    </w:div>
    <w:div w:id="7680994">
      <w:marLeft w:val="640"/>
      <w:marRight w:val="0"/>
      <w:marTop w:val="0"/>
      <w:marBottom w:val="0"/>
      <w:divBdr>
        <w:top w:val="none" w:sz="0" w:space="0" w:color="auto"/>
        <w:left w:val="none" w:sz="0" w:space="0" w:color="auto"/>
        <w:bottom w:val="none" w:sz="0" w:space="0" w:color="auto"/>
        <w:right w:val="none" w:sz="0" w:space="0" w:color="auto"/>
      </w:divBdr>
    </w:div>
    <w:div w:id="7875356">
      <w:marLeft w:val="640"/>
      <w:marRight w:val="0"/>
      <w:marTop w:val="0"/>
      <w:marBottom w:val="0"/>
      <w:divBdr>
        <w:top w:val="none" w:sz="0" w:space="0" w:color="auto"/>
        <w:left w:val="none" w:sz="0" w:space="0" w:color="auto"/>
        <w:bottom w:val="none" w:sz="0" w:space="0" w:color="auto"/>
        <w:right w:val="none" w:sz="0" w:space="0" w:color="auto"/>
      </w:divBdr>
    </w:div>
    <w:div w:id="8608225">
      <w:marLeft w:val="640"/>
      <w:marRight w:val="0"/>
      <w:marTop w:val="0"/>
      <w:marBottom w:val="0"/>
      <w:divBdr>
        <w:top w:val="none" w:sz="0" w:space="0" w:color="auto"/>
        <w:left w:val="none" w:sz="0" w:space="0" w:color="auto"/>
        <w:bottom w:val="none" w:sz="0" w:space="0" w:color="auto"/>
        <w:right w:val="none" w:sz="0" w:space="0" w:color="auto"/>
      </w:divBdr>
    </w:div>
    <w:div w:id="9726994">
      <w:marLeft w:val="640"/>
      <w:marRight w:val="0"/>
      <w:marTop w:val="0"/>
      <w:marBottom w:val="0"/>
      <w:divBdr>
        <w:top w:val="none" w:sz="0" w:space="0" w:color="auto"/>
        <w:left w:val="none" w:sz="0" w:space="0" w:color="auto"/>
        <w:bottom w:val="none" w:sz="0" w:space="0" w:color="auto"/>
        <w:right w:val="none" w:sz="0" w:space="0" w:color="auto"/>
      </w:divBdr>
    </w:div>
    <w:div w:id="11492946">
      <w:marLeft w:val="640"/>
      <w:marRight w:val="0"/>
      <w:marTop w:val="0"/>
      <w:marBottom w:val="0"/>
      <w:divBdr>
        <w:top w:val="none" w:sz="0" w:space="0" w:color="auto"/>
        <w:left w:val="none" w:sz="0" w:space="0" w:color="auto"/>
        <w:bottom w:val="none" w:sz="0" w:space="0" w:color="auto"/>
        <w:right w:val="none" w:sz="0" w:space="0" w:color="auto"/>
      </w:divBdr>
    </w:div>
    <w:div w:id="12414881">
      <w:marLeft w:val="640"/>
      <w:marRight w:val="0"/>
      <w:marTop w:val="0"/>
      <w:marBottom w:val="0"/>
      <w:divBdr>
        <w:top w:val="none" w:sz="0" w:space="0" w:color="auto"/>
        <w:left w:val="none" w:sz="0" w:space="0" w:color="auto"/>
        <w:bottom w:val="none" w:sz="0" w:space="0" w:color="auto"/>
        <w:right w:val="none" w:sz="0" w:space="0" w:color="auto"/>
      </w:divBdr>
    </w:div>
    <w:div w:id="12659843">
      <w:marLeft w:val="640"/>
      <w:marRight w:val="0"/>
      <w:marTop w:val="0"/>
      <w:marBottom w:val="0"/>
      <w:divBdr>
        <w:top w:val="none" w:sz="0" w:space="0" w:color="auto"/>
        <w:left w:val="none" w:sz="0" w:space="0" w:color="auto"/>
        <w:bottom w:val="none" w:sz="0" w:space="0" w:color="auto"/>
        <w:right w:val="none" w:sz="0" w:space="0" w:color="auto"/>
      </w:divBdr>
    </w:div>
    <w:div w:id="13918473">
      <w:marLeft w:val="640"/>
      <w:marRight w:val="0"/>
      <w:marTop w:val="0"/>
      <w:marBottom w:val="0"/>
      <w:divBdr>
        <w:top w:val="none" w:sz="0" w:space="0" w:color="auto"/>
        <w:left w:val="none" w:sz="0" w:space="0" w:color="auto"/>
        <w:bottom w:val="none" w:sz="0" w:space="0" w:color="auto"/>
        <w:right w:val="none" w:sz="0" w:space="0" w:color="auto"/>
      </w:divBdr>
    </w:div>
    <w:div w:id="14312741">
      <w:marLeft w:val="640"/>
      <w:marRight w:val="0"/>
      <w:marTop w:val="0"/>
      <w:marBottom w:val="0"/>
      <w:divBdr>
        <w:top w:val="none" w:sz="0" w:space="0" w:color="auto"/>
        <w:left w:val="none" w:sz="0" w:space="0" w:color="auto"/>
        <w:bottom w:val="none" w:sz="0" w:space="0" w:color="auto"/>
        <w:right w:val="none" w:sz="0" w:space="0" w:color="auto"/>
      </w:divBdr>
    </w:div>
    <w:div w:id="14621433">
      <w:marLeft w:val="640"/>
      <w:marRight w:val="0"/>
      <w:marTop w:val="0"/>
      <w:marBottom w:val="0"/>
      <w:divBdr>
        <w:top w:val="none" w:sz="0" w:space="0" w:color="auto"/>
        <w:left w:val="none" w:sz="0" w:space="0" w:color="auto"/>
        <w:bottom w:val="none" w:sz="0" w:space="0" w:color="auto"/>
        <w:right w:val="none" w:sz="0" w:space="0" w:color="auto"/>
      </w:divBdr>
    </w:div>
    <w:div w:id="14964075">
      <w:marLeft w:val="640"/>
      <w:marRight w:val="0"/>
      <w:marTop w:val="0"/>
      <w:marBottom w:val="0"/>
      <w:divBdr>
        <w:top w:val="none" w:sz="0" w:space="0" w:color="auto"/>
        <w:left w:val="none" w:sz="0" w:space="0" w:color="auto"/>
        <w:bottom w:val="none" w:sz="0" w:space="0" w:color="auto"/>
        <w:right w:val="none" w:sz="0" w:space="0" w:color="auto"/>
      </w:divBdr>
    </w:div>
    <w:div w:id="15621960">
      <w:marLeft w:val="640"/>
      <w:marRight w:val="0"/>
      <w:marTop w:val="0"/>
      <w:marBottom w:val="0"/>
      <w:divBdr>
        <w:top w:val="none" w:sz="0" w:space="0" w:color="auto"/>
        <w:left w:val="none" w:sz="0" w:space="0" w:color="auto"/>
        <w:bottom w:val="none" w:sz="0" w:space="0" w:color="auto"/>
        <w:right w:val="none" w:sz="0" w:space="0" w:color="auto"/>
      </w:divBdr>
    </w:div>
    <w:div w:id="16079213">
      <w:marLeft w:val="640"/>
      <w:marRight w:val="0"/>
      <w:marTop w:val="0"/>
      <w:marBottom w:val="0"/>
      <w:divBdr>
        <w:top w:val="none" w:sz="0" w:space="0" w:color="auto"/>
        <w:left w:val="none" w:sz="0" w:space="0" w:color="auto"/>
        <w:bottom w:val="none" w:sz="0" w:space="0" w:color="auto"/>
        <w:right w:val="none" w:sz="0" w:space="0" w:color="auto"/>
      </w:divBdr>
    </w:div>
    <w:div w:id="16389766">
      <w:marLeft w:val="640"/>
      <w:marRight w:val="0"/>
      <w:marTop w:val="0"/>
      <w:marBottom w:val="0"/>
      <w:divBdr>
        <w:top w:val="none" w:sz="0" w:space="0" w:color="auto"/>
        <w:left w:val="none" w:sz="0" w:space="0" w:color="auto"/>
        <w:bottom w:val="none" w:sz="0" w:space="0" w:color="auto"/>
        <w:right w:val="none" w:sz="0" w:space="0" w:color="auto"/>
      </w:divBdr>
    </w:div>
    <w:div w:id="16468133">
      <w:marLeft w:val="640"/>
      <w:marRight w:val="0"/>
      <w:marTop w:val="0"/>
      <w:marBottom w:val="0"/>
      <w:divBdr>
        <w:top w:val="none" w:sz="0" w:space="0" w:color="auto"/>
        <w:left w:val="none" w:sz="0" w:space="0" w:color="auto"/>
        <w:bottom w:val="none" w:sz="0" w:space="0" w:color="auto"/>
        <w:right w:val="none" w:sz="0" w:space="0" w:color="auto"/>
      </w:divBdr>
    </w:div>
    <w:div w:id="16809625">
      <w:marLeft w:val="640"/>
      <w:marRight w:val="0"/>
      <w:marTop w:val="0"/>
      <w:marBottom w:val="0"/>
      <w:divBdr>
        <w:top w:val="none" w:sz="0" w:space="0" w:color="auto"/>
        <w:left w:val="none" w:sz="0" w:space="0" w:color="auto"/>
        <w:bottom w:val="none" w:sz="0" w:space="0" w:color="auto"/>
        <w:right w:val="none" w:sz="0" w:space="0" w:color="auto"/>
      </w:divBdr>
    </w:div>
    <w:div w:id="17855345">
      <w:marLeft w:val="640"/>
      <w:marRight w:val="0"/>
      <w:marTop w:val="0"/>
      <w:marBottom w:val="0"/>
      <w:divBdr>
        <w:top w:val="none" w:sz="0" w:space="0" w:color="auto"/>
        <w:left w:val="none" w:sz="0" w:space="0" w:color="auto"/>
        <w:bottom w:val="none" w:sz="0" w:space="0" w:color="auto"/>
        <w:right w:val="none" w:sz="0" w:space="0" w:color="auto"/>
      </w:divBdr>
    </w:div>
    <w:div w:id="17974208">
      <w:marLeft w:val="640"/>
      <w:marRight w:val="0"/>
      <w:marTop w:val="0"/>
      <w:marBottom w:val="0"/>
      <w:divBdr>
        <w:top w:val="none" w:sz="0" w:space="0" w:color="auto"/>
        <w:left w:val="none" w:sz="0" w:space="0" w:color="auto"/>
        <w:bottom w:val="none" w:sz="0" w:space="0" w:color="auto"/>
        <w:right w:val="none" w:sz="0" w:space="0" w:color="auto"/>
      </w:divBdr>
    </w:div>
    <w:div w:id="18052111">
      <w:marLeft w:val="640"/>
      <w:marRight w:val="0"/>
      <w:marTop w:val="0"/>
      <w:marBottom w:val="0"/>
      <w:divBdr>
        <w:top w:val="none" w:sz="0" w:space="0" w:color="auto"/>
        <w:left w:val="none" w:sz="0" w:space="0" w:color="auto"/>
        <w:bottom w:val="none" w:sz="0" w:space="0" w:color="auto"/>
        <w:right w:val="none" w:sz="0" w:space="0" w:color="auto"/>
      </w:divBdr>
    </w:div>
    <w:div w:id="18092970">
      <w:marLeft w:val="640"/>
      <w:marRight w:val="0"/>
      <w:marTop w:val="0"/>
      <w:marBottom w:val="0"/>
      <w:divBdr>
        <w:top w:val="none" w:sz="0" w:space="0" w:color="auto"/>
        <w:left w:val="none" w:sz="0" w:space="0" w:color="auto"/>
        <w:bottom w:val="none" w:sz="0" w:space="0" w:color="auto"/>
        <w:right w:val="none" w:sz="0" w:space="0" w:color="auto"/>
      </w:divBdr>
    </w:div>
    <w:div w:id="19359176">
      <w:marLeft w:val="640"/>
      <w:marRight w:val="0"/>
      <w:marTop w:val="0"/>
      <w:marBottom w:val="0"/>
      <w:divBdr>
        <w:top w:val="none" w:sz="0" w:space="0" w:color="auto"/>
        <w:left w:val="none" w:sz="0" w:space="0" w:color="auto"/>
        <w:bottom w:val="none" w:sz="0" w:space="0" w:color="auto"/>
        <w:right w:val="none" w:sz="0" w:space="0" w:color="auto"/>
      </w:divBdr>
    </w:div>
    <w:div w:id="19474286">
      <w:marLeft w:val="640"/>
      <w:marRight w:val="0"/>
      <w:marTop w:val="0"/>
      <w:marBottom w:val="0"/>
      <w:divBdr>
        <w:top w:val="none" w:sz="0" w:space="0" w:color="auto"/>
        <w:left w:val="none" w:sz="0" w:space="0" w:color="auto"/>
        <w:bottom w:val="none" w:sz="0" w:space="0" w:color="auto"/>
        <w:right w:val="none" w:sz="0" w:space="0" w:color="auto"/>
      </w:divBdr>
    </w:div>
    <w:div w:id="19556027">
      <w:marLeft w:val="640"/>
      <w:marRight w:val="0"/>
      <w:marTop w:val="0"/>
      <w:marBottom w:val="0"/>
      <w:divBdr>
        <w:top w:val="none" w:sz="0" w:space="0" w:color="auto"/>
        <w:left w:val="none" w:sz="0" w:space="0" w:color="auto"/>
        <w:bottom w:val="none" w:sz="0" w:space="0" w:color="auto"/>
        <w:right w:val="none" w:sz="0" w:space="0" w:color="auto"/>
      </w:divBdr>
    </w:div>
    <w:div w:id="19863147">
      <w:marLeft w:val="640"/>
      <w:marRight w:val="0"/>
      <w:marTop w:val="0"/>
      <w:marBottom w:val="0"/>
      <w:divBdr>
        <w:top w:val="none" w:sz="0" w:space="0" w:color="auto"/>
        <w:left w:val="none" w:sz="0" w:space="0" w:color="auto"/>
        <w:bottom w:val="none" w:sz="0" w:space="0" w:color="auto"/>
        <w:right w:val="none" w:sz="0" w:space="0" w:color="auto"/>
      </w:divBdr>
    </w:div>
    <w:div w:id="20864500">
      <w:marLeft w:val="640"/>
      <w:marRight w:val="0"/>
      <w:marTop w:val="0"/>
      <w:marBottom w:val="0"/>
      <w:divBdr>
        <w:top w:val="none" w:sz="0" w:space="0" w:color="auto"/>
        <w:left w:val="none" w:sz="0" w:space="0" w:color="auto"/>
        <w:bottom w:val="none" w:sz="0" w:space="0" w:color="auto"/>
        <w:right w:val="none" w:sz="0" w:space="0" w:color="auto"/>
      </w:divBdr>
    </w:div>
    <w:div w:id="21329150">
      <w:marLeft w:val="640"/>
      <w:marRight w:val="0"/>
      <w:marTop w:val="0"/>
      <w:marBottom w:val="0"/>
      <w:divBdr>
        <w:top w:val="none" w:sz="0" w:space="0" w:color="auto"/>
        <w:left w:val="none" w:sz="0" w:space="0" w:color="auto"/>
        <w:bottom w:val="none" w:sz="0" w:space="0" w:color="auto"/>
        <w:right w:val="none" w:sz="0" w:space="0" w:color="auto"/>
      </w:divBdr>
    </w:div>
    <w:div w:id="21563645">
      <w:marLeft w:val="640"/>
      <w:marRight w:val="0"/>
      <w:marTop w:val="0"/>
      <w:marBottom w:val="0"/>
      <w:divBdr>
        <w:top w:val="none" w:sz="0" w:space="0" w:color="auto"/>
        <w:left w:val="none" w:sz="0" w:space="0" w:color="auto"/>
        <w:bottom w:val="none" w:sz="0" w:space="0" w:color="auto"/>
        <w:right w:val="none" w:sz="0" w:space="0" w:color="auto"/>
      </w:divBdr>
    </w:div>
    <w:div w:id="21589055">
      <w:marLeft w:val="640"/>
      <w:marRight w:val="0"/>
      <w:marTop w:val="0"/>
      <w:marBottom w:val="0"/>
      <w:divBdr>
        <w:top w:val="none" w:sz="0" w:space="0" w:color="auto"/>
        <w:left w:val="none" w:sz="0" w:space="0" w:color="auto"/>
        <w:bottom w:val="none" w:sz="0" w:space="0" w:color="auto"/>
        <w:right w:val="none" w:sz="0" w:space="0" w:color="auto"/>
      </w:divBdr>
    </w:div>
    <w:div w:id="22094059">
      <w:marLeft w:val="640"/>
      <w:marRight w:val="0"/>
      <w:marTop w:val="0"/>
      <w:marBottom w:val="0"/>
      <w:divBdr>
        <w:top w:val="none" w:sz="0" w:space="0" w:color="auto"/>
        <w:left w:val="none" w:sz="0" w:space="0" w:color="auto"/>
        <w:bottom w:val="none" w:sz="0" w:space="0" w:color="auto"/>
        <w:right w:val="none" w:sz="0" w:space="0" w:color="auto"/>
      </w:divBdr>
    </w:div>
    <w:div w:id="22483912">
      <w:marLeft w:val="640"/>
      <w:marRight w:val="0"/>
      <w:marTop w:val="0"/>
      <w:marBottom w:val="0"/>
      <w:divBdr>
        <w:top w:val="none" w:sz="0" w:space="0" w:color="auto"/>
        <w:left w:val="none" w:sz="0" w:space="0" w:color="auto"/>
        <w:bottom w:val="none" w:sz="0" w:space="0" w:color="auto"/>
        <w:right w:val="none" w:sz="0" w:space="0" w:color="auto"/>
      </w:divBdr>
    </w:div>
    <w:div w:id="24328860">
      <w:marLeft w:val="640"/>
      <w:marRight w:val="0"/>
      <w:marTop w:val="0"/>
      <w:marBottom w:val="0"/>
      <w:divBdr>
        <w:top w:val="none" w:sz="0" w:space="0" w:color="auto"/>
        <w:left w:val="none" w:sz="0" w:space="0" w:color="auto"/>
        <w:bottom w:val="none" w:sz="0" w:space="0" w:color="auto"/>
        <w:right w:val="none" w:sz="0" w:space="0" w:color="auto"/>
      </w:divBdr>
    </w:div>
    <w:div w:id="24454052">
      <w:marLeft w:val="640"/>
      <w:marRight w:val="0"/>
      <w:marTop w:val="0"/>
      <w:marBottom w:val="0"/>
      <w:divBdr>
        <w:top w:val="none" w:sz="0" w:space="0" w:color="auto"/>
        <w:left w:val="none" w:sz="0" w:space="0" w:color="auto"/>
        <w:bottom w:val="none" w:sz="0" w:space="0" w:color="auto"/>
        <w:right w:val="none" w:sz="0" w:space="0" w:color="auto"/>
      </w:divBdr>
    </w:div>
    <w:div w:id="24643934">
      <w:marLeft w:val="480"/>
      <w:marRight w:val="0"/>
      <w:marTop w:val="0"/>
      <w:marBottom w:val="0"/>
      <w:divBdr>
        <w:top w:val="none" w:sz="0" w:space="0" w:color="auto"/>
        <w:left w:val="none" w:sz="0" w:space="0" w:color="auto"/>
        <w:bottom w:val="none" w:sz="0" w:space="0" w:color="auto"/>
        <w:right w:val="none" w:sz="0" w:space="0" w:color="auto"/>
      </w:divBdr>
    </w:div>
    <w:div w:id="24644081">
      <w:marLeft w:val="640"/>
      <w:marRight w:val="0"/>
      <w:marTop w:val="0"/>
      <w:marBottom w:val="0"/>
      <w:divBdr>
        <w:top w:val="none" w:sz="0" w:space="0" w:color="auto"/>
        <w:left w:val="none" w:sz="0" w:space="0" w:color="auto"/>
        <w:bottom w:val="none" w:sz="0" w:space="0" w:color="auto"/>
        <w:right w:val="none" w:sz="0" w:space="0" w:color="auto"/>
      </w:divBdr>
    </w:div>
    <w:div w:id="25832095">
      <w:marLeft w:val="640"/>
      <w:marRight w:val="0"/>
      <w:marTop w:val="0"/>
      <w:marBottom w:val="0"/>
      <w:divBdr>
        <w:top w:val="none" w:sz="0" w:space="0" w:color="auto"/>
        <w:left w:val="none" w:sz="0" w:space="0" w:color="auto"/>
        <w:bottom w:val="none" w:sz="0" w:space="0" w:color="auto"/>
        <w:right w:val="none" w:sz="0" w:space="0" w:color="auto"/>
      </w:divBdr>
    </w:div>
    <w:div w:id="27067034">
      <w:marLeft w:val="640"/>
      <w:marRight w:val="0"/>
      <w:marTop w:val="0"/>
      <w:marBottom w:val="0"/>
      <w:divBdr>
        <w:top w:val="none" w:sz="0" w:space="0" w:color="auto"/>
        <w:left w:val="none" w:sz="0" w:space="0" w:color="auto"/>
        <w:bottom w:val="none" w:sz="0" w:space="0" w:color="auto"/>
        <w:right w:val="none" w:sz="0" w:space="0" w:color="auto"/>
      </w:divBdr>
    </w:div>
    <w:div w:id="27144513">
      <w:marLeft w:val="640"/>
      <w:marRight w:val="0"/>
      <w:marTop w:val="0"/>
      <w:marBottom w:val="0"/>
      <w:divBdr>
        <w:top w:val="none" w:sz="0" w:space="0" w:color="auto"/>
        <w:left w:val="none" w:sz="0" w:space="0" w:color="auto"/>
        <w:bottom w:val="none" w:sz="0" w:space="0" w:color="auto"/>
        <w:right w:val="none" w:sz="0" w:space="0" w:color="auto"/>
      </w:divBdr>
    </w:div>
    <w:div w:id="28919888">
      <w:marLeft w:val="640"/>
      <w:marRight w:val="0"/>
      <w:marTop w:val="0"/>
      <w:marBottom w:val="0"/>
      <w:divBdr>
        <w:top w:val="none" w:sz="0" w:space="0" w:color="auto"/>
        <w:left w:val="none" w:sz="0" w:space="0" w:color="auto"/>
        <w:bottom w:val="none" w:sz="0" w:space="0" w:color="auto"/>
        <w:right w:val="none" w:sz="0" w:space="0" w:color="auto"/>
      </w:divBdr>
    </w:div>
    <w:div w:id="29185059">
      <w:marLeft w:val="640"/>
      <w:marRight w:val="0"/>
      <w:marTop w:val="0"/>
      <w:marBottom w:val="0"/>
      <w:divBdr>
        <w:top w:val="none" w:sz="0" w:space="0" w:color="auto"/>
        <w:left w:val="none" w:sz="0" w:space="0" w:color="auto"/>
        <w:bottom w:val="none" w:sz="0" w:space="0" w:color="auto"/>
        <w:right w:val="none" w:sz="0" w:space="0" w:color="auto"/>
      </w:divBdr>
    </w:div>
    <w:div w:id="29497104">
      <w:marLeft w:val="640"/>
      <w:marRight w:val="0"/>
      <w:marTop w:val="0"/>
      <w:marBottom w:val="0"/>
      <w:divBdr>
        <w:top w:val="none" w:sz="0" w:space="0" w:color="auto"/>
        <w:left w:val="none" w:sz="0" w:space="0" w:color="auto"/>
        <w:bottom w:val="none" w:sz="0" w:space="0" w:color="auto"/>
        <w:right w:val="none" w:sz="0" w:space="0" w:color="auto"/>
      </w:divBdr>
    </w:div>
    <w:div w:id="30152660">
      <w:marLeft w:val="640"/>
      <w:marRight w:val="0"/>
      <w:marTop w:val="0"/>
      <w:marBottom w:val="0"/>
      <w:divBdr>
        <w:top w:val="none" w:sz="0" w:space="0" w:color="auto"/>
        <w:left w:val="none" w:sz="0" w:space="0" w:color="auto"/>
        <w:bottom w:val="none" w:sz="0" w:space="0" w:color="auto"/>
        <w:right w:val="none" w:sz="0" w:space="0" w:color="auto"/>
      </w:divBdr>
    </w:div>
    <w:div w:id="30809340">
      <w:marLeft w:val="640"/>
      <w:marRight w:val="0"/>
      <w:marTop w:val="0"/>
      <w:marBottom w:val="0"/>
      <w:divBdr>
        <w:top w:val="none" w:sz="0" w:space="0" w:color="auto"/>
        <w:left w:val="none" w:sz="0" w:space="0" w:color="auto"/>
        <w:bottom w:val="none" w:sz="0" w:space="0" w:color="auto"/>
        <w:right w:val="none" w:sz="0" w:space="0" w:color="auto"/>
      </w:divBdr>
    </w:div>
    <w:div w:id="31729042">
      <w:marLeft w:val="640"/>
      <w:marRight w:val="0"/>
      <w:marTop w:val="0"/>
      <w:marBottom w:val="0"/>
      <w:divBdr>
        <w:top w:val="none" w:sz="0" w:space="0" w:color="auto"/>
        <w:left w:val="none" w:sz="0" w:space="0" w:color="auto"/>
        <w:bottom w:val="none" w:sz="0" w:space="0" w:color="auto"/>
        <w:right w:val="none" w:sz="0" w:space="0" w:color="auto"/>
      </w:divBdr>
    </w:div>
    <w:div w:id="32341648">
      <w:marLeft w:val="640"/>
      <w:marRight w:val="0"/>
      <w:marTop w:val="0"/>
      <w:marBottom w:val="0"/>
      <w:divBdr>
        <w:top w:val="none" w:sz="0" w:space="0" w:color="auto"/>
        <w:left w:val="none" w:sz="0" w:space="0" w:color="auto"/>
        <w:bottom w:val="none" w:sz="0" w:space="0" w:color="auto"/>
        <w:right w:val="none" w:sz="0" w:space="0" w:color="auto"/>
      </w:divBdr>
    </w:div>
    <w:div w:id="33236421">
      <w:marLeft w:val="640"/>
      <w:marRight w:val="0"/>
      <w:marTop w:val="0"/>
      <w:marBottom w:val="0"/>
      <w:divBdr>
        <w:top w:val="none" w:sz="0" w:space="0" w:color="auto"/>
        <w:left w:val="none" w:sz="0" w:space="0" w:color="auto"/>
        <w:bottom w:val="none" w:sz="0" w:space="0" w:color="auto"/>
        <w:right w:val="none" w:sz="0" w:space="0" w:color="auto"/>
      </w:divBdr>
    </w:div>
    <w:div w:id="35353931">
      <w:marLeft w:val="640"/>
      <w:marRight w:val="0"/>
      <w:marTop w:val="0"/>
      <w:marBottom w:val="0"/>
      <w:divBdr>
        <w:top w:val="none" w:sz="0" w:space="0" w:color="auto"/>
        <w:left w:val="none" w:sz="0" w:space="0" w:color="auto"/>
        <w:bottom w:val="none" w:sz="0" w:space="0" w:color="auto"/>
        <w:right w:val="none" w:sz="0" w:space="0" w:color="auto"/>
      </w:divBdr>
    </w:div>
    <w:div w:id="36321972">
      <w:marLeft w:val="640"/>
      <w:marRight w:val="0"/>
      <w:marTop w:val="0"/>
      <w:marBottom w:val="0"/>
      <w:divBdr>
        <w:top w:val="none" w:sz="0" w:space="0" w:color="auto"/>
        <w:left w:val="none" w:sz="0" w:space="0" w:color="auto"/>
        <w:bottom w:val="none" w:sz="0" w:space="0" w:color="auto"/>
        <w:right w:val="none" w:sz="0" w:space="0" w:color="auto"/>
      </w:divBdr>
    </w:div>
    <w:div w:id="36393398">
      <w:marLeft w:val="640"/>
      <w:marRight w:val="0"/>
      <w:marTop w:val="0"/>
      <w:marBottom w:val="0"/>
      <w:divBdr>
        <w:top w:val="none" w:sz="0" w:space="0" w:color="auto"/>
        <w:left w:val="none" w:sz="0" w:space="0" w:color="auto"/>
        <w:bottom w:val="none" w:sz="0" w:space="0" w:color="auto"/>
        <w:right w:val="none" w:sz="0" w:space="0" w:color="auto"/>
      </w:divBdr>
    </w:div>
    <w:div w:id="36509782">
      <w:marLeft w:val="640"/>
      <w:marRight w:val="0"/>
      <w:marTop w:val="0"/>
      <w:marBottom w:val="0"/>
      <w:divBdr>
        <w:top w:val="none" w:sz="0" w:space="0" w:color="auto"/>
        <w:left w:val="none" w:sz="0" w:space="0" w:color="auto"/>
        <w:bottom w:val="none" w:sz="0" w:space="0" w:color="auto"/>
        <w:right w:val="none" w:sz="0" w:space="0" w:color="auto"/>
      </w:divBdr>
    </w:div>
    <w:div w:id="37097293">
      <w:marLeft w:val="640"/>
      <w:marRight w:val="0"/>
      <w:marTop w:val="0"/>
      <w:marBottom w:val="0"/>
      <w:divBdr>
        <w:top w:val="none" w:sz="0" w:space="0" w:color="auto"/>
        <w:left w:val="none" w:sz="0" w:space="0" w:color="auto"/>
        <w:bottom w:val="none" w:sz="0" w:space="0" w:color="auto"/>
        <w:right w:val="none" w:sz="0" w:space="0" w:color="auto"/>
      </w:divBdr>
    </w:div>
    <w:div w:id="37819685">
      <w:marLeft w:val="640"/>
      <w:marRight w:val="0"/>
      <w:marTop w:val="0"/>
      <w:marBottom w:val="0"/>
      <w:divBdr>
        <w:top w:val="none" w:sz="0" w:space="0" w:color="auto"/>
        <w:left w:val="none" w:sz="0" w:space="0" w:color="auto"/>
        <w:bottom w:val="none" w:sz="0" w:space="0" w:color="auto"/>
        <w:right w:val="none" w:sz="0" w:space="0" w:color="auto"/>
      </w:divBdr>
    </w:div>
    <w:div w:id="39256433">
      <w:marLeft w:val="640"/>
      <w:marRight w:val="0"/>
      <w:marTop w:val="0"/>
      <w:marBottom w:val="0"/>
      <w:divBdr>
        <w:top w:val="none" w:sz="0" w:space="0" w:color="auto"/>
        <w:left w:val="none" w:sz="0" w:space="0" w:color="auto"/>
        <w:bottom w:val="none" w:sz="0" w:space="0" w:color="auto"/>
        <w:right w:val="none" w:sz="0" w:space="0" w:color="auto"/>
      </w:divBdr>
    </w:div>
    <w:div w:id="39283249">
      <w:marLeft w:val="640"/>
      <w:marRight w:val="0"/>
      <w:marTop w:val="0"/>
      <w:marBottom w:val="0"/>
      <w:divBdr>
        <w:top w:val="none" w:sz="0" w:space="0" w:color="auto"/>
        <w:left w:val="none" w:sz="0" w:space="0" w:color="auto"/>
        <w:bottom w:val="none" w:sz="0" w:space="0" w:color="auto"/>
        <w:right w:val="none" w:sz="0" w:space="0" w:color="auto"/>
      </w:divBdr>
    </w:div>
    <w:div w:id="40138243">
      <w:marLeft w:val="640"/>
      <w:marRight w:val="0"/>
      <w:marTop w:val="0"/>
      <w:marBottom w:val="0"/>
      <w:divBdr>
        <w:top w:val="none" w:sz="0" w:space="0" w:color="auto"/>
        <w:left w:val="none" w:sz="0" w:space="0" w:color="auto"/>
        <w:bottom w:val="none" w:sz="0" w:space="0" w:color="auto"/>
        <w:right w:val="none" w:sz="0" w:space="0" w:color="auto"/>
      </w:divBdr>
    </w:div>
    <w:div w:id="40204877">
      <w:marLeft w:val="640"/>
      <w:marRight w:val="0"/>
      <w:marTop w:val="0"/>
      <w:marBottom w:val="0"/>
      <w:divBdr>
        <w:top w:val="none" w:sz="0" w:space="0" w:color="auto"/>
        <w:left w:val="none" w:sz="0" w:space="0" w:color="auto"/>
        <w:bottom w:val="none" w:sz="0" w:space="0" w:color="auto"/>
        <w:right w:val="none" w:sz="0" w:space="0" w:color="auto"/>
      </w:divBdr>
    </w:div>
    <w:div w:id="41443304">
      <w:marLeft w:val="640"/>
      <w:marRight w:val="0"/>
      <w:marTop w:val="0"/>
      <w:marBottom w:val="0"/>
      <w:divBdr>
        <w:top w:val="none" w:sz="0" w:space="0" w:color="auto"/>
        <w:left w:val="none" w:sz="0" w:space="0" w:color="auto"/>
        <w:bottom w:val="none" w:sz="0" w:space="0" w:color="auto"/>
        <w:right w:val="none" w:sz="0" w:space="0" w:color="auto"/>
      </w:divBdr>
    </w:div>
    <w:div w:id="41684110">
      <w:marLeft w:val="640"/>
      <w:marRight w:val="0"/>
      <w:marTop w:val="0"/>
      <w:marBottom w:val="0"/>
      <w:divBdr>
        <w:top w:val="none" w:sz="0" w:space="0" w:color="auto"/>
        <w:left w:val="none" w:sz="0" w:space="0" w:color="auto"/>
        <w:bottom w:val="none" w:sz="0" w:space="0" w:color="auto"/>
        <w:right w:val="none" w:sz="0" w:space="0" w:color="auto"/>
      </w:divBdr>
    </w:div>
    <w:div w:id="41827305">
      <w:marLeft w:val="640"/>
      <w:marRight w:val="0"/>
      <w:marTop w:val="0"/>
      <w:marBottom w:val="0"/>
      <w:divBdr>
        <w:top w:val="none" w:sz="0" w:space="0" w:color="auto"/>
        <w:left w:val="none" w:sz="0" w:space="0" w:color="auto"/>
        <w:bottom w:val="none" w:sz="0" w:space="0" w:color="auto"/>
        <w:right w:val="none" w:sz="0" w:space="0" w:color="auto"/>
      </w:divBdr>
    </w:div>
    <w:div w:id="42170890">
      <w:marLeft w:val="640"/>
      <w:marRight w:val="0"/>
      <w:marTop w:val="0"/>
      <w:marBottom w:val="0"/>
      <w:divBdr>
        <w:top w:val="none" w:sz="0" w:space="0" w:color="auto"/>
        <w:left w:val="none" w:sz="0" w:space="0" w:color="auto"/>
        <w:bottom w:val="none" w:sz="0" w:space="0" w:color="auto"/>
        <w:right w:val="none" w:sz="0" w:space="0" w:color="auto"/>
      </w:divBdr>
    </w:div>
    <w:div w:id="42869723">
      <w:marLeft w:val="640"/>
      <w:marRight w:val="0"/>
      <w:marTop w:val="0"/>
      <w:marBottom w:val="0"/>
      <w:divBdr>
        <w:top w:val="none" w:sz="0" w:space="0" w:color="auto"/>
        <w:left w:val="none" w:sz="0" w:space="0" w:color="auto"/>
        <w:bottom w:val="none" w:sz="0" w:space="0" w:color="auto"/>
        <w:right w:val="none" w:sz="0" w:space="0" w:color="auto"/>
      </w:divBdr>
    </w:div>
    <w:div w:id="43143663">
      <w:marLeft w:val="640"/>
      <w:marRight w:val="0"/>
      <w:marTop w:val="0"/>
      <w:marBottom w:val="0"/>
      <w:divBdr>
        <w:top w:val="none" w:sz="0" w:space="0" w:color="auto"/>
        <w:left w:val="none" w:sz="0" w:space="0" w:color="auto"/>
        <w:bottom w:val="none" w:sz="0" w:space="0" w:color="auto"/>
        <w:right w:val="none" w:sz="0" w:space="0" w:color="auto"/>
      </w:divBdr>
    </w:div>
    <w:div w:id="44108153">
      <w:marLeft w:val="640"/>
      <w:marRight w:val="0"/>
      <w:marTop w:val="0"/>
      <w:marBottom w:val="0"/>
      <w:divBdr>
        <w:top w:val="none" w:sz="0" w:space="0" w:color="auto"/>
        <w:left w:val="none" w:sz="0" w:space="0" w:color="auto"/>
        <w:bottom w:val="none" w:sz="0" w:space="0" w:color="auto"/>
        <w:right w:val="none" w:sz="0" w:space="0" w:color="auto"/>
      </w:divBdr>
    </w:div>
    <w:div w:id="44257512">
      <w:marLeft w:val="640"/>
      <w:marRight w:val="0"/>
      <w:marTop w:val="0"/>
      <w:marBottom w:val="0"/>
      <w:divBdr>
        <w:top w:val="none" w:sz="0" w:space="0" w:color="auto"/>
        <w:left w:val="none" w:sz="0" w:space="0" w:color="auto"/>
        <w:bottom w:val="none" w:sz="0" w:space="0" w:color="auto"/>
        <w:right w:val="none" w:sz="0" w:space="0" w:color="auto"/>
      </w:divBdr>
    </w:div>
    <w:div w:id="44377608">
      <w:marLeft w:val="640"/>
      <w:marRight w:val="0"/>
      <w:marTop w:val="0"/>
      <w:marBottom w:val="0"/>
      <w:divBdr>
        <w:top w:val="none" w:sz="0" w:space="0" w:color="auto"/>
        <w:left w:val="none" w:sz="0" w:space="0" w:color="auto"/>
        <w:bottom w:val="none" w:sz="0" w:space="0" w:color="auto"/>
        <w:right w:val="none" w:sz="0" w:space="0" w:color="auto"/>
      </w:divBdr>
    </w:div>
    <w:div w:id="44720331">
      <w:marLeft w:val="640"/>
      <w:marRight w:val="0"/>
      <w:marTop w:val="0"/>
      <w:marBottom w:val="0"/>
      <w:divBdr>
        <w:top w:val="none" w:sz="0" w:space="0" w:color="auto"/>
        <w:left w:val="none" w:sz="0" w:space="0" w:color="auto"/>
        <w:bottom w:val="none" w:sz="0" w:space="0" w:color="auto"/>
        <w:right w:val="none" w:sz="0" w:space="0" w:color="auto"/>
      </w:divBdr>
    </w:div>
    <w:div w:id="44913294">
      <w:marLeft w:val="640"/>
      <w:marRight w:val="0"/>
      <w:marTop w:val="0"/>
      <w:marBottom w:val="0"/>
      <w:divBdr>
        <w:top w:val="none" w:sz="0" w:space="0" w:color="auto"/>
        <w:left w:val="none" w:sz="0" w:space="0" w:color="auto"/>
        <w:bottom w:val="none" w:sz="0" w:space="0" w:color="auto"/>
        <w:right w:val="none" w:sz="0" w:space="0" w:color="auto"/>
      </w:divBdr>
    </w:div>
    <w:div w:id="44961298">
      <w:marLeft w:val="640"/>
      <w:marRight w:val="0"/>
      <w:marTop w:val="0"/>
      <w:marBottom w:val="0"/>
      <w:divBdr>
        <w:top w:val="none" w:sz="0" w:space="0" w:color="auto"/>
        <w:left w:val="none" w:sz="0" w:space="0" w:color="auto"/>
        <w:bottom w:val="none" w:sz="0" w:space="0" w:color="auto"/>
        <w:right w:val="none" w:sz="0" w:space="0" w:color="auto"/>
      </w:divBdr>
    </w:div>
    <w:div w:id="45616402">
      <w:marLeft w:val="640"/>
      <w:marRight w:val="0"/>
      <w:marTop w:val="0"/>
      <w:marBottom w:val="0"/>
      <w:divBdr>
        <w:top w:val="none" w:sz="0" w:space="0" w:color="auto"/>
        <w:left w:val="none" w:sz="0" w:space="0" w:color="auto"/>
        <w:bottom w:val="none" w:sz="0" w:space="0" w:color="auto"/>
        <w:right w:val="none" w:sz="0" w:space="0" w:color="auto"/>
      </w:divBdr>
    </w:div>
    <w:div w:id="46076245">
      <w:marLeft w:val="640"/>
      <w:marRight w:val="0"/>
      <w:marTop w:val="0"/>
      <w:marBottom w:val="0"/>
      <w:divBdr>
        <w:top w:val="none" w:sz="0" w:space="0" w:color="auto"/>
        <w:left w:val="none" w:sz="0" w:space="0" w:color="auto"/>
        <w:bottom w:val="none" w:sz="0" w:space="0" w:color="auto"/>
        <w:right w:val="none" w:sz="0" w:space="0" w:color="auto"/>
      </w:divBdr>
    </w:div>
    <w:div w:id="46102496">
      <w:marLeft w:val="640"/>
      <w:marRight w:val="0"/>
      <w:marTop w:val="0"/>
      <w:marBottom w:val="0"/>
      <w:divBdr>
        <w:top w:val="none" w:sz="0" w:space="0" w:color="auto"/>
        <w:left w:val="none" w:sz="0" w:space="0" w:color="auto"/>
        <w:bottom w:val="none" w:sz="0" w:space="0" w:color="auto"/>
        <w:right w:val="none" w:sz="0" w:space="0" w:color="auto"/>
      </w:divBdr>
    </w:div>
    <w:div w:id="47000006">
      <w:marLeft w:val="640"/>
      <w:marRight w:val="0"/>
      <w:marTop w:val="0"/>
      <w:marBottom w:val="0"/>
      <w:divBdr>
        <w:top w:val="none" w:sz="0" w:space="0" w:color="auto"/>
        <w:left w:val="none" w:sz="0" w:space="0" w:color="auto"/>
        <w:bottom w:val="none" w:sz="0" w:space="0" w:color="auto"/>
        <w:right w:val="none" w:sz="0" w:space="0" w:color="auto"/>
      </w:divBdr>
    </w:div>
    <w:div w:id="47186686">
      <w:marLeft w:val="640"/>
      <w:marRight w:val="0"/>
      <w:marTop w:val="0"/>
      <w:marBottom w:val="0"/>
      <w:divBdr>
        <w:top w:val="none" w:sz="0" w:space="0" w:color="auto"/>
        <w:left w:val="none" w:sz="0" w:space="0" w:color="auto"/>
        <w:bottom w:val="none" w:sz="0" w:space="0" w:color="auto"/>
        <w:right w:val="none" w:sz="0" w:space="0" w:color="auto"/>
      </w:divBdr>
    </w:div>
    <w:div w:id="47270310">
      <w:marLeft w:val="640"/>
      <w:marRight w:val="0"/>
      <w:marTop w:val="0"/>
      <w:marBottom w:val="0"/>
      <w:divBdr>
        <w:top w:val="none" w:sz="0" w:space="0" w:color="auto"/>
        <w:left w:val="none" w:sz="0" w:space="0" w:color="auto"/>
        <w:bottom w:val="none" w:sz="0" w:space="0" w:color="auto"/>
        <w:right w:val="none" w:sz="0" w:space="0" w:color="auto"/>
      </w:divBdr>
    </w:div>
    <w:div w:id="47530684">
      <w:marLeft w:val="640"/>
      <w:marRight w:val="0"/>
      <w:marTop w:val="0"/>
      <w:marBottom w:val="0"/>
      <w:divBdr>
        <w:top w:val="none" w:sz="0" w:space="0" w:color="auto"/>
        <w:left w:val="none" w:sz="0" w:space="0" w:color="auto"/>
        <w:bottom w:val="none" w:sz="0" w:space="0" w:color="auto"/>
        <w:right w:val="none" w:sz="0" w:space="0" w:color="auto"/>
      </w:divBdr>
    </w:div>
    <w:div w:id="48651017">
      <w:marLeft w:val="640"/>
      <w:marRight w:val="0"/>
      <w:marTop w:val="0"/>
      <w:marBottom w:val="0"/>
      <w:divBdr>
        <w:top w:val="none" w:sz="0" w:space="0" w:color="auto"/>
        <w:left w:val="none" w:sz="0" w:space="0" w:color="auto"/>
        <w:bottom w:val="none" w:sz="0" w:space="0" w:color="auto"/>
        <w:right w:val="none" w:sz="0" w:space="0" w:color="auto"/>
      </w:divBdr>
    </w:div>
    <w:div w:id="49110971">
      <w:marLeft w:val="640"/>
      <w:marRight w:val="0"/>
      <w:marTop w:val="0"/>
      <w:marBottom w:val="0"/>
      <w:divBdr>
        <w:top w:val="none" w:sz="0" w:space="0" w:color="auto"/>
        <w:left w:val="none" w:sz="0" w:space="0" w:color="auto"/>
        <w:bottom w:val="none" w:sz="0" w:space="0" w:color="auto"/>
        <w:right w:val="none" w:sz="0" w:space="0" w:color="auto"/>
      </w:divBdr>
    </w:div>
    <w:div w:id="51270738">
      <w:marLeft w:val="640"/>
      <w:marRight w:val="0"/>
      <w:marTop w:val="0"/>
      <w:marBottom w:val="0"/>
      <w:divBdr>
        <w:top w:val="none" w:sz="0" w:space="0" w:color="auto"/>
        <w:left w:val="none" w:sz="0" w:space="0" w:color="auto"/>
        <w:bottom w:val="none" w:sz="0" w:space="0" w:color="auto"/>
        <w:right w:val="none" w:sz="0" w:space="0" w:color="auto"/>
      </w:divBdr>
    </w:div>
    <w:div w:id="51275695">
      <w:marLeft w:val="640"/>
      <w:marRight w:val="0"/>
      <w:marTop w:val="0"/>
      <w:marBottom w:val="0"/>
      <w:divBdr>
        <w:top w:val="none" w:sz="0" w:space="0" w:color="auto"/>
        <w:left w:val="none" w:sz="0" w:space="0" w:color="auto"/>
        <w:bottom w:val="none" w:sz="0" w:space="0" w:color="auto"/>
        <w:right w:val="none" w:sz="0" w:space="0" w:color="auto"/>
      </w:divBdr>
    </w:div>
    <w:div w:id="51656853">
      <w:marLeft w:val="640"/>
      <w:marRight w:val="0"/>
      <w:marTop w:val="0"/>
      <w:marBottom w:val="0"/>
      <w:divBdr>
        <w:top w:val="none" w:sz="0" w:space="0" w:color="auto"/>
        <w:left w:val="none" w:sz="0" w:space="0" w:color="auto"/>
        <w:bottom w:val="none" w:sz="0" w:space="0" w:color="auto"/>
        <w:right w:val="none" w:sz="0" w:space="0" w:color="auto"/>
      </w:divBdr>
    </w:div>
    <w:div w:id="53090483">
      <w:marLeft w:val="640"/>
      <w:marRight w:val="0"/>
      <w:marTop w:val="0"/>
      <w:marBottom w:val="0"/>
      <w:divBdr>
        <w:top w:val="none" w:sz="0" w:space="0" w:color="auto"/>
        <w:left w:val="none" w:sz="0" w:space="0" w:color="auto"/>
        <w:bottom w:val="none" w:sz="0" w:space="0" w:color="auto"/>
        <w:right w:val="none" w:sz="0" w:space="0" w:color="auto"/>
      </w:divBdr>
    </w:div>
    <w:div w:id="53092141">
      <w:marLeft w:val="640"/>
      <w:marRight w:val="0"/>
      <w:marTop w:val="0"/>
      <w:marBottom w:val="0"/>
      <w:divBdr>
        <w:top w:val="none" w:sz="0" w:space="0" w:color="auto"/>
        <w:left w:val="none" w:sz="0" w:space="0" w:color="auto"/>
        <w:bottom w:val="none" w:sz="0" w:space="0" w:color="auto"/>
        <w:right w:val="none" w:sz="0" w:space="0" w:color="auto"/>
      </w:divBdr>
    </w:div>
    <w:div w:id="54403254">
      <w:marLeft w:val="640"/>
      <w:marRight w:val="0"/>
      <w:marTop w:val="0"/>
      <w:marBottom w:val="0"/>
      <w:divBdr>
        <w:top w:val="none" w:sz="0" w:space="0" w:color="auto"/>
        <w:left w:val="none" w:sz="0" w:space="0" w:color="auto"/>
        <w:bottom w:val="none" w:sz="0" w:space="0" w:color="auto"/>
        <w:right w:val="none" w:sz="0" w:space="0" w:color="auto"/>
      </w:divBdr>
    </w:div>
    <w:div w:id="54554668">
      <w:marLeft w:val="640"/>
      <w:marRight w:val="0"/>
      <w:marTop w:val="0"/>
      <w:marBottom w:val="0"/>
      <w:divBdr>
        <w:top w:val="none" w:sz="0" w:space="0" w:color="auto"/>
        <w:left w:val="none" w:sz="0" w:space="0" w:color="auto"/>
        <w:bottom w:val="none" w:sz="0" w:space="0" w:color="auto"/>
        <w:right w:val="none" w:sz="0" w:space="0" w:color="auto"/>
      </w:divBdr>
    </w:div>
    <w:div w:id="54861430">
      <w:marLeft w:val="640"/>
      <w:marRight w:val="0"/>
      <w:marTop w:val="0"/>
      <w:marBottom w:val="0"/>
      <w:divBdr>
        <w:top w:val="none" w:sz="0" w:space="0" w:color="auto"/>
        <w:left w:val="none" w:sz="0" w:space="0" w:color="auto"/>
        <w:bottom w:val="none" w:sz="0" w:space="0" w:color="auto"/>
        <w:right w:val="none" w:sz="0" w:space="0" w:color="auto"/>
      </w:divBdr>
    </w:div>
    <w:div w:id="55248862">
      <w:marLeft w:val="640"/>
      <w:marRight w:val="0"/>
      <w:marTop w:val="0"/>
      <w:marBottom w:val="0"/>
      <w:divBdr>
        <w:top w:val="none" w:sz="0" w:space="0" w:color="auto"/>
        <w:left w:val="none" w:sz="0" w:space="0" w:color="auto"/>
        <w:bottom w:val="none" w:sz="0" w:space="0" w:color="auto"/>
        <w:right w:val="none" w:sz="0" w:space="0" w:color="auto"/>
      </w:divBdr>
    </w:div>
    <w:div w:id="55276768">
      <w:marLeft w:val="640"/>
      <w:marRight w:val="0"/>
      <w:marTop w:val="0"/>
      <w:marBottom w:val="0"/>
      <w:divBdr>
        <w:top w:val="none" w:sz="0" w:space="0" w:color="auto"/>
        <w:left w:val="none" w:sz="0" w:space="0" w:color="auto"/>
        <w:bottom w:val="none" w:sz="0" w:space="0" w:color="auto"/>
        <w:right w:val="none" w:sz="0" w:space="0" w:color="auto"/>
      </w:divBdr>
    </w:div>
    <w:div w:id="55277909">
      <w:marLeft w:val="640"/>
      <w:marRight w:val="0"/>
      <w:marTop w:val="0"/>
      <w:marBottom w:val="0"/>
      <w:divBdr>
        <w:top w:val="none" w:sz="0" w:space="0" w:color="auto"/>
        <w:left w:val="none" w:sz="0" w:space="0" w:color="auto"/>
        <w:bottom w:val="none" w:sz="0" w:space="0" w:color="auto"/>
        <w:right w:val="none" w:sz="0" w:space="0" w:color="auto"/>
      </w:divBdr>
    </w:div>
    <w:div w:id="55516221">
      <w:marLeft w:val="640"/>
      <w:marRight w:val="0"/>
      <w:marTop w:val="0"/>
      <w:marBottom w:val="0"/>
      <w:divBdr>
        <w:top w:val="none" w:sz="0" w:space="0" w:color="auto"/>
        <w:left w:val="none" w:sz="0" w:space="0" w:color="auto"/>
        <w:bottom w:val="none" w:sz="0" w:space="0" w:color="auto"/>
        <w:right w:val="none" w:sz="0" w:space="0" w:color="auto"/>
      </w:divBdr>
    </w:div>
    <w:div w:id="55667130">
      <w:marLeft w:val="640"/>
      <w:marRight w:val="0"/>
      <w:marTop w:val="0"/>
      <w:marBottom w:val="0"/>
      <w:divBdr>
        <w:top w:val="none" w:sz="0" w:space="0" w:color="auto"/>
        <w:left w:val="none" w:sz="0" w:space="0" w:color="auto"/>
        <w:bottom w:val="none" w:sz="0" w:space="0" w:color="auto"/>
        <w:right w:val="none" w:sz="0" w:space="0" w:color="auto"/>
      </w:divBdr>
    </w:div>
    <w:div w:id="55906247">
      <w:marLeft w:val="640"/>
      <w:marRight w:val="0"/>
      <w:marTop w:val="0"/>
      <w:marBottom w:val="0"/>
      <w:divBdr>
        <w:top w:val="none" w:sz="0" w:space="0" w:color="auto"/>
        <w:left w:val="none" w:sz="0" w:space="0" w:color="auto"/>
        <w:bottom w:val="none" w:sz="0" w:space="0" w:color="auto"/>
        <w:right w:val="none" w:sz="0" w:space="0" w:color="auto"/>
      </w:divBdr>
    </w:div>
    <w:div w:id="57091564">
      <w:marLeft w:val="640"/>
      <w:marRight w:val="0"/>
      <w:marTop w:val="0"/>
      <w:marBottom w:val="0"/>
      <w:divBdr>
        <w:top w:val="none" w:sz="0" w:space="0" w:color="auto"/>
        <w:left w:val="none" w:sz="0" w:space="0" w:color="auto"/>
        <w:bottom w:val="none" w:sz="0" w:space="0" w:color="auto"/>
        <w:right w:val="none" w:sz="0" w:space="0" w:color="auto"/>
      </w:divBdr>
    </w:div>
    <w:div w:id="57092419">
      <w:marLeft w:val="480"/>
      <w:marRight w:val="0"/>
      <w:marTop w:val="0"/>
      <w:marBottom w:val="0"/>
      <w:divBdr>
        <w:top w:val="none" w:sz="0" w:space="0" w:color="auto"/>
        <w:left w:val="none" w:sz="0" w:space="0" w:color="auto"/>
        <w:bottom w:val="none" w:sz="0" w:space="0" w:color="auto"/>
        <w:right w:val="none" w:sz="0" w:space="0" w:color="auto"/>
      </w:divBdr>
    </w:div>
    <w:div w:id="57213480">
      <w:marLeft w:val="640"/>
      <w:marRight w:val="0"/>
      <w:marTop w:val="0"/>
      <w:marBottom w:val="0"/>
      <w:divBdr>
        <w:top w:val="none" w:sz="0" w:space="0" w:color="auto"/>
        <w:left w:val="none" w:sz="0" w:space="0" w:color="auto"/>
        <w:bottom w:val="none" w:sz="0" w:space="0" w:color="auto"/>
        <w:right w:val="none" w:sz="0" w:space="0" w:color="auto"/>
      </w:divBdr>
    </w:div>
    <w:div w:id="57285599">
      <w:marLeft w:val="640"/>
      <w:marRight w:val="0"/>
      <w:marTop w:val="0"/>
      <w:marBottom w:val="0"/>
      <w:divBdr>
        <w:top w:val="none" w:sz="0" w:space="0" w:color="auto"/>
        <w:left w:val="none" w:sz="0" w:space="0" w:color="auto"/>
        <w:bottom w:val="none" w:sz="0" w:space="0" w:color="auto"/>
        <w:right w:val="none" w:sz="0" w:space="0" w:color="auto"/>
      </w:divBdr>
    </w:div>
    <w:div w:id="57366676">
      <w:marLeft w:val="640"/>
      <w:marRight w:val="0"/>
      <w:marTop w:val="0"/>
      <w:marBottom w:val="0"/>
      <w:divBdr>
        <w:top w:val="none" w:sz="0" w:space="0" w:color="auto"/>
        <w:left w:val="none" w:sz="0" w:space="0" w:color="auto"/>
        <w:bottom w:val="none" w:sz="0" w:space="0" w:color="auto"/>
        <w:right w:val="none" w:sz="0" w:space="0" w:color="auto"/>
      </w:divBdr>
    </w:div>
    <w:div w:id="57754746">
      <w:marLeft w:val="640"/>
      <w:marRight w:val="0"/>
      <w:marTop w:val="0"/>
      <w:marBottom w:val="0"/>
      <w:divBdr>
        <w:top w:val="none" w:sz="0" w:space="0" w:color="auto"/>
        <w:left w:val="none" w:sz="0" w:space="0" w:color="auto"/>
        <w:bottom w:val="none" w:sz="0" w:space="0" w:color="auto"/>
        <w:right w:val="none" w:sz="0" w:space="0" w:color="auto"/>
      </w:divBdr>
    </w:div>
    <w:div w:id="59182334">
      <w:marLeft w:val="640"/>
      <w:marRight w:val="0"/>
      <w:marTop w:val="0"/>
      <w:marBottom w:val="0"/>
      <w:divBdr>
        <w:top w:val="none" w:sz="0" w:space="0" w:color="auto"/>
        <w:left w:val="none" w:sz="0" w:space="0" w:color="auto"/>
        <w:bottom w:val="none" w:sz="0" w:space="0" w:color="auto"/>
        <w:right w:val="none" w:sz="0" w:space="0" w:color="auto"/>
      </w:divBdr>
    </w:div>
    <w:div w:id="60445629">
      <w:marLeft w:val="640"/>
      <w:marRight w:val="0"/>
      <w:marTop w:val="0"/>
      <w:marBottom w:val="0"/>
      <w:divBdr>
        <w:top w:val="none" w:sz="0" w:space="0" w:color="auto"/>
        <w:left w:val="none" w:sz="0" w:space="0" w:color="auto"/>
        <w:bottom w:val="none" w:sz="0" w:space="0" w:color="auto"/>
        <w:right w:val="none" w:sz="0" w:space="0" w:color="auto"/>
      </w:divBdr>
    </w:div>
    <w:div w:id="60905539">
      <w:marLeft w:val="640"/>
      <w:marRight w:val="0"/>
      <w:marTop w:val="0"/>
      <w:marBottom w:val="0"/>
      <w:divBdr>
        <w:top w:val="none" w:sz="0" w:space="0" w:color="auto"/>
        <w:left w:val="none" w:sz="0" w:space="0" w:color="auto"/>
        <w:bottom w:val="none" w:sz="0" w:space="0" w:color="auto"/>
        <w:right w:val="none" w:sz="0" w:space="0" w:color="auto"/>
      </w:divBdr>
    </w:div>
    <w:div w:id="60980520">
      <w:marLeft w:val="640"/>
      <w:marRight w:val="0"/>
      <w:marTop w:val="0"/>
      <w:marBottom w:val="0"/>
      <w:divBdr>
        <w:top w:val="none" w:sz="0" w:space="0" w:color="auto"/>
        <w:left w:val="none" w:sz="0" w:space="0" w:color="auto"/>
        <w:bottom w:val="none" w:sz="0" w:space="0" w:color="auto"/>
        <w:right w:val="none" w:sz="0" w:space="0" w:color="auto"/>
      </w:divBdr>
    </w:div>
    <w:div w:id="61105934">
      <w:marLeft w:val="640"/>
      <w:marRight w:val="0"/>
      <w:marTop w:val="0"/>
      <w:marBottom w:val="0"/>
      <w:divBdr>
        <w:top w:val="none" w:sz="0" w:space="0" w:color="auto"/>
        <w:left w:val="none" w:sz="0" w:space="0" w:color="auto"/>
        <w:bottom w:val="none" w:sz="0" w:space="0" w:color="auto"/>
        <w:right w:val="none" w:sz="0" w:space="0" w:color="auto"/>
      </w:divBdr>
    </w:div>
    <w:div w:id="61298391">
      <w:marLeft w:val="640"/>
      <w:marRight w:val="0"/>
      <w:marTop w:val="0"/>
      <w:marBottom w:val="0"/>
      <w:divBdr>
        <w:top w:val="none" w:sz="0" w:space="0" w:color="auto"/>
        <w:left w:val="none" w:sz="0" w:space="0" w:color="auto"/>
        <w:bottom w:val="none" w:sz="0" w:space="0" w:color="auto"/>
        <w:right w:val="none" w:sz="0" w:space="0" w:color="auto"/>
      </w:divBdr>
    </w:div>
    <w:div w:id="61953209">
      <w:marLeft w:val="640"/>
      <w:marRight w:val="0"/>
      <w:marTop w:val="0"/>
      <w:marBottom w:val="0"/>
      <w:divBdr>
        <w:top w:val="none" w:sz="0" w:space="0" w:color="auto"/>
        <w:left w:val="none" w:sz="0" w:space="0" w:color="auto"/>
        <w:bottom w:val="none" w:sz="0" w:space="0" w:color="auto"/>
        <w:right w:val="none" w:sz="0" w:space="0" w:color="auto"/>
      </w:divBdr>
    </w:div>
    <w:div w:id="61998102">
      <w:marLeft w:val="640"/>
      <w:marRight w:val="0"/>
      <w:marTop w:val="0"/>
      <w:marBottom w:val="0"/>
      <w:divBdr>
        <w:top w:val="none" w:sz="0" w:space="0" w:color="auto"/>
        <w:left w:val="none" w:sz="0" w:space="0" w:color="auto"/>
        <w:bottom w:val="none" w:sz="0" w:space="0" w:color="auto"/>
        <w:right w:val="none" w:sz="0" w:space="0" w:color="auto"/>
      </w:divBdr>
    </w:div>
    <w:div w:id="62414805">
      <w:marLeft w:val="640"/>
      <w:marRight w:val="0"/>
      <w:marTop w:val="0"/>
      <w:marBottom w:val="0"/>
      <w:divBdr>
        <w:top w:val="none" w:sz="0" w:space="0" w:color="auto"/>
        <w:left w:val="none" w:sz="0" w:space="0" w:color="auto"/>
        <w:bottom w:val="none" w:sz="0" w:space="0" w:color="auto"/>
        <w:right w:val="none" w:sz="0" w:space="0" w:color="auto"/>
      </w:divBdr>
    </w:div>
    <w:div w:id="62484487">
      <w:marLeft w:val="640"/>
      <w:marRight w:val="0"/>
      <w:marTop w:val="0"/>
      <w:marBottom w:val="0"/>
      <w:divBdr>
        <w:top w:val="none" w:sz="0" w:space="0" w:color="auto"/>
        <w:left w:val="none" w:sz="0" w:space="0" w:color="auto"/>
        <w:bottom w:val="none" w:sz="0" w:space="0" w:color="auto"/>
        <w:right w:val="none" w:sz="0" w:space="0" w:color="auto"/>
      </w:divBdr>
    </w:div>
    <w:div w:id="63571325">
      <w:marLeft w:val="480"/>
      <w:marRight w:val="0"/>
      <w:marTop w:val="0"/>
      <w:marBottom w:val="0"/>
      <w:divBdr>
        <w:top w:val="none" w:sz="0" w:space="0" w:color="auto"/>
        <w:left w:val="none" w:sz="0" w:space="0" w:color="auto"/>
        <w:bottom w:val="none" w:sz="0" w:space="0" w:color="auto"/>
        <w:right w:val="none" w:sz="0" w:space="0" w:color="auto"/>
      </w:divBdr>
    </w:div>
    <w:div w:id="63913612">
      <w:marLeft w:val="640"/>
      <w:marRight w:val="0"/>
      <w:marTop w:val="0"/>
      <w:marBottom w:val="0"/>
      <w:divBdr>
        <w:top w:val="none" w:sz="0" w:space="0" w:color="auto"/>
        <w:left w:val="none" w:sz="0" w:space="0" w:color="auto"/>
        <w:bottom w:val="none" w:sz="0" w:space="0" w:color="auto"/>
        <w:right w:val="none" w:sz="0" w:space="0" w:color="auto"/>
      </w:divBdr>
    </w:div>
    <w:div w:id="64954414">
      <w:marLeft w:val="640"/>
      <w:marRight w:val="0"/>
      <w:marTop w:val="0"/>
      <w:marBottom w:val="0"/>
      <w:divBdr>
        <w:top w:val="none" w:sz="0" w:space="0" w:color="auto"/>
        <w:left w:val="none" w:sz="0" w:space="0" w:color="auto"/>
        <w:bottom w:val="none" w:sz="0" w:space="0" w:color="auto"/>
        <w:right w:val="none" w:sz="0" w:space="0" w:color="auto"/>
      </w:divBdr>
    </w:div>
    <w:div w:id="65810408">
      <w:marLeft w:val="640"/>
      <w:marRight w:val="0"/>
      <w:marTop w:val="0"/>
      <w:marBottom w:val="0"/>
      <w:divBdr>
        <w:top w:val="none" w:sz="0" w:space="0" w:color="auto"/>
        <w:left w:val="none" w:sz="0" w:space="0" w:color="auto"/>
        <w:bottom w:val="none" w:sz="0" w:space="0" w:color="auto"/>
        <w:right w:val="none" w:sz="0" w:space="0" w:color="auto"/>
      </w:divBdr>
    </w:div>
    <w:div w:id="66000353">
      <w:marLeft w:val="640"/>
      <w:marRight w:val="0"/>
      <w:marTop w:val="0"/>
      <w:marBottom w:val="0"/>
      <w:divBdr>
        <w:top w:val="none" w:sz="0" w:space="0" w:color="auto"/>
        <w:left w:val="none" w:sz="0" w:space="0" w:color="auto"/>
        <w:bottom w:val="none" w:sz="0" w:space="0" w:color="auto"/>
        <w:right w:val="none" w:sz="0" w:space="0" w:color="auto"/>
      </w:divBdr>
    </w:div>
    <w:div w:id="66535948">
      <w:marLeft w:val="640"/>
      <w:marRight w:val="0"/>
      <w:marTop w:val="0"/>
      <w:marBottom w:val="0"/>
      <w:divBdr>
        <w:top w:val="none" w:sz="0" w:space="0" w:color="auto"/>
        <w:left w:val="none" w:sz="0" w:space="0" w:color="auto"/>
        <w:bottom w:val="none" w:sz="0" w:space="0" w:color="auto"/>
        <w:right w:val="none" w:sz="0" w:space="0" w:color="auto"/>
      </w:divBdr>
    </w:div>
    <w:div w:id="66541693">
      <w:marLeft w:val="640"/>
      <w:marRight w:val="0"/>
      <w:marTop w:val="0"/>
      <w:marBottom w:val="0"/>
      <w:divBdr>
        <w:top w:val="none" w:sz="0" w:space="0" w:color="auto"/>
        <w:left w:val="none" w:sz="0" w:space="0" w:color="auto"/>
        <w:bottom w:val="none" w:sz="0" w:space="0" w:color="auto"/>
        <w:right w:val="none" w:sz="0" w:space="0" w:color="auto"/>
      </w:divBdr>
    </w:div>
    <w:div w:id="68113007">
      <w:marLeft w:val="640"/>
      <w:marRight w:val="0"/>
      <w:marTop w:val="0"/>
      <w:marBottom w:val="0"/>
      <w:divBdr>
        <w:top w:val="none" w:sz="0" w:space="0" w:color="auto"/>
        <w:left w:val="none" w:sz="0" w:space="0" w:color="auto"/>
        <w:bottom w:val="none" w:sz="0" w:space="0" w:color="auto"/>
        <w:right w:val="none" w:sz="0" w:space="0" w:color="auto"/>
      </w:divBdr>
    </w:div>
    <w:div w:id="68312033">
      <w:marLeft w:val="640"/>
      <w:marRight w:val="0"/>
      <w:marTop w:val="0"/>
      <w:marBottom w:val="0"/>
      <w:divBdr>
        <w:top w:val="none" w:sz="0" w:space="0" w:color="auto"/>
        <w:left w:val="none" w:sz="0" w:space="0" w:color="auto"/>
        <w:bottom w:val="none" w:sz="0" w:space="0" w:color="auto"/>
        <w:right w:val="none" w:sz="0" w:space="0" w:color="auto"/>
      </w:divBdr>
    </w:div>
    <w:div w:id="68313845">
      <w:marLeft w:val="640"/>
      <w:marRight w:val="0"/>
      <w:marTop w:val="0"/>
      <w:marBottom w:val="0"/>
      <w:divBdr>
        <w:top w:val="none" w:sz="0" w:space="0" w:color="auto"/>
        <w:left w:val="none" w:sz="0" w:space="0" w:color="auto"/>
        <w:bottom w:val="none" w:sz="0" w:space="0" w:color="auto"/>
        <w:right w:val="none" w:sz="0" w:space="0" w:color="auto"/>
      </w:divBdr>
    </w:div>
    <w:div w:id="69665980">
      <w:marLeft w:val="640"/>
      <w:marRight w:val="0"/>
      <w:marTop w:val="0"/>
      <w:marBottom w:val="0"/>
      <w:divBdr>
        <w:top w:val="none" w:sz="0" w:space="0" w:color="auto"/>
        <w:left w:val="none" w:sz="0" w:space="0" w:color="auto"/>
        <w:bottom w:val="none" w:sz="0" w:space="0" w:color="auto"/>
        <w:right w:val="none" w:sz="0" w:space="0" w:color="auto"/>
      </w:divBdr>
    </w:div>
    <w:div w:id="69736190">
      <w:marLeft w:val="640"/>
      <w:marRight w:val="0"/>
      <w:marTop w:val="0"/>
      <w:marBottom w:val="0"/>
      <w:divBdr>
        <w:top w:val="none" w:sz="0" w:space="0" w:color="auto"/>
        <w:left w:val="none" w:sz="0" w:space="0" w:color="auto"/>
        <w:bottom w:val="none" w:sz="0" w:space="0" w:color="auto"/>
        <w:right w:val="none" w:sz="0" w:space="0" w:color="auto"/>
      </w:divBdr>
    </w:div>
    <w:div w:id="69934402">
      <w:marLeft w:val="640"/>
      <w:marRight w:val="0"/>
      <w:marTop w:val="0"/>
      <w:marBottom w:val="0"/>
      <w:divBdr>
        <w:top w:val="none" w:sz="0" w:space="0" w:color="auto"/>
        <w:left w:val="none" w:sz="0" w:space="0" w:color="auto"/>
        <w:bottom w:val="none" w:sz="0" w:space="0" w:color="auto"/>
        <w:right w:val="none" w:sz="0" w:space="0" w:color="auto"/>
      </w:divBdr>
    </w:div>
    <w:div w:id="70347416">
      <w:marLeft w:val="640"/>
      <w:marRight w:val="0"/>
      <w:marTop w:val="0"/>
      <w:marBottom w:val="0"/>
      <w:divBdr>
        <w:top w:val="none" w:sz="0" w:space="0" w:color="auto"/>
        <w:left w:val="none" w:sz="0" w:space="0" w:color="auto"/>
        <w:bottom w:val="none" w:sz="0" w:space="0" w:color="auto"/>
        <w:right w:val="none" w:sz="0" w:space="0" w:color="auto"/>
      </w:divBdr>
    </w:div>
    <w:div w:id="70666723">
      <w:marLeft w:val="640"/>
      <w:marRight w:val="0"/>
      <w:marTop w:val="0"/>
      <w:marBottom w:val="0"/>
      <w:divBdr>
        <w:top w:val="none" w:sz="0" w:space="0" w:color="auto"/>
        <w:left w:val="none" w:sz="0" w:space="0" w:color="auto"/>
        <w:bottom w:val="none" w:sz="0" w:space="0" w:color="auto"/>
        <w:right w:val="none" w:sz="0" w:space="0" w:color="auto"/>
      </w:divBdr>
    </w:div>
    <w:div w:id="70737000">
      <w:marLeft w:val="640"/>
      <w:marRight w:val="0"/>
      <w:marTop w:val="0"/>
      <w:marBottom w:val="0"/>
      <w:divBdr>
        <w:top w:val="none" w:sz="0" w:space="0" w:color="auto"/>
        <w:left w:val="none" w:sz="0" w:space="0" w:color="auto"/>
        <w:bottom w:val="none" w:sz="0" w:space="0" w:color="auto"/>
        <w:right w:val="none" w:sz="0" w:space="0" w:color="auto"/>
      </w:divBdr>
    </w:div>
    <w:div w:id="71438062">
      <w:marLeft w:val="640"/>
      <w:marRight w:val="0"/>
      <w:marTop w:val="0"/>
      <w:marBottom w:val="0"/>
      <w:divBdr>
        <w:top w:val="none" w:sz="0" w:space="0" w:color="auto"/>
        <w:left w:val="none" w:sz="0" w:space="0" w:color="auto"/>
        <w:bottom w:val="none" w:sz="0" w:space="0" w:color="auto"/>
        <w:right w:val="none" w:sz="0" w:space="0" w:color="auto"/>
      </w:divBdr>
    </w:div>
    <w:div w:id="71784977">
      <w:marLeft w:val="640"/>
      <w:marRight w:val="0"/>
      <w:marTop w:val="0"/>
      <w:marBottom w:val="0"/>
      <w:divBdr>
        <w:top w:val="none" w:sz="0" w:space="0" w:color="auto"/>
        <w:left w:val="none" w:sz="0" w:space="0" w:color="auto"/>
        <w:bottom w:val="none" w:sz="0" w:space="0" w:color="auto"/>
        <w:right w:val="none" w:sz="0" w:space="0" w:color="auto"/>
      </w:divBdr>
    </w:div>
    <w:div w:id="72245935">
      <w:marLeft w:val="640"/>
      <w:marRight w:val="0"/>
      <w:marTop w:val="0"/>
      <w:marBottom w:val="0"/>
      <w:divBdr>
        <w:top w:val="none" w:sz="0" w:space="0" w:color="auto"/>
        <w:left w:val="none" w:sz="0" w:space="0" w:color="auto"/>
        <w:bottom w:val="none" w:sz="0" w:space="0" w:color="auto"/>
        <w:right w:val="none" w:sz="0" w:space="0" w:color="auto"/>
      </w:divBdr>
    </w:div>
    <w:div w:id="72436780">
      <w:marLeft w:val="640"/>
      <w:marRight w:val="0"/>
      <w:marTop w:val="0"/>
      <w:marBottom w:val="0"/>
      <w:divBdr>
        <w:top w:val="none" w:sz="0" w:space="0" w:color="auto"/>
        <w:left w:val="none" w:sz="0" w:space="0" w:color="auto"/>
        <w:bottom w:val="none" w:sz="0" w:space="0" w:color="auto"/>
        <w:right w:val="none" w:sz="0" w:space="0" w:color="auto"/>
      </w:divBdr>
    </w:div>
    <w:div w:id="72629382">
      <w:marLeft w:val="640"/>
      <w:marRight w:val="0"/>
      <w:marTop w:val="0"/>
      <w:marBottom w:val="0"/>
      <w:divBdr>
        <w:top w:val="none" w:sz="0" w:space="0" w:color="auto"/>
        <w:left w:val="none" w:sz="0" w:space="0" w:color="auto"/>
        <w:bottom w:val="none" w:sz="0" w:space="0" w:color="auto"/>
        <w:right w:val="none" w:sz="0" w:space="0" w:color="auto"/>
      </w:divBdr>
    </w:div>
    <w:div w:id="72632550">
      <w:marLeft w:val="640"/>
      <w:marRight w:val="0"/>
      <w:marTop w:val="0"/>
      <w:marBottom w:val="0"/>
      <w:divBdr>
        <w:top w:val="none" w:sz="0" w:space="0" w:color="auto"/>
        <w:left w:val="none" w:sz="0" w:space="0" w:color="auto"/>
        <w:bottom w:val="none" w:sz="0" w:space="0" w:color="auto"/>
        <w:right w:val="none" w:sz="0" w:space="0" w:color="auto"/>
      </w:divBdr>
    </w:div>
    <w:div w:id="74521504">
      <w:marLeft w:val="640"/>
      <w:marRight w:val="0"/>
      <w:marTop w:val="0"/>
      <w:marBottom w:val="0"/>
      <w:divBdr>
        <w:top w:val="none" w:sz="0" w:space="0" w:color="auto"/>
        <w:left w:val="none" w:sz="0" w:space="0" w:color="auto"/>
        <w:bottom w:val="none" w:sz="0" w:space="0" w:color="auto"/>
        <w:right w:val="none" w:sz="0" w:space="0" w:color="auto"/>
      </w:divBdr>
    </w:div>
    <w:div w:id="74935602">
      <w:marLeft w:val="640"/>
      <w:marRight w:val="0"/>
      <w:marTop w:val="0"/>
      <w:marBottom w:val="0"/>
      <w:divBdr>
        <w:top w:val="none" w:sz="0" w:space="0" w:color="auto"/>
        <w:left w:val="none" w:sz="0" w:space="0" w:color="auto"/>
        <w:bottom w:val="none" w:sz="0" w:space="0" w:color="auto"/>
        <w:right w:val="none" w:sz="0" w:space="0" w:color="auto"/>
      </w:divBdr>
    </w:div>
    <w:div w:id="75323952">
      <w:marLeft w:val="640"/>
      <w:marRight w:val="0"/>
      <w:marTop w:val="0"/>
      <w:marBottom w:val="0"/>
      <w:divBdr>
        <w:top w:val="none" w:sz="0" w:space="0" w:color="auto"/>
        <w:left w:val="none" w:sz="0" w:space="0" w:color="auto"/>
        <w:bottom w:val="none" w:sz="0" w:space="0" w:color="auto"/>
        <w:right w:val="none" w:sz="0" w:space="0" w:color="auto"/>
      </w:divBdr>
    </w:div>
    <w:div w:id="76366561">
      <w:marLeft w:val="640"/>
      <w:marRight w:val="0"/>
      <w:marTop w:val="0"/>
      <w:marBottom w:val="0"/>
      <w:divBdr>
        <w:top w:val="none" w:sz="0" w:space="0" w:color="auto"/>
        <w:left w:val="none" w:sz="0" w:space="0" w:color="auto"/>
        <w:bottom w:val="none" w:sz="0" w:space="0" w:color="auto"/>
        <w:right w:val="none" w:sz="0" w:space="0" w:color="auto"/>
      </w:divBdr>
    </w:div>
    <w:div w:id="76827839">
      <w:marLeft w:val="640"/>
      <w:marRight w:val="0"/>
      <w:marTop w:val="0"/>
      <w:marBottom w:val="0"/>
      <w:divBdr>
        <w:top w:val="none" w:sz="0" w:space="0" w:color="auto"/>
        <w:left w:val="none" w:sz="0" w:space="0" w:color="auto"/>
        <w:bottom w:val="none" w:sz="0" w:space="0" w:color="auto"/>
        <w:right w:val="none" w:sz="0" w:space="0" w:color="auto"/>
      </w:divBdr>
    </w:div>
    <w:div w:id="76945450">
      <w:marLeft w:val="640"/>
      <w:marRight w:val="0"/>
      <w:marTop w:val="0"/>
      <w:marBottom w:val="0"/>
      <w:divBdr>
        <w:top w:val="none" w:sz="0" w:space="0" w:color="auto"/>
        <w:left w:val="none" w:sz="0" w:space="0" w:color="auto"/>
        <w:bottom w:val="none" w:sz="0" w:space="0" w:color="auto"/>
        <w:right w:val="none" w:sz="0" w:space="0" w:color="auto"/>
      </w:divBdr>
    </w:div>
    <w:div w:id="76949278">
      <w:marLeft w:val="640"/>
      <w:marRight w:val="0"/>
      <w:marTop w:val="0"/>
      <w:marBottom w:val="0"/>
      <w:divBdr>
        <w:top w:val="none" w:sz="0" w:space="0" w:color="auto"/>
        <w:left w:val="none" w:sz="0" w:space="0" w:color="auto"/>
        <w:bottom w:val="none" w:sz="0" w:space="0" w:color="auto"/>
        <w:right w:val="none" w:sz="0" w:space="0" w:color="auto"/>
      </w:divBdr>
    </w:div>
    <w:div w:id="77410815">
      <w:marLeft w:val="640"/>
      <w:marRight w:val="0"/>
      <w:marTop w:val="0"/>
      <w:marBottom w:val="0"/>
      <w:divBdr>
        <w:top w:val="none" w:sz="0" w:space="0" w:color="auto"/>
        <w:left w:val="none" w:sz="0" w:space="0" w:color="auto"/>
        <w:bottom w:val="none" w:sz="0" w:space="0" w:color="auto"/>
        <w:right w:val="none" w:sz="0" w:space="0" w:color="auto"/>
      </w:divBdr>
    </w:div>
    <w:div w:id="77480931">
      <w:marLeft w:val="640"/>
      <w:marRight w:val="0"/>
      <w:marTop w:val="0"/>
      <w:marBottom w:val="0"/>
      <w:divBdr>
        <w:top w:val="none" w:sz="0" w:space="0" w:color="auto"/>
        <w:left w:val="none" w:sz="0" w:space="0" w:color="auto"/>
        <w:bottom w:val="none" w:sz="0" w:space="0" w:color="auto"/>
        <w:right w:val="none" w:sz="0" w:space="0" w:color="auto"/>
      </w:divBdr>
    </w:div>
    <w:div w:id="77556490">
      <w:marLeft w:val="640"/>
      <w:marRight w:val="0"/>
      <w:marTop w:val="0"/>
      <w:marBottom w:val="0"/>
      <w:divBdr>
        <w:top w:val="none" w:sz="0" w:space="0" w:color="auto"/>
        <w:left w:val="none" w:sz="0" w:space="0" w:color="auto"/>
        <w:bottom w:val="none" w:sz="0" w:space="0" w:color="auto"/>
        <w:right w:val="none" w:sz="0" w:space="0" w:color="auto"/>
      </w:divBdr>
    </w:div>
    <w:div w:id="78144022">
      <w:marLeft w:val="640"/>
      <w:marRight w:val="0"/>
      <w:marTop w:val="0"/>
      <w:marBottom w:val="0"/>
      <w:divBdr>
        <w:top w:val="none" w:sz="0" w:space="0" w:color="auto"/>
        <w:left w:val="none" w:sz="0" w:space="0" w:color="auto"/>
        <w:bottom w:val="none" w:sz="0" w:space="0" w:color="auto"/>
        <w:right w:val="none" w:sz="0" w:space="0" w:color="auto"/>
      </w:divBdr>
    </w:div>
    <w:div w:id="78454857">
      <w:marLeft w:val="640"/>
      <w:marRight w:val="0"/>
      <w:marTop w:val="0"/>
      <w:marBottom w:val="0"/>
      <w:divBdr>
        <w:top w:val="none" w:sz="0" w:space="0" w:color="auto"/>
        <w:left w:val="none" w:sz="0" w:space="0" w:color="auto"/>
        <w:bottom w:val="none" w:sz="0" w:space="0" w:color="auto"/>
        <w:right w:val="none" w:sz="0" w:space="0" w:color="auto"/>
      </w:divBdr>
    </w:div>
    <w:div w:id="78841977">
      <w:marLeft w:val="640"/>
      <w:marRight w:val="0"/>
      <w:marTop w:val="0"/>
      <w:marBottom w:val="0"/>
      <w:divBdr>
        <w:top w:val="none" w:sz="0" w:space="0" w:color="auto"/>
        <w:left w:val="none" w:sz="0" w:space="0" w:color="auto"/>
        <w:bottom w:val="none" w:sz="0" w:space="0" w:color="auto"/>
        <w:right w:val="none" w:sz="0" w:space="0" w:color="auto"/>
      </w:divBdr>
    </w:div>
    <w:div w:id="79253403">
      <w:marLeft w:val="640"/>
      <w:marRight w:val="0"/>
      <w:marTop w:val="0"/>
      <w:marBottom w:val="0"/>
      <w:divBdr>
        <w:top w:val="none" w:sz="0" w:space="0" w:color="auto"/>
        <w:left w:val="none" w:sz="0" w:space="0" w:color="auto"/>
        <w:bottom w:val="none" w:sz="0" w:space="0" w:color="auto"/>
        <w:right w:val="none" w:sz="0" w:space="0" w:color="auto"/>
      </w:divBdr>
    </w:div>
    <w:div w:id="79258962">
      <w:marLeft w:val="640"/>
      <w:marRight w:val="0"/>
      <w:marTop w:val="0"/>
      <w:marBottom w:val="0"/>
      <w:divBdr>
        <w:top w:val="none" w:sz="0" w:space="0" w:color="auto"/>
        <w:left w:val="none" w:sz="0" w:space="0" w:color="auto"/>
        <w:bottom w:val="none" w:sz="0" w:space="0" w:color="auto"/>
        <w:right w:val="none" w:sz="0" w:space="0" w:color="auto"/>
      </w:divBdr>
    </w:div>
    <w:div w:id="81068234">
      <w:marLeft w:val="640"/>
      <w:marRight w:val="0"/>
      <w:marTop w:val="0"/>
      <w:marBottom w:val="0"/>
      <w:divBdr>
        <w:top w:val="none" w:sz="0" w:space="0" w:color="auto"/>
        <w:left w:val="none" w:sz="0" w:space="0" w:color="auto"/>
        <w:bottom w:val="none" w:sz="0" w:space="0" w:color="auto"/>
        <w:right w:val="none" w:sz="0" w:space="0" w:color="auto"/>
      </w:divBdr>
    </w:div>
    <w:div w:id="81269020">
      <w:marLeft w:val="640"/>
      <w:marRight w:val="0"/>
      <w:marTop w:val="0"/>
      <w:marBottom w:val="0"/>
      <w:divBdr>
        <w:top w:val="none" w:sz="0" w:space="0" w:color="auto"/>
        <w:left w:val="none" w:sz="0" w:space="0" w:color="auto"/>
        <w:bottom w:val="none" w:sz="0" w:space="0" w:color="auto"/>
        <w:right w:val="none" w:sz="0" w:space="0" w:color="auto"/>
      </w:divBdr>
    </w:div>
    <w:div w:id="81488447">
      <w:marLeft w:val="640"/>
      <w:marRight w:val="0"/>
      <w:marTop w:val="0"/>
      <w:marBottom w:val="0"/>
      <w:divBdr>
        <w:top w:val="none" w:sz="0" w:space="0" w:color="auto"/>
        <w:left w:val="none" w:sz="0" w:space="0" w:color="auto"/>
        <w:bottom w:val="none" w:sz="0" w:space="0" w:color="auto"/>
        <w:right w:val="none" w:sz="0" w:space="0" w:color="auto"/>
      </w:divBdr>
    </w:div>
    <w:div w:id="81878313">
      <w:marLeft w:val="640"/>
      <w:marRight w:val="0"/>
      <w:marTop w:val="0"/>
      <w:marBottom w:val="0"/>
      <w:divBdr>
        <w:top w:val="none" w:sz="0" w:space="0" w:color="auto"/>
        <w:left w:val="none" w:sz="0" w:space="0" w:color="auto"/>
        <w:bottom w:val="none" w:sz="0" w:space="0" w:color="auto"/>
        <w:right w:val="none" w:sz="0" w:space="0" w:color="auto"/>
      </w:divBdr>
    </w:div>
    <w:div w:id="82381855">
      <w:marLeft w:val="640"/>
      <w:marRight w:val="0"/>
      <w:marTop w:val="0"/>
      <w:marBottom w:val="0"/>
      <w:divBdr>
        <w:top w:val="none" w:sz="0" w:space="0" w:color="auto"/>
        <w:left w:val="none" w:sz="0" w:space="0" w:color="auto"/>
        <w:bottom w:val="none" w:sz="0" w:space="0" w:color="auto"/>
        <w:right w:val="none" w:sz="0" w:space="0" w:color="auto"/>
      </w:divBdr>
    </w:div>
    <w:div w:id="82462565">
      <w:marLeft w:val="640"/>
      <w:marRight w:val="0"/>
      <w:marTop w:val="0"/>
      <w:marBottom w:val="0"/>
      <w:divBdr>
        <w:top w:val="none" w:sz="0" w:space="0" w:color="auto"/>
        <w:left w:val="none" w:sz="0" w:space="0" w:color="auto"/>
        <w:bottom w:val="none" w:sz="0" w:space="0" w:color="auto"/>
        <w:right w:val="none" w:sz="0" w:space="0" w:color="auto"/>
      </w:divBdr>
    </w:div>
    <w:div w:id="82800834">
      <w:marLeft w:val="640"/>
      <w:marRight w:val="0"/>
      <w:marTop w:val="0"/>
      <w:marBottom w:val="0"/>
      <w:divBdr>
        <w:top w:val="none" w:sz="0" w:space="0" w:color="auto"/>
        <w:left w:val="none" w:sz="0" w:space="0" w:color="auto"/>
        <w:bottom w:val="none" w:sz="0" w:space="0" w:color="auto"/>
        <w:right w:val="none" w:sz="0" w:space="0" w:color="auto"/>
      </w:divBdr>
    </w:div>
    <w:div w:id="83454940">
      <w:marLeft w:val="640"/>
      <w:marRight w:val="0"/>
      <w:marTop w:val="0"/>
      <w:marBottom w:val="0"/>
      <w:divBdr>
        <w:top w:val="none" w:sz="0" w:space="0" w:color="auto"/>
        <w:left w:val="none" w:sz="0" w:space="0" w:color="auto"/>
        <w:bottom w:val="none" w:sz="0" w:space="0" w:color="auto"/>
        <w:right w:val="none" w:sz="0" w:space="0" w:color="auto"/>
      </w:divBdr>
    </w:div>
    <w:div w:id="84501208">
      <w:marLeft w:val="640"/>
      <w:marRight w:val="0"/>
      <w:marTop w:val="0"/>
      <w:marBottom w:val="0"/>
      <w:divBdr>
        <w:top w:val="none" w:sz="0" w:space="0" w:color="auto"/>
        <w:left w:val="none" w:sz="0" w:space="0" w:color="auto"/>
        <w:bottom w:val="none" w:sz="0" w:space="0" w:color="auto"/>
        <w:right w:val="none" w:sz="0" w:space="0" w:color="auto"/>
      </w:divBdr>
    </w:div>
    <w:div w:id="84810349">
      <w:marLeft w:val="640"/>
      <w:marRight w:val="0"/>
      <w:marTop w:val="0"/>
      <w:marBottom w:val="0"/>
      <w:divBdr>
        <w:top w:val="none" w:sz="0" w:space="0" w:color="auto"/>
        <w:left w:val="none" w:sz="0" w:space="0" w:color="auto"/>
        <w:bottom w:val="none" w:sz="0" w:space="0" w:color="auto"/>
        <w:right w:val="none" w:sz="0" w:space="0" w:color="auto"/>
      </w:divBdr>
    </w:div>
    <w:div w:id="85614716">
      <w:marLeft w:val="640"/>
      <w:marRight w:val="0"/>
      <w:marTop w:val="0"/>
      <w:marBottom w:val="0"/>
      <w:divBdr>
        <w:top w:val="none" w:sz="0" w:space="0" w:color="auto"/>
        <w:left w:val="none" w:sz="0" w:space="0" w:color="auto"/>
        <w:bottom w:val="none" w:sz="0" w:space="0" w:color="auto"/>
        <w:right w:val="none" w:sz="0" w:space="0" w:color="auto"/>
      </w:divBdr>
    </w:div>
    <w:div w:id="85660998">
      <w:marLeft w:val="640"/>
      <w:marRight w:val="0"/>
      <w:marTop w:val="0"/>
      <w:marBottom w:val="0"/>
      <w:divBdr>
        <w:top w:val="none" w:sz="0" w:space="0" w:color="auto"/>
        <w:left w:val="none" w:sz="0" w:space="0" w:color="auto"/>
        <w:bottom w:val="none" w:sz="0" w:space="0" w:color="auto"/>
        <w:right w:val="none" w:sz="0" w:space="0" w:color="auto"/>
      </w:divBdr>
    </w:div>
    <w:div w:id="85814016">
      <w:marLeft w:val="640"/>
      <w:marRight w:val="0"/>
      <w:marTop w:val="0"/>
      <w:marBottom w:val="0"/>
      <w:divBdr>
        <w:top w:val="none" w:sz="0" w:space="0" w:color="auto"/>
        <w:left w:val="none" w:sz="0" w:space="0" w:color="auto"/>
        <w:bottom w:val="none" w:sz="0" w:space="0" w:color="auto"/>
        <w:right w:val="none" w:sz="0" w:space="0" w:color="auto"/>
      </w:divBdr>
    </w:div>
    <w:div w:id="86003952">
      <w:marLeft w:val="640"/>
      <w:marRight w:val="0"/>
      <w:marTop w:val="0"/>
      <w:marBottom w:val="0"/>
      <w:divBdr>
        <w:top w:val="none" w:sz="0" w:space="0" w:color="auto"/>
        <w:left w:val="none" w:sz="0" w:space="0" w:color="auto"/>
        <w:bottom w:val="none" w:sz="0" w:space="0" w:color="auto"/>
        <w:right w:val="none" w:sz="0" w:space="0" w:color="auto"/>
      </w:divBdr>
    </w:div>
    <w:div w:id="86191475">
      <w:marLeft w:val="640"/>
      <w:marRight w:val="0"/>
      <w:marTop w:val="0"/>
      <w:marBottom w:val="0"/>
      <w:divBdr>
        <w:top w:val="none" w:sz="0" w:space="0" w:color="auto"/>
        <w:left w:val="none" w:sz="0" w:space="0" w:color="auto"/>
        <w:bottom w:val="none" w:sz="0" w:space="0" w:color="auto"/>
        <w:right w:val="none" w:sz="0" w:space="0" w:color="auto"/>
      </w:divBdr>
    </w:div>
    <w:div w:id="86272065">
      <w:marLeft w:val="640"/>
      <w:marRight w:val="0"/>
      <w:marTop w:val="0"/>
      <w:marBottom w:val="0"/>
      <w:divBdr>
        <w:top w:val="none" w:sz="0" w:space="0" w:color="auto"/>
        <w:left w:val="none" w:sz="0" w:space="0" w:color="auto"/>
        <w:bottom w:val="none" w:sz="0" w:space="0" w:color="auto"/>
        <w:right w:val="none" w:sz="0" w:space="0" w:color="auto"/>
      </w:divBdr>
    </w:div>
    <w:div w:id="86661826">
      <w:marLeft w:val="640"/>
      <w:marRight w:val="0"/>
      <w:marTop w:val="0"/>
      <w:marBottom w:val="0"/>
      <w:divBdr>
        <w:top w:val="none" w:sz="0" w:space="0" w:color="auto"/>
        <w:left w:val="none" w:sz="0" w:space="0" w:color="auto"/>
        <w:bottom w:val="none" w:sz="0" w:space="0" w:color="auto"/>
        <w:right w:val="none" w:sz="0" w:space="0" w:color="auto"/>
      </w:divBdr>
    </w:div>
    <w:div w:id="88671189">
      <w:marLeft w:val="640"/>
      <w:marRight w:val="0"/>
      <w:marTop w:val="0"/>
      <w:marBottom w:val="0"/>
      <w:divBdr>
        <w:top w:val="none" w:sz="0" w:space="0" w:color="auto"/>
        <w:left w:val="none" w:sz="0" w:space="0" w:color="auto"/>
        <w:bottom w:val="none" w:sz="0" w:space="0" w:color="auto"/>
        <w:right w:val="none" w:sz="0" w:space="0" w:color="auto"/>
      </w:divBdr>
    </w:div>
    <w:div w:id="88889774">
      <w:marLeft w:val="640"/>
      <w:marRight w:val="0"/>
      <w:marTop w:val="0"/>
      <w:marBottom w:val="0"/>
      <w:divBdr>
        <w:top w:val="none" w:sz="0" w:space="0" w:color="auto"/>
        <w:left w:val="none" w:sz="0" w:space="0" w:color="auto"/>
        <w:bottom w:val="none" w:sz="0" w:space="0" w:color="auto"/>
        <w:right w:val="none" w:sz="0" w:space="0" w:color="auto"/>
      </w:divBdr>
    </w:div>
    <w:div w:id="88939365">
      <w:marLeft w:val="640"/>
      <w:marRight w:val="0"/>
      <w:marTop w:val="0"/>
      <w:marBottom w:val="0"/>
      <w:divBdr>
        <w:top w:val="none" w:sz="0" w:space="0" w:color="auto"/>
        <w:left w:val="none" w:sz="0" w:space="0" w:color="auto"/>
        <w:bottom w:val="none" w:sz="0" w:space="0" w:color="auto"/>
        <w:right w:val="none" w:sz="0" w:space="0" w:color="auto"/>
      </w:divBdr>
    </w:div>
    <w:div w:id="89399863">
      <w:marLeft w:val="640"/>
      <w:marRight w:val="0"/>
      <w:marTop w:val="0"/>
      <w:marBottom w:val="0"/>
      <w:divBdr>
        <w:top w:val="none" w:sz="0" w:space="0" w:color="auto"/>
        <w:left w:val="none" w:sz="0" w:space="0" w:color="auto"/>
        <w:bottom w:val="none" w:sz="0" w:space="0" w:color="auto"/>
        <w:right w:val="none" w:sz="0" w:space="0" w:color="auto"/>
      </w:divBdr>
    </w:div>
    <w:div w:id="89470777">
      <w:marLeft w:val="640"/>
      <w:marRight w:val="0"/>
      <w:marTop w:val="0"/>
      <w:marBottom w:val="0"/>
      <w:divBdr>
        <w:top w:val="none" w:sz="0" w:space="0" w:color="auto"/>
        <w:left w:val="none" w:sz="0" w:space="0" w:color="auto"/>
        <w:bottom w:val="none" w:sz="0" w:space="0" w:color="auto"/>
        <w:right w:val="none" w:sz="0" w:space="0" w:color="auto"/>
      </w:divBdr>
    </w:div>
    <w:div w:id="91512004">
      <w:marLeft w:val="640"/>
      <w:marRight w:val="0"/>
      <w:marTop w:val="0"/>
      <w:marBottom w:val="0"/>
      <w:divBdr>
        <w:top w:val="none" w:sz="0" w:space="0" w:color="auto"/>
        <w:left w:val="none" w:sz="0" w:space="0" w:color="auto"/>
        <w:bottom w:val="none" w:sz="0" w:space="0" w:color="auto"/>
        <w:right w:val="none" w:sz="0" w:space="0" w:color="auto"/>
      </w:divBdr>
    </w:div>
    <w:div w:id="91516229">
      <w:marLeft w:val="640"/>
      <w:marRight w:val="0"/>
      <w:marTop w:val="0"/>
      <w:marBottom w:val="0"/>
      <w:divBdr>
        <w:top w:val="none" w:sz="0" w:space="0" w:color="auto"/>
        <w:left w:val="none" w:sz="0" w:space="0" w:color="auto"/>
        <w:bottom w:val="none" w:sz="0" w:space="0" w:color="auto"/>
        <w:right w:val="none" w:sz="0" w:space="0" w:color="auto"/>
      </w:divBdr>
    </w:div>
    <w:div w:id="91628372">
      <w:marLeft w:val="640"/>
      <w:marRight w:val="0"/>
      <w:marTop w:val="0"/>
      <w:marBottom w:val="0"/>
      <w:divBdr>
        <w:top w:val="none" w:sz="0" w:space="0" w:color="auto"/>
        <w:left w:val="none" w:sz="0" w:space="0" w:color="auto"/>
        <w:bottom w:val="none" w:sz="0" w:space="0" w:color="auto"/>
        <w:right w:val="none" w:sz="0" w:space="0" w:color="auto"/>
      </w:divBdr>
    </w:div>
    <w:div w:id="93020007">
      <w:marLeft w:val="640"/>
      <w:marRight w:val="0"/>
      <w:marTop w:val="0"/>
      <w:marBottom w:val="0"/>
      <w:divBdr>
        <w:top w:val="none" w:sz="0" w:space="0" w:color="auto"/>
        <w:left w:val="none" w:sz="0" w:space="0" w:color="auto"/>
        <w:bottom w:val="none" w:sz="0" w:space="0" w:color="auto"/>
        <w:right w:val="none" w:sz="0" w:space="0" w:color="auto"/>
      </w:divBdr>
    </w:div>
    <w:div w:id="93407858">
      <w:marLeft w:val="640"/>
      <w:marRight w:val="0"/>
      <w:marTop w:val="0"/>
      <w:marBottom w:val="0"/>
      <w:divBdr>
        <w:top w:val="none" w:sz="0" w:space="0" w:color="auto"/>
        <w:left w:val="none" w:sz="0" w:space="0" w:color="auto"/>
        <w:bottom w:val="none" w:sz="0" w:space="0" w:color="auto"/>
        <w:right w:val="none" w:sz="0" w:space="0" w:color="auto"/>
      </w:divBdr>
    </w:div>
    <w:div w:id="94519140">
      <w:marLeft w:val="640"/>
      <w:marRight w:val="0"/>
      <w:marTop w:val="0"/>
      <w:marBottom w:val="0"/>
      <w:divBdr>
        <w:top w:val="none" w:sz="0" w:space="0" w:color="auto"/>
        <w:left w:val="none" w:sz="0" w:space="0" w:color="auto"/>
        <w:bottom w:val="none" w:sz="0" w:space="0" w:color="auto"/>
        <w:right w:val="none" w:sz="0" w:space="0" w:color="auto"/>
      </w:divBdr>
    </w:div>
    <w:div w:id="95173885">
      <w:marLeft w:val="640"/>
      <w:marRight w:val="0"/>
      <w:marTop w:val="0"/>
      <w:marBottom w:val="0"/>
      <w:divBdr>
        <w:top w:val="none" w:sz="0" w:space="0" w:color="auto"/>
        <w:left w:val="none" w:sz="0" w:space="0" w:color="auto"/>
        <w:bottom w:val="none" w:sz="0" w:space="0" w:color="auto"/>
        <w:right w:val="none" w:sz="0" w:space="0" w:color="auto"/>
      </w:divBdr>
    </w:div>
    <w:div w:id="95755038">
      <w:marLeft w:val="640"/>
      <w:marRight w:val="0"/>
      <w:marTop w:val="0"/>
      <w:marBottom w:val="0"/>
      <w:divBdr>
        <w:top w:val="none" w:sz="0" w:space="0" w:color="auto"/>
        <w:left w:val="none" w:sz="0" w:space="0" w:color="auto"/>
        <w:bottom w:val="none" w:sz="0" w:space="0" w:color="auto"/>
        <w:right w:val="none" w:sz="0" w:space="0" w:color="auto"/>
      </w:divBdr>
    </w:div>
    <w:div w:id="95828647">
      <w:marLeft w:val="640"/>
      <w:marRight w:val="0"/>
      <w:marTop w:val="0"/>
      <w:marBottom w:val="0"/>
      <w:divBdr>
        <w:top w:val="none" w:sz="0" w:space="0" w:color="auto"/>
        <w:left w:val="none" w:sz="0" w:space="0" w:color="auto"/>
        <w:bottom w:val="none" w:sz="0" w:space="0" w:color="auto"/>
        <w:right w:val="none" w:sz="0" w:space="0" w:color="auto"/>
      </w:divBdr>
    </w:div>
    <w:div w:id="95950195">
      <w:marLeft w:val="640"/>
      <w:marRight w:val="0"/>
      <w:marTop w:val="0"/>
      <w:marBottom w:val="0"/>
      <w:divBdr>
        <w:top w:val="none" w:sz="0" w:space="0" w:color="auto"/>
        <w:left w:val="none" w:sz="0" w:space="0" w:color="auto"/>
        <w:bottom w:val="none" w:sz="0" w:space="0" w:color="auto"/>
        <w:right w:val="none" w:sz="0" w:space="0" w:color="auto"/>
      </w:divBdr>
    </w:div>
    <w:div w:id="97142961">
      <w:marLeft w:val="640"/>
      <w:marRight w:val="0"/>
      <w:marTop w:val="0"/>
      <w:marBottom w:val="0"/>
      <w:divBdr>
        <w:top w:val="none" w:sz="0" w:space="0" w:color="auto"/>
        <w:left w:val="none" w:sz="0" w:space="0" w:color="auto"/>
        <w:bottom w:val="none" w:sz="0" w:space="0" w:color="auto"/>
        <w:right w:val="none" w:sz="0" w:space="0" w:color="auto"/>
      </w:divBdr>
    </w:div>
    <w:div w:id="98068762">
      <w:marLeft w:val="640"/>
      <w:marRight w:val="0"/>
      <w:marTop w:val="0"/>
      <w:marBottom w:val="0"/>
      <w:divBdr>
        <w:top w:val="none" w:sz="0" w:space="0" w:color="auto"/>
        <w:left w:val="none" w:sz="0" w:space="0" w:color="auto"/>
        <w:bottom w:val="none" w:sz="0" w:space="0" w:color="auto"/>
        <w:right w:val="none" w:sz="0" w:space="0" w:color="auto"/>
      </w:divBdr>
    </w:div>
    <w:div w:id="98645468">
      <w:marLeft w:val="640"/>
      <w:marRight w:val="0"/>
      <w:marTop w:val="0"/>
      <w:marBottom w:val="0"/>
      <w:divBdr>
        <w:top w:val="none" w:sz="0" w:space="0" w:color="auto"/>
        <w:left w:val="none" w:sz="0" w:space="0" w:color="auto"/>
        <w:bottom w:val="none" w:sz="0" w:space="0" w:color="auto"/>
        <w:right w:val="none" w:sz="0" w:space="0" w:color="auto"/>
      </w:divBdr>
    </w:div>
    <w:div w:id="98836028">
      <w:marLeft w:val="640"/>
      <w:marRight w:val="0"/>
      <w:marTop w:val="0"/>
      <w:marBottom w:val="0"/>
      <w:divBdr>
        <w:top w:val="none" w:sz="0" w:space="0" w:color="auto"/>
        <w:left w:val="none" w:sz="0" w:space="0" w:color="auto"/>
        <w:bottom w:val="none" w:sz="0" w:space="0" w:color="auto"/>
        <w:right w:val="none" w:sz="0" w:space="0" w:color="auto"/>
      </w:divBdr>
    </w:div>
    <w:div w:id="99033405">
      <w:marLeft w:val="640"/>
      <w:marRight w:val="0"/>
      <w:marTop w:val="0"/>
      <w:marBottom w:val="0"/>
      <w:divBdr>
        <w:top w:val="none" w:sz="0" w:space="0" w:color="auto"/>
        <w:left w:val="none" w:sz="0" w:space="0" w:color="auto"/>
        <w:bottom w:val="none" w:sz="0" w:space="0" w:color="auto"/>
        <w:right w:val="none" w:sz="0" w:space="0" w:color="auto"/>
      </w:divBdr>
    </w:div>
    <w:div w:id="99643206">
      <w:marLeft w:val="640"/>
      <w:marRight w:val="0"/>
      <w:marTop w:val="0"/>
      <w:marBottom w:val="0"/>
      <w:divBdr>
        <w:top w:val="none" w:sz="0" w:space="0" w:color="auto"/>
        <w:left w:val="none" w:sz="0" w:space="0" w:color="auto"/>
        <w:bottom w:val="none" w:sz="0" w:space="0" w:color="auto"/>
        <w:right w:val="none" w:sz="0" w:space="0" w:color="auto"/>
      </w:divBdr>
    </w:div>
    <w:div w:id="100348076">
      <w:marLeft w:val="640"/>
      <w:marRight w:val="0"/>
      <w:marTop w:val="0"/>
      <w:marBottom w:val="0"/>
      <w:divBdr>
        <w:top w:val="none" w:sz="0" w:space="0" w:color="auto"/>
        <w:left w:val="none" w:sz="0" w:space="0" w:color="auto"/>
        <w:bottom w:val="none" w:sz="0" w:space="0" w:color="auto"/>
        <w:right w:val="none" w:sz="0" w:space="0" w:color="auto"/>
      </w:divBdr>
    </w:div>
    <w:div w:id="100541180">
      <w:marLeft w:val="640"/>
      <w:marRight w:val="0"/>
      <w:marTop w:val="0"/>
      <w:marBottom w:val="0"/>
      <w:divBdr>
        <w:top w:val="none" w:sz="0" w:space="0" w:color="auto"/>
        <w:left w:val="none" w:sz="0" w:space="0" w:color="auto"/>
        <w:bottom w:val="none" w:sz="0" w:space="0" w:color="auto"/>
        <w:right w:val="none" w:sz="0" w:space="0" w:color="auto"/>
      </w:divBdr>
    </w:div>
    <w:div w:id="100956134">
      <w:marLeft w:val="640"/>
      <w:marRight w:val="0"/>
      <w:marTop w:val="0"/>
      <w:marBottom w:val="0"/>
      <w:divBdr>
        <w:top w:val="none" w:sz="0" w:space="0" w:color="auto"/>
        <w:left w:val="none" w:sz="0" w:space="0" w:color="auto"/>
        <w:bottom w:val="none" w:sz="0" w:space="0" w:color="auto"/>
        <w:right w:val="none" w:sz="0" w:space="0" w:color="auto"/>
      </w:divBdr>
    </w:div>
    <w:div w:id="101188511">
      <w:marLeft w:val="640"/>
      <w:marRight w:val="0"/>
      <w:marTop w:val="0"/>
      <w:marBottom w:val="0"/>
      <w:divBdr>
        <w:top w:val="none" w:sz="0" w:space="0" w:color="auto"/>
        <w:left w:val="none" w:sz="0" w:space="0" w:color="auto"/>
        <w:bottom w:val="none" w:sz="0" w:space="0" w:color="auto"/>
        <w:right w:val="none" w:sz="0" w:space="0" w:color="auto"/>
      </w:divBdr>
    </w:div>
    <w:div w:id="101191230">
      <w:marLeft w:val="640"/>
      <w:marRight w:val="0"/>
      <w:marTop w:val="0"/>
      <w:marBottom w:val="0"/>
      <w:divBdr>
        <w:top w:val="none" w:sz="0" w:space="0" w:color="auto"/>
        <w:left w:val="none" w:sz="0" w:space="0" w:color="auto"/>
        <w:bottom w:val="none" w:sz="0" w:space="0" w:color="auto"/>
        <w:right w:val="none" w:sz="0" w:space="0" w:color="auto"/>
      </w:divBdr>
    </w:div>
    <w:div w:id="102385142">
      <w:marLeft w:val="640"/>
      <w:marRight w:val="0"/>
      <w:marTop w:val="0"/>
      <w:marBottom w:val="0"/>
      <w:divBdr>
        <w:top w:val="none" w:sz="0" w:space="0" w:color="auto"/>
        <w:left w:val="none" w:sz="0" w:space="0" w:color="auto"/>
        <w:bottom w:val="none" w:sz="0" w:space="0" w:color="auto"/>
        <w:right w:val="none" w:sz="0" w:space="0" w:color="auto"/>
      </w:divBdr>
    </w:div>
    <w:div w:id="102965869">
      <w:marLeft w:val="640"/>
      <w:marRight w:val="0"/>
      <w:marTop w:val="0"/>
      <w:marBottom w:val="0"/>
      <w:divBdr>
        <w:top w:val="none" w:sz="0" w:space="0" w:color="auto"/>
        <w:left w:val="none" w:sz="0" w:space="0" w:color="auto"/>
        <w:bottom w:val="none" w:sz="0" w:space="0" w:color="auto"/>
        <w:right w:val="none" w:sz="0" w:space="0" w:color="auto"/>
      </w:divBdr>
    </w:div>
    <w:div w:id="103379666">
      <w:marLeft w:val="640"/>
      <w:marRight w:val="0"/>
      <w:marTop w:val="0"/>
      <w:marBottom w:val="0"/>
      <w:divBdr>
        <w:top w:val="none" w:sz="0" w:space="0" w:color="auto"/>
        <w:left w:val="none" w:sz="0" w:space="0" w:color="auto"/>
        <w:bottom w:val="none" w:sz="0" w:space="0" w:color="auto"/>
        <w:right w:val="none" w:sz="0" w:space="0" w:color="auto"/>
      </w:divBdr>
    </w:div>
    <w:div w:id="103576711">
      <w:marLeft w:val="640"/>
      <w:marRight w:val="0"/>
      <w:marTop w:val="0"/>
      <w:marBottom w:val="0"/>
      <w:divBdr>
        <w:top w:val="none" w:sz="0" w:space="0" w:color="auto"/>
        <w:left w:val="none" w:sz="0" w:space="0" w:color="auto"/>
        <w:bottom w:val="none" w:sz="0" w:space="0" w:color="auto"/>
        <w:right w:val="none" w:sz="0" w:space="0" w:color="auto"/>
      </w:divBdr>
    </w:div>
    <w:div w:id="104271826">
      <w:marLeft w:val="640"/>
      <w:marRight w:val="0"/>
      <w:marTop w:val="0"/>
      <w:marBottom w:val="0"/>
      <w:divBdr>
        <w:top w:val="none" w:sz="0" w:space="0" w:color="auto"/>
        <w:left w:val="none" w:sz="0" w:space="0" w:color="auto"/>
        <w:bottom w:val="none" w:sz="0" w:space="0" w:color="auto"/>
        <w:right w:val="none" w:sz="0" w:space="0" w:color="auto"/>
      </w:divBdr>
    </w:div>
    <w:div w:id="104542612">
      <w:marLeft w:val="640"/>
      <w:marRight w:val="0"/>
      <w:marTop w:val="0"/>
      <w:marBottom w:val="0"/>
      <w:divBdr>
        <w:top w:val="none" w:sz="0" w:space="0" w:color="auto"/>
        <w:left w:val="none" w:sz="0" w:space="0" w:color="auto"/>
        <w:bottom w:val="none" w:sz="0" w:space="0" w:color="auto"/>
        <w:right w:val="none" w:sz="0" w:space="0" w:color="auto"/>
      </w:divBdr>
    </w:div>
    <w:div w:id="104816343">
      <w:marLeft w:val="640"/>
      <w:marRight w:val="0"/>
      <w:marTop w:val="0"/>
      <w:marBottom w:val="0"/>
      <w:divBdr>
        <w:top w:val="none" w:sz="0" w:space="0" w:color="auto"/>
        <w:left w:val="none" w:sz="0" w:space="0" w:color="auto"/>
        <w:bottom w:val="none" w:sz="0" w:space="0" w:color="auto"/>
        <w:right w:val="none" w:sz="0" w:space="0" w:color="auto"/>
      </w:divBdr>
    </w:div>
    <w:div w:id="105194086">
      <w:marLeft w:val="640"/>
      <w:marRight w:val="0"/>
      <w:marTop w:val="0"/>
      <w:marBottom w:val="0"/>
      <w:divBdr>
        <w:top w:val="none" w:sz="0" w:space="0" w:color="auto"/>
        <w:left w:val="none" w:sz="0" w:space="0" w:color="auto"/>
        <w:bottom w:val="none" w:sz="0" w:space="0" w:color="auto"/>
        <w:right w:val="none" w:sz="0" w:space="0" w:color="auto"/>
      </w:divBdr>
    </w:div>
    <w:div w:id="105514915">
      <w:marLeft w:val="640"/>
      <w:marRight w:val="0"/>
      <w:marTop w:val="0"/>
      <w:marBottom w:val="0"/>
      <w:divBdr>
        <w:top w:val="none" w:sz="0" w:space="0" w:color="auto"/>
        <w:left w:val="none" w:sz="0" w:space="0" w:color="auto"/>
        <w:bottom w:val="none" w:sz="0" w:space="0" w:color="auto"/>
        <w:right w:val="none" w:sz="0" w:space="0" w:color="auto"/>
      </w:divBdr>
    </w:div>
    <w:div w:id="105582195">
      <w:marLeft w:val="640"/>
      <w:marRight w:val="0"/>
      <w:marTop w:val="0"/>
      <w:marBottom w:val="0"/>
      <w:divBdr>
        <w:top w:val="none" w:sz="0" w:space="0" w:color="auto"/>
        <w:left w:val="none" w:sz="0" w:space="0" w:color="auto"/>
        <w:bottom w:val="none" w:sz="0" w:space="0" w:color="auto"/>
        <w:right w:val="none" w:sz="0" w:space="0" w:color="auto"/>
      </w:divBdr>
    </w:div>
    <w:div w:id="106001513">
      <w:marLeft w:val="640"/>
      <w:marRight w:val="0"/>
      <w:marTop w:val="0"/>
      <w:marBottom w:val="0"/>
      <w:divBdr>
        <w:top w:val="none" w:sz="0" w:space="0" w:color="auto"/>
        <w:left w:val="none" w:sz="0" w:space="0" w:color="auto"/>
        <w:bottom w:val="none" w:sz="0" w:space="0" w:color="auto"/>
        <w:right w:val="none" w:sz="0" w:space="0" w:color="auto"/>
      </w:divBdr>
    </w:div>
    <w:div w:id="106656481">
      <w:marLeft w:val="640"/>
      <w:marRight w:val="0"/>
      <w:marTop w:val="0"/>
      <w:marBottom w:val="0"/>
      <w:divBdr>
        <w:top w:val="none" w:sz="0" w:space="0" w:color="auto"/>
        <w:left w:val="none" w:sz="0" w:space="0" w:color="auto"/>
        <w:bottom w:val="none" w:sz="0" w:space="0" w:color="auto"/>
        <w:right w:val="none" w:sz="0" w:space="0" w:color="auto"/>
      </w:divBdr>
    </w:div>
    <w:div w:id="106850383">
      <w:marLeft w:val="640"/>
      <w:marRight w:val="0"/>
      <w:marTop w:val="0"/>
      <w:marBottom w:val="0"/>
      <w:divBdr>
        <w:top w:val="none" w:sz="0" w:space="0" w:color="auto"/>
        <w:left w:val="none" w:sz="0" w:space="0" w:color="auto"/>
        <w:bottom w:val="none" w:sz="0" w:space="0" w:color="auto"/>
        <w:right w:val="none" w:sz="0" w:space="0" w:color="auto"/>
      </w:divBdr>
    </w:div>
    <w:div w:id="107286750">
      <w:marLeft w:val="640"/>
      <w:marRight w:val="0"/>
      <w:marTop w:val="0"/>
      <w:marBottom w:val="0"/>
      <w:divBdr>
        <w:top w:val="none" w:sz="0" w:space="0" w:color="auto"/>
        <w:left w:val="none" w:sz="0" w:space="0" w:color="auto"/>
        <w:bottom w:val="none" w:sz="0" w:space="0" w:color="auto"/>
        <w:right w:val="none" w:sz="0" w:space="0" w:color="auto"/>
      </w:divBdr>
    </w:div>
    <w:div w:id="107699237">
      <w:marLeft w:val="640"/>
      <w:marRight w:val="0"/>
      <w:marTop w:val="0"/>
      <w:marBottom w:val="0"/>
      <w:divBdr>
        <w:top w:val="none" w:sz="0" w:space="0" w:color="auto"/>
        <w:left w:val="none" w:sz="0" w:space="0" w:color="auto"/>
        <w:bottom w:val="none" w:sz="0" w:space="0" w:color="auto"/>
        <w:right w:val="none" w:sz="0" w:space="0" w:color="auto"/>
      </w:divBdr>
    </w:div>
    <w:div w:id="108010134">
      <w:marLeft w:val="640"/>
      <w:marRight w:val="0"/>
      <w:marTop w:val="0"/>
      <w:marBottom w:val="0"/>
      <w:divBdr>
        <w:top w:val="none" w:sz="0" w:space="0" w:color="auto"/>
        <w:left w:val="none" w:sz="0" w:space="0" w:color="auto"/>
        <w:bottom w:val="none" w:sz="0" w:space="0" w:color="auto"/>
        <w:right w:val="none" w:sz="0" w:space="0" w:color="auto"/>
      </w:divBdr>
    </w:div>
    <w:div w:id="108667337">
      <w:marLeft w:val="640"/>
      <w:marRight w:val="0"/>
      <w:marTop w:val="0"/>
      <w:marBottom w:val="0"/>
      <w:divBdr>
        <w:top w:val="none" w:sz="0" w:space="0" w:color="auto"/>
        <w:left w:val="none" w:sz="0" w:space="0" w:color="auto"/>
        <w:bottom w:val="none" w:sz="0" w:space="0" w:color="auto"/>
        <w:right w:val="none" w:sz="0" w:space="0" w:color="auto"/>
      </w:divBdr>
    </w:div>
    <w:div w:id="108857772">
      <w:marLeft w:val="480"/>
      <w:marRight w:val="0"/>
      <w:marTop w:val="0"/>
      <w:marBottom w:val="0"/>
      <w:divBdr>
        <w:top w:val="none" w:sz="0" w:space="0" w:color="auto"/>
        <w:left w:val="none" w:sz="0" w:space="0" w:color="auto"/>
        <w:bottom w:val="none" w:sz="0" w:space="0" w:color="auto"/>
        <w:right w:val="none" w:sz="0" w:space="0" w:color="auto"/>
      </w:divBdr>
    </w:div>
    <w:div w:id="109476768">
      <w:marLeft w:val="640"/>
      <w:marRight w:val="0"/>
      <w:marTop w:val="0"/>
      <w:marBottom w:val="0"/>
      <w:divBdr>
        <w:top w:val="none" w:sz="0" w:space="0" w:color="auto"/>
        <w:left w:val="none" w:sz="0" w:space="0" w:color="auto"/>
        <w:bottom w:val="none" w:sz="0" w:space="0" w:color="auto"/>
        <w:right w:val="none" w:sz="0" w:space="0" w:color="auto"/>
      </w:divBdr>
    </w:div>
    <w:div w:id="109515605">
      <w:marLeft w:val="640"/>
      <w:marRight w:val="0"/>
      <w:marTop w:val="0"/>
      <w:marBottom w:val="0"/>
      <w:divBdr>
        <w:top w:val="none" w:sz="0" w:space="0" w:color="auto"/>
        <w:left w:val="none" w:sz="0" w:space="0" w:color="auto"/>
        <w:bottom w:val="none" w:sz="0" w:space="0" w:color="auto"/>
        <w:right w:val="none" w:sz="0" w:space="0" w:color="auto"/>
      </w:divBdr>
    </w:div>
    <w:div w:id="109862872">
      <w:marLeft w:val="640"/>
      <w:marRight w:val="0"/>
      <w:marTop w:val="0"/>
      <w:marBottom w:val="0"/>
      <w:divBdr>
        <w:top w:val="none" w:sz="0" w:space="0" w:color="auto"/>
        <w:left w:val="none" w:sz="0" w:space="0" w:color="auto"/>
        <w:bottom w:val="none" w:sz="0" w:space="0" w:color="auto"/>
        <w:right w:val="none" w:sz="0" w:space="0" w:color="auto"/>
      </w:divBdr>
    </w:div>
    <w:div w:id="110512905">
      <w:marLeft w:val="640"/>
      <w:marRight w:val="0"/>
      <w:marTop w:val="0"/>
      <w:marBottom w:val="0"/>
      <w:divBdr>
        <w:top w:val="none" w:sz="0" w:space="0" w:color="auto"/>
        <w:left w:val="none" w:sz="0" w:space="0" w:color="auto"/>
        <w:bottom w:val="none" w:sz="0" w:space="0" w:color="auto"/>
        <w:right w:val="none" w:sz="0" w:space="0" w:color="auto"/>
      </w:divBdr>
    </w:div>
    <w:div w:id="110832174">
      <w:marLeft w:val="640"/>
      <w:marRight w:val="0"/>
      <w:marTop w:val="0"/>
      <w:marBottom w:val="0"/>
      <w:divBdr>
        <w:top w:val="none" w:sz="0" w:space="0" w:color="auto"/>
        <w:left w:val="none" w:sz="0" w:space="0" w:color="auto"/>
        <w:bottom w:val="none" w:sz="0" w:space="0" w:color="auto"/>
        <w:right w:val="none" w:sz="0" w:space="0" w:color="auto"/>
      </w:divBdr>
    </w:div>
    <w:div w:id="111100631">
      <w:marLeft w:val="640"/>
      <w:marRight w:val="0"/>
      <w:marTop w:val="0"/>
      <w:marBottom w:val="0"/>
      <w:divBdr>
        <w:top w:val="none" w:sz="0" w:space="0" w:color="auto"/>
        <w:left w:val="none" w:sz="0" w:space="0" w:color="auto"/>
        <w:bottom w:val="none" w:sz="0" w:space="0" w:color="auto"/>
        <w:right w:val="none" w:sz="0" w:space="0" w:color="auto"/>
      </w:divBdr>
    </w:div>
    <w:div w:id="112211502">
      <w:marLeft w:val="640"/>
      <w:marRight w:val="0"/>
      <w:marTop w:val="0"/>
      <w:marBottom w:val="0"/>
      <w:divBdr>
        <w:top w:val="none" w:sz="0" w:space="0" w:color="auto"/>
        <w:left w:val="none" w:sz="0" w:space="0" w:color="auto"/>
        <w:bottom w:val="none" w:sz="0" w:space="0" w:color="auto"/>
        <w:right w:val="none" w:sz="0" w:space="0" w:color="auto"/>
      </w:divBdr>
    </w:div>
    <w:div w:id="112286960">
      <w:marLeft w:val="640"/>
      <w:marRight w:val="0"/>
      <w:marTop w:val="0"/>
      <w:marBottom w:val="0"/>
      <w:divBdr>
        <w:top w:val="none" w:sz="0" w:space="0" w:color="auto"/>
        <w:left w:val="none" w:sz="0" w:space="0" w:color="auto"/>
        <w:bottom w:val="none" w:sz="0" w:space="0" w:color="auto"/>
        <w:right w:val="none" w:sz="0" w:space="0" w:color="auto"/>
      </w:divBdr>
    </w:div>
    <w:div w:id="112290938">
      <w:marLeft w:val="640"/>
      <w:marRight w:val="0"/>
      <w:marTop w:val="0"/>
      <w:marBottom w:val="0"/>
      <w:divBdr>
        <w:top w:val="none" w:sz="0" w:space="0" w:color="auto"/>
        <w:left w:val="none" w:sz="0" w:space="0" w:color="auto"/>
        <w:bottom w:val="none" w:sz="0" w:space="0" w:color="auto"/>
        <w:right w:val="none" w:sz="0" w:space="0" w:color="auto"/>
      </w:divBdr>
    </w:div>
    <w:div w:id="113331634">
      <w:marLeft w:val="640"/>
      <w:marRight w:val="0"/>
      <w:marTop w:val="0"/>
      <w:marBottom w:val="0"/>
      <w:divBdr>
        <w:top w:val="none" w:sz="0" w:space="0" w:color="auto"/>
        <w:left w:val="none" w:sz="0" w:space="0" w:color="auto"/>
        <w:bottom w:val="none" w:sz="0" w:space="0" w:color="auto"/>
        <w:right w:val="none" w:sz="0" w:space="0" w:color="auto"/>
      </w:divBdr>
    </w:div>
    <w:div w:id="113640364">
      <w:marLeft w:val="640"/>
      <w:marRight w:val="0"/>
      <w:marTop w:val="0"/>
      <w:marBottom w:val="0"/>
      <w:divBdr>
        <w:top w:val="none" w:sz="0" w:space="0" w:color="auto"/>
        <w:left w:val="none" w:sz="0" w:space="0" w:color="auto"/>
        <w:bottom w:val="none" w:sz="0" w:space="0" w:color="auto"/>
        <w:right w:val="none" w:sz="0" w:space="0" w:color="auto"/>
      </w:divBdr>
    </w:div>
    <w:div w:id="114257488">
      <w:marLeft w:val="640"/>
      <w:marRight w:val="0"/>
      <w:marTop w:val="0"/>
      <w:marBottom w:val="0"/>
      <w:divBdr>
        <w:top w:val="none" w:sz="0" w:space="0" w:color="auto"/>
        <w:left w:val="none" w:sz="0" w:space="0" w:color="auto"/>
        <w:bottom w:val="none" w:sz="0" w:space="0" w:color="auto"/>
        <w:right w:val="none" w:sz="0" w:space="0" w:color="auto"/>
      </w:divBdr>
    </w:div>
    <w:div w:id="114569170">
      <w:marLeft w:val="640"/>
      <w:marRight w:val="0"/>
      <w:marTop w:val="0"/>
      <w:marBottom w:val="0"/>
      <w:divBdr>
        <w:top w:val="none" w:sz="0" w:space="0" w:color="auto"/>
        <w:left w:val="none" w:sz="0" w:space="0" w:color="auto"/>
        <w:bottom w:val="none" w:sz="0" w:space="0" w:color="auto"/>
        <w:right w:val="none" w:sz="0" w:space="0" w:color="auto"/>
      </w:divBdr>
    </w:div>
    <w:div w:id="114762236">
      <w:marLeft w:val="640"/>
      <w:marRight w:val="0"/>
      <w:marTop w:val="0"/>
      <w:marBottom w:val="0"/>
      <w:divBdr>
        <w:top w:val="none" w:sz="0" w:space="0" w:color="auto"/>
        <w:left w:val="none" w:sz="0" w:space="0" w:color="auto"/>
        <w:bottom w:val="none" w:sz="0" w:space="0" w:color="auto"/>
        <w:right w:val="none" w:sz="0" w:space="0" w:color="auto"/>
      </w:divBdr>
    </w:div>
    <w:div w:id="115225689">
      <w:marLeft w:val="640"/>
      <w:marRight w:val="0"/>
      <w:marTop w:val="0"/>
      <w:marBottom w:val="0"/>
      <w:divBdr>
        <w:top w:val="none" w:sz="0" w:space="0" w:color="auto"/>
        <w:left w:val="none" w:sz="0" w:space="0" w:color="auto"/>
        <w:bottom w:val="none" w:sz="0" w:space="0" w:color="auto"/>
        <w:right w:val="none" w:sz="0" w:space="0" w:color="auto"/>
      </w:divBdr>
    </w:div>
    <w:div w:id="115872902">
      <w:marLeft w:val="640"/>
      <w:marRight w:val="0"/>
      <w:marTop w:val="0"/>
      <w:marBottom w:val="0"/>
      <w:divBdr>
        <w:top w:val="none" w:sz="0" w:space="0" w:color="auto"/>
        <w:left w:val="none" w:sz="0" w:space="0" w:color="auto"/>
        <w:bottom w:val="none" w:sz="0" w:space="0" w:color="auto"/>
        <w:right w:val="none" w:sz="0" w:space="0" w:color="auto"/>
      </w:divBdr>
    </w:div>
    <w:div w:id="116875760">
      <w:marLeft w:val="640"/>
      <w:marRight w:val="0"/>
      <w:marTop w:val="0"/>
      <w:marBottom w:val="0"/>
      <w:divBdr>
        <w:top w:val="none" w:sz="0" w:space="0" w:color="auto"/>
        <w:left w:val="none" w:sz="0" w:space="0" w:color="auto"/>
        <w:bottom w:val="none" w:sz="0" w:space="0" w:color="auto"/>
        <w:right w:val="none" w:sz="0" w:space="0" w:color="auto"/>
      </w:divBdr>
    </w:div>
    <w:div w:id="116992227">
      <w:marLeft w:val="640"/>
      <w:marRight w:val="0"/>
      <w:marTop w:val="0"/>
      <w:marBottom w:val="0"/>
      <w:divBdr>
        <w:top w:val="none" w:sz="0" w:space="0" w:color="auto"/>
        <w:left w:val="none" w:sz="0" w:space="0" w:color="auto"/>
        <w:bottom w:val="none" w:sz="0" w:space="0" w:color="auto"/>
        <w:right w:val="none" w:sz="0" w:space="0" w:color="auto"/>
      </w:divBdr>
    </w:div>
    <w:div w:id="117189290">
      <w:marLeft w:val="640"/>
      <w:marRight w:val="0"/>
      <w:marTop w:val="0"/>
      <w:marBottom w:val="0"/>
      <w:divBdr>
        <w:top w:val="none" w:sz="0" w:space="0" w:color="auto"/>
        <w:left w:val="none" w:sz="0" w:space="0" w:color="auto"/>
        <w:bottom w:val="none" w:sz="0" w:space="0" w:color="auto"/>
        <w:right w:val="none" w:sz="0" w:space="0" w:color="auto"/>
      </w:divBdr>
    </w:div>
    <w:div w:id="117844395">
      <w:marLeft w:val="640"/>
      <w:marRight w:val="0"/>
      <w:marTop w:val="0"/>
      <w:marBottom w:val="0"/>
      <w:divBdr>
        <w:top w:val="none" w:sz="0" w:space="0" w:color="auto"/>
        <w:left w:val="none" w:sz="0" w:space="0" w:color="auto"/>
        <w:bottom w:val="none" w:sz="0" w:space="0" w:color="auto"/>
        <w:right w:val="none" w:sz="0" w:space="0" w:color="auto"/>
      </w:divBdr>
    </w:div>
    <w:div w:id="117846985">
      <w:marLeft w:val="640"/>
      <w:marRight w:val="0"/>
      <w:marTop w:val="0"/>
      <w:marBottom w:val="0"/>
      <w:divBdr>
        <w:top w:val="none" w:sz="0" w:space="0" w:color="auto"/>
        <w:left w:val="none" w:sz="0" w:space="0" w:color="auto"/>
        <w:bottom w:val="none" w:sz="0" w:space="0" w:color="auto"/>
        <w:right w:val="none" w:sz="0" w:space="0" w:color="auto"/>
      </w:divBdr>
    </w:div>
    <w:div w:id="118424580">
      <w:marLeft w:val="640"/>
      <w:marRight w:val="0"/>
      <w:marTop w:val="0"/>
      <w:marBottom w:val="0"/>
      <w:divBdr>
        <w:top w:val="none" w:sz="0" w:space="0" w:color="auto"/>
        <w:left w:val="none" w:sz="0" w:space="0" w:color="auto"/>
        <w:bottom w:val="none" w:sz="0" w:space="0" w:color="auto"/>
        <w:right w:val="none" w:sz="0" w:space="0" w:color="auto"/>
      </w:divBdr>
    </w:div>
    <w:div w:id="119305635">
      <w:marLeft w:val="640"/>
      <w:marRight w:val="0"/>
      <w:marTop w:val="0"/>
      <w:marBottom w:val="0"/>
      <w:divBdr>
        <w:top w:val="none" w:sz="0" w:space="0" w:color="auto"/>
        <w:left w:val="none" w:sz="0" w:space="0" w:color="auto"/>
        <w:bottom w:val="none" w:sz="0" w:space="0" w:color="auto"/>
        <w:right w:val="none" w:sz="0" w:space="0" w:color="auto"/>
      </w:divBdr>
    </w:div>
    <w:div w:id="119306600">
      <w:marLeft w:val="640"/>
      <w:marRight w:val="0"/>
      <w:marTop w:val="0"/>
      <w:marBottom w:val="0"/>
      <w:divBdr>
        <w:top w:val="none" w:sz="0" w:space="0" w:color="auto"/>
        <w:left w:val="none" w:sz="0" w:space="0" w:color="auto"/>
        <w:bottom w:val="none" w:sz="0" w:space="0" w:color="auto"/>
        <w:right w:val="none" w:sz="0" w:space="0" w:color="auto"/>
      </w:divBdr>
    </w:div>
    <w:div w:id="119342599">
      <w:marLeft w:val="640"/>
      <w:marRight w:val="0"/>
      <w:marTop w:val="0"/>
      <w:marBottom w:val="0"/>
      <w:divBdr>
        <w:top w:val="none" w:sz="0" w:space="0" w:color="auto"/>
        <w:left w:val="none" w:sz="0" w:space="0" w:color="auto"/>
        <w:bottom w:val="none" w:sz="0" w:space="0" w:color="auto"/>
        <w:right w:val="none" w:sz="0" w:space="0" w:color="auto"/>
      </w:divBdr>
    </w:div>
    <w:div w:id="119614849">
      <w:marLeft w:val="640"/>
      <w:marRight w:val="0"/>
      <w:marTop w:val="0"/>
      <w:marBottom w:val="0"/>
      <w:divBdr>
        <w:top w:val="none" w:sz="0" w:space="0" w:color="auto"/>
        <w:left w:val="none" w:sz="0" w:space="0" w:color="auto"/>
        <w:bottom w:val="none" w:sz="0" w:space="0" w:color="auto"/>
        <w:right w:val="none" w:sz="0" w:space="0" w:color="auto"/>
      </w:divBdr>
    </w:div>
    <w:div w:id="120265919">
      <w:marLeft w:val="640"/>
      <w:marRight w:val="0"/>
      <w:marTop w:val="0"/>
      <w:marBottom w:val="0"/>
      <w:divBdr>
        <w:top w:val="none" w:sz="0" w:space="0" w:color="auto"/>
        <w:left w:val="none" w:sz="0" w:space="0" w:color="auto"/>
        <w:bottom w:val="none" w:sz="0" w:space="0" w:color="auto"/>
        <w:right w:val="none" w:sz="0" w:space="0" w:color="auto"/>
      </w:divBdr>
    </w:div>
    <w:div w:id="120542599">
      <w:marLeft w:val="640"/>
      <w:marRight w:val="0"/>
      <w:marTop w:val="0"/>
      <w:marBottom w:val="0"/>
      <w:divBdr>
        <w:top w:val="none" w:sz="0" w:space="0" w:color="auto"/>
        <w:left w:val="none" w:sz="0" w:space="0" w:color="auto"/>
        <w:bottom w:val="none" w:sz="0" w:space="0" w:color="auto"/>
        <w:right w:val="none" w:sz="0" w:space="0" w:color="auto"/>
      </w:divBdr>
    </w:div>
    <w:div w:id="120736938">
      <w:marLeft w:val="640"/>
      <w:marRight w:val="0"/>
      <w:marTop w:val="0"/>
      <w:marBottom w:val="0"/>
      <w:divBdr>
        <w:top w:val="none" w:sz="0" w:space="0" w:color="auto"/>
        <w:left w:val="none" w:sz="0" w:space="0" w:color="auto"/>
        <w:bottom w:val="none" w:sz="0" w:space="0" w:color="auto"/>
        <w:right w:val="none" w:sz="0" w:space="0" w:color="auto"/>
      </w:divBdr>
    </w:div>
    <w:div w:id="120806625">
      <w:marLeft w:val="640"/>
      <w:marRight w:val="0"/>
      <w:marTop w:val="0"/>
      <w:marBottom w:val="0"/>
      <w:divBdr>
        <w:top w:val="none" w:sz="0" w:space="0" w:color="auto"/>
        <w:left w:val="none" w:sz="0" w:space="0" w:color="auto"/>
        <w:bottom w:val="none" w:sz="0" w:space="0" w:color="auto"/>
        <w:right w:val="none" w:sz="0" w:space="0" w:color="auto"/>
      </w:divBdr>
    </w:div>
    <w:div w:id="120811629">
      <w:marLeft w:val="640"/>
      <w:marRight w:val="0"/>
      <w:marTop w:val="0"/>
      <w:marBottom w:val="0"/>
      <w:divBdr>
        <w:top w:val="none" w:sz="0" w:space="0" w:color="auto"/>
        <w:left w:val="none" w:sz="0" w:space="0" w:color="auto"/>
        <w:bottom w:val="none" w:sz="0" w:space="0" w:color="auto"/>
        <w:right w:val="none" w:sz="0" w:space="0" w:color="auto"/>
      </w:divBdr>
    </w:div>
    <w:div w:id="122042514">
      <w:marLeft w:val="640"/>
      <w:marRight w:val="0"/>
      <w:marTop w:val="0"/>
      <w:marBottom w:val="0"/>
      <w:divBdr>
        <w:top w:val="none" w:sz="0" w:space="0" w:color="auto"/>
        <w:left w:val="none" w:sz="0" w:space="0" w:color="auto"/>
        <w:bottom w:val="none" w:sz="0" w:space="0" w:color="auto"/>
        <w:right w:val="none" w:sz="0" w:space="0" w:color="auto"/>
      </w:divBdr>
    </w:div>
    <w:div w:id="122385661">
      <w:marLeft w:val="640"/>
      <w:marRight w:val="0"/>
      <w:marTop w:val="0"/>
      <w:marBottom w:val="0"/>
      <w:divBdr>
        <w:top w:val="none" w:sz="0" w:space="0" w:color="auto"/>
        <w:left w:val="none" w:sz="0" w:space="0" w:color="auto"/>
        <w:bottom w:val="none" w:sz="0" w:space="0" w:color="auto"/>
        <w:right w:val="none" w:sz="0" w:space="0" w:color="auto"/>
      </w:divBdr>
    </w:div>
    <w:div w:id="123161482">
      <w:marLeft w:val="640"/>
      <w:marRight w:val="0"/>
      <w:marTop w:val="0"/>
      <w:marBottom w:val="0"/>
      <w:divBdr>
        <w:top w:val="none" w:sz="0" w:space="0" w:color="auto"/>
        <w:left w:val="none" w:sz="0" w:space="0" w:color="auto"/>
        <w:bottom w:val="none" w:sz="0" w:space="0" w:color="auto"/>
        <w:right w:val="none" w:sz="0" w:space="0" w:color="auto"/>
      </w:divBdr>
    </w:div>
    <w:div w:id="123432927">
      <w:marLeft w:val="640"/>
      <w:marRight w:val="0"/>
      <w:marTop w:val="0"/>
      <w:marBottom w:val="0"/>
      <w:divBdr>
        <w:top w:val="none" w:sz="0" w:space="0" w:color="auto"/>
        <w:left w:val="none" w:sz="0" w:space="0" w:color="auto"/>
        <w:bottom w:val="none" w:sz="0" w:space="0" w:color="auto"/>
        <w:right w:val="none" w:sz="0" w:space="0" w:color="auto"/>
      </w:divBdr>
    </w:div>
    <w:div w:id="124008663">
      <w:marLeft w:val="640"/>
      <w:marRight w:val="0"/>
      <w:marTop w:val="0"/>
      <w:marBottom w:val="0"/>
      <w:divBdr>
        <w:top w:val="none" w:sz="0" w:space="0" w:color="auto"/>
        <w:left w:val="none" w:sz="0" w:space="0" w:color="auto"/>
        <w:bottom w:val="none" w:sz="0" w:space="0" w:color="auto"/>
        <w:right w:val="none" w:sz="0" w:space="0" w:color="auto"/>
      </w:divBdr>
    </w:div>
    <w:div w:id="124592331">
      <w:marLeft w:val="640"/>
      <w:marRight w:val="0"/>
      <w:marTop w:val="0"/>
      <w:marBottom w:val="0"/>
      <w:divBdr>
        <w:top w:val="none" w:sz="0" w:space="0" w:color="auto"/>
        <w:left w:val="none" w:sz="0" w:space="0" w:color="auto"/>
        <w:bottom w:val="none" w:sz="0" w:space="0" w:color="auto"/>
        <w:right w:val="none" w:sz="0" w:space="0" w:color="auto"/>
      </w:divBdr>
    </w:div>
    <w:div w:id="125467933">
      <w:marLeft w:val="640"/>
      <w:marRight w:val="0"/>
      <w:marTop w:val="0"/>
      <w:marBottom w:val="0"/>
      <w:divBdr>
        <w:top w:val="none" w:sz="0" w:space="0" w:color="auto"/>
        <w:left w:val="none" w:sz="0" w:space="0" w:color="auto"/>
        <w:bottom w:val="none" w:sz="0" w:space="0" w:color="auto"/>
        <w:right w:val="none" w:sz="0" w:space="0" w:color="auto"/>
      </w:divBdr>
    </w:div>
    <w:div w:id="126165561">
      <w:marLeft w:val="640"/>
      <w:marRight w:val="0"/>
      <w:marTop w:val="0"/>
      <w:marBottom w:val="0"/>
      <w:divBdr>
        <w:top w:val="none" w:sz="0" w:space="0" w:color="auto"/>
        <w:left w:val="none" w:sz="0" w:space="0" w:color="auto"/>
        <w:bottom w:val="none" w:sz="0" w:space="0" w:color="auto"/>
        <w:right w:val="none" w:sz="0" w:space="0" w:color="auto"/>
      </w:divBdr>
    </w:div>
    <w:div w:id="126165933">
      <w:marLeft w:val="640"/>
      <w:marRight w:val="0"/>
      <w:marTop w:val="0"/>
      <w:marBottom w:val="0"/>
      <w:divBdr>
        <w:top w:val="none" w:sz="0" w:space="0" w:color="auto"/>
        <w:left w:val="none" w:sz="0" w:space="0" w:color="auto"/>
        <w:bottom w:val="none" w:sz="0" w:space="0" w:color="auto"/>
        <w:right w:val="none" w:sz="0" w:space="0" w:color="auto"/>
      </w:divBdr>
    </w:div>
    <w:div w:id="126700949">
      <w:marLeft w:val="640"/>
      <w:marRight w:val="0"/>
      <w:marTop w:val="0"/>
      <w:marBottom w:val="0"/>
      <w:divBdr>
        <w:top w:val="none" w:sz="0" w:space="0" w:color="auto"/>
        <w:left w:val="none" w:sz="0" w:space="0" w:color="auto"/>
        <w:bottom w:val="none" w:sz="0" w:space="0" w:color="auto"/>
        <w:right w:val="none" w:sz="0" w:space="0" w:color="auto"/>
      </w:divBdr>
    </w:div>
    <w:div w:id="127667005">
      <w:marLeft w:val="640"/>
      <w:marRight w:val="0"/>
      <w:marTop w:val="0"/>
      <w:marBottom w:val="0"/>
      <w:divBdr>
        <w:top w:val="none" w:sz="0" w:space="0" w:color="auto"/>
        <w:left w:val="none" w:sz="0" w:space="0" w:color="auto"/>
        <w:bottom w:val="none" w:sz="0" w:space="0" w:color="auto"/>
        <w:right w:val="none" w:sz="0" w:space="0" w:color="auto"/>
      </w:divBdr>
    </w:div>
    <w:div w:id="128473994">
      <w:marLeft w:val="640"/>
      <w:marRight w:val="0"/>
      <w:marTop w:val="0"/>
      <w:marBottom w:val="0"/>
      <w:divBdr>
        <w:top w:val="none" w:sz="0" w:space="0" w:color="auto"/>
        <w:left w:val="none" w:sz="0" w:space="0" w:color="auto"/>
        <w:bottom w:val="none" w:sz="0" w:space="0" w:color="auto"/>
        <w:right w:val="none" w:sz="0" w:space="0" w:color="auto"/>
      </w:divBdr>
    </w:div>
    <w:div w:id="128744975">
      <w:marLeft w:val="640"/>
      <w:marRight w:val="0"/>
      <w:marTop w:val="0"/>
      <w:marBottom w:val="0"/>
      <w:divBdr>
        <w:top w:val="none" w:sz="0" w:space="0" w:color="auto"/>
        <w:left w:val="none" w:sz="0" w:space="0" w:color="auto"/>
        <w:bottom w:val="none" w:sz="0" w:space="0" w:color="auto"/>
        <w:right w:val="none" w:sz="0" w:space="0" w:color="auto"/>
      </w:divBdr>
    </w:div>
    <w:div w:id="129369999">
      <w:marLeft w:val="640"/>
      <w:marRight w:val="0"/>
      <w:marTop w:val="0"/>
      <w:marBottom w:val="0"/>
      <w:divBdr>
        <w:top w:val="none" w:sz="0" w:space="0" w:color="auto"/>
        <w:left w:val="none" w:sz="0" w:space="0" w:color="auto"/>
        <w:bottom w:val="none" w:sz="0" w:space="0" w:color="auto"/>
        <w:right w:val="none" w:sz="0" w:space="0" w:color="auto"/>
      </w:divBdr>
    </w:div>
    <w:div w:id="130098956">
      <w:marLeft w:val="640"/>
      <w:marRight w:val="0"/>
      <w:marTop w:val="0"/>
      <w:marBottom w:val="0"/>
      <w:divBdr>
        <w:top w:val="none" w:sz="0" w:space="0" w:color="auto"/>
        <w:left w:val="none" w:sz="0" w:space="0" w:color="auto"/>
        <w:bottom w:val="none" w:sz="0" w:space="0" w:color="auto"/>
        <w:right w:val="none" w:sz="0" w:space="0" w:color="auto"/>
      </w:divBdr>
    </w:div>
    <w:div w:id="130102885">
      <w:marLeft w:val="640"/>
      <w:marRight w:val="0"/>
      <w:marTop w:val="0"/>
      <w:marBottom w:val="0"/>
      <w:divBdr>
        <w:top w:val="none" w:sz="0" w:space="0" w:color="auto"/>
        <w:left w:val="none" w:sz="0" w:space="0" w:color="auto"/>
        <w:bottom w:val="none" w:sz="0" w:space="0" w:color="auto"/>
        <w:right w:val="none" w:sz="0" w:space="0" w:color="auto"/>
      </w:divBdr>
    </w:div>
    <w:div w:id="130246134">
      <w:marLeft w:val="640"/>
      <w:marRight w:val="0"/>
      <w:marTop w:val="0"/>
      <w:marBottom w:val="0"/>
      <w:divBdr>
        <w:top w:val="none" w:sz="0" w:space="0" w:color="auto"/>
        <w:left w:val="none" w:sz="0" w:space="0" w:color="auto"/>
        <w:bottom w:val="none" w:sz="0" w:space="0" w:color="auto"/>
        <w:right w:val="none" w:sz="0" w:space="0" w:color="auto"/>
      </w:divBdr>
    </w:div>
    <w:div w:id="130514387">
      <w:marLeft w:val="640"/>
      <w:marRight w:val="0"/>
      <w:marTop w:val="0"/>
      <w:marBottom w:val="0"/>
      <w:divBdr>
        <w:top w:val="none" w:sz="0" w:space="0" w:color="auto"/>
        <w:left w:val="none" w:sz="0" w:space="0" w:color="auto"/>
        <w:bottom w:val="none" w:sz="0" w:space="0" w:color="auto"/>
        <w:right w:val="none" w:sz="0" w:space="0" w:color="auto"/>
      </w:divBdr>
    </w:div>
    <w:div w:id="131483053">
      <w:marLeft w:val="640"/>
      <w:marRight w:val="0"/>
      <w:marTop w:val="0"/>
      <w:marBottom w:val="0"/>
      <w:divBdr>
        <w:top w:val="none" w:sz="0" w:space="0" w:color="auto"/>
        <w:left w:val="none" w:sz="0" w:space="0" w:color="auto"/>
        <w:bottom w:val="none" w:sz="0" w:space="0" w:color="auto"/>
        <w:right w:val="none" w:sz="0" w:space="0" w:color="auto"/>
      </w:divBdr>
    </w:div>
    <w:div w:id="131875099">
      <w:marLeft w:val="640"/>
      <w:marRight w:val="0"/>
      <w:marTop w:val="0"/>
      <w:marBottom w:val="0"/>
      <w:divBdr>
        <w:top w:val="none" w:sz="0" w:space="0" w:color="auto"/>
        <w:left w:val="none" w:sz="0" w:space="0" w:color="auto"/>
        <w:bottom w:val="none" w:sz="0" w:space="0" w:color="auto"/>
        <w:right w:val="none" w:sz="0" w:space="0" w:color="auto"/>
      </w:divBdr>
    </w:div>
    <w:div w:id="132215432">
      <w:marLeft w:val="640"/>
      <w:marRight w:val="0"/>
      <w:marTop w:val="0"/>
      <w:marBottom w:val="0"/>
      <w:divBdr>
        <w:top w:val="none" w:sz="0" w:space="0" w:color="auto"/>
        <w:left w:val="none" w:sz="0" w:space="0" w:color="auto"/>
        <w:bottom w:val="none" w:sz="0" w:space="0" w:color="auto"/>
        <w:right w:val="none" w:sz="0" w:space="0" w:color="auto"/>
      </w:divBdr>
    </w:div>
    <w:div w:id="132413543">
      <w:marLeft w:val="640"/>
      <w:marRight w:val="0"/>
      <w:marTop w:val="0"/>
      <w:marBottom w:val="0"/>
      <w:divBdr>
        <w:top w:val="none" w:sz="0" w:space="0" w:color="auto"/>
        <w:left w:val="none" w:sz="0" w:space="0" w:color="auto"/>
        <w:bottom w:val="none" w:sz="0" w:space="0" w:color="auto"/>
        <w:right w:val="none" w:sz="0" w:space="0" w:color="auto"/>
      </w:divBdr>
    </w:div>
    <w:div w:id="132605716">
      <w:marLeft w:val="640"/>
      <w:marRight w:val="0"/>
      <w:marTop w:val="0"/>
      <w:marBottom w:val="0"/>
      <w:divBdr>
        <w:top w:val="none" w:sz="0" w:space="0" w:color="auto"/>
        <w:left w:val="none" w:sz="0" w:space="0" w:color="auto"/>
        <w:bottom w:val="none" w:sz="0" w:space="0" w:color="auto"/>
        <w:right w:val="none" w:sz="0" w:space="0" w:color="auto"/>
      </w:divBdr>
    </w:div>
    <w:div w:id="132715855">
      <w:marLeft w:val="640"/>
      <w:marRight w:val="0"/>
      <w:marTop w:val="0"/>
      <w:marBottom w:val="0"/>
      <w:divBdr>
        <w:top w:val="none" w:sz="0" w:space="0" w:color="auto"/>
        <w:left w:val="none" w:sz="0" w:space="0" w:color="auto"/>
        <w:bottom w:val="none" w:sz="0" w:space="0" w:color="auto"/>
        <w:right w:val="none" w:sz="0" w:space="0" w:color="auto"/>
      </w:divBdr>
    </w:div>
    <w:div w:id="132986952">
      <w:marLeft w:val="640"/>
      <w:marRight w:val="0"/>
      <w:marTop w:val="0"/>
      <w:marBottom w:val="0"/>
      <w:divBdr>
        <w:top w:val="none" w:sz="0" w:space="0" w:color="auto"/>
        <w:left w:val="none" w:sz="0" w:space="0" w:color="auto"/>
        <w:bottom w:val="none" w:sz="0" w:space="0" w:color="auto"/>
        <w:right w:val="none" w:sz="0" w:space="0" w:color="auto"/>
      </w:divBdr>
    </w:div>
    <w:div w:id="133183438">
      <w:marLeft w:val="640"/>
      <w:marRight w:val="0"/>
      <w:marTop w:val="0"/>
      <w:marBottom w:val="0"/>
      <w:divBdr>
        <w:top w:val="none" w:sz="0" w:space="0" w:color="auto"/>
        <w:left w:val="none" w:sz="0" w:space="0" w:color="auto"/>
        <w:bottom w:val="none" w:sz="0" w:space="0" w:color="auto"/>
        <w:right w:val="none" w:sz="0" w:space="0" w:color="auto"/>
      </w:divBdr>
    </w:div>
    <w:div w:id="133721218">
      <w:marLeft w:val="640"/>
      <w:marRight w:val="0"/>
      <w:marTop w:val="0"/>
      <w:marBottom w:val="0"/>
      <w:divBdr>
        <w:top w:val="none" w:sz="0" w:space="0" w:color="auto"/>
        <w:left w:val="none" w:sz="0" w:space="0" w:color="auto"/>
        <w:bottom w:val="none" w:sz="0" w:space="0" w:color="auto"/>
        <w:right w:val="none" w:sz="0" w:space="0" w:color="auto"/>
      </w:divBdr>
    </w:div>
    <w:div w:id="133911288">
      <w:marLeft w:val="640"/>
      <w:marRight w:val="0"/>
      <w:marTop w:val="0"/>
      <w:marBottom w:val="0"/>
      <w:divBdr>
        <w:top w:val="none" w:sz="0" w:space="0" w:color="auto"/>
        <w:left w:val="none" w:sz="0" w:space="0" w:color="auto"/>
        <w:bottom w:val="none" w:sz="0" w:space="0" w:color="auto"/>
        <w:right w:val="none" w:sz="0" w:space="0" w:color="auto"/>
      </w:divBdr>
    </w:div>
    <w:div w:id="134105644">
      <w:marLeft w:val="640"/>
      <w:marRight w:val="0"/>
      <w:marTop w:val="0"/>
      <w:marBottom w:val="0"/>
      <w:divBdr>
        <w:top w:val="none" w:sz="0" w:space="0" w:color="auto"/>
        <w:left w:val="none" w:sz="0" w:space="0" w:color="auto"/>
        <w:bottom w:val="none" w:sz="0" w:space="0" w:color="auto"/>
        <w:right w:val="none" w:sz="0" w:space="0" w:color="auto"/>
      </w:divBdr>
    </w:div>
    <w:div w:id="134836308">
      <w:marLeft w:val="640"/>
      <w:marRight w:val="0"/>
      <w:marTop w:val="0"/>
      <w:marBottom w:val="0"/>
      <w:divBdr>
        <w:top w:val="none" w:sz="0" w:space="0" w:color="auto"/>
        <w:left w:val="none" w:sz="0" w:space="0" w:color="auto"/>
        <w:bottom w:val="none" w:sz="0" w:space="0" w:color="auto"/>
        <w:right w:val="none" w:sz="0" w:space="0" w:color="auto"/>
      </w:divBdr>
    </w:div>
    <w:div w:id="135025637">
      <w:marLeft w:val="640"/>
      <w:marRight w:val="0"/>
      <w:marTop w:val="0"/>
      <w:marBottom w:val="0"/>
      <w:divBdr>
        <w:top w:val="none" w:sz="0" w:space="0" w:color="auto"/>
        <w:left w:val="none" w:sz="0" w:space="0" w:color="auto"/>
        <w:bottom w:val="none" w:sz="0" w:space="0" w:color="auto"/>
        <w:right w:val="none" w:sz="0" w:space="0" w:color="auto"/>
      </w:divBdr>
    </w:div>
    <w:div w:id="135925443">
      <w:marLeft w:val="640"/>
      <w:marRight w:val="0"/>
      <w:marTop w:val="0"/>
      <w:marBottom w:val="0"/>
      <w:divBdr>
        <w:top w:val="none" w:sz="0" w:space="0" w:color="auto"/>
        <w:left w:val="none" w:sz="0" w:space="0" w:color="auto"/>
        <w:bottom w:val="none" w:sz="0" w:space="0" w:color="auto"/>
        <w:right w:val="none" w:sz="0" w:space="0" w:color="auto"/>
      </w:divBdr>
    </w:div>
    <w:div w:id="136147326">
      <w:marLeft w:val="640"/>
      <w:marRight w:val="0"/>
      <w:marTop w:val="0"/>
      <w:marBottom w:val="0"/>
      <w:divBdr>
        <w:top w:val="none" w:sz="0" w:space="0" w:color="auto"/>
        <w:left w:val="none" w:sz="0" w:space="0" w:color="auto"/>
        <w:bottom w:val="none" w:sz="0" w:space="0" w:color="auto"/>
        <w:right w:val="none" w:sz="0" w:space="0" w:color="auto"/>
      </w:divBdr>
    </w:div>
    <w:div w:id="136340654">
      <w:marLeft w:val="640"/>
      <w:marRight w:val="0"/>
      <w:marTop w:val="0"/>
      <w:marBottom w:val="0"/>
      <w:divBdr>
        <w:top w:val="none" w:sz="0" w:space="0" w:color="auto"/>
        <w:left w:val="none" w:sz="0" w:space="0" w:color="auto"/>
        <w:bottom w:val="none" w:sz="0" w:space="0" w:color="auto"/>
        <w:right w:val="none" w:sz="0" w:space="0" w:color="auto"/>
      </w:divBdr>
    </w:div>
    <w:div w:id="136990956">
      <w:marLeft w:val="640"/>
      <w:marRight w:val="0"/>
      <w:marTop w:val="0"/>
      <w:marBottom w:val="0"/>
      <w:divBdr>
        <w:top w:val="none" w:sz="0" w:space="0" w:color="auto"/>
        <w:left w:val="none" w:sz="0" w:space="0" w:color="auto"/>
        <w:bottom w:val="none" w:sz="0" w:space="0" w:color="auto"/>
        <w:right w:val="none" w:sz="0" w:space="0" w:color="auto"/>
      </w:divBdr>
    </w:div>
    <w:div w:id="137116815">
      <w:marLeft w:val="640"/>
      <w:marRight w:val="0"/>
      <w:marTop w:val="0"/>
      <w:marBottom w:val="0"/>
      <w:divBdr>
        <w:top w:val="none" w:sz="0" w:space="0" w:color="auto"/>
        <w:left w:val="none" w:sz="0" w:space="0" w:color="auto"/>
        <w:bottom w:val="none" w:sz="0" w:space="0" w:color="auto"/>
        <w:right w:val="none" w:sz="0" w:space="0" w:color="auto"/>
      </w:divBdr>
    </w:div>
    <w:div w:id="137187139">
      <w:marLeft w:val="640"/>
      <w:marRight w:val="0"/>
      <w:marTop w:val="0"/>
      <w:marBottom w:val="0"/>
      <w:divBdr>
        <w:top w:val="none" w:sz="0" w:space="0" w:color="auto"/>
        <w:left w:val="none" w:sz="0" w:space="0" w:color="auto"/>
        <w:bottom w:val="none" w:sz="0" w:space="0" w:color="auto"/>
        <w:right w:val="none" w:sz="0" w:space="0" w:color="auto"/>
      </w:divBdr>
    </w:div>
    <w:div w:id="137304824">
      <w:marLeft w:val="640"/>
      <w:marRight w:val="0"/>
      <w:marTop w:val="0"/>
      <w:marBottom w:val="0"/>
      <w:divBdr>
        <w:top w:val="none" w:sz="0" w:space="0" w:color="auto"/>
        <w:left w:val="none" w:sz="0" w:space="0" w:color="auto"/>
        <w:bottom w:val="none" w:sz="0" w:space="0" w:color="auto"/>
        <w:right w:val="none" w:sz="0" w:space="0" w:color="auto"/>
      </w:divBdr>
    </w:div>
    <w:div w:id="137693819">
      <w:marLeft w:val="640"/>
      <w:marRight w:val="0"/>
      <w:marTop w:val="0"/>
      <w:marBottom w:val="0"/>
      <w:divBdr>
        <w:top w:val="none" w:sz="0" w:space="0" w:color="auto"/>
        <w:left w:val="none" w:sz="0" w:space="0" w:color="auto"/>
        <w:bottom w:val="none" w:sz="0" w:space="0" w:color="auto"/>
        <w:right w:val="none" w:sz="0" w:space="0" w:color="auto"/>
      </w:divBdr>
    </w:div>
    <w:div w:id="138502473">
      <w:marLeft w:val="640"/>
      <w:marRight w:val="0"/>
      <w:marTop w:val="0"/>
      <w:marBottom w:val="0"/>
      <w:divBdr>
        <w:top w:val="none" w:sz="0" w:space="0" w:color="auto"/>
        <w:left w:val="none" w:sz="0" w:space="0" w:color="auto"/>
        <w:bottom w:val="none" w:sz="0" w:space="0" w:color="auto"/>
        <w:right w:val="none" w:sz="0" w:space="0" w:color="auto"/>
      </w:divBdr>
    </w:div>
    <w:div w:id="139199465">
      <w:marLeft w:val="640"/>
      <w:marRight w:val="0"/>
      <w:marTop w:val="0"/>
      <w:marBottom w:val="0"/>
      <w:divBdr>
        <w:top w:val="none" w:sz="0" w:space="0" w:color="auto"/>
        <w:left w:val="none" w:sz="0" w:space="0" w:color="auto"/>
        <w:bottom w:val="none" w:sz="0" w:space="0" w:color="auto"/>
        <w:right w:val="none" w:sz="0" w:space="0" w:color="auto"/>
      </w:divBdr>
    </w:div>
    <w:div w:id="139352281">
      <w:marLeft w:val="640"/>
      <w:marRight w:val="0"/>
      <w:marTop w:val="0"/>
      <w:marBottom w:val="0"/>
      <w:divBdr>
        <w:top w:val="none" w:sz="0" w:space="0" w:color="auto"/>
        <w:left w:val="none" w:sz="0" w:space="0" w:color="auto"/>
        <w:bottom w:val="none" w:sz="0" w:space="0" w:color="auto"/>
        <w:right w:val="none" w:sz="0" w:space="0" w:color="auto"/>
      </w:divBdr>
    </w:div>
    <w:div w:id="139464060">
      <w:marLeft w:val="640"/>
      <w:marRight w:val="0"/>
      <w:marTop w:val="0"/>
      <w:marBottom w:val="0"/>
      <w:divBdr>
        <w:top w:val="none" w:sz="0" w:space="0" w:color="auto"/>
        <w:left w:val="none" w:sz="0" w:space="0" w:color="auto"/>
        <w:bottom w:val="none" w:sz="0" w:space="0" w:color="auto"/>
        <w:right w:val="none" w:sz="0" w:space="0" w:color="auto"/>
      </w:divBdr>
    </w:div>
    <w:div w:id="140466047">
      <w:marLeft w:val="640"/>
      <w:marRight w:val="0"/>
      <w:marTop w:val="0"/>
      <w:marBottom w:val="0"/>
      <w:divBdr>
        <w:top w:val="none" w:sz="0" w:space="0" w:color="auto"/>
        <w:left w:val="none" w:sz="0" w:space="0" w:color="auto"/>
        <w:bottom w:val="none" w:sz="0" w:space="0" w:color="auto"/>
        <w:right w:val="none" w:sz="0" w:space="0" w:color="auto"/>
      </w:divBdr>
    </w:div>
    <w:div w:id="140852654">
      <w:marLeft w:val="640"/>
      <w:marRight w:val="0"/>
      <w:marTop w:val="0"/>
      <w:marBottom w:val="0"/>
      <w:divBdr>
        <w:top w:val="none" w:sz="0" w:space="0" w:color="auto"/>
        <w:left w:val="none" w:sz="0" w:space="0" w:color="auto"/>
        <w:bottom w:val="none" w:sz="0" w:space="0" w:color="auto"/>
        <w:right w:val="none" w:sz="0" w:space="0" w:color="auto"/>
      </w:divBdr>
    </w:div>
    <w:div w:id="141386519">
      <w:marLeft w:val="640"/>
      <w:marRight w:val="0"/>
      <w:marTop w:val="0"/>
      <w:marBottom w:val="0"/>
      <w:divBdr>
        <w:top w:val="none" w:sz="0" w:space="0" w:color="auto"/>
        <w:left w:val="none" w:sz="0" w:space="0" w:color="auto"/>
        <w:bottom w:val="none" w:sz="0" w:space="0" w:color="auto"/>
        <w:right w:val="none" w:sz="0" w:space="0" w:color="auto"/>
      </w:divBdr>
    </w:div>
    <w:div w:id="141585954">
      <w:marLeft w:val="640"/>
      <w:marRight w:val="0"/>
      <w:marTop w:val="0"/>
      <w:marBottom w:val="0"/>
      <w:divBdr>
        <w:top w:val="none" w:sz="0" w:space="0" w:color="auto"/>
        <w:left w:val="none" w:sz="0" w:space="0" w:color="auto"/>
        <w:bottom w:val="none" w:sz="0" w:space="0" w:color="auto"/>
        <w:right w:val="none" w:sz="0" w:space="0" w:color="auto"/>
      </w:divBdr>
    </w:div>
    <w:div w:id="141628384">
      <w:marLeft w:val="640"/>
      <w:marRight w:val="0"/>
      <w:marTop w:val="0"/>
      <w:marBottom w:val="0"/>
      <w:divBdr>
        <w:top w:val="none" w:sz="0" w:space="0" w:color="auto"/>
        <w:left w:val="none" w:sz="0" w:space="0" w:color="auto"/>
        <w:bottom w:val="none" w:sz="0" w:space="0" w:color="auto"/>
        <w:right w:val="none" w:sz="0" w:space="0" w:color="auto"/>
      </w:divBdr>
    </w:div>
    <w:div w:id="142433907">
      <w:marLeft w:val="640"/>
      <w:marRight w:val="0"/>
      <w:marTop w:val="0"/>
      <w:marBottom w:val="0"/>
      <w:divBdr>
        <w:top w:val="none" w:sz="0" w:space="0" w:color="auto"/>
        <w:left w:val="none" w:sz="0" w:space="0" w:color="auto"/>
        <w:bottom w:val="none" w:sz="0" w:space="0" w:color="auto"/>
        <w:right w:val="none" w:sz="0" w:space="0" w:color="auto"/>
      </w:divBdr>
    </w:div>
    <w:div w:id="142502005">
      <w:marLeft w:val="640"/>
      <w:marRight w:val="0"/>
      <w:marTop w:val="0"/>
      <w:marBottom w:val="0"/>
      <w:divBdr>
        <w:top w:val="none" w:sz="0" w:space="0" w:color="auto"/>
        <w:left w:val="none" w:sz="0" w:space="0" w:color="auto"/>
        <w:bottom w:val="none" w:sz="0" w:space="0" w:color="auto"/>
        <w:right w:val="none" w:sz="0" w:space="0" w:color="auto"/>
      </w:divBdr>
    </w:div>
    <w:div w:id="142896260">
      <w:marLeft w:val="480"/>
      <w:marRight w:val="0"/>
      <w:marTop w:val="0"/>
      <w:marBottom w:val="0"/>
      <w:divBdr>
        <w:top w:val="none" w:sz="0" w:space="0" w:color="auto"/>
        <w:left w:val="none" w:sz="0" w:space="0" w:color="auto"/>
        <w:bottom w:val="none" w:sz="0" w:space="0" w:color="auto"/>
        <w:right w:val="none" w:sz="0" w:space="0" w:color="auto"/>
      </w:divBdr>
    </w:div>
    <w:div w:id="143357739">
      <w:marLeft w:val="640"/>
      <w:marRight w:val="0"/>
      <w:marTop w:val="0"/>
      <w:marBottom w:val="0"/>
      <w:divBdr>
        <w:top w:val="none" w:sz="0" w:space="0" w:color="auto"/>
        <w:left w:val="none" w:sz="0" w:space="0" w:color="auto"/>
        <w:bottom w:val="none" w:sz="0" w:space="0" w:color="auto"/>
        <w:right w:val="none" w:sz="0" w:space="0" w:color="auto"/>
      </w:divBdr>
    </w:div>
    <w:div w:id="144516735">
      <w:marLeft w:val="640"/>
      <w:marRight w:val="0"/>
      <w:marTop w:val="0"/>
      <w:marBottom w:val="0"/>
      <w:divBdr>
        <w:top w:val="none" w:sz="0" w:space="0" w:color="auto"/>
        <w:left w:val="none" w:sz="0" w:space="0" w:color="auto"/>
        <w:bottom w:val="none" w:sz="0" w:space="0" w:color="auto"/>
        <w:right w:val="none" w:sz="0" w:space="0" w:color="auto"/>
      </w:divBdr>
    </w:div>
    <w:div w:id="144710378">
      <w:marLeft w:val="640"/>
      <w:marRight w:val="0"/>
      <w:marTop w:val="0"/>
      <w:marBottom w:val="0"/>
      <w:divBdr>
        <w:top w:val="none" w:sz="0" w:space="0" w:color="auto"/>
        <w:left w:val="none" w:sz="0" w:space="0" w:color="auto"/>
        <w:bottom w:val="none" w:sz="0" w:space="0" w:color="auto"/>
        <w:right w:val="none" w:sz="0" w:space="0" w:color="auto"/>
      </w:divBdr>
    </w:div>
    <w:div w:id="145124176">
      <w:marLeft w:val="640"/>
      <w:marRight w:val="0"/>
      <w:marTop w:val="0"/>
      <w:marBottom w:val="0"/>
      <w:divBdr>
        <w:top w:val="none" w:sz="0" w:space="0" w:color="auto"/>
        <w:left w:val="none" w:sz="0" w:space="0" w:color="auto"/>
        <w:bottom w:val="none" w:sz="0" w:space="0" w:color="auto"/>
        <w:right w:val="none" w:sz="0" w:space="0" w:color="auto"/>
      </w:divBdr>
    </w:div>
    <w:div w:id="146169074">
      <w:marLeft w:val="640"/>
      <w:marRight w:val="0"/>
      <w:marTop w:val="0"/>
      <w:marBottom w:val="0"/>
      <w:divBdr>
        <w:top w:val="none" w:sz="0" w:space="0" w:color="auto"/>
        <w:left w:val="none" w:sz="0" w:space="0" w:color="auto"/>
        <w:bottom w:val="none" w:sz="0" w:space="0" w:color="auto"/>
        <w:right w:val="none" w:sz="0" w:space="0" w:color="auto"/>
      </w:divBdr>
    </w:div>
    <w:div w:id="146439748">
      <w:marLeft w:val="640"/>
      <w:marRight w:val="0"/>
      <w:marTop w:val="0"/>
      <w:marBottom w:val="0"/>
      <w:divBdr>
        <w:top w:val="none" w:sz="0" w:space="0" w:color="auto"/>
        <w:left w:val="none" w:sz="0" w:space="0" w:color="auto"/>
        <w:bottom w:val="none" w:sz="0" w:space="0" w:color="auto"/>
        <w:right w:val="none" w:sz="0" w:space="0" w:color="auto"/>
      </w:divBdr>
    </w:div>
    <w:div w:id="146679024">
      <w:marLeft w:val="640"/>
      <w:marRight w:val="0"/>
      <w:marTop w:val="0"/>
      <w:marBottom w:val="0"/>
      <w:divBdr>
        <w:top w:val="none" w:sz="0" w:space="0" w:color="auto"/>
        <w:left w:val="none" w:sz="0" w:space="0" w:color="auto"/>
        <w:bottom w:val="none" w:sz="0" w:space="0" w:color="auto"/>
        <w:right w:val="none" w:sz="0" w:space="0" w:color="auto"/>
      </w:divBdr>
    </w:div>
    <w:div w:id="147090321">
      <w:marLeft w:val="640"/>
      <w:marRight w:val="0"/>
      <w:marTop w:val="0"/>
      <w:marBottom w:val="0"/>
      <w:divBdr>
        <w:top w:val="none" w:sz="0" w:space="0" w:color="auto"/>
        <w:left w:val="none" w:sz="0" w:space="0" w:color="auto"/>
        <w:bottom w:val="none" w:sz="0" w:space="0" w:color="auto"/>
        <w:right w:val="none" w:sz="0" w:space="0" w:color="auto"/>
      </w:divBdr>
    </w:div>
    <w:div w:id="147399952">
      <w:marLeft w:val="640"/>
      <w:marRight w:val="0"/>
      <w:marTop w:val="0"/>
      <w:marBottom w:val="0"/>
      <w:divBdr>
        <w:top w:val="none" w:sz="0" w:space="0" w:color="auto"/>
        <w:left w:val="none" w:sz="0" w:space="0" w:color="auto"/>
        <w:bottom w:val="none" w:sz="0" w:space="0" w:color="auto"/>
        <w:right w:val="none" w:sz="0" w:space="0" w:color="auto"/>
      </w:divBdr>
    </w:div>
    <w:div w:id="147403609">
      <w:marLeft w:val="640"/>
      <w:marRight w:val="0"/>
      <w:marTop w:val="0"/>
      <w:marBottom w:val="0"/>
      <w:divBdr>
        <w:top w:val="none" w:sz="0" w:space="0" w:color="auto"/>
        <w:left w:val="none" w:sz="0" w:space="0" w:color="auto"/>
        <w:bottom w:val="none" w:sz="0" w:space="0" w:color="auto"/>
        <w:right w:val="none" w:sz="0" w:space="0" w:color="auto"/>
      </w:divBdr>
    </w:div>
    <w:div w:id="147750219">
      <w:marLeft w:val="640"/>
      <w:marRight w:val="0"/>
      <w:marTop w:val="0"/>
      <w:marBottom w:val="0"/>
      <w:divBdr>
        <w:top w:val="none" w:sz="0" w:space="0" w:color="auto"/>
        <w:left w:val="none" w:sz="0" w:space="0" w:color="auto"/>
        <w:bottom w:val="none" w:sz="0" w:space="0" w:color="auto"/>
        <w:right w:val="none" w:sz="0" w:space="0" w:color="auto"/>
      </w:divBdr>
    </w:div>
    <w:div w:id="147794038">
      <w:marLeft w:val="640"/>
      <w:marRight w:val="0"/>
      <w:marTop w:val="0"/>
      <w:marBottom w:val="0"/>
      <w:divBdr>
        <w:top w:val="none" w:sz="0" w:space="0" w:color="auto"/>
        <w:left w:val="none" w:sz="0" w:space="0" w:color="auto"/>
        <w:bottom w:val="none" w:sz="0" w:space="0" w:color="auto"/>
        <w:right w:val="none" w:sz="0" w:space="0" w:color="auto"/>
      </w:divBdr>
    </w:div>
    <w:div w:id="147865314">
      <w:marLeft w:val="640"/>
      <w:marRight w:val="0"/>
      <w:marTop w:val="0"/>
      <w:marBottom w:val="0"/>
      <w:divBdr>
        <w:top w:val="none" w:sz="0" w:space="0" w:color="auto"/>
        <w:left w:val="none" w:sz="0" w:space="0" w:color="auto"/>
        <w:bottom w:val="none" w:sz="0" w:space="0" w:color="auto"/>
        <w:right w:val="none" w:sz="0" w:space="0" w:color="auto"/>
      </w:divBdr>
    </w:div>
    <w:div w:id="149058204">
      <w:marLeft w:val="640"/>
      <w:marRight w:val="0"/>
      <w:marTop w:val="0"/>
      <w:marBottom w:val="0"/>
      <w:divBdr>
        <w:top w:val="none" w:sz="0" w:space="0" w:color="auto"/>
        <w:left w:val="none" w:sz="0" w:space="0" w:color="auto"/>
        <w:bottom w:val="none" w:sz="0" w:space="0" w:color="auto"/>
        <w:right w:val="none" w:sz="0" w:space="0" w:color="auto"/>
      </w:divBdr>
    </w:div>
    <w:div w:id="149564230">
      <w:marLeft w:val="640"/>
      <w:marRight w:val="0"/>
      <w:marTop w:val="0"/>
      <w:marBottom w:val="0"/>
      <w:divBdr>
        <w:top w:val="none" w:sz="0" w:space="0" w:color="auto"/>
        <w:left w:val="none" w:sz="0" w:space="0" w:color="auto"/>
        <w:bottom w:val="none" w:sz="0" w:space="0" w:color="auto"/>
        <w:right w:val="none" w:sz="0" w:space="0" w:color="auto"/>
      </w:divBdr>
    </w:div>
    <w:div w:id="149565593">
      <w:marLeft w:val="640"/>
      <w:marRight w:val="0"/>
      <w:marTop w:val="0"/>
      <w:marBottom w:val="0"/>
      <w:divBdr>
        <w:top w:val="none" w:sz="0" w:space="0" w:color="auto"/>
        <w:left w:val="none" w:sz="0" w:space="0" w:color="auto"/>
        <w:bottom w:val="none" w:sz="0" w:space="0" w:color="auto"/>
        <w:right w:val="none" w:sz="0" w:space="0" w:color="auto"/>
      </w:divBdr>
    </w:div>
    <w:div w:id="149712288">
      <w:marLeft w:val="640"/>
      <w:marRight w:val="0"/>
      <w:marTop w:val="0"/>
      <w:marBottom w:val="0"/>
      <w:divBdr>
        <w:top w:val="none" w:sz="0" w:space="0" w:color="auto"/>
        <w:left w:val="none" w:sz="0" w:space="0" w:color="auto"/>
        <w:bottom w:val="none" w:sz="0" w:space="0" w:color="auto"/>
        <w:right w:val="none" w:sz="0" w:space="0" w:color="auto"/>
      </w:divBdr>
    </w:div>
    <w:div w:id="150219056">
      <w:marLeft w:val="640"/>
      <w:marRight w:val="0"/>
      <w:marTop w:val="0"/>
      <w:marBottom w:val="0"/>
      <w:divBdr>
        <w:top w:val="none" w:sz="0" w:space="0" w:color="auto"/>
        <w:left w:val="none" w:sz="0" w:space="0" w:color="auto"/>
        <w:bottom w:val="none" w:sz="0" w:space="0" w:color="auto"/>
        <w:right w:val="none" w:sz="0" w:space="0" w:color="auto"/>
      </w:divBdr>
    </w:div>
    <w:div w:id="150947067">
      <w:marLeft w:val="640"/>
      <w:marRight w:val="0"/>
      <w:marTop w:val="0"/>
      <w:marBottom w:val="0"/>
      <w:divBdr>
        <w:top w:val="none" w:sz="0" w:space="0" w:color="auto"/>
        <w:left w:val="none" w:sz="0" w:space="0" w:color="auto"/>
        <w:bottom w:val="none" w:sz="0" w:space="0" w:color="auto"/>
        <w:right w:val="none" w:sz="0" w:space="0" w:color="auto"/>
      </w:divBdr>
    </w:div>
    <w:div w:id="151677687">
      <w:marLeft w:val="640"/>
      <w:marRight w:val="0"/>
      <w:marTop w:val="0"/>
      <w:marBottom w:val="0"/>
      <w:divBdr>
        <w:top w:val="none" w:sz="0" w:space="0" w:color="auto"/>
        <w:left w:val="none" w:sz="0" w:space="0" w:color="auto"/>
        <w:bottom w:val="none" w:sz="0" w:space="0" w:color="auto"/>
        <w:right w:val="none" w:sz="0" w:space="0" w:color="auto"/>
      </w:divBdr>
    </w:div>
    <w:div w:id="151994689">
      <w:marLeft w:val="640"/>
      <w:marRight w:val="0"/>
      <w:marTop w:val="0"/>
      <w:marBottom w:val="0"/>
      <w:divBdr>
        <w:top w:val="none" w:sz="0" w:space="0" w:color="auto"/>
        <w:left w:val="none" w:sz="0" w:space="0" w:color="auto"/>
        <w:bottom w:val="none" w:sz="0" w:space="0" w:color="auto"/>
        <w:right w:val="none" w:sz="0" w:space="0" w:color="auto"/>
      </w:divBdr>
    </w:div>
    <w:div w:id="151995335">
      <w:marLeft w:val="640"/>
      <w:marRight w:val="0"/>
      <w:marTop w:val="0"/>
      <w:marBottom w:val="0"/>
      <w:divBdr>
        <w:top w:val="none" w:sz="0" w:space="0" w:color="auto"/>
        <w:left w:val="none" w:sz="0" w:space="0" w:color="auto"/>
        <w:bottom w:val="none" w:sz="0" w:space="0" w:color="auto"/>
        <w:right w:val="none" w:sz="0" w:space="0" w:color="auto"/>
      </w:divBdr>
    </w:div>
    <w:div w:id="153961093">
      <w:marLeft w:val="640"/>
      <w:marRight w:val="0"/>
      <w:marTop w:val="0"/>
      <w:marBottom w:val="0"/>
      <w:divBdr>
        <w:top w:val="none" w:sz="0" w:space="0" w:color="auto"/>
        <w:left w:val="none" w:sz="0" w:space="0" w:color="auto"/>
        <w:bottom w:val="none" w:sz="0" w:space="0" w:color="auto"/>
        <w:right w:val="none" w:sz="0" w:space="0" w:color="auto"/>
      </w:divBdr>
    </w:div>
    <w:div w:id="154761266">
      <w:marLeft w:val="480"/>
      <w:marRight w:val="0"/>
      <w:marTop w:val="0"/>
      <w:marBottom w:val="0"/>
      <w:divBdr>
        <w:top w:val="none" w:sz="0" w:space="0" w:color="auto"/>
        <w:left w:val="none" w:sz="0" w:space="0" w:color="auto"/>
        <w:bottom w:val="none" w:sz="0" w:space="0" w:color="auto"/>
        <w:right w:val="none" w:sz="0" w:space="0" w:color="auto"/>
      </w:divBdr>
    </w:div>
    <w:div w:id="155800747">
      <w:marLeft w:val="640"/>
      <w:marRight w:val="0"/>
      <w:marTop w:val="0"/>
      <w:marBottom w:val="0"/>
      <w:divBdr>
        <w:top w:val="none" w:sz="0" w:space="0" w:color="auto"/>
        <w:left w:val="none" w:sz="0" w:space="0" w:color="auto"/>
        <w:bottom w:val="none" w:sz="0" w:space="0" w:color="auto"/>
        <w:right w:val="none" w:sz="0" w:space="0" w:color="auto"/>
      </w:divBdr>
    </w:div>
    <w:div w:id="156118140">
      <w:marLeft w:val="640"/>
      <w:marRight w:val="0"/>
      <w:marTop w:val="0"/>
      <w:marBottom w:val="0"/>
      <w:divBdr>
        <w:top w:val="none" w:sz="0" w:space="0" w:color="auto"/>
        <w:left w:val="none" w:sz="0" w:space="0" w:color="auto"/>
        <w:bottom w:val="none" w:sz="0" w:space="0" w:color="auto"/>
        <w:right w:val="none" w:sz="0" w:space="0" w:color="auto"/>
      </w:divBdr>
    </w:div>
    <w:div w:id="156961003">
      <w:marLeft w:val="640"/>
      <w:marRight w:val="0"/>
      <w:marTop w:val="0"/>
      <w:marBottom w:val="0"/>
      <w:divBdr>
        <w:top w:val="none" w:sz="0" w:space="0" w:color="auto"/>
        <w:left w:val="none" w:sz="0" w:space="0" w:color="auto"/>
        <w:bottom w:val="none" w:sz="0" w:space="0" w:color="auto"/>
        <w:right w:val="none" w:sz="0" w:space="0" w:color="auto"/>
      </w:divBdr>
    </w:div>
    <w:div w:id="158426751">
      <w:marLeft w:val="640"/>
      <w:marRight w:val="0"/>
      <w:marTop w:val="0"/>
      <w:marBottom w:val="0"/>
      <w:divBdr>
        <w:top w:val="none" w:sz="0" w:space="0" w:color="auto"/>
        <w:left w:val="none" w:sz="0" w:space="0" w:color="auto"/>
        <w:bottom w:val="none" w:sz="0" w:space="0" w:color="auto"/>
        <w:right w:val="none" w:sz="0" w:space="0" w:color="auto"/>
      </w:divBdr>
    </w:div>
    <w:div w:id="158619427">
      <w:marLeft w:val="640"/>
      <w:marRight w:val="0"/>
      <w:marTop w:val="0"/>
      <w:marBottom w:val="0"/>
      <w:divBdr>
        <w:top w:val="none" w:sz="0" w:space="0" w:color="auto"/>
        <w:left w:val="none" w:sz="0" w:space="0" w:color="auto"/>
        <w:bottom w:val="none" w:sz="0" w:space="0" w:color="auto"/>
        <w:right w:val="none" w:sz="0" w:space="0" w:color="auto"/>
      </w:divBdr>
    </w:div>
    <w:div w:id="159465822">
      <w:marLeft w:val="640"/>
      <w:marRight w:val="0"/>
      <w:marTop w:val="0"/>
      <w:marBottom w:val="0"/>
      <w:divBdr>
        <w:top w:val="none" w:sz="0" w:space="0" w:color="auto"/>
        <w:left w:val="none" w:sz="0" w:space="0" w:color="auto"/>
        <w:bottom w:val="none" w:sz="0" w:space="0" w:color="auto"/>
        <w:right w:val="none" w:sz="0" w:space="0" w:color="auto"/>
      </w:divBdr>
    </w:div>
    <w:div w:id="160851492">
      <w:marLeft w:val="640"/>
      <w:marRight w:val="0"/>
      <w:marTop w:val="0"/>
      <w:marBottom w:val="0"/>
      <w:divBdr>
        <w:top w:val="none" w:sz="0" w:space="0" w:color="auto"/>
        <w:left w:val="none" w:sz="0" w:space="0" w:color="auto"/>
        <w:bottom w:val="none" w:sz="0" w:space="0" w:color="auto"/>
        <w:right w:val="none" w:sz="0" w:space="0" w:color="auto"/>
      </w:divBdr>
    </w:div>
    <w:div w:id="160856283">
      <w:marLeft w:val="640"/>
      <w:marRight w:val="0"/>
      <w:marTop w:val="0"/>
      <w:marBottom w:val="0"/>
      <w:divBdr>
        <w:top w:val="none" w:sz="0" w:space="0" w:color="auto"/>
        <w:left w:val="none" w:sz="0" w:space="0" w:color="auto"/>
        <w:bottom w:val="none" w:sz="0" w:space="0" w:color="auto"/>
        <w:right w:val="none" w:sz="0" w:space="0" w:color="auto"/>
      </w:divBdr>
    </w:div>
    <w:div w:id="161169645">
      <w:marLeft w:val="640"/>
      <w:marRight w:val="0"/>
      <w:marTop w:val="0"/>
      <w:marBottom w:val="0"/>
      <w:divBdr>
        <w:top w:val="none" w:sz="0" w:space="0" w:color="auto"/>
        <w:left w:val="none" w:sz="0" w:space="0" w:color="auto"/>
        <w:bottom w:val="none" w:sz="0" w:space="0" w:color="auto"/>
        <w:right w:val="none" w:sz="0" w:space="0" w:color="auto"/>
      </w:divBdr>
    </w:div>
    <w:div w:id="162084516">
      <w:marLeft w:val="640"/>
      <w:marRight w:val="0"/>
      <w:marTop w:val="0"/>
      <w:marBottom w:val="0"/>
      <w:divBdr>
        <w:top w:val="none" w:sz="0" w:space="0" w:color="auto"/>
        <w:left w:val="none" w:sz="0" w:space="0" w:color="auto"/>
        <w:bottom w:val="none" w:sz="0" w:space="0" w:color="auto"/>
        <w:right w:val="none" w:sz="0" w:space="0" w:color="auto"/>
      </w:divBdr>
    </w:div>
    <w:div w:id="163328107">
      <w:marLeft w:val="640"/>
      <w:marRight w:val="0"/>
      <w:marTop w:val="0"/>
      <w:marBottom w:val="0"/>
      <w:divBdr>
        <w:top w:val="none" w:sz="0" w:space="0" w:color="auto"/>
        <w:left w:val="none" w:sz="0" w:space="0" w:color="auto"/>
        <w:bottom w:val="none" w:sz="0" w:space="0" w:color="auto"/>
        <w:right w:val="none" w:sz="0" w:space="0" w:color="auto"/>
      </w:divBdr>
    </w:div>
    <w:div w:id="163514738">
      <w:marLeft w:val="640"/>
      <w:marRight w:val="0"/>
      <w:marTop w:val="0"/>
      <w:marBottom w:val="0"/>
      <w:divBdr>
        <w:top w:val="none" w:sz="0" w:space="0" w:color="auto"/>
        <w:left w:val="none" w:sz="0" w:space="0" w:color="auto"/>
        <w:bottom w:val="none" w:sz="0" w:space="0" w:color="auto"/>
        <w:right w:val="none" w:sz="0" w:space="0" w:color="auto"/>
      </w:divBdr>
    </w:div>
    <w:div w:id="163520366">
      <w:marLeft w:val="640"/>
      <w:marRight w:val="0"/>
      <w:marTop w:val="0"/>
      <w:marBottom w:val="0"/>
      <w:divBdr>
        <w:top w:val="none" w:sz="0" w:space="0" w:color="auto"/>
        <w:left w:val="none" w:sz="0" w:space="0" w:color="auto"/>
        <w:bottom w:val="none" w:sz="0" w:space="0" w:color="auto"/>
        <w:right w:val="none" w:sz="0" w:space="0" w:color="auto"/>
      </w:divBdr>
    </w:div>
    <w:div w:id="164394420">
      <w:marLeft w:val="640"/>
      <w:marRight w:val="0"/>
      <w:marTop w:val="0"/>
      <w:marBottom w:val="0"/>
      <w:divBdr>
        <w:top w:val="none" w:sz="0" w:space="0" w:color="auto"/>
        <w:left w:val="none" w:sz="0" w:space="0" w:color="auto"/>
        <w:bottom w:val="none" w:sz="0" w:space="0" w:color="auto"/>
        <w:right w:val="none" w:sz="0" w:space="0" w:color="auto"/>
      </w:divBdr>
    </w:div>
    <w:div w:id="164446535">
      <w:marLeft w:val="640"/>
      <w:marRight w:val="0"/>
      <w:marTop w:val="0"/>
      <w:marBottom w:val="0"/>
      <w:divBdr>
        <w:top w:val="none" w:sz="0" w:space="0" w:color="auto"/>
        <w:left w:val="none" w:sz="0" w:space="0" w:color="auto"/>
        <w:bottom w:val="none" w:sz="0" w:space="0" w:color="auto"/>
        <w:right w:val="none" w:sz="0" w:space="0" w:color="auto"/>
      </w:divBdr>
    </w:div>
    <w:div w:id="164981175">
      <w:marLeft w:val="640"/>
      <w:marRight w:val="0"/>
      <w:marTop w:val="0"/>
      <w:marBottom w:val="0"/>
      <w:divBdr>
        <w:top w:val="none" w:sz="0" w:space="0" w:color="auto"/>
        <w:left w:val="none" w:sz="0" w:space="0" w:color="auto"/>
        <w:bottom w:val="none" w:sz="0" w:space="0" w:color="auto"/>
        <w:right w:val="none" w:sz="0" w:space="0" w:color="auto"/>
      </w:divBdr>
    </w:div>
    <w:div w:id="165559005">
      <w:marLeft w:val="640"/>
      <w:marRight w:val="0"/>
      <w:marTop w:val="0"/>
      <w:marBottom w:val="0"/>
      <w:divBdr>
        <w:top w:val="none" w:sz="0" w:space="0" w:color="auto"/>
        <w:left w:val="none" w:sz="0" w:space="0" w:color="auto"/>
        <w:bottom w:val="none" w:sz="0" w:space="0" w:color="auto"/>
        <w:right w:val="none" w:sz="0" w:space="0" w:color="auto"/>
      </w:divBdr>
    </w:div>
    <w:div w:id="165748946">
      <w:marLeft w:val="640"/>
      <w:marRight w:val="0"/>
      <w:marTop w:val="0"/>
      <w:marBottom w:val="0"/>
      <w:divBdr>
        <w:top w:val="none" w:sz="0" w:space="0" w:color="auto"/>
        <w:left w:val="none" w:sz="0" w:space="0" w:color="auto"/>
        <w:bottom w:val="none" w:sz="0" w:space="0" w:color="auto"/>
        <w:right w:val="none" w:sz="0" w:space="0" w:color="auto"/>
      </w:divBdr>
    </w:div>
    <w:div w:id="166603809">
      <w:marLeft w:val="640"/>
      <w:marRight w:val="0"/>
      <w:marTop w:val="0"/>
      <w:marBottom w:val="0"/>
      <w:divBdr>
        <w:top w:val="none" w:sz="0" w:space="0" w:color="auto"/>
        <w:left w:val="none" w:sz="0" w:space="0" w:color="auto"/>
        <w:bottom w:val="none" w:sz="0" w:space="0" w:color="auto"/>
        <w:right w:val="none" w:sz="0" w:space="0" w:color="auto"/>
      </w:divBdr>
    </w:div>
    <w:div w:id="166941732">
      <w:marLeft w:val="640"/>
      <w:marRight w:val="0"/>
      <w:marTop w:val="0"/>
      <w:marBottom w:val="0"/>
      <w:divBdr>
        <w:top w:val="none" w:sz="0" w:space="0" w:color="auto"/>
        <w:left w:val="none" w:sz="0" w:space="0" w:color="auto"/>
        <w:bottom w:val="none" w:sz="0" w:space="0" w:color="auto"/>
        <w:right w:val="none" w:sz="0" w:space="0" w:color="auto"/>
      </w:divBdr>
    </w:div>
    <w:div w:id="167134890">
      <w:marLeft w:val="640"/>
      <w:marRight w:val="0"/>
      <w:marTop w:val="0"/>
      <w:marBottom w:val="0"/>
      <w:divBdr>
        <w:top w:val="none" w:sz="0" w:space="0" w:color="auto"/>
        <w:left w:val="none" w:sz="0" w:space="0" w:color="auto"/>
        <w:bottom w:val="none" w:sz="0" w:space="0" w:color="auto"/>
        <w:right w:val="none" w:sz="0" w:space="0" w:color="auto"/>
      </w:divBdr>
    </w:div>
    <w:div w:id="168448723">
      <w:marLeft w:val="640"/>
      <w:marRight w:val="0"/>
      <w:marTop w:val="0"/>
      <w:marBottom w:val="0"/>
      <w:divBdr>
        <w:top w:val="none" w:sz="0" w:space="0" w:color="auto"/>
        <w:left w:val="none" w:sz="0" w:space="0" w:color="auto"/>
        <w:bottom w:val="none" w:sz="0" w:space="0" w:color="auto"/>
        <w:right w:val="none" w:sz="0" w:space="0" w:color="auto"/>
      </w:divBdr>
    </w:div>
    <w:div w:id="169420164">
      <w:marLeft w:val="640"/>
      <w:marRight w:val="0"/>
      <w:marTop w:val="0"/>
      <w:marBottom w:val="0"/>
      <w:divBdr>
        <w:top w:val="none" w:sz="0" w:space="0" w:color="auto"/>
        <w:left w:val="none" w:sz="0" w:space="0" w:color="auto"/>
        <w:bottom w:val="none" w:sz="0" w:space="0" w:color="auto"/>
        <w:right w:val="none" w:sz="0" w:space="0" w:color="auto"/>
      </w:divBdr>
    </w:div>
    <w:div w:id="169758834">
      <w:marLeft w:val="640"/>
      <w:marRight w:val="0"/>
      <w:marTop w:val="0"/>
      <w:marBottom w:val="0"/>
      <w:divBdr>
        <w:top w:val="none" w:sz="0" w:space="0" w:color="auto"/>
        <w:left w:val="none" w:sz="0" w:space="0" w:color="auto"/>
        <w:bottom w:val="none" w:sz="0" w:space="0" w:color="auto"/>
        <w:right w:val="none" w:sz="0" w:space="0" w:color="auto"/>
      </w:divBdr>
    </w:div>
    <w:div w:id="170263762">
      <w:marLeft w:val="640"/>
      <w:marRight w:val="0"/>
      <w:marTop w:val="0"/>
      <w:marBottom w:val="0"/>
      <w:divBdr>
        <w:top w:val="none" w:sz="0" w:space="0" w:color="auto"/>
        <w:left w:val="none" w:sz="0" w:space="0" w:color="auto"/>
        <w:bottom w:val="none" w:sz="0" w:space="0" w:color="auto"/>
        <w:right w:val="none" w:sz="0" w:space="0" w:color="auto"/>
      </w:divBdr>
    </w:div>
    <w:div w:id="170800375">
      <w:marLeft w:val="640"/>
      <w:marRight w:val="0"/>
      <w:marTop w:val="0"/>
      <w:marBottom w:val="0"/>
      <w:divBdr>
        <w:top w:val="none" w:sz="0" w:space="0" w:color="auto"/>
        <w:left w:val="none" w:sz="0" w:space="0" w:color="auto"/>
        <w:bottom w:val="none" w:sz="0" w:space="0" w:color="auto"/>
        <w:right w:val="none" w:sz="0" w:space="0" w:color="auto"/>
      </w:divBdr>
    </w:div>
    <w:div w:id="170876743">
      <w:marLeft w:val="640"/>
      <w:marRight w:val="0"/>
      <w:marTop w:val="0"/>
      <w:marBottom w:val="0"/>
      <w:divBdr>
        <w:top w:val="none" w:sz="0" w:space="0" w:color="auto"/>
        <w:left w:val="none" w:sz="0" w:space="0" w:color="auto"/>
        <w:bottom w:val="none" w:sz="0" w:space="0" w:color="auto"/>
        <w:right w:val="none" w:sz="0" w:space="0" w:color="auto"/>
      </w:divBdr>
    </w:div>
    <w:div w:id="173305010">
      <w:marLeft w:val="640"/>
      <w:marRight w:val="0"/>
      <w:marTop w:val="0"/>
      <w:marBottom w:val="0"/>
      <w:divBdr>
        <w:top w:val="none" w:sz="0" w:space="0" w:color="auto"/>
        <w:left w:val="none" w:sz="0" w:space="0" w:color="auto"/>
        <w:bottom w:val="none" w:sz="0" w:space="0" w:color="auto"/>
        <w:right w:val="none" w:sz="0" w:space="0" w:color="auto"/>
      </w:divBdr>
    </w:div>
    <w:div w:id="173425164">
      <w:marLeft w:val="640"/>
      <w:marRight w:val="0"/>
      <w:marTop w:val="0"/>
      <w:marBottom w:val="0"/>
      <w:divBdr>
        <w:top w:val="none" w:sz="0" w:space="0" w:color="auto"/>
        <w:left w:val="none" w:sz="0" w:space="0" w:color="auto"/>
        <w:bottom w:val="none" w:sz="0" w:space="0" w:color="auto"/>
        <w:right w:val="none" w:sz="0" w:space="0" w:color="auto"/>
      </w:divBdr>
    </w:div>
    <w:div w:id="175383810">
      <w:marLeft w:val="640"/>
      <w:marRight w:val="0"/>
      <w:marTop w:val="0"/>
      <w:marBottom w:val="0"/>
      <w:divBdr>
        <w:top w:val="none" w:sz="0" w:space="0" w:color="auto"/>
        <w:left w:val="none" w:sz="0" w:space="0" w:color="auto"/>
        <w:bottom w:val="none" w:sz="0" w:space="0" w:color="auto"/>
        <w:right w:val="none" w:sz="0" w:space="0" w:color="auto"/>
      </w:divBdr>
    </w:div>
    <w:div w:id="175506494">
      <w:marLeft w:val="640"/>
      <w:marRight w:val="0"/>
      <w:marTop w:val="0"/>
      <w:marBottom w:val="0"/>
      <w:divBdr>
        <w:top w:val="none" w:sz="0" w:space="0" w:color="auto"/>
        <w:left w:val="none" w:sz="0" w:space="0" w:color="auto"/>
        <w:bottom w:val="none" w:sz="0" w:space="0" w:color="auto"/>
        <w:right w:val="none" w:sz="0" w:space="0" w:color="auto"/>
      </w:divBdr>
    </w:div>
    <w:div w:id="175972673">
      <w:marLeft w:val="640"/>
      <w:marRight w:val="0"/>
      <w:marTop w:val="0"/>
      <w:marBottom w:val="0"/>
      <w:divBdr>
        <w:top w:val="none" w:sz="0" w:space="0" w:color="auto"/>
        <w:left w:val="none" w:sz="0" w:space="0" w:color="auto"/>
        <w:bottom w:val="none" w:sz="0" w:space="0" w:color="auto"/>
        <w:right w:val="none" w:sz="0" w:space="0" w:color="auto"/>
      </w:divBdr>
    </w:div>
    <w:div w:id="177277579">
      <w:marLeft w:val="640"/>
      <w:marRight w:val="0"/>
      <w:marTop w:val="0"/>
      <w:marBottom w:val="0"/>
      <w:divBdr>
        <w:top w:val="none" w:sz="0" w:space="0" w:color="auto"/>
        <w:left w:val="none" w:sz="0" w:space="0" w:color="auto"/>
        <w:bottom w:val="none" w:sz="0" w:space="0" w:color="auto"/>
        <w:right w:val="none" w:sz="0" w:space="0" w:color="auto"/>
      </w:divBdr>
    </w:div>
    <w:div w:id="177813034">
      <w:marLeft w:val="640"/>
      <w:marRight w:val="0"/>
      <w:marTop w:val="0"/>
      <w:marBottom w:val="0"/>
      <w:divBdr>
        <w:top w:val="none" w:sz="0" w:space="0" w:color="auto"/>
        <w:left w:val="none" w:sz="0" w:space="0" w:color="auto"/>
        <w:bottom w:val="none" w:sz="0" w:space="0" w:color="auto"/>
        <w:right w:val="none" w:sz="0" w:space="0" w:color="auto"/>
      </w:divBdr>
    </w:div>
    <w:div w:id="177937422">
      <w:marLeft w:val="640"/>
      <w:marRight w:val="0"/>
      <w:marTop w:val="0"/>
      <w:marBottom w:val="0"/>
      <w:divBdr>
        <w:top w:val="none" w:sz="0" w:space="0" w:color="auto"/>
        <w:left w:val="none" w:sz="0" w:space="0" w:color="auto"/>
        <w:bottom w:val="none" w:sz="0" w:space="0" w:color="auto"/>
        <w:right w:val="none" w:sz="0" w:space="0" w:color="auto"/>
      </w:divBdr>
    </w:div>
    <w:div w:id="178356032">
      <w:marLeft w:val="480"/>
      <w:marRight w:val="0"/>
      <w:marTop w:val="0"/>
      <w:marBottom w:val="0"/>
      <w:divBdr>
        <w:top w:val="none" w:sz="0" w:space="0" w:color="auto"/>
        <w:left w:val="none" w:sz="0" w:space="0" w:color="auto"/>
        <w:bottom w:val="none" w:sz="0" w:space="0" w:color="auto"/>
        <w:right w:val="none" w:sz="0" w:space="0" w:color="auto"/>
      </w:divBdr>
    </w:div>
    <w:div w:id="178394822">
      <w:marLeft w:val="640"/>
      <w:marRight w:val="0"/>
      <w:marTop w:val="0"/>
      <w:marBottom w:val="0"/>
      <w:divBdr>
        <w:top w:val="none" w:sz="0" w:space="0" w:color="auto"/>
        <w:left w:val="none" w:sz="0" w:space="0" w:color="auto"/>
        <w:bottom w:val="none" w:sz="0" w:space="0" w:color="auto"/>
        <w:right w:val="none" w:sz="0" w:space="0" w:color="auto"/>
      </w:divBdr>
    </w:div>
    <w:div w:id="178591396">
      <w:marLeft w:val="640"/>
      <w:marRight w:val="0"/>
      <w:marTop w:val="0"/>
      <w:marBottom w:val="0"/>
      <w:divBdr>
        <w:top w:val="none" w:sz="0" w:space="0" w:color="auto"/>
        <w:left w:val="none" w:sz="0" w:space="0" w:color="auto"/>
        <w:bottom w:val="none" w:sz="0" w:space="0" w:color="auto"/>
        <w:right w:val="none" w:sz="0" w:space="0" w:color="auto"/>
      </w:divBdr>
    </w:div>
    <w:div w:id="178813719">
      <w:marLeft w:val="640"/>
      <w:marRight w:val="0"/>
      <w:marTop w:val="0"/>
      <w:marBottom w:val="0"/>
      <w:divBdr>
        <w:top w:val="none" w:sz="0" w:space="0" w:color="auto"/>
        <w:left w:val="none" w:sz="0" w:space="0" w:color="auto"/>
        <w:bottom w:val="none" w:sz="0" w:space="0" w:color="auto"/>
        <w:right w:val="none" w:sz="0" w:space="0" w:color="auto"/>
      </w:divBdr>
    </w:div>
    <w:div w:id="179897450">
      <w:marLeft w:val="640"/>
      <w:marRight w:val="0"/>
      <w:marTop w:val="0"/>
      <w:marBottom w:val="0"/>
      <w:divBdr>
        <w:top w:val="none" w:sz="0" w:space="0" w:color="auto"/>
        <w:left w:val="none" w:sz="0" w:space="0" w:color="auto"/>
        <w:bottom w:val="none" w:sz="0" w:space="0" w:color="auto"/>
        <w:right w:val="none" w:sz="0" w:space="0" w:color="auto"/>
      </w:divBdr>
    </w:div>
    <w:div w:id="179971603">
      <w:marLeft w:val="640"/>
      <w:marRight w:val="0"/>
      <w:marTop w:val="0"/>
      <w:marBottom w:val="0"/>
      <w:divBdr>
        <w:top w:val="none" w:sz="0" w:space="0" w:color="auto"/>
        <w:left w:val="none" w:sz="0" w:space="0" w:color="auto"/>
        <w:bottom w:val="none" w:sz="0" w:space="0" w:color="auto"/>
        <w:right w:val="none" w:sz="0" w:space="0" w:color="auto"/>
      </w:divBdr>
    </w:div>
    <w:div w:id="180246771">
      <w:marLeft w:val="640"/>
      <w:marRight w:val="0"/>
      <w:marTop w:val="0"/>
      <w:marBottom w:val="0"/>
      <w:divBdr>
        <w:top w:val="none" w:sz="0" w:space="0" w:color="auto"/>
        <w:left w:val="none" w:sz="0" w:space="0" w:color="auto"/>
        <w:bottom w:val="none" w:sz="0" w:space="0" w:color="auto"/>
        <w:right w:val="none" w:sz="0" w:space="0" w:color="auto"/>
      </w:divBdr>
    </w:div>
    <w:div w:id="180360011">
      <w:marLeft w:val="640"/>
      <w:marRight w:val="0"/>
      <w:marTop w:val="0"/>
      <w:marBottom w:val="0"/>
      <w:divBdr>
        <w:top w:val="none" w:sz="0" w:space="0" w:color="auto"/>
        <w:left w:val="none" w:sz="0" w:space="0" w:color="auto"/>
        <w:bottom w:val="none" w:sz="0" w:space="0" w:color="auto"/>
        <w:right w:val="none" w:sz="0" w:space="0" w:color="auto"/>
      </w:divBdr>
    </w:div>
    <w:div w:id="182133743">
      <w:marLeft w:val="640"/>
      <w:marRight w:val="0"/>
      <w:marTop w:val="0"/>
      <w:marBottom w:val="0"/>
      <w:divBdr>
        <w:top w:val="none" w:sz="0" w:space="0" w:color="auto"/>
        <w:left w:val="none" w:sz="0" w:space="0" w:color="auto"/>
        <w:bottom w:val="none" w:sz="0" w:space="0" w:color="auto"/>
        <w:right w:val="none" w:sz="0" w:space="0" w:color="auto"/>
      </w:divBdr>
    </w:div>
    <w:div w:id="182212163">
      <w:marLeft w:val="640"/>
      <w:marRight w:val="0"/>
      <w:marTop w:val="0"/>
      <w:marBottom w:val="0"/>
      <w:divBdr>
        <w:top w:val="none" w:sz="0" w:space="0" w:color="auto"/>
        <w:left w:val="none" w:sz="0" w:space="0" w:color="auto"/>
        <w:bottom w:val="none" w:sz="0" w:space="0" w:color="auto"/>
        <w:right w:val="none" w:sz="0" w:space="0" w:color="auto"/>
      </w:divBdr>
    </w:div>
    <w:div w:id="183325010">
      <w:marLeft w:val="640"/>
      <w:marRight w:val="0"/>
      <w:marTop w:val="0"/>
      <w:marBottom w:val="0"/>
      <w:divBdr>
        <w:top w:val="none" w:sz="0" w:space="0" w:color="auto"/>
        <w:left w:val="none" w:sz="0" w:space="0" w:color="auto"/>
        <w:bottom w:val="none" w:sz="0" w:space="0" w:color="auto"/>
        <w:right w:val="none" w:sz="0" w:space="0" w:color="auto"/>
      </w:divBdr>
    </w:div>
    <w:div w:id="183712004">
      <w:marLeft w:val="640"/>
      <w:marRight w:val="0"/>
      <w:marTop w:val="0"/>
      <w:marBottom w:val="0"/>
      <w:divBdr>
        <w:top w:val="none" w:sz="0" w:space="0" w:color="auto"/>
        <w:left w:val="none" w:sz="0" w:space="0" w:color="auto"/>
        <w:bottom w:val="none" w:sz="0" w:space="0" w:color="auto"/>
        <w:right w:val="none" w:sz="0" w:space="0" w:color="auto"/>
      </w:divBdr>
    </w:div>
    <w:div w:id="183979907">
      <w:marLeft w:val="640"/>
      <w:marRight w:val="0"/>
      <w:marTop w:val="0"/>
      <w:marBottom w:val="0"/>
      <w:divBdr>
        <w:top w:val="none" w:sz="0" w:space="0" w:color="auto"/>
        <w:left w:val="none" w:sz="0" w:space="0" w:color="auto"/>
        <w:bottom w:val="none" w:sz="0" w:space="0" w:color="auto"/>
        <w:right w:val="none" w:sz="0" w:space="0" w:color="auto"/>
      </w:divBdr>
    </w:div>
    <w:div w:id="183981271">
      <w:marLeft w:val="640"/>
      <w:marRight w:val="0"/>
      <w:marTop w:val="0"/>
      <w:marBottom w:val="0"/>
      <w:divBdr>
        <w:top w:val="none" w:sz="0" w:space="0" w:color="auto"/>
        <w:left w:val="none" w:sz="0" w:space="0" w:color="auto"/>
        <w:bottom w:val="none" w:sz="0" w:space="0" w:color="auto"/>
        <w:right w:val="none" w:sz="0" w:space="0" w:color="auto"/>
      </w:divBdr>
    </w:div>
    <w:div w:id="184950108">
      <w:marLeft w:val="640"/>
      <w:marRight w:val="0"/>
      <w:marTop w:val="0"/>
      <w:marBottom w:val="0"/>
      <w:divBdr>
        <w:top w:val="none" w:sz="0" w:space="0" w:color="auto"/>
        <w:left w:val="none" w:sz="0" w:space="0" w:color="auto"/>
        <w:bottom w:val="none" w:sz="0" w:space="0" w:color="auto"/>
        <w:right w:val="none" w:sz="0" w:space="0" w:color="auto"/>
      </w:divBdr>
    </w:div>
    <w:div w:id="185145208">
      <w:marLeft w:val="640"/>
      <w:marRight w:val="0"/>
      <w:marTop w:val="0"/>
      <w:marBottom w:val="0"/>
      <w:divBdr>
        <w:top w:val="none" w:sz="0" w:space="0" w:color="auto"/>
        <w:left w:val="none" w:sz="0" w:space="0" w:color="auto"/>
        <w:bottom w:val="none" w:sz="0" w:space="0" w:color="auto"/>
        <w:right w:val="none" w:sz="0" w:space="0" w:color="auto"/>
      </w:divBdr>
    </w:div>
    <w:div w:id="186061964">
      <w:marLeft w:val="640"/>
      <w:marRight w:val="0"/>
      <w:marTop w:val="0"/>
      <w:marBottom w:val="0"/>
      <w:divBdr>
        <w:top w:val="none" w:sz="0" w:space="0" w:color="auto"/>
        <w:left w:val="none" w:sz="0" w:space="0" w:color="auto"/>
        <w:bottom w:val="none" w:sz="0" w:space="0" w:color="auto"/>
        <w:right w:val="none" w:sz="0" w:space="0" w:color="auto"/>
      </w:divBdr>
    </w:div>
    <w:div w:id="186675741">
      <w:marLeft w:val="640"/>
      <w:marRight w:val="0"/>
      <w:marTop w:val="0"/>
      <w:marBottom w:val="0"/>
      <w:divBdr>
        <w:top w:val="none" w:sz="0" w:space="0" w:color="auto"/>
        <w:left w:val="none" w:sz="0" w:space="0" w:color="auto"/>
        <w:bottom w:val="none" w:sz="0" w:space="0" w:color="auto"/>
        <w:right w:val="none" w:sz="0" w:space="0" w:color="auto"/>
      </w:divBdr>
    </w:div>
    <w:div w:id="186720992">
      <w:marLeft w:val="640"/>
      <w:marRight w:val="0"/>
      <w:marTop w:val="0"/>
      <w:marBottom w:val="0"/>
      <w:divBdr>
        <w:top w:val="none" w:sz="0" w:space="0" w:color="auto"/>
        <w:left w:val="none" w:sz="0" w:space="0" w:color="auto"/>
        <w:bottom w:val="none" w:sz="0" w:space="0" w:color="auto"/>
        <w:right w:val="none" w:sz="0" w:space="0" w:color="auto"/>
      </w:divBdr>
    </w:div>
    <w:div w:id="186874815">
      <w:marLeft w:val="640"/>
      <w:marRight w:val="0"/>
      <w:marTop w:val="0"/>
      <w:marBottom w:val="0"/>
      <w:divBdr>
        <w:top w:val="none" w:sz="0" w:space="0" w:color="auto"/>
        <w:left w:val="none" w:sz="0" w:space="0" w:color="auto"/>
        <w:bottom w:val="none" w:sz="0" w:space="0" w:color="auto"/>
        <w:right w:val="none" w:sz="0" w:space="0" w:color="auto"/>
      </w:divBdr>
    </w:div>
    <w:div w:id="187258242">
      <w:marLeft w:val="640"/>
      <w:marRight w:val="0"/>
      <w:marTop w:val="0"/>
      <w:marBottom w:val="0"/>
      <w:divBdr>
        <w:top w:val="none" w:sz="0" w:space="0" w:color="auto"/>
        <w:left w:val="none" w:sz="0" w:space="0" w:color="auto"/>
        <w:bottom w:val="none" w:sz="0" w:space="0" w:color="auto"/>
        <w:right w:val="none" w:sz="0" w:space="0" w:color="auto"/>
      </w:divBdr>
    </w:div>
    <w:div w:id="187376489">
      <w:marLeft w:val="640"/>
      <w:marRight w:val="0"/>
      <w:marTop w:val="0"/>
      <w:marBottom w:val="0"/>
      <w:divBdr>
        <w:top w:val="none" w:sz="0" w:space="0" w:color="auto"/>
        <w:left w:val="none" w:sz="0" w:space="0" w:color="auto"/>
        <w:bottom w:val="none" w:sz="0" w:space="0" w:color="auto"/>
        <w:right w:val="none" w:sz="0" w:space="0" w:color="auto"/>
      </w:divBdr>
    </w:div>
    <w:div w:id="188566388">
      <w:marLeft w:val="640"/>
      <w:marRight w:val="0"/>
      <w:marTop w:val="0"/>
      <w:marBottom w:val="0"/>
      <w:divBdr>
        <w:top w:val="none" w:sz="0" w:space="0" w:color="auto"/>
        <w:left w:val="none" w:sz="0" w:space="0" w:color="auto"/>
        <w:bottom w:val="none" w:sz="0" w:space="0" w:color="auto"/>
        <w:right w:val="none" w:sz="0" w:space="0" w:color="auto"/>
      </w:divBdr>
    </w:div>
    <w:div w:id="188570058">
      <w:marLeft w:val="640"/>
      <w:marRight w:val="0"/>
      <w:marTop w:val="0"/>
      <w:marBottom w:val="0"/>
      <w:divBdr>
        <w:top w:val="none" w:sz="0" w:space="0" w:color="auto"/>
        <w:left w:val="none" w:sz="0" w:space="0" w:color="auto"/>
        <w:bottom w:val="none" w:sz="0" w:space="0" w:color="auto"/>
        <w:right w:val="none" w:sz="0" w:space="0" w:color="auto"/>
      </w:divBdr>
    </w:div>
    <w:div w:id="188759685">
      <w:marLeft w:val="640"/>
      <w:marRight w:val="0"/>
      <w:marTop w:val="0"/>
      <w:marBottom w:val="0"/>
      <w:divBdr>
        <w:top w:val="none" w:sz="0" w:space="0" w:color="auto"/>
        <w:left w:val="none" w:sz="0" w:space="0" w:color="auto"/>
        <w:bottom w:val="none" w:sz="0" w:space="0" w:color="auto"/>
        <w:right w:val="none" w:sz="0" w:space="0" w:color="auto"/>
      </w:divBdr>
    </w:div>
    <w:div w:id="189730185">
      <w:marLeft w:val="640"/>
      <w:marRight w:val="0"/>
      <w:marTop w:val="0"/>
      <w:marBottom w:val="0"/>
      <w:divBdr>
        <w:top w:val="none" w:sz="0" w:space="0" w:color="auto"/>
        <w:left w:val="none" w:sz="0" w:space="0" w:color="auto"/>
        <w:bottom w:val="none" w:sz="0" w:space="0" w:color="auto"/>
        <w:right w:val="none" w:sz="0" w:space="0" w:color="auto"/>
      </w:divBdr>
    </w:div>
    <w:div w:id="190463377">
      <w:marLeft w:val="640"/>
      <w:marRight w:val="0"/>
      <w:marTop w:val="0"/>
      <w:marBottom w:val="0"/>
      <w:divBdr>
        <w:top w:val="none" w:sz="0" w:space="0" w:color="auto"/>
        <w:left w:val="none" w:sz="0" w:space="0" w:color="auto"/>
        <w:bottom w:val="none" w:sz="0" w:space="0" w:color="auto"/>
        <w:right w:val="none" w:sz="0" w:space="0" w:color="auto"/>
      </w:divBdr>
    </w:div>
    <w:div w:id="190579037">
      <w:marLeft w:val="640"/>
      <w:marRight w:val="0"/>
      <w:marTop w:val="0"/>
      <w:marBottom w:val="0"/>
      <w:divBdr>
        <w:top w:val="none" w:sz="0" w:space="0" w:color="auto"/>
        <w:left w:val="none" w:sz="0" w:space="0" w:color="auto"/>
        <w:bottom w:val="none" w:sz="0" w:space="0" w:color="auto"/>
        <w:right w:val="none" w:sz="0" w:space="0" w:color="auto"/>
      </w:divBdr>
    </w:div>
    <w:div w:id="191001398">
      <w:marLeft w:val="640"/>
      <w:marRight w:val="0"/>
      <w:marTop w:val="0"/>
      <w:marBottom w:val="0"/>
      <w:divBdr>
        <w:top w:val="none" w:sz="0" w:space="0" w:color="auto"/>
        <w:left w:val="none" w:sz="0" w:space="0" w:color="auto"/>
        <w:bottom w:val="none" w:sz="0" w:space="0" w:color="auto"/>
        <w:right w:val="none" w:sz="0" w:space="0" w:color="auto"/>
      </w:divBdr>
    </w:div>
    <w:div w:id="191655067">
      <w:marLeft w:val="640"/>
      <w:marRight w:val="0"/>
      <w:marTop w:val="0"/>
      <w:marBottom w:val="0"/>
      <w:divBdr>
        <w:top w:val="none" w:sz="0" w:space="0" w:color="auto"/>
        <w:left w:val="none" w:sz="0" w:space="0" w:color="auto"/>
        <w:bottom w:val="none" w:sz="0" w:space="0" w:color="auto"/>
        <w:right w:val="none" w:sz="0" w:space="0" w:color="auto"/>
      </w:divBdr>
    </w:div>
    <w:div w:id="193035859">
      <w:marLeft w:val="640"/>
      <w:marRight w:val="0"/>
      <w:marTop w:val="0"/>
      <w:marBottom w:val="0"/>
      <w:divBdr>
        <w:top w:val="none" w:sz="0" w:space="0" w:color="auto"/>
        <w:left w:val="none" w:sz="0" w:space="0" w:color="auto"/>
        <w:bottom w:val="none" w:sz="0" w:space="0" w:color="auto"/>
        <w:right w:val="none" w:sz="0" w:space="0" w:color="auto"/>
      </w:divBdr>
    </w:div>
    <w:div w:id="193466134">
      <w:marLeft w:val="640"/>
      <w:marRight w:val="0"/>
      <w:marTop w:val="0"/>
      <w:marBottom w:val="0"/>
      <w:divBdr>
        <w:top w:val="none" w:sz="0" w:space="0" w:color="auto"/>
        <w:left w:val="none" w:sz="0" w:space="0" w:color="auto"/>
        <w:bottom w:val="none" w:sz="0" w:space="0" w:color="auto"/>
        <w:right w:val="none" w:sz="0" w:space="0" w:color="auto"/>
      </w:divBdr>
    </w:div>
    <w:div w:id="193887905">
      <w:marLeft w:val="640"/>
      <w:marRight w:val="0"/>
      <w:marTop w:val="0"/>
      <w:marBottom w:val="0"/>
      <w:divBdr>
        <w:top w:val="none" w:sz="0" w:space="0" w:color="auto"/>
        <w:left w:val="none" w:sz="0" w:space="0" w:color="auto"/>
        <w:bottom w:val="none" w:sz="0" w:space="0" w:color="auto"/>
        <w:right w:val="none" w:sz="0" w:space="0" w:color="auto"/>
      </w:divBdr>
    </w:div>
    <w:div w:id="194197615">
      <w:marLeft w:val="640"/>
      <w:marRight w:val="0"/>
      <w:marTop w:val="0"/>
      <w:marBottom w:val="0"/>
      <w:divBdr>
        <w:top w:val="none" w:sz="0" w:space="0" w:color="auto"/>
        <w:left w:val="none" w:sz="0" w:space="0" w:color="auto"/>
        <w:bottom w:val="none" w:sz="0" w:space="0" w:color="auto"/>
        <w:right w:val="none" w:sz="0" w:space="0" w:color="auto"/>
      </w:divBdr>
    </w:div>
    <w:div w:id="194345142">
      <w:marLeft w:val="640"/>
      <w:marRight w:val="0"/>
      <w:marTop w:val="0"/>
      <w:marBottom w:val="0"/>
      <w:divBdr>
        <w:top w:val="none" w:sz="0" w:space="0" w:color="auto"/>
        <w:left w:val="none" w:sz="0" w:space="0" w:color="auto"/>
        <w:bottom w:val="none" w:sz="0" w:space="0" w:color="auto"/>
        <w:right w:val="none" w:sz="0" w:space="0" w:color="auto"/>
      </w:divBdr>
    </w:div>
    <w:div w:id="194540265">
      <w:marLeft w:val="640"/>
      <w:marRight w:val="0"/>
      <w:marTop w:val="0"/>
      <w:marBottom w:val="0"/>
      <w:divBdr>
        <w:top w:val="none" w:sz="0" w:space="0" w:color="auto"/>
        <w:left w:val="none" w:sz="0" w:space="0" w:color="auto"/>
        <w:bottom w:val="none" w:sz="0" w:space="0" w:color="auto"/>
        <w:right w:val="none" w:sz="0" w:space="0" w:color="auto"/>
      </w:divBdr>
    </w:div>
    <w:div w:id="194587496">
      <w:marLeft w:val="640"/>
      <w:marRight w:val="0"/>
      <w:marTop w:val="0"/>
      <w:marBottom w:val="0"/>
      <w:divBdr>
        <w:top w:val="none" w:sz="0" w:space="0" w:color="auto"/>
        <w:left w:val="none" w:sz="0" w:space="0" w:color="auto"/>
        <w:bottom w:val="none" w:sz="0" w:space="0" w:color="auto"/>
        <w:right w:val="none" w:sz="0" w:space="0" w:color="auto"/>
      </w:divBdr>
    </w:div>
    <w:div w:id="195512969">
      <w:marLeft w:val="640"/>
      <w:marRight w:val="0"/>
      <w:marTop w:val="0"/>
      <w:marBottom w:val="0"/>
      <w:divBdr>
        <w:top w:val="none" w:sz="0" w:space="0" w:color="auto"/>
        <w:left w:val="none" w:sz="0" w:space="0" w:color="auto"/>
        <w:bottom w:val="none" w:sz="0" w:space="0" w:color="auto"/>
        <w:right w:val="none" w:sz="0" w:space="0" w:color="auto"/>
      </w:divBdr>
    </w:div>
    <w:div w:id="195777398">
      <w:marLeft w:val="640"/>
      <w:marRight w:val="0"/>
      <w:marTop w:val="0"/>
      <w:marBottom w:val="0"/>
      <w:divBdr>
        <w:top w:val="none" w:sz="0" w:space="0" w:color="auto"/>
        <w:left w:val="none" w:sz="0" w:space="0" w:color="auto"/>
        <w:bottom w:val="none" w:sz="0" w:space="0" w:color="auto"/>
        <w:right w:val="none" w:sz="0" w:space="0" w:color="auto"/>
      </w:divBdr>
    </w:div>
    <w:div w:id="196360599">
      <w:marLeft w:val="640"/>
      <w:marRight w:val="0"/>
      <w:marTop w:val="0"/>
      <w:marBottom w:val="0"/>
      <w:divBdr>
        <w:top w:val="none" w:sz="0" w:space="0" w:color="auto"/>
        <w:left w:val="none" w:sz="0" w:space="0" w:color="auto"/>
        <w:bottom w:val="none" w:sz="0" w:space="0" w:color="auto"/>
        <w:right w:val="none" w:sz="0" w:space="0" w:color="auto"/>
      </w:divBdr>
    </w:div>
    <w:div w:id="196741098">
      <w:marLeft w:val="640"/>
      <w:marRight w:val="0"/>
      <w:marTop w:val="0"/>
      <w:marBottom w:val="0"/>
      <w:divBdr>
        <w:top w:val="none" w:sz="0" w:space="0" w:color="auto"/>
        <w:left w:val="none" w:sz="0" w:space="0" w:color="auto"/>
        <w:bottom w:val="none" w:sz="0" w:space="0" w:color="auto"/>
        <w:right w:val="none" w:sz="0" w:space="0" w:color="auto"/>
      </w:divBdr>
    </w:div>
    <w:div w:id="197355128">
      <w:marLeft w:val="640"/>
      <w:marRight w:val="0"/>
      <w:marTop w:val="0"/>
      <w:marBottom w:val="0"/>
      <w:divBdr>
        <w:top w:val="none" w:sz="0" w:space="0" w:color="auto"/>
        <w:left w:val="none" w:sz="0" w:space="0" w:color="auto"/>
        <w:bottom w:val="none" w:sz="0" w:space="0" w:color="auto"/>
        <w:right w:val="none" w:sz="0" w:space="0" w:color="auto"/>
      </w:divBdr>
    </w:div>
    <w:div w:id="197855613">
      <w:marLeft w:val="640"/>
      <w:marRight w:val="0"/>
      <w:marTop w:val="0"/>
      <w:marBottom w:val="0"/>
      <w:divBdr>
        <w:top w:val="none" w:sz="0" w:space="0" w:color="auto"/>
        <w:left w:val="none" w:sz="0" w:space="0" w:color="auto"/>
        <w:bottom w:val="none" w:sz="0" w:space="0" w:color="auto"/>
        <w:right w:val="none" w:sz="0" w:space="0" w:color="auto"/>
      </w:divBdr>
    </w:div>
    <w:div w:id="198473777">
      <w:marLeft w:val="640"/>
      <w:marRight w:val="0"/>
      <w:marTop w:val="0"/>
      <w:marBottom w:val="0"/>
      <w:divBdr>
        <w:top w:val="none" w:sz="0" w:space="0" w:color="auto"/>
        <w:left w:val="none" w:sz="0" w:space="0" w:color="auto"/>
        <w:bottom w:val="none" w:sz="0" w:space="0" w:color="auto"/>
        <w:right w:val="none" w:sz="0" w:space="0" w:color="auto"/>
      </w:divBdr>
    </w:div>
    <w:div w:id="198514682">
      <w:marLeft w:val="640"/>
      <w:marRight w:val="0"/>
      <w:marTop w:val="0"/>
      <w:marBottom w:val="0"/>
      <w:divBdr>
        <w:top w:val="none" w:sz="0" w:space="0" w:color="auto"/>
        <w:left w:val="none" w:sz="0" w:space="0" w:color="auto"/>
        <w:bottom w:val="none" w:sz="0" w:space="0" w:color="auto"/>
        <w:right w:val="none" w:sz="0" w:space="0" w:color="auto"/>
      </w:divBdr>
    </w:div>
    <w:div w:id="199779022">
      <w:marLeft w:val="640"/>
      <w:marRight w:val="0"/>
      <w:marTop w:val="0"/>
      <w:marBottom w:val="0"/>
      <w:divBdr>
        <w:top w:val="none" w:sz="0" w:space="0" w:color="auto"/>
        <w:left w:val="none" w:sz="0" w:space="0" w:color="auto"/>
        <w:bottom w:val="none" w:sz="0" w:space="0" w:color="auto"/>
        <w:right w:val="none" w:sz="0" w:space="0" w:color="auto"/>
      </w:divBdr>
    </w:div>
    <w:div w:id="200174753">
      <w:marLeft w:val="640"/>
      <w:marRight w:val="0"/>
      <w:marTop w:val="0"/>
      <w:marBottom w:val="0"/>
      <w:divBdr>
        <w:top w:val="none" w:sz="0" w:space="0" w:color="auto"/>
        <w:left w:val="none" w:sz="0" w:space="0" w:color="auto"/>
        <w:bottom w:val="none" w:sz="0" w:space="0" w:color="auto"/>
        <w:right w:val="none" w:sz="0" w:space="0" w:color="auto"/>
      </w:divBdr>
    </w:div>
    <w:div w:id="200897394">
      <w:marLeft w:val="640"/>
      <w:marRight w:val="0"/>
      <w:marTop w:val="0"/>
      <w:marBottom w:val="0"/>
      <w:divBdr>
        <w:top w:val="none" w:sz="0" w:space="0" w:color="auto"/>
        <w:left w:val="none" w:sz="0" w:space="0" w:color="auto"/>
        <w:bottom w:val="none" w:sz="0" w:space="0" w:color="auto"/>
        <w:right w:val="none" w:sz="0" w:space="0" w:color="auto"/>
      </w:divBdr>
    </w:div>
    <w:div w:id="201020003">
      <w:marLeft w:val="640"/>
      <w:marRight w:val="0"/>
      <w:marTop w:val="0"/>
      <w:marBottom w:val="0"/>
      <w:divBdr>
        <w:top w:val="none" w:sz="0" w:space="0" w:color="auto"/>
        <w:left w:val="none" w:sz="0" w:space="0" w:color="auto"/>
        <w:bottom w:val="none" w:sz="0" w:space="0" w:color="auto"/>
        <w:right w:val="none" w:sz="0" w:space="0" w:color="auto"/>
      </w:divBdr>
    </w:div>
    <w:div w:id="201947679">
      <w:marLeft w:val="640"/>
      <w:marRight w:val="0"/>
      <w:marTop w:val="0"/>
      <w:marBottom w:val="0"/>
      <w:divBdr>
        <w:top w:val="none" w:sz="0" w:space="0" w:color="auto"/>
        <w:left w:val="none" w:sz="0" w:space="0" w:color="auto"/>
        <w:bottom w:val="none" w:sz="0" w:space="0" w:color="auto"/>
        <w:right w:val="none" w:sz="0" w:space="0" w:color="auto"/>
      </w:divBdr>
    </w:div>
    <w:div w:id="202598457">
      <w:marLeft w:val="640"/>
      <w:marRight w:val="0"/>
      <w:marTop w:val="0"/>
      <w:marBottom w:val="0"/>
      <w:divBdr>
        <w:top w:val="none" w:sz="0" w:space="0" w:color="auto"/>
        <w:left w:val="none" w:sz="0" w:space="0" w:color="auto"/>
        <w:bottom w:val="none" w:sz="0" w:space="0" w:color="auto"/>
        <w:right w:val="none" w:sz="0" w:space="0" w:color="auto"/>
      </w:divBdr>
    </w:div>
    <w:div w:id="202600954">
      <w:marLeft w:val="640"/>
      <w:marRight w:val="0"/>
      <w:marTop w:val="0"/>
      <w:marBottom w:val="0"/>
      <w:divBdr>
        <w:top w:val="none" w:sz="0" w:space="0" w:color="auto"/>
        <w:left w:val="none" w:sz="0" w:space="0" w:color="auto"/>
        <w:bottom w:val="none" w:sz="0" w:space="0" w:color="auto"/>
        <w:right w:val="none" w:sz="0" w:space="0" w:color="auto"/>
      </w:divBdr>
    </w:div>
    <w:div w:id="203106118">
      <w:marLeft w:val="640"/>
      <w:marRight w:val="0"/>
      <w:marTop w:val="0"/>
      <w:marBottom w:val="0"/>
      <w:divBdr>
        <w:top w:val="none" w:sz="0" w:space="0" w:color="auto"/>
        <w:left w:val="none" w:sz="0" w:space="0" w:color="auto"/>
        <w:bottom w:val="none" w:sz="0" w:space="0" w:color="auto"/>
        <w:right w:val="none" w:sz="0" w:space="0" w:color="auto"/>
      </w:divBdr>
    </w:div>
    <w:div w:id="203257321">
      <w:marLeft w:val="640"/>
      <w:marRight w:val="0"/>
      <w:marTop w:val="0"/>
      <w:marBottom w:val="0"/>
      <w:divBdr>
        <w:top w:val="none" w:sz="0" w:space="0" w:color="auto"/>
        <w:left w:val="none" w:sz="0" w:space="0" w:color="auto"/>
        <w:bottom w:val="none" w:sz="0" w:space="0" w:color="auto"/>
        <w:right w:val="none" w:sz="0" w:space="0" w:color="auto"/>
      </w:divBdr>
    </w:div>
    <w:div w:id="203564705">
      <w:marLeft w:val="640"/>
      <w:marRight w:val="0"/>
      <w:marTop w:val="0"/>
      <w:marBottom w:val="0"/>
      <w:divBdr>
        <w:top w:val="none" w:sz="0" w:space="0" w:color="auto"/>
        <w:left w:val="none" w:sz="0" w:space="0" w:color="auto"/>
        <w:bottom w:val="none" w:sz="0" w:space="0" w:color="auto"/>
        <w:right w:val="none" w:sz="0" w:space="0" w:color="auto"/>
      </w:divBdr>
    </w:div>
    <w:div w:id="204148230">
      <w:marLeft w:val="640"/>
      <w:marRight w:val="0"/>
      <w:marTop w:val="0"/>
      <w:marBottom w:val="0"/>
      <w:divBdr>
        <w:top w:val="none" w:sz="0" w:space="0" w:color="auto"/>
        <w:left w:val="none" w:sz="0" w:space="0" w:color="auto"/>
        <w:bottom w:val="none" w:sz="0" w:space="0" w:color="auto"/>
        <w:right w:val="none" w:sz="0" w:space="0" w:color="auto"/>
      </w:divBdr>
    </w:div>
    <w:div w:id="205535292">
      <w:marLeft w:val="640"/>
      <w:marRight w:val="0"/>
      <w:marTop w:val="0"/>
      <w:marBottom w:val="0"/>
      <w:divBdr>
        <w:top w:val="none" w:sz="0" w:space="0" w:color="auto"/>
        <w:left w:val="none" w:sz="0" w:space="0" w:color="auto"/>
        <w:bottom w:val="none" w:sz="0" w:space="0" w:color="auto"/>
        <w:right w:val="none" w:sz="0" w:space="0" w:color="auto"/>
      </w:divBdr>
    </w:div>
    <w:div w:id="205682073">
      <w:marLeft w:val="640"/>
      <w:marRight w:val="0"/>
      <w:marTop w:val="0"/>
      <w:marBottom w:val="0"/>
      <w:divBdr>
        <w:top w:val="none" w:sz="0" w:space="0" w:color="auto"/>
        <w:left w:val="none" w:sz="0" w:space="0" w:color="auto"/>
        <w:bottom w:val="none" w:sz="0" w:space="0" w:color="auto"/>
        <w:right w:val="none" w:sz="0" w:space="0" w:color="auto"/>
      </w:divBdr>
    </w:div>
    <w:div w:id="206575014">
      <w:marLeft w:val="640"/>
      <w:marRight w:val="0"/>
      <w:marTop w:val="0"/>
      <w:marBottom w:val="0"/>
      <w:divBdr>
        <w:top w:val="none" w:sz="0" w:space="0" w:color="auto"/>
        <w:left w:val="none" w:sz="0" w:space="0" w:color="auto"/>
        <w:bottom w:val="none" w:sz="0" w:space="0" w:color="auto"/>
        <w:right w:val="none" w:sz="0" w:space="0" w:color="auto"/>
      </w:divBdr>
    </w:div>
    <w:div w:id="206642978">
      <w:marLeft w:val="640"/>
      <w:marRight w:val="0"/>
      <w:marTop w:val="0"/>
      <w:marBottom w:val="0"/>
      <w:divBdr>
        <w:top w:val="none" w:sz="0" w:space="0" w:color="auto"/>
        <w:left w:val="none" w:sz="0" w:space="0" w:color="auto"/>
        <w:bottom w:val="none" w:sz="0" w:space="0" w:color="auto"/>
        <w:right w:val="none" w:sz="0" w:space="0" w:color="auto"/>
      </w:divBdr>
    </w:div>
    <w:div w:id="206726124">
      <w:marLeft w:val="640"/>
      <w:marRight w:val="0"/>
      <w:marTop w:val="0"/>
      <w:marBottom w:val="0"/>
      <w:divBdr>
        <w:top w:val="none" w:sz="0" w:space="0" w:color="auto"/>
        <w:left w:val="none" w:sz="0" w:space="0" w:color="auto"/>
        <w:bottom w:val="none" w:sz="0" w:space="0" w:color="auto"/>
        <w:right w:val="none" w:sz="0" w:space="0" w:color="auto"/>
      </w:divBdr>
    </w:div>
    <w:div w:id="206919307">
      <w:marLeft w:val="640"/>
      <w:marRight w:val="0"/>
      <w:marTop w:val="0"/>
      <w:marBottom w:val="0"/>
      <w:divBdr>
        <w:top w:val="none" w:sz="0" w:space="0" w:color="auto"/>
        <w:left w:val="none" w:sz="0" w:space="0" w:color="auto"/>
        <w:bottom w:val="none" w:sz="0" w:space="0" w:color="auto"/>
        <w:right w:val="none" w:sz="0" w:space="0" w:color="auto"/>
      </w:divBdr>
    </w:div>
    <w:div w:id="207377954">
      <w:marLeft w:val="640"/>
      <w:marRight w:val="0"/>
      <w:marTop w:val="0"/>
      <w:marBottom w:val="0"/>
      <w:divBdr>
        <w:top w:val="none" w:sz="0" w:space="0" w:color="auto"/>
        <w:left w:val="none" w:sz="0" w:space="0" w:color="auto"/>
        <w:bottom w:val="none" w:sz="0" w:space="0" w:color="auto"/>
        <w:right w:val="none" w:sz="0" w:space="0" w:color="auto"/>
      </w:divBdr>
    </w:div>
    <w:div w:id="207687380">
      <w:marLeft w:val="640"/>
      <w:marRight w:val="0"/>
      <w:marTop w:val="0"/>
      <w:marBottom w:val="0"/>
      <w:divBdr>
        <w:top w:val="none" w:sz="0" w:space="0" w:color="auto"/>
        <w:left w:val="none" w:sz="0" w:space="0" w:color="auto"/>
        <w:bottom w:val="none" w:sz="0" w:space="0" w:color="auto"/>
        <w:right w:val="none" w:sz="0" w:space="0" w:color="auto"/>
      </w:divBdr>
    </w:div>
    <w:div w:id="208567171">
      <w:marLeft w:val="640"/>
      <w:marRight w:val="0"/>
      <w:marTop w:val="0"/>
      <w:marBottom w:val="0"/>
      <w:divBdr>
        <w:top w:val="none" w:sz="0" w:space="0" w:color="auto"/>
        <w:left w:val="none" w:sz="0" w:space="0" w:color="auto"/>
        <w:bottom w:val="none" w:sz="0" w:space="0" w:color="auto"/>
        <w:right w:val="none" w:sz="0" w:space="0" w:color="auto"/>
      </w:divBdr>
    </w:div>
    <w:div w:id="209223013">
      <w:marLeft w:val="640"/>
      <w:marRight w:val="0"/>
      <w:marTop w:val="0"/>
      <w:marBottom w:val="0"/>
      <w:divBdr>
        <w:top w:val="none" w:sz="0" w:space="0" w:color="auto"/>
        <w:left w:val="none" w:sz="0" w:space="0" w:color="auto"/>
        <w:bottom w:val="none" w:sz="0" w:space="0" w:color="auto"/>
        <w:right w:val="none" w:sz="0" w:space="0" w:color="auto"/>
      </w:divBdr>
    </w:div>
    <w:div w:id="209850413">
      <w:marLeft w:val="640"/>
      <w:marRight w:val="0"/>
      <w:marTop w:val="0"/>
      <w:marBottom w:val="0"/>
      <w:divBdr>
        <w:top w:val="none" w:sz="0" w:space="0" w:color="auto"/>
        <w:left w:val="none" w:sz="0" w:space="0" w:color="auto"/>
        <w:bottom w:val="none" w:sz="0" w:space="0" w:color="auto"/>
        <w:right w:val="none" w:sz="0" w:space="0" w:color="auto"/>
      </w:divBdr>
    </w:div>
    <w:div w:id="209879017">
      <w:marLeft w:val="640"/>
      <w:marRight w:val="0"/>
      <w:marTop w:val="0"/>
      <w:marBottom w:val="0"/>
      <w:divBdr>
        <w:top w:val="none" w:sz="0" w:space="0" w:color="auto"/>
        <w:left w:val="none" w:sz="0" w:space="0" w:color="auto"/>
        <w:bottom w:val="none" w:sz="0" w:space="0" w:color="auto"/>
        <w:right w:val="none" w:sz="0" w:space="0" w:color="auto"/>
      </w:divBdr>
    </w:div>
    <w:div w:id="210465322">
      <w:marLeft w:val="640"/>
      <w:marRight w:val="0"/>
      <w:marTop w:val="0"/>
      <w:marBottom w:val="0"/>
      <w:divBdr>
        <w:top w:val="none" w:sz="0" w:space="0" w:color="auto"/>
        <w:left w:val="none" w:sz="0" w:space="0" w:color="auto"/>
        <w:bottom w:val="none" w:sz="0" w:space="0" w:color="auto"/>
        <w:right w:val="none" w:sz="0" w:space="0" w:color="auto"/>
      </w:divBdr>
    </w:div>
    <w:div w:id="210577981">
      <w:marLeft w:val="640"/>
      <w:marRight w:val="0"/>
      <w:marTop w:val="0"/>
      <w:marBottom w:val="0"/>
      <w:divBdr>
        <w:top w:val="none" w:sz="0" w:space="0" w:color="auto"/>
        <w:left w:val="none" w:sz="0" w:space="0" w:color="auto"/>
        <w:bottom w:val="none" w:sz="0" w:space="0" w:color="auto"/>
        <w:right w:val="none" w:sz="0" w:space="0" w:color="auto"/>
      </w:divBdr>
    </w:div>
    <w:div w:id="210849710">
      <w:marLeft w:val="640"/>
      <w:marRight w:val="0"/>
      <w:marTop w:val="0"/>
      <w:marBottom w:val="0"/>
      <w:divBdr>
        <w:top w:val="none" w:sz="0" w:space="0" w:color="auto"/>
        <w:left w:val="none" w:sz="0" w:space="0" w:color="auto"/>
        <w:bottom w:val="none" w:sz="0" w:space="0" w:color="auto"/>
        <w:right w:val="none" w:sz="0" w:space="0" w:color="auto"/>
      </w:divBdr>
    </w:div>
    <w:div w:id="212038738">
      <w:marLeft w:val="640"/>
      <w:marRight w:val="0"/>
      <w:marTop w:val="0"/>
      <w:marBottom w:val="0"/>
      <w:divBdr>
        <w:top w:val="none" w:sz="0" w:space="0" w:color="auto"/>
        <w:left w:val="none" w:sz="0" w:space="0" w:color="auto"/>
        <w:bottom w:val="none" w:sz="0" w:space="0" w:color="auto"/>
        <w:right w:val="none" w:sz="0" w:space="0" w:color="auto"/>
      </w:divBdr>
    </w:div>
    <w:div w:id="212273346">
      <w:marLeft w:val="640"/>
      <w:marRight w:val="0"/>
      <w:marTop w:val="0"/>
      <w:marBottom w:val="0"/>
      <w:divBdr>
        <w:top w:val="none" w:sz="0" w:space="0" w:color="auto"/>
        <w:left w:val="none" w:sz="0" w:space="0" w:color="auto"/>
        <w:bottom w:val="none" w:sz="0" w:space="0" w:color="auto"/>
        <w:right w:val="none" w:sz="0" w:space="0" w:color="auto"/>
      </w:divBdr>
    </w:div>
    <w:div w:id="212355464">
      <w:marLeft w:val="640"/>
      <w:marRight w:val="0"/>
      <w:marTop w:val="0"/>
      <w:marBottom w:val="0"/>
      <w:divBdr>
        <w:top w:val="none" w:sz="0" w:space="0" w:color="auto"/>
        <w:left w:val="none" w:sz="0" w:space="0" w:color="auto"/>
        <w:bottom w:val="none" w:sz="0" w:space="0" w:color="auto"/>
        <w:right w:val="none" w:sz="0" w:space="0" w:color="auto"/>
      </w:divBdr>
    </w:div>
    <w:div w:id="212890922">
      <w:marLeft w:val="640"/>
      <w:marRight w:val="0"/>
      <w:marTop w:val="0"/>
      <w:marBottom w:val="0"/>
      <w:divBdr>
        <w:top w:val="none" w:sz="0" w:space="0" w:color="auto"/>
        <w:left w:val="none" w:sz="0" w:space="0" w:color="auto"/>
        <w:bottom w:val="none" w:sz="0" w:space="0" w:color="auto"/>
        <w:right w:val="none" w:sz="0" w:space="0" w:color="auto"/>
      </w:divBdr>
    </w:div>
    <w:div w:id="213852419">
      <w:marLeft w:val="640"/>
      <w:marRight w:val="0"/>
      <w:marTop w:val="0"/>
      <w:marBottom w:val="0"/>
      <w:divBdr>
        <w:top w:val="none" w:sz="0" w:space="0" w:color="auto"/>
        <w:left w:val="none" w:sz="0" w:space="0" w:color="auto"/>
        <w:bottom w:val="none" w:sz="0" w:space="0" w:color="auto"/>
        <w:right w:val="none" w:sz="0" w:space="0" w:color="auto"/>
      </w:divBdr>
    </w:div>
    <w:div w:id="214857273">
      <w:marLeft w:val="640"/>
      <w:marRight w:val="0"/>
      <w:marTop w:val="0"/>
      <w:marBottom w:val="0"/>
      <w:divBdr>
        <w:top w:val="none" w:sz="0" w:space="0" w:color="auto"/>
        <w:left w:val="none" w:sz="0" w:space="0" w:color="auto"/>
        <w:bottom w:val="none" w:sz="0" w:space="0" w:color="auto"/>
        <w:right w:val="none" w:sz="0" w:space="0" w:color="auto"/>
      </w:divBdr>
    </w:div>
    <w:div w:id="215164021">
      <w:marLeft w:val="640"/>
      <w:marRight w:val="0"/>
      <w:marTop w:val="0"/>
      <w:marBottom w:val="0"/>
      <w:divBdr>
        <w:top w:val="none" w:sz="0" w:space="0" w:color="auto"/>
        <w:left w:val="none" w:sz="0" w:space="0" w:color="auto"/>
        <w:bottom w:val="none" w:sz="0" w:space="0" w:color="auto"/>
        <w:right w:val="none" w:sz="0" w:space="0" w:color="auto"/>
      </w:divBdr>
    </w:div>
    <w:div w:id="215506321">
      <w:marLeft w:val="640"/>
      <w:marRight w:val="0"/>
      <w:marTop w:val="0"/>
      <w:marBottom w:val="0"/>
      <w:divBdr>
        <w:top w:val="none" w:sz="0" w:space="0" w:color="auto"/>
        <w:left w:val="none" w:sz="0" w:space="0" w:color="auto"/>
        <w:bottom w:val="none" w:sz="0" w:space="0" w:color="auto"/>
        <w:right w:val="none" w:sz="0" w:space="0" w:color="auto"/>
      </w:divBdr>
    </w:div>
    <w:div w:id="215943275">
      <w:marLeft w:val="640"/>
      <w:marRight w:val="0"/>
      <w:marTop w:val="0"/>
      <w:marBottom w:val="0"/>
      <w:divBdr>
        <w:top w:val="none" w:sz="0" w:space="0" w:color="auto"/>
        <w:left w:val="none" w:sz="0" w:space="0" w:color="auto"/>
        <w:bottom w:val="none" w:sz="0" w:space="0" w:color="auto"/>
        <w:right w:val="none" w:sz="0" w:space="0" w:color="auto"/>
      </w:divBdr>
    </w:div>
    <w:div w:id="217670171">
      <w:marLeft w:val="640"/>
      <w:marRight w:val="0"/>
      <w:marTop w:val="0"/>
      <w:marBottom w:val="0"/>
      <w:divBdr>
        <w:top w:val="none" w:sz="0" w:space="0" w:color="auto"/>
        <w:left w:val="none" w:sz="0" w:space="0" w:color="auto"/>
        <w:bottom w:val="none" w:sz="0" w:space="0" w:color="auto"/>
        <w:right w:val="none" w:sz="0" w:space="0" w:color="auto"/>
      </w:divBdr>
    </w:div>
    <w:div w:id="217713222">
      <w:marLeft w:val="640"/>
      <w:marRight w:val="0"/>
      <w:marTop w:val="0"/>
      <w:marBottom w:val="0"/>
      <w:divBdr>
        <w:top w:val="none" w:sz="0" w:space="0" w:color="auto"/>
        <w:left w:val="none" w:sz="0" w:space="0" w:color="auto"/>
        <w:bottom w:val="none" w:sz="0" w:space="0" w:color="auto"/>
        <w:right w:val="none" w:sz="0" w:space="0" w:color="auto"/>
      </w:divBdr>
    </w:div>
    <w:div w:id="217716305">
      <w:marLeft w:val="640"/>
      <w:marRight w:val="0"/>
      <w:marTop w:val="0"/>
      <w:marBottom w:val="0"/>
      <w:divBdr>
        <w:top w:val="none" w:sz="0" w:space="0" w:color="auto"/>
        <w:left w:val="none" w:sz="0" w:space="0" w:color="auto"/>
        <w:bottom w:val="none" w:sz="0" w:space="0" w:color="auto"/>
        <w:right w:val="none" w:sz="0" w:space="0" w:color="auto"/>
      </w:divBdr>
    </w:div>
    <w:div w:id="218369051">
      <w:marLeft w:val="640"/>
      <w:marRight w:val="0"/>
      <w:marTop w:val="0"/>
      <w:marBottom w:val="0"/>
      <w:divBdr>
        <w:top w:val="none" w:sz="0" w:space="0" w:color="auto"/>
        <w:left w:val="none" w:sz="0" w:space="0" w:color="auto"/>
        <w:bottom w:val="none" w:sz="0" w:space="0" w:color="auto"/>
        <w:right w:val="none" w:sz="0" w:space="0" w:color="auto"/>
      </w:divBdr>
    </w:div>
    <w:div w:id="218513699">
      <w:marLeft w:val="640"/>
      <w:marRight w:val="0"/>
      <w:marTop w:val="0"/>
      <w:marBottom w:val="0"/>
      <w:divBdr>
        <w:top w:val="none" w:sz="0" w:space="0" w:color="auto"/>
        <w:left w:val="none" w:sz="0" w:space="0" w:color="auto"/>
        <w:bottom w:val="none" w:sz="0" w:space="0" w:color="auto"/>
        <w:right w:val="none" w:sz="0" w:space="0" w:color="auto"/>
      </w:divBdr>
    </w:div>
    <w:div w:id="218900063">
      <w:marLeft w:val="640"/>
      <w:marRight w:val="0"/>
      <w:marTop w:val="0"/>
      <w:marBottom w:val="0"/>
      <w:divBdr>
        <w:top w:val="none" w:sz="0" w:space="0" w:color="auto"/>
        <w:left w:val="none" w:sz="0" w:space="0" w:color="auto"/>
        <w:bottom w:val="none" w:sz="0" w:space="0" w:color="auto"/>
        <w:right w:val="none" w:sz="0" w:space="0" w:color="auto"/>
      </w:divBdr>
    </w:div>
    <w:div w:id="219485066">
      <w:marLeft w:val="640"/>
      <w:marRight w:val="0"/>
      <w:marTop w:val="0"/>
      <w:marBottom w:val="0"/>
      <w:divBdr>
        <w:top w:val="none" w:sz="0" w:space="0" w:color="auto"/>
        <w:left w:val="none" w:sz="0" w:space="0" w:color="auto"/>
        <w:bottom w:val="none" w:sz="0" w:space="0" w:color="auto"/>
        <w:right w:val="none" w:sz="0" w:space="0" w:color="auto"/>
      </w:divBdr>
    </w:div>
    <w:div w:id="219639574">
      <w:marLeft w:val="640"/>
      <w:marRight w:val="0"/>
      <w:marTop w:val="0"/>
      <w:marBottom w:val="0"/>
      <w:divBdr>
        <w:top w:val="none" w:sz="0" w:space="0" w:color="auto"/>
        <w:left w:val="none" w:sz="0" w:space="0" w:color="auto"/>
        <w:bottom w:val="none" w:sz="0" w:space="0" w:color="auto"/>
        <w:right w:val="none" w:sz="0" w:space="0" w:color="auto"/>
      </w:divBdr>
    </w:div>
    <w:div w:id="220215703">
      <w:marLeft w:val="640"/>
      <w:marRight w:val="0"/>
      <w:marTop w:val="0"/>
      <w:marBottom w:val="0"/>
      <w:divBdr>
        <w:top w:val="none" w:sz="0" w:space="0" w:color="auto"/>
        <w:left w:val="none" w:sz="0" w:space="0" w:color="auto"/>
        <w:bottom w:val="none" w:sz="0" w:space="0" w:color="auto"/>
        <w:right w:val="none" w:sz="0" w:space="0" w:color="auto"/>
      </w:divBdr>
    </w:div>
    <w:div w:id="220600551">
      <w:marLeft w:val="640"/>
      <w:marRight w:val="0"/>
      <w:marTop w:val="0"/>
      <w:marBottom w:val="0"/>
      <w:divBdr>
        <w:top w:val="none" w:sz="0" w:space="0" w:color="auto"/>
        <w:left w:val="none" w:sz="0" w:space="0" w:color="auto"/>
        <w:bottom w:val="none" w:sz="0" w:space="0" w:color="auto"/>
        <w:right w:val="none" w:sz="0" w:space="0" w:color="auto"/>
      </w:divBdr>
    </w:div>
    <w:div w:id="221216177">
      <w:marLeft w:val="640"/>
      <w:marRight w:val="0"/>
      <w:marTop w:val="0"/>
      <w:marBottom w:val="0"/>
      <w:divBdr>
        <w:top w:val="none" w:sz="0" w:space="0" w:color="auto"/>
        <w:left w:val="none" w:sz="0" w:space="0" w:color="auto"/>
        <w:bottom w:val="none" w:sz="0" w:space="0" w:color="auto"/>
        <w:right w:val="none" w:sz="0" w:space="0" w:color="auto"/>
      </w:divBdr>
    </w:div>
    <w:div w:id="221596938">
      <w:marLeft w:val="640"/>
      <w:marRight w:val="0"/>
      <w:marTop w:val="0"/>
      <w:marBottom w:val="0"/>
      <w:divBdr>
        <w:top w:val="none" w:sz="0" w:space="0" w:color="auto"/>
        <w:left w:val="none" w:sz="0" w:space="0" w:color="auto"/>
        <w:bottom w:val="none" w:sz="0" w:space="0" w:color="auto"/>
        <w:right w:val="none" w:sz="0" w:space="0" w:color="auto"/>
      </w:divBdr>
    </w:div>
    <w:div w:id="221648188">
      <w:marLeft w:val="640"/>
      <w:marRight w:val="0"/>
      <w:marTop w:val="0"/>
      <w:marBottom w:val="0"/>
      <w:divBdr>
        <w:top w:val="none" w:sz="0" w:space="0" w:color="auto"/>
        <w:left w:val="none" w:sz="0" w:space="0" w:color="auto"/>
        <w:bottom w:val="none" w:sz="0" w:space="0" w:color="auto"/>
        <w:right w:val="none" w:sz="0" w:space="0" w:color="auto"/>
      </w:divBdr>
    </w:div>
    <w:div w:id="221798201">
      <w:marLeft w:val="640"/>
      <w:marRight w:val="0"/>
      <w:marTop w:val="0"/>
      <w:marBottom w:val="0"/>
      <w:divBdr>
        <w:top w:val="none" w:sz="0" w:space="0" w:color="auto"/>
        <w:left w:val="none" w:sz="0" w:space="0" w:color="auto"/>
        <w:bottom w:val="none" w:sz="0" w:space="0" w:color="auto"/>
        <w:right w:val="none" w:sz="0" w:space="0" w:color="auto"/>
      </w:divBdr>
    </w:div>
    <w:div w:id="223296684">
      <w:marLeft w:val="640"/>
      <w:marRight w:val="0"/>
      <w:marTop w:val="0"/>
      <w:marBottom w:val="0"/>
      <w:divBdr>
        <w:top w:val="none" w:sz="0" w:space="0" w:color="auto"/>
        <w:left w:val="none" w:sz="0" w:space="0" w:color="auto"/>
        <w:bottom w:val="none" w:sz="0" w:space="0" w:color="auto"/>
        <w:right w:val="none" w:sz="0" w:space="0" w:color="auto"/>
      </w:divBdr>
    </w:div>
    <w:div w:id="224803551">
      <w:marLeft w:val="640"/>
      <w:marRight w:val="0"/>
      <w:marTop w:val="0"/>
      <w:marBottom w:val="0"/>
      <w:divBdr>
        <w:top w:val="none" w:sz="0" w:space="0" w:color="auto"/>
        <w:left w:val="none" w:sz="0" w:space="0" w:color="auto"/>
        <w:bottom w:val="none" w:sz="0" w:space="0" w:color="auto"/>
        <w:right w:val="none" w:sz="0" w:space="0" w:color="auto"/>
      </w:divBdr>
    </w:div>
    <w:div w:id="224875666">
      <w:marLeft w:val="640"/>
      <w:marRight w:val="0"/>
      <w:marTop w:val="0"/>
      <w:marBottom w:val="0"/>
      <w:divBdr>
        <w:top w:val="none" w:sz="0" w:space="0" w:color="auto"/>
        <w:left w:val="none" w:sz="0" w:space="0" w:color="auto"/>
        <w:bottom w:val="none" w:sz="0" w:space="0" w:color="auto"/>
        <w:right w:val="none" w:sz="0" w:space="0" w:color="auto"/>
      </w:divBdr>
    </w:div>
    <w:div w:id="225802777">
      <w:marLeft w:val="640"/>
      <w:marRight w:val="0"/>
      <w:marTop w:val="0"/>
      <w:marBottom w:val="0"/>
      <w:divBdr>
        <w:top w:val="none" w:sz="0" w:space="0" w:color="auto"/>
        <w:left w:val="none" w:sz="0" w:space="0" w:color="auto"/>
        <w:bottom w:val="none" w:sz="0" w:space="0" w:color="auto"/>
        <w:right w:val="none" w:sz="0" w:space="0" w:color="auto"/>
      </w:divBdr>
    </w:div>
    <w:div w:id="225838868">
      <w:marLeft w:val="640"/>
      <w:marRight w:val="0"/>
      <w:marTop w:val="0"/>
      <w:marBottom w:val="0"/>
      <w:divBdr>
        <w:top w:val="none" w:sz="0" w:space="0" w:color="auto"/>
        <w:left w:val="none" w:sz="0" w:space="0" w:color="auto"/>
        <w:bottom w:val="none" w:sz="0" w:space="0" w:color="auto"/>
        <w:right w:val="none" w:sz="0" w:space="0" w:color="auto"/>
      </w:divBdr>
    </w:div>
    <w:div w:id="226301299">
      <w:marLeft w:val="640"/>
      <w:marRight w:val="0"/>
      <w:marTop w:val="0"/>
      <w:marBottom w:val="0"/>
      <w:divBdr>
        <w:top w:val="none" w:sz="0" w:space="0" w:color="auto"/>
        <w:left w:val="none" w:sz="0" w:space="0" w:color="auto"/>
        <w:bottom w:val="none" w:sz="0" w:space="0" w:color="auto"/>
        <w:right w:val="none" w:sz="0" w:space="0" w:color="auto"/>
      </w:divBdr>
    </w:div>
    <w:div w:id="226381910">
      <w:marLeft w:val="640"/>
      <w:marRight w:val="0"/>
      <w:marTop w:val="0"/>
      <w:marBottom w:val="0"/>
      <w:divBdr>
        <w:top w:val="none" w:sz="0" w:space="0" w:color="auto"/>
        <w:left w:val="none" w:sz="0" w:space="0" w:color="auto"/>
        <w:bottom w:val="none" w:sz="0" w:space="0" w:color="auto"/>
        <w:right w:val="none" w:sz="0" w:space="0" w:color="auto"/>
      </w:divBdr>
    </w:div>
    <w:div w:id="226649513">
      <w:marLeft w:val="640"/>
      <w:marRight w:val="0"/>
      <w:marTop w:val="0"/>
      <w:marBottom w:val="0"/>
      <w:divBdr>
        <w:top w:val="none" w:sz="0" w:space="0" w:color="auto"/>
        <w:left w:val="none" w:sz="0" w:space="0" w:color="auto"/>
        <w:bottom w:val="none" w:sz="0" w:space="0" w:color="auto"/>
        <w:right w:val="none" w:sz="0" w:space="0" w:color="auto"/>
      </w:divBdr>
    </w:div>
    <w:div w:id="227036710">
      <w:marLeft w:val="640"/>
      <w:marRight w:val="0"/>
      <w:marTop w:val="0"/>
      <w:marBottom w:val="0"/>
      <w:divBdr>
        <w:top w:val="none" w:sz="0" w:space="0" w:color="auto"/>
        <w:left w:val="none" w:sz="0" w:space="0" w:color="auto"/>
        <w:bottom w:val="none" w:sz="0" w:space="0" w:color="auto"/>
        <w:right w:val="none" w:sz="0" w:space="0" w:color="auto"/>
      </w:divBdr>
    </w:div>
    <w:div w:id="228003033">
      <w:marLeft w:val="640"/>
      <w:marRight w:val="0"/>
      <w:marTop w:val="0"/>
      <w:marBottom w:val="0"/>
      <w:divBdr>
        <w:top w:val="none" w:sz="0" w:space="0" w:color="auto"/>
        <w:left w:val="none" w:sz="0" w:space="0" w:color="auto"/>
        <w:bottom w:val="none" w:sz="0" w:space="0" w:color="auto"/>
        <w:right w:val="none" w:sz="0" w:space="0" w:color="auto"/>
      </w:divBdr>
    </w:div>
    <w:div w:id="228343122">
      <w:marLeft w:val="640"/>
      <w:marRight w:val="0"/>
      <w:marTop w:val="0"/>
      <w:marBottom w:val="0"/>
      <w:divBdr>
        <w:top w:val="none" w:sz="0" w:space="0" w:color="auto"/>
        <w:left w:val="none" w:sz="0" w:space="0" w:color="auto"/>
        <w:bottom w:val="none" w:sz="0" w:space="0" w:color="auto"/>
        <w:right w:val="none" w:sz="0" w:space="0" w:color="auto"/>
      </w:divBdr>
    </w:div>
    <w:div w:id="228729105">
      <w:marLeft w:val="640"/>
      <w:marRight w:val="0"/>
      <w:marTop w:val="0"/>
      <w:marBottom w:val="0"/>
      <w:divBdr>
        <w:top w:val="none" w:sz="0" w:space="0" w:color="auto"/>
        <w:left w:val="none" w:sz="0" w:space="0" w:color="auto"/>
        <w:bottom w:val="none" w:sz="0" w:space="0" w:color="auto"/>
        <w:right w:val="none" w:sz="0" w:space="0" w:color="auto"/>
      </w:divBdr>
    </w:div>
    <w:div w:id="231744584">
      <w:marLeft w:val="640"/>
      <w:marRight w:val="0"/>
      <w:marTop w:val="0"/>
      <w:marBottom w:val="0"/>
      <w:divBdr>
        <w:top w:val="none" w:sz="0" w:space="0" w:color="auto"/>
        <w:left w:val="none" w:sz="0" w:space="0" w:color="auto"/>
        <w:bottom w:val="none" w:sz="0" w:space="0" w:color="auto"/>
        <w:right w:val="none" w:sz="0" w:space="0" w:color="auto"/>
      </w:divBdr>
    </w:div>
    <w:div w:id="231813857">
      <w:marLeft w:val="640"/>
      <w:marRight w:val="0"/>
      <w:marTop w:val="0"/>
      <w:marBottom w:val="0"/>
      <w:divBdr>
        <w:top w:val="none" w:sz="0" w:space="0" w:color="auto"/>
        <w:left w:val="none" w:sz="0" w:space="0" w:color="auto"/>
        <w:bottom w:val="none" w:sz="0" w:space="0" w:color="auto"/>
        <w:right w:val="none" w:sz="0" w:space="0" w:color="auto"/>
      </w:divBdr>
    </w:div>
    <w:div w:id="231891714">
      <w:marLeft w:val="640"/>
      <w:marRight w:val="0"/>
      <w:marTop w:val="0"/>
      <w:marBottom w:val="0"/>
      <w:divBdr>
        <w:top w:val="none" w:sz="0" w:space="0" w:color="auto"/>
        <w:left w:val="none" w:sz="0" w:space="0" w:color="auto"/>
        <w:bottom w:val="none" w:sz="0" w:space="0" w:color="auto"/>
        <w:right w:val="none" w:sz="0" w:space="0" w:color="auto"/>
      </w:divBdr>
    </w:div>
    <w:div w:id="232156235">
      <w:marLeft w:val="640"/>
      <w:marRight w:val="0"/>
      <w:marTop w:val="0"/>
      <w:marBottom w:val="0"/>
      <w:divBdr>
        <w:top w:val="none" w:sz="0" w:space="0" w:color="auto"/>
        <w:left w:val="none" w:sz="0" w:space="0" w:color="auto"/>
        <w:bottom w:val="none" w:sz="0" w:space="0" w:color="auto"/>
        <w:right w:val="none" w:sz="0" w:space="0" w:color="auto"/>
      </w:divBdr>
    </w:div>
    <w:div w:id="232355073">
      <w:marLeft w:val="640"/>
      <w:marRight w:val="0"/>
      <w:marTop w:val="0"/>
      <w:marBottom w:val="0"/>
      <w:divBdr>
        <w:top w:val="none" w:sz="0" w:space="0" w:color="auto"/>
        <w:left w:val="none" w:sz="0" w:space="0" w:color="auto"/>
        <w:bottom w:val="none" w:sz="0" w:space="0" w:color="auto"/>
        <w:right w:val="none" w:sz="0" w:space="0" w:color="auto"/>
      </w:divBdr>
    </w:div>
    <w:div w:id="232398736">
      <w:marLeft w:val="640"/>
      <w:marRight w:val="0"/>
      <w:marTop w:val="0"/>
      <w:marBottom w:val="0"/>
      <w:divBdr>
        <w:top w:val="none" w:sz="0" w:space="0" w:color="auto"/>
        <w:left w:val="none" w:sz="0" w:space="0" w:color="auto"/>
        <w:bottom w:val="none" w:sz="0" w:space="0" w:color="auto"/>
        <w:right w:val="none" w:sz="0" w:space="0" w:color="auto"/>
      </w:divBdr>
    </w:div>
    <w:div w:id="232468740">
      <w:marLeft w:val="640"/>
      <w:marRight w:val="0"/>
      <w:marTop w:val="0"/>
      <w:marBottom w:val="0"/>
      <w:divBdr>
        <w:top w:val="none" w:sz="0" w:space="0" w:color="auto"/>
        <w:left w:val="none" w:sz="0" w:space="0" w:color="auto"/>
        <w:bottom w:val="none" w:sz="0" w:space="0" w:color="auto"/>
        <w:right w:val="none" w:sz="0" w:space="0" w:color="auto"/>
      </w:divBdr>
    </w:div>
    <w:div w:id="233512634">
      <w:marLeft w:val="640"/>
      <w:marRight w:val="0"/>
      <w:marTop w:val="0"/>
      <w:marBottom w:val="0"/>
      <w:divBdr>
        <w:top w:val="none" w:sz="0" w:space="0" w:color="auto"/>
        <w:left w:val="none" w:sz="0" w:space="0" w:color="auto"/>
        <w:bottom w:val="none" w:sz="0" w:space="0" w:color="auto"/>
        <w:right w:val="none" w:sz="0" w:space="0" w:color="auto"/>
      </w:divBdr>
    </w:div>
    <w:div w:id="234242134">
      <w:marLeft w:val="640"/>
      <w:marRight w:val="0"/>
      <w:marTop w:val="0"/>
      <w:marBottom w:val="0"/>
      <w:divBdr>
        <w:top w:val="none" w:sz="0" w:space="0" w:color="auto"/>
        <w:left w:val="none" w:sz="0" w:space="0" w:color="auto"/>
        <w:bottom w:val="none" w:sz="0" w:space="0" w:color="auto"/>
        <w:right w:val="none" w:sz="0" w:space="0" w:color="auto"/>
      </w:divBdr>
    </w:div>
    <w:div w:id="234583787">
      <w:marLeft w:val="640"/>
      <w:marRight w:val="0"/>
      <w:marTop w:val="0"/>
      <w:marBottom w:val="0"/>
      <w:divBdr>
        <w:top w:val="none" w:sz="0" w:space="0" w:color="auto"/>
        <w:left w:val="none" w:sz="0" w:space="0" w:color="auto"/>
        <w:bottom w:val="none" w:sz="0" w:space="0" w:color="auto"/>
        <w:right w:val="none" w:sz="0" w:space="0" w:color="auto"/>
      </w:divBdr>
    </w:div>
    <w:div w:id="235550212">
      <w:marLeft w:val="640"/>
      <w:marRight w:val="0"/>
      <w:marTop w:val="0"/>
      <w:marBottom w:val="0"/>
      <w:divBdr>
        <w:top w:val="none" w:sz="0" w:space="0" w:color="auto"/>
        <w:left w:val="none" w:sz="0" w:space="0" w:color="auto"/>
        <w:bottom w:val="none" w:sz="0" w:space="0" w:color="auto"/>
        <w:right w:val="none" w:sz="0" w:space="0" w:color="auto"/>
      </w:divBdr>
    </w:div>
    <w:div w:id="236550400">
      <w:marLeft w:val="640"/>
      <w:marRight w:val="0"/>
      <w:marTop w:val="0"/>
      <w:marBottom w:val="0"/>
      <w:divBdr>
        <w:top w:val="none" w:sz="0" w:space="0" w:color="auto"/>
        <w:left w:val="none" w:sz="0" w:space="0" w:color="auto"/>
        <w:bottom w:val="none" w:sz="0" w:space="0" w:color="auto"/>
        <w:right w:val="none" w:sz="0" w:space="0" w:color="auto"/>
      </w:divBdr>
    </w:div>
    <w:div w:id="236717586">
      <w:marLeft w:val="640"/>
      <w:marRight w:val="0"/>
      <w:marTop w:val="0"/>
      <w:marBottom w:val="0"/>
      <w:divBdr>
        <w:top w:val="none" w:sz="0" w:space="0" w:color="auto"/>
        <w:left w:val="none" w:sz="0" w:space="0" w:color="auto"/>
        <w:bottom w:val="none" w:sz="0" w:space="0" w:color="auto"/>
        <w:right w:val="none" w:sz="0" w:space="0" w:color="auto"/>
      </w:divBdr>
    </w:div>
    <w:div w:id="238448878">
      <w:marLeft w:val="640"/>
      <w:marRight w:val="0"/>
      <w:marTop w:val="0"/>
      <w:marBottom w:val="0"/>
      <w:divBdr>
        <w:top w:val="none" w:sz="0" w:space="0" w:color="auto"/>
        <w:left w:val="none" w:sz="0" w:space="0" w:color="auto"/>
        <w:bottom w:val="none" w:sz="0" w:space="0" w:color="auto"/>
        <w:right w:val="none" w:sz="0" w:space="0" w:color="auto"/>
      </w:divBdr>
    </w:div>
    <w:div w:id="238752962">
      <w:marLeft w:val="640"/>
      <w:marRight w:val="0"/>
      <w:marTop w:val="0"/>
      <w:marBottom w:val="0"/>
      <w:divBdr>
        <w:top w:val="none" w:sz="0" w:space="0" w:color="auto"/>
        <w:left w:val="none" w:sz="0" w:space="0" w:color="auto"/>
        <w:bottom w:val="none" w:sz="0" w:space="0" w:color="auto"/>
        <w:right w:val="none" w:sz="0" w:space="0" w:color="auto"/>
      </w:divBdr>
    </w:div>
    <w:div w:id="239294300">
      <w:marLeft w:val="640"/>
      <w:marRight w:val="0"/>
      <w:marTop w:val="0"/>
      <w:marBottom w:val="0"/>
      <w:divBdr>
        <w:top w:val="none" w:sz="0" w:space="0" w:color="auto"/>
        <w:left w:val="none" w:sz="0" w:space="0" w:color="auto"/>
        <w:bottom w:val="none" w:sz="0" w:space="0" w:color="auto"/>
        <w:right w:val="none" w:sz="0" w:space="0" w:color="auto"/>
      </w:divBdr>
    </w:div>
    <w:div w:id="239601923">
      <w:marLeft w:val="640"/>
      <w:marRight w:val="0"/>
      <w:marTop w:val="0"/>
      <w:marBottom w:val="0"/>
      <w:divBdr>
        <w:top w:val="none" w:sz="0" w:space="0" w:color="auto"/>
        <w:left w:val="none" w:sz="0" w:space="0" w:color="auto"/>
        <w:bottom w:val="none" w:sz="0" w:space="0" w:color="auto"/>
        <w:right w:val="none" w:sz="0" w:space="0" w:color="auto"/>
      </w:divBdr>
    </w:div>
    <w:div w:id="239945427">
      <w:marLeft w:val="640"/>
      <w:marRight w:val="0"/>
      <w:marTop w:val="0"/>
      <w:marBottom w:val="0"/>
      <w:divBdr>
        <w:top w:val="none" w:sz="0" w:space="0" w:color="auto"/>
        <w:left w:val="none" w:sz="0" w:space="0" w:color="auto"/>
        <w:bottom w:val="none" w:sz="0" w:space="0" w:color="auto"/>
        <w:right w:val="none" w:sz="0" w:space="0" w:color="auto"/>
      </w:divBdr>
    </w:div>
    <w:div w:id="240483453">
      <w:marLeft w:val="640"/>
      <w:marRight w:val="0"/>
      <w:marTop w:val="0"/>
      <w:marBottom w:val="0"/>
      <w:divBdr>
        <w:top w:val="none" w:sz="0" w:space="0" w:color="auto"/>
        <w:left w:val="none" w:sz="0" w:space="0" w:color="auto"/>
        <w:bottom w:val="none" w:sz="0" w:space="0" w:color="auto"/>
        <w:right w:val="none" w:sz="0" w:space="0" w:color="auto"/>
      </w:divBdr>
    </w:div>
    <w:div w:id="240717361">
      <w:marLeft w:val="640"/>
      <w:marRight w:val="0"/>
      <w:marTop w:val="0"/>
      <w:marBottom w:val="0"/>
      <w:divBdr>
        <w:top w:val="none" w:sz="0" w:space="0" w:color="auto"/>
        <w:left w:val="none" w:sz="0" w:space="0" w:color="auto"/>
        <w:bottom w:val="none" w:sz="0" w:space="0" w:color="auto"/>
        <w:right w:val="none" w:sz="0" w:space="0" w:color="auto"/>
      </w:divBdr>
    </w:div>
    <w:div w:id="240799137">
      <w:marLeft w:val="640"/>
      <w:marRight w:val="0"/>
      <w:marTop w:val="0"/>
      <w:marBottom w:val="0"/>
      <w:divBdr>
        <w:top w:val="none" w:sz="0" w:space="0" w:color="auto"/>
        <w:left w:val="none" w:sz="0" w:space="0" w:color="auto"/>
        <w:bottom w:val="none" w:sz="0" w:space="0" w:color="auto"/>
        <w:right w:val="none" w:sz="0" w:space="0" w:color="auto"/>
      </w:divBdr>
    </w:div>
    <w:div w:id="241915787">
      <w:marLeft w:val="640"/>
      <w:marRight w:val="0"/>
      <w:marTop w:val="0"/>
      <w:marBottom w:val="0"/>
      <w:divBdr>
        <w:top w:val="none" w:sz="0" w:space="0" w:color="auto"/>
        <w:left w:val="none" w:sz="0" w:space="0" w:color="auto"/>
        <w:bottom w:val="none" w:sz="0" w:space="0" w:color="auto"/>
        <w:right w:val="none" w:sz="0" w:space="0" w:color="auto"/>
      </w:divBdr>
    </w:div>
    <w:div w:id="241917461">
      <w:marLeft w:val="640"/>
      <w:marRight w:val="0"/>
      <w:marTop w:val="0"/>
      <w:marBottom w:val="0"/>
      <w:divBdr>
        <w:top w:val="none" w:sz="0" w:space="0" w:color="auto"/>
        <w:left w:val="none" w:sz="0" w:space="0" w:color="auto"/>
        <w:bottom w:val="none" w:sz="0" w:space="0" w:color="auto"/>
        <w:right w:val="none" w:sz="0" w:space="0" w:color="auto"/>
      </w:divBdr>
    </w:div>
    <w:div w:id="242027271">
      <w:marLeft w:val="640"/>
      <w:marRight w:val="0"/>
      <w:marTop w:val="0"/>
      <w:marBottom w:val="0"/>
      <w:divBdr>
        <w:top w:val="none" w:sz="0" w:space="0" w:color="auto"/>
        <w:left w:val="none" w:sz="0" w:space="0" w:color="auto"/>
        <w:bottom w:val="none" w:sz="0" w:space="0" w:color="auto"/>
        <w:right w:val="none" w:sz="0" w:space="0" w:color="auto"/>
      </w:divBdr>
    </w:div>
    <w:div w:id="242299369">
      <w:marLeft w:val="640"/>
      <w:marRight w:val="0"/>
      <w:marTop w:val="0"/>
      <w:marBottom w:val="0"/>
      <w:divBdr>
        <w:top w:val="none" w:sz="0" w:space="0" w:color="auto"/>
        <w:left w:val="none" w:sz="0" w:space="0" w:color="auto"/>
        <w:bottom w:val="none" w:sz="0" w:space="0" w:color="auto"/>
        <w:right w:val="none" w:sz="0" w:space="0" w:color="auto"/>
      </w:divBdr>
    </w:div>
    <w:div w:id="242449967">
      <w:marLeft w:val="640"/>
      <w:marRight w:val="0"/>
      <w:marTop w:val="0"/>
      <w:marBottom w:val="0"/>
      <w:divBdr>
        <w:top w:val="none" w:sz="0" w:space="0" w:color="auto"/>
        <w:left w:val="none" w:sz="0" w:space="0" w:color="auto"/>
        <w:bottom w:val="none" w:sz="0" w:space="0" w:color="auto"/>
        <w:right w:val="none" w:sz="0" w:space="0" w:color="auto"/>
      </w:divBdr>
    </w:div>
    <w:div w:id="242566517">
      <w:marLeft w:val="640"/>
      <w:marRight w:val="0"/>
      <w:marTop w:val="0"/>
      <w:marBottom w:val="0"/>
      <w:divBdr>
        <w:top w:val="none" w:sz="0" w:space="0" w:color="auto"/>
        <w:left w:val="none" w:sz="0" w:space="0" w:color="auto"/>
        <w:bottom w:val="none" w:sz="0" w:space="0" w:color="auto"/>
        <w:right w:val="none" w:sz="0" w:space="0" w:color="auto"/>
      </w:divBdr>
    </w:div>
    <w:div w:id="243076409">
      <w:marLeft w:val="640"/>
      <w:marRight w:val="0"/>
      <w:marTop w:val="0"/>
      <w:marBottom w:val="0"/>
      <w:divBdr>
        <w:top w:val="none" w:sz="0" w:space="0" w:color="auto"/>
        <w:left w:val="none" w:sz="0" w:space="0" w:color="auto"/>
        <w:bottom w:val="none" w:sz="0" w:space="0" w:color="auto"/>
        <w:right w:val="none" w:sz="0" w:space="0" w:color="auto"/>
      </w:divBdr>
    </w:div>
    <w:div w:id="243534397">
      <w:marLeft w:val="640"/>
      <w:marRight w:val="0"/>
      <w:marTop w:val="0"/>
      <w:marBottom w:val="0"/>
      <w:divBdr>
        <w:top w:val="none" w:sz="0" w:space="0" w:color="auto"/>
        <w:left w:val="none" w:sz="0" w:space="0" w:color="auto"/>
        <w:bottom w:val="none" w:sz="0" w:space="0" w:color="auto"/>
        <w:right w:val="none" w:sz="0" w:space="0" w:color="auto"/>
      </w:divBdr>
    </w:div>
    <w:div w:id="245190787">
      <w:marLeft w:val="640"/>
      <w:marRight w:val="0"/>
      <w:marTop w:val="0"/>
      <w:marBottom w:val="0"/>
      <w:divBdr>
        <w:top w:val="none" w:sz="0" w:space="0" w:color="auto"/>
        <w:left w:val="none" w:sz="0" w:space="0" w:color="auto"/>
        <w:bottom w:val="none" w:sz="0" w:space="0" w:color="auto"/>
        <w:right w:val="none" w:sz="0" w:space="0" w:color="auto"/>
      </w:divBdr>
    </w:div>
    <w:div w:id="246035324">
      <w:marLeft w:val="640"/>
      <w:marRight w:val="0"/>
      <w:marTop w:val="0"/>
      <w:marBottom w:val="0"/>
      <w:divBdr>
        <w:top w:val="none" w:sz="0" w:space="0" w:color="auto"/>
        <w:left w:val="none" w:sz="0" w:space="0" w:color="auto"/>
        <w:bottom w:val="none" w:sz="0" w:space="0" w:color="auto"/>
        <w:right w:val="none" w:sz="0" w:space="0" w:color="auto"/>
      </w:divBdr>
    </w:div>
    <w:div w:id="246112023">
      <w:marLeft w:val="640"/>
      <w:marRight w:val="0"/>
      <w:marTop w:val="0"/>
      <w:marBottom w:val="0"/>
      <w:divBdr>
        <w:top w:val="none" w:sz="0" w:space="0" w:color="auto"/>
        <w:left w:val="none" w:sz="0" w:space="0" w:color="auto"/>
        <w:bottom w:val="none" w:sz="0" w:space="0" w:color="auto"/>
        <w:right w:val="none" w:sz="0" w:space="0" w:color="auto"/>
      </w:divBdr>
    </w:div>
    <w:div w:id="246692011">
      <w:marLeft w:val="640"/>
      <w:marRight w:val="0"/>
      <w:marTop w:val="0"/>
      <w:marBottom w:val="0"/>
      <w:divBdr>
        <w:top w:val="none" w:sz="0" w:space="0" w:color="auto"/>
        <w:left w:val="none" w:sz="0" w:space="0" w:color="auto"/>
        <w:bottom w:val="none" w:sz="0" w:space="0" w:color="auto"/>
        <w:right w:val="none" w:sz="0" w:space="0" w:color="auto"/>
      </w:divBdr>
    </w:div>
    <w:div w:id="246767326">
      <w:marLeft w:val="640"/>
      <w:marRight w:val="0"/>
      <w:marTop w:val="0"/>
      <w:marBottom w:val="0"/>
      <w:divBdr>
        <w:top w:val="none" w:sz="0" w:space="0" w:color="auto"/>
        <w:left w:val="none" w:sz="0" w:space="0" w:color="auto"/>
        <w:bottom w:val="none" w:sz="0" w:space="0" w:color="auto"/>
        <w:right w:val="none" w:sz="0" w:space="0" w:color="auto"/>
      </w:divBdr>
    </w:div>
    <w:div w:id="247159090">
      <w:marLeft w:val="640"/>
      <w:marRight w:val="0"/>
      <w:marTop w:val="0"/>
      <w:marBottom w:val="0"/>
      <w:divBdr>
        <w:top w:val="none" w:sz="0" w:space="0" w:color="auto"/>
        <w:left w:val="none" w:sz="0" w:space="0" w:color="auto"/>
        <w:bottom w:val="none" w:sz="0" w:space="0" w:color="auto"/>
        <w:right w:val="none" w:sz="0" w:space="0" w:color="auto"/>
      </w:divBdr>
    </w:div>
    <w:div w:id="247423375">
      <w:marLeft w:val="640"/>
      <w:marRight w:val="0"/>
      <w:marTop w:val="0"/>
      <w:marBottom w:val="0"/>
      <w:divBdr>
        <w:top w:val="none" w:sz="0" w:space="0" w:color="auto"/>
        <w:left w:val="none" w:sz="0" w:space="0" w:color="auto"/>
        <w:bottom w:val="none" w:sz="0" w:space="0" w:color="auto"/>
        <w:right w:val="none" w:sz="0" w:space="0" w:color="auto"/>
      </w:divBdr>
    </w:div>
    <w:div w:id="248125350">
      <w:marLeft w:val="640"/>
      <w:marRight w:val="0"/>
      <w:marTop w:val="0"/>
      <w:marBottom w:val="0"/>
      <w:divBdr>
        <w:top w:val="none" w:sz="0" w:space="0" w:color="auto"/>
        <w:left w:val="none" w:sz="0" w:space="0" w:color="auto"/>
        <w:bottom w:val="none" w:sz="0" w:space="0" w:color="auto"/>
        <w:right w:val="none" w:sz="0" w:space="0" w:color="auto"/>
      </w:divBdr>
    </w:div>
    <w:div w:id="248199265">
      <w:marLeft w:val="480"/>
      <w:marRight w:val="0"/>
      <w:marTop w:val="0"/>
      <w:marBottom w:val="0"/>
      <w:divBdr>
        <w:top w:val="none" w:sz="0" w:space="0" w:color="auto"/>
        <w:left w:val="none" w:sz="0" w:space="0" w:color="auto"/>
        <w:bottom w:val="none" w:sz="0" w:space="0" w:color="auto"/>
        <w:right w:val="none" w:sz="0" w:space="0" w:color="auto"/>
      </w:divBdr>
    </w:div>
    <w:div w:id="248587949">
      <w:marLeft w:val="640"/>
      <w:marRight w:val="0"/>
      <w:marTop w:val="0"/>
      <w:marBottom w:val="0"/>
      <w:divBdr>
        <w:top w:val="none" w:sz="0" w:space="0" w:color="auto"/>
        <w:left w:val="none" w:sz="0" w:space="0" w:color="auto"/>
        <w:bottom w:val="none" w:sz="0" w:space="0" w:color="auto"/>
        <w:right w:val="none" w:sz="0" w:space="0" w:color="auto"/>
      </w:divBdr>
    </w:div>
    <w:div w:id="248588283">
      <w:marLeft w:val="640"/>
      <w:marRight w:val="0"/>
      <w:marTop w:val="0"/>
      <w:marBottom w:val="0"/>
      <w:divBdr>
        <w:top w:val="none" w:sz="0" w:space="0" w:color="auto"/>
        <w:left w:val="none" w:sz="0" w:space="0" w:color="auto"/>
        <w:bottom w:val="none" w:sz="0" w:space="0" w:color="auto"/>
        <w:right w:val="none" w:sz="0" w:space="0" w:color="auto"/>
      </w:divBdr>
    </w:div>
    <w:div w:id="248736158">
      <w:marLeft w:val="640"/>
      <w:marRight w:val="0"/>
      <w:marTop w:val="0"/>
      <w:marBottom w:val="0"/>
      <w:divBdr>
        <w:top w:val="none" w:sz="0" w:space="0" w:color="auto"/>
        <w:left w:val="none" w:sz="0" w:space="0" w:color="auto"/>
        <w:bottom w:val="none" w:sz="0" w:space="0" w:color="auto"/>
        <w:right w:val="none" w:sz="0" w:space="0" w:color="auto"/>
      </w:divBdr>
    </w:div>
    <w:div w:id="248931576">
      <w:marLeft w:val="640"/>
      <w:marRight w:val="0"/>
      <w:marTop w:val="0"/>
      <w:marBottom w:val="0"/>
      <w:divBdr>
        <w:top w:val="none" w:sz="0" w:space="0" w:color="auto"/>
        <w:left w:val="none" w:sz="0" w:space="0" w:color="auto"/>
        <w:bottom w:val="none" w:sz="0" w:space="0" w:color="auto"/>
        <w:right w:val="none" w:sz="0" w:space="0" w:color="auto"/>
      </w:divBdr>
    </w:div>
    <w:div w:id="249193884">
      <w:marLeft w:val="640"/>
      <w:marRight w:val="0"/>
      <w:marTop w:val="0"/>
      <w:marBottom w:val="0"/>
      <w:divBdr>
        <w:top w:val="none" w:sz="0" w:space="0" w:color="auto"/>
        <w:left w:val="none" w:sz="0" w:space="0" w:color="auto"/>
        <w:bottom w:val="none" w:sz="0" w:space="0" w:color="auto"/>
        <w:right w:val="none" w:sz="0" w:space="0" w:color="auto"/>
      </w:divBdr>
    </w:div>
    <w:div w:id="249631371">
      <w:marLeft w:val="640"/>
      <w:marRight w:val="0"/>
      <w:marTop w:val="0"/>
      <w:marBottom w:val="0"/>
      <w:divBdr>
        <w:top w:val="none" w:sz="0" w:space="0" w:color="auto"/>
        <w:left w:val="none" w:sz="0" w:space="0" w:color="auto"/>
        <w:bottom w:val="none" w:sz="0" w:space="0" w:color="auto"/>
        <w:right w:val="none" w:sz="0" w:space="0" w:color="auto"/>
      </w:divBdr>
    </w:div>
    <w:div w:id="250547786">
      <w:marLeft w:val="640"/>
      <w:marRight w:val="0"/>
      <w:marTop w:val="0"/>
      <w:marBottom w:val="0"/>
      <w:divBdr>
        <w:top w:val="none" w:sz="0" w:space="0" w:color="auto"/>
        <w:left w:val="none" w:sz="0" w:space="0" w:color="auto"/>
        <w:bottom w:val="none" w:sz="0" w:space="0" w:color="auto"/>
        <w:right w:val="none" w:sz="0" w:space="0" w:color="auto"/>
      </w:divBdr>
    </w:div>
    <w:div w:id="251013326">
      <w:marLeft w:val="640"/>
      <w:marRight w:val="0"/>
      <w:marTop w:val="0"/>
      <w:marBottom w:val="0"/>
      <w:divBdr>
        <w:top w:val="none" w:sz="0" w:space="0" w:color="auto"/>
        <w:left w:val="none" w:sz="0" w:space="0" w:color="auto"/>
        <w:bottom w:val="none" w:sz="0" w:space="0" w:color="auto"/>
        <w:right w:val="none" w:sz="0" w:space="0" w:color="auto"/>
      </w:divBdr>
    </w:div>
    <w:div w:id="251165857">
      <w:marLeft w:val="640"/>
      <w:marRight w:val="0"/>
      <w:marTop w:val="0"/>
      <w:marBottom w:val="0"/>
      <w:divBdr>
        <w:top w:val="none" w:sz="0" w:space="0" w:color="auto"/>
        <w:left w:val="none" w:sz="0" w:space="0" w:color="auto"/>
        <w:bottom w:val="none" w:sz="0" w:space="0" w:color="auto"/>
        <w:right w:val="none" w:sz="0" w:space="0" w:color="auto"/>
      </w:divBdr>
    </w:div>
    <w:div w:id="251201684">
      <w:marLeft w:val="640"/>
      <w:marRight w:val="0"/>
      <w:marTop w:val="0"/>
      <w:marBottom w:val="0"/>
      <w:divBdr>
        <w:top w:val="none" w:sz="0" w:space="0" w:color="auto"/>
        <w:left w:val="none" w:sz="0" w:space="0" w:color="auto"/>
        <w:bottom w:val="none" w:sz="0" w:space="0" w:color="auto"/>
        <w:right w:val="none" w:sz="0" w:space="0" w:color="auto"/>
      </w:divBdr>
    </w:div>
    <w:div w:id="251359433">
      <w:marLeft w:val="640"/>
      <w:marRight w:val="0"/>
      <w:marTop w:val="0"/>
      <w:marBottom w:val="0"/>
      <w:divBdr>
        <w:top w:val="none" w:sz="0" w:space="0" w:color="auto"/>
        <w:left w:val="none" w:sz="0" w:space="0" w:color="auto"/>
        <w:bottom w:val="none" w:sz="0" w:space="0" w:color="auto"/>
        <w:right w:val="none" w:sz="0" w:space="0" w:color="auto"/>
      </w:divBdr>
    </w:div>
    <w:div w:id="251741766">
      <w:marLeft w:val="640"/>
      <w:marRight w:val="0"/>
      <w:marTop w:val="0"/>
      <w:marBottom w:val="0"/>
      <w:divBdr>
        <w:top w:val="none" w:sz="0" w:space="0" w:color="auto"/>
        <w:left w:val="none" w:sz="0" w:space="0" w:color="auto"/>
        <w:bottom w:val="none" w:sz="0" w:space="0" w:color="auto"/>
        <w:right w:val="none" w:sz="0" w:space="0" w:color="auto"/>
      </w:divBdr>
    </w:div>
    <w:div w:id="252473525">
      <w:marLeft w:val="640"/>
      <w:marRight w:val="0"/>
      <w:marTop w:val="0"/>
      <w:marBottom w:val="0"/>
      <w:divBdr>
        <w:top w:val="none" w:sz="0" w:space="0" w:color="auto"/>
        <w:left w:val="none" w:sz="0" w:space="0" w:color="auto"/>
        <w:bottom w:val="none" w:sz="0" w:space="0" w:color="auto"/>
        <w:right w:val="none" w:sz="0" w:space="0" w:color="auto"/>
      </w:divBdr>
    </w:div>
    <w:div w:id="252519883">
      <w:marLeft w:val="640"/>
      <w:marRight w:val="0"/>
      <w:marTop w:val="0"/>
      <w:marBottom w:val="0"/>
      <w:divBdr>
        <w:top w:val="none" w:sz="0" w:space="0" w:color="auto"/>
        <w:left w:val="none" w:sz="0" w:space="0" w:color="auto"/>
        <w:bottom w:val="none" w:sz="0" w:space="0" w:color="auto"/>
        <w:right w:val="none" w:sz="0" w:space="0" w:color="auto"/>
      </w:divBdr>
    </w:div>
    <w:div w:id="253438434">
      <w:marLeft w:val="640"/>
      <w:marRight w:val="0"/>
      <w:marTop w:val="0"/>
      <w:marBottom w:val="0"/>
      <w:divBdr>
        <w:top w:val="none" w:sz="0" w:space="0" w:color="auto"/>
        <w:left w:val="none" w:sz="0" w:space="0" w:color="auto"/>
        <w:bottom w:val="none" w:sz="0" w:space="0" w:color="auto"/>
        <w:right w:val="none" w:sz="0" w:space="0" w:color="auto"/>
      </w:divBdr>
    </w:div>
    <w:div w:id="254243209">
      <w:marLeft w:val="640"/>
      <w:marRight w:val="0"/>
      <w:marTop w:val="0"/>
      <w:marBottom w:val="0"/>
      <w:divBdr>
        <w:top w:val="none" w:sz="0" w:space="0" w:color="auto"/>
        <w:left w:val="none" w:sz="0" w:space="0" w:color="auto"/>
        <w:bottom w:val="none" w:sz="0" w:space="0" w:color="auto"/>
        <w:right w:val="none" w:sz="0" w:space="0" w:color="auto"/>
      </w:divBdr>
    </w:div>
    <w:div w:id="254442719">
      <w:marLeft w:val="640"/>
      <w:marRight w:val="0"/>
      <w:marTop w:val="0"/>
      <w:marBottom w:val="0"/>
      <w:divBdr>
        <w:top w:val="none" w:sz="0" w:space="0" w:color="auto"/>
        <w:left w:val="none" w:sz="0" w:space="0" w:color="auto"/>
        <w:bottom w:val="none" w:sz="0" w:space="0" w:color="auto"/>
        <w:right w:val="none" w:sz="0" w:space="0" w:color="auto"/>
      </w:divBdr>
    </w:div>
    <w:div w:id="254830818">
      <w:marLeft w:val="640"/>
      <w:marRight w:val="0"/>
      <w:marTop w:val="0"/>
      <w:marBottom w:val="0"/>
      <w:divBdr>
        <w:top w:val="none" w:sz="0" w:space="0" w:color="auto"/>
        <w:left w:val="none" w:sz="0" w:space="0" w:color="auto"/>
        <w:bottom w:val="none" w:sz="0" w:space="0" w:color="auto"/>
        <w:right w:val="none" w:sz="0" w:space="0" w:color="auto"/>
      </w:divBdr>
    </w:div>
    <w:div w:id="255090296">
      <w:marLeft w:val="640"/>
      <w:marRight w:val="0"/>
      <w:marTop w:val="0"/>
      <w:marBottom w:val="0"/>
      <w:divBdr>
        <w:top w:val="none" w:sz="0" w:space="0" w:color="auto"/>
        <w:left w:val="none" w:sz="0" w:space="0" w:color="auto"/>
        <w:bottom w:val="none" w:sz="0" w:space="0" w:color="auto"/>
        <w:right w:val="none" w:sz="0" w:space="0" w:color="auto"/>
      </w:divBdr>
    </w:div>
    <w:div w:id="255134839">
      <w:marLeft w:val="640"/>
      <w:marRight w:val="0"/>
      <w:marTop w:val="0"/>
      <w:marBottom w:val="0"/>
      <w:divBdr>
        <w:top w:val="none" w:sz="0" w:space="0" w:color="auto"/>
        <w:left w:val="none" w:sz="0" w:space="0" w:color="auto"/>
        <w:bottom w:val="none" w:sz="0" w:space="0" w:color="auto"/>
        <w:right w:val="none" w:sz="0" w:space="0" w:color="auto"/>
      </w:divBdr>
    </w:div>
    <w:div w:id="255334593">
      <w:marLeft w:val="640"/>
      <w:marRight w:val="0"/>
      <w:marTop w:val="0"/>
      <w:marBottom w:val="0"/>
      <w:divBdr>
        <w:top w:val="none" w:sz="0" w:space="0" w:color="auto"/>
        <w:left w:val="none" w:sz="0" w:space="0" w:color="auto"/>
        <w:bottom w:val="none" w:sz="0" w:space="0" w:color="auto"/>
        <w:right w:val="none" w:sz="0" w:space="0" w:color="auto"/>
      </w:divBdr>
    </w:div>
    <w:div w:id="255477709">
      <w:marLeft w:val="640"/>
      <w:marRight w:val="0"/>
      <w:marTop w:val="0"/>
      <w:marBottom w:val="0"/>
      <w:divBdr>
        <w:top w:val="none" w:sz="0" w:space="0" w:color="auto"/>
        <w:left w:val="none" w:sz="0" w:space="0" w:color="auto"/>
        <w:bottom w:val="none" w:sz="0" w:space="0" w:color="auto"/>
        <w:right w:val="none" w:sz="0" w:space="0" w:color="auto"/>
      </w:divBdr>
    </w:div>
    <w:div w:id="255748368">
      <w:marLeft w:val="640"/>
      <w:marRight w:val="0"/>
      <w:marTop w:val="0"/>
      <w:marBottom w:val="0"/>
      <w:divBdr>
        <w:top w:val="none" w:sz="0" w:space="0" w:color="auto"/>
        <w:left w:val="none" w:sz="0" w:space="0" w:color="auto"/>
        <w:bottom w:val="none" w:sz="0" w:space="0" w:color="auto"/>
        <w:right w:val="none" w:sz="0" w:space="0" w:color="auto"/>
      </w:divBdr>
    </w:div>
    <w:div w:id="257057498">
      <w:marLeft w:val="640"/>
      <w:marRight w:val="0"/>
      <w:marTop w:val="0"/>
      <w:marBottom w:val="0"/>
      <w:divBdr>
        <w:top w:val="none" w:sz="0" w:space="0" w:color="auto"/>
        <w:left w:val="none" w:sz="0" w:space="0" w:color="auto"/>
        <w:bottom w:val="none" w:sz="0" w:space="0" w:color="auto"/>
        <w:right w:val="none" w:sz="0" w:space="0" w:color="auto"/>
      </w:divBdr>
    </w:div>
    <w:div w:id="257105334">
      <w:marLeft w:val="640"/>
      <w:marRight w:val="0"/>
      <w:marTop w:val="0"/>
      <w:marBottom w:val="0"/>
      <w:divBdr>
        <w:top w:val="none" w:sz="0" w:space="0" w:color="auto"/>
        <w:left w:val="none" w:sz="0" w:space="0" w:color="auto"/>
        <w:bottom w:val="none" w:sz="0" w:space="0" w:color="auto"/>
        <w:right w:val="none" w:sz="0" w:space="0" w:color="auto"/>
      </w:divBdr>
    </w:div>
    <w:div w:id="257299040">
      <w:marLeft w:val="640"/>
      <w:marRight w:val="0"/>
      <w:marTop w:val="0"/>
      <w:marBottom w:val="0"/>
      <w:divBdr>
        <w:top w:val="none" w:sz="0" w:space="0" w:color="auto"/>
        <w:left w:val="none" w:sz="0" w:space="0" w:color="auto"/>
        <w:bottom w:val="none" w:sz="0" w:space="0" w:color="auto"/>
        <w:right w:val="none" w:sz="0" w:space="0" w:color="auto"/>
      </w:divBdr>
    </w:div>
    <w:div w:id="257907139">
      <w:marLeft w:val="640"/>
      <w:marRight w:val="0"/>
      <w:marTop w:val="0"/>
      <w:marBottom w:val="0"/>
      <w:divBdr>
        <w:top w:val="none" w:sz="0" w:space="0" w:color="auto"/>
        <w:left w:val="none" w:sz="0" w:space="0" w:color="auto"/>
        <w:bottom w:val="none" w:sz="0" w:space="0" w:color="auto"/>
        <w:right w:val="none" w:sz="0" w:space="0" w:color="auto"/>
      </w:divBdr>
    </w:div>
    <w:div w:id="258028609">
      <w:marLeft w:val="640"/>
      <w:marRight w:val="0"/>
      <w:marTop w:val="0"/>
      <w:marBottom w:val="0"/>
      <w:divBdr>
        <w:top w:val="none" w:sz="0" w:space="0" w:color="auto"/>
        <w:left w:val="none" w:sz="0" w:space="0" w:color="auto"/>
        <w:bottom w:val="none" w:sz="0" w:space="0" w:color="auto"/>
        <w:right w:val="none" w:sz="0" w:space="0" w:color="auto"/>
      </w:divBdr>
    </w:div>
    <w:div w:id="259216307">
      <w:marLeft w:val="640"/>
      <w:marRight w:val="0"/>
      <w:marTop w:val="0"/>
      <w:marBottom w:val="0"/>
      <w:divBdr>
        <w:top w:val="none" w:sz="0" w:space="0" w:color="auto"/>
        <w:left w:val="none" w:sz="0" w:space="0" w:color="auto"/>
        <w:bottom w:val="none" w:sz="0" w:space="0" w:color="auto"/>
        <w:right w:val="none" w:sz="0" w:space="0" w:color="auto"/>
      </w:divBdr>
    </w:div>
    <w:div w:id="260258150">
      <w:marLeft w:val="640"/>
      <w:marRight w:val="0"/>
      <w:marTop w:val="0"/>
      <w:marBottom w:val="0"/>
      <w:divBdr>
        <w:top w:val="none" w:sz="0" w:space="0" w:color="auto"/>
        <w:left w:val="none" w:sz="0" w:space="0" w:color="auto"/>
        <w:bottom w:val="none" w:sz="0" w:space="0" w:color="auto"/>
        <w:right w:val="none" w:sz="0" w:space="0" w:color="auto"/>
      </w:divBdr>
    </w:div>
    <w:div w:id="260261758">
      <w:marLeft w:val="640"/>
      <w:marRight w:val="0"/>
      <w:marTop w:val="0"/>
      <w:marBottom w:val="0"/>
      <w:divBdr>
        <w:top w:val="none" w:sz="0" w:space="0" w:color="auto"/>
        <w:left w:val="none" w:sz="0" w:space="0" w:color="auto"/>
        <w:bottom w:val="none" w:sz="0" w:space="0" w:color="auto"/>
        <w:right w:val="none" w:sz="0" w:space="0" w:color="auto"/>
      </w:divBdr>
    </w:div>
    <w:div w:id="260643562">
      <w:marLeft w:val="640"/>
      <w:marRight w:val="0"/>
      <w:marTop w:val="0"/>
      <w:marBottom w:val="0"/>
      <w:divBdr>
        <w:top w:val="none" w:sz="0" w:space="0" w:color="auto"/>
        <w:left w:val="none" w:sz="0" w:space="0" w:color="auto"/>
        <w:bottom w:val="none" w:sz="0" w:space="0" w:color="auto"/>
        <w:right w:val="none" w:sz="0" w:space="0" w:color="auto"/>
      </w:divBdr>
    </w:div>
    <w:div w:id="262110219">
      <w:marLeft w:val="640"/>
      <w:marRight w:val="0"/>
      <w:marTop w:val="0"/>
      <w:marBottom w:val="0"/>
      <w:divBdr>
        <w:top w:val="none" w:sz="0" w:space="0" w:color="auto"/>
        <w:left w:val="none" w:sz="0" w:space="0" w:color="auto"/>
        <w:bottom w:val="none" w:sz="0" w:space="0" w:color="auto"/>
        <w:right w:val="none" w:sz="0" w:space="0" w:color="auto"/>
      </w:divBdr>
    </w:div>
    <w:div w:id="262494228">
      <w:marLeft w:val="640"/>
      <w:marRight w:val="0"/>
      <w:marTop w:val="0"/>
      <w:marBottom w:val="0"/>
      <w:divBdr>
        <w:top w:val="none" w:sz="0" w:space="0" w:color="auto"/>
        <w:left w:val="none" w:sz="0" w:space="0" w:color="auto"/>
        <w:bottom w:val="none" w:sz="0" w:space="0" w:color="auto"/>
        <w:right w:val="none" w:sz="0" w:space="0" w:color="auto"/>
      </w:divBdr>
    </w:div>
    <w:div w:id="263729802">
      <w:marLeft w:val="640"/>
      <w:marRight w:val="0"/>
      <w:marTop w:val="0"/>
      <w:marBottom w:val="0"/>
      <w:divBdr>
        <w:top w:val="none" w:sz="0" w:space="0" w:color="auto"/>
        <w:left w:val="none" w:sz="0" w:space="0" w:color="auto"/>
        <w:bottom w:val="none" w:sz="0" w:space="0" w:color="auto"/>
        <w:right w:val="none" w:sz="0" w:space="0" w:color="auto"/>
      </w:divBdr>
    </w:div>
    <w:div w:id="265500610">
      <w:marLeft w:val="640"/>
      <w:marRight w:val="0"/>
      <w:marTop w:val="0"/>
      <w:marBottom w:val="0"/>
      <w:divBdr>
        <w:top w:val="none" w:sz="0" w:space="0" w:color="auto"/>
        <w:left w:val="none" w:sz="0" w:space="0" w:color="auto"/>
        <w:bottom w:val="none" w:sz="0" w:space="0" w:color="auto"/>
        <w:right w:val="none" w:sz="0" w:space="0" w:color="auto"/>
      </w:divBdr>
    </w:div>
    <w:div w:id="265696605">
      <w:marLeft w:val="640"/>
      <w:marRight w:val="0"/>
      <w:marTop w:val="0"/>
      <w:marBottom w:val="0"/>
      <w:divBdr>
        <w:top w:val="none" w:sz="0" w:space="0" w:color="auto"/>
        <w:left w:val="none" w:sz="0" w:space="0" w:color="auto"/>
        <w:bottom w:val="none" w:sz="0" w:space="0" w:color="auto"/>
        <w:right w:val="none" w:sz="0" w:space="0" w:color="auto"/>
      </w:divBdr>
    </w:div>
    <w:div w:id="266012986">
      <w:marLeft w:val="640"/>
      <w:marRight w:val="0"/>
      <w:marTop w:val="0"/>
      <w:marBottom w:val="0"/>
      <w:divBdr>
        <w:top w:val="none" w:sz="0" w:space="0" w:color="auto"/>
        <w:left w:val="none" w:sz="0" w:space="0" w:color="auto"/>
        <w:bottom w:val="none" w:sz="0" w:space="0" w:color="auto"/>
        <w:right w:val="none" w:sz="0" w:space="0" w:color="auto"/>
      </w:divBdr>
    </w:div>
    <w:div w:id="266426509">
      <w:marLeft w:val="640"/>
      <w:marRight w:val="0"/>
      <w:marTop w:val="0"/>
      <w:marBottom w:val="0"/>
      <w:divBdr>
        <w:top w:val="none" w:sz="0" w:space="0" w:color="auto"/>
        <w:left w:val="none" w:sz="0" w:space="0" w:color="auto"/>
        <w:bottom w:val="none" w:sz="0" w:space="0" w:color="auto"/>
        <w:right w:val="none" w:sz="0" w:space="0" w:color="auto"/>
      </w:divBdr>
    </w:div>
    <w:div w:id="266501286">
      <w:marLeft w:val="640"/>
      <w:marRight w:val="0"/>
      <w:marTop w:val="0"/>
      <w:marBottom w:val="0"/>
      <w:divBdr>
        <w:top w:val="none" w:sz="0" w:space="0" w:color="auto"/>
        <w:left w:val="none" w:sz="0" w:space="0" w:color="auto"/>
        <w:bottom w:val="none" w:sz="0" w:space="0" w:color="auto"/>
        <w:right w:val="none" w:sz="0" w:space="0" w:color="auto"/>
      </w:divBdr>
    </w:div>
    <w:div w:id="266548997">
      <w:marLeft w:val="640"/>
      <w:marRight w:val="0"/>
      <w:marTop w:val="0"/>
      <w:marBottom w:val="0"/>
      <w:divBdr>
        <w:top w:val="none" w:sz="0" w:space="0" w:color="auto"/>
        <w:left w:val="none" w:sz="0" w:space="0" w:color="auto"/>
        <w:bottom w:val="none" w:sz="0" w:space="0" w:color="auto"/>
        <w:right w:val="none" w:sz="0" w:space="0" w:color="auto"/>
      </w:divBdr>
    </w:div>
    <w:div w:id="267080684">
      <w:marLeft w:val="640"/>
      <w:marRight w:val="0"/>
      <w:marTop w:val="0"/>
      <w:marBottom w:val="0"/>
      <w:divBdr>
        <w:top w:val="none" w:sz="0" w:space="0" w:color="auto"/>
        <w:left w:val="none" w:sz="0" w:space="0" w:color="auto"/>
        <w:bottom w:val="none" w:sz="0" w:space="0" w:color="auto"/>
        <w:right w:val="none" w:sz="0" w:space="0" w:color="auto"/>
      </w:divBdr>
    </w:div>
    <w:div w:id="268124619">
      <w:marLeft w:val="640"/>
      <w:marRight w:val="0"/>
      <w:marTop w:val="0"/>
      <w:marBottom w:val="0"/>
      <w:divBdr>
        <w:top w:val="none" w:sz="0" w:space="0" w:color="auto"/>
        <w:left w:val="none" w:sz="0" w:space="0" w:color="auto"/>
        <w:bottom w:val="none" w:sz="0" w:space="0" w:color="auto"/>
        <w:right w:val="none" w:sz="0" w:space="0" w:color="auto"/>
      </w:divBdr>
    </w:div>
    <w:div w:id="268858378">
      <w:marLeft w:val="640"/>
      <w:marRight w:val="0"/>
      <w:marTop w:val="0"/>
      <w:marBottom w:val="0"/>
      <w:divBdr>
        <w:top w:val="none" w:sz="0" w:space="0" w:color="auto"/>
        <w:left w:val="none" w:sz="0" w:space="0" w:color="auto"/>
        <w:bottom w:val="none" w:sz="0" w:space="0" w:color="auto"/>
        <w:right w:val="none" w:sz="0" w:space="0" w:color="auto"/>
      </w:divBdr>
    </w:div>
    <w:div w:id="270555474">
      <w:marLeft w:val="640"/>
      <w:marRight w:val="0"/>
      <w:marTop w:val="0"/>
      <w:marBottom w:val="0"/>
      <w:divBdr>
        <w:top w:val="none" w:sz="0" w:space="0" w:color="auto"/>
        <w:left w:val="none" w:sz="0" w:space="0" w:color="auto"/>
        <w:bottom w:val="none" w:sz="0" w:space="0" w:color="auto"/>
        <w:right w:val="none" w:sz="0" w:space="0" w:color="auto"/>
      </w:divBdr>
    </w:div>
    <w:div w:id="270892262">
      <w:marLeft w:val="640"/>
      <w:marRight w:val="0"/>
      <w:marTop w:val="0"/>
      <w:marBottom w:val="0"/>
      <w:divBdr>
        <w:top w:val="none" w:sz="0" w:space="0" w:color="auto"/>
        <w:left w:val="none" w:sz="0" w:space="0" w:color="auto"/>
        <w:bottom w:val="none" w:sz="0" w:space="0" w:color="auto"/>
        <w:right w:val="none" w:sz="0" w:space="0" w:color="auto"/>
      </w:divBdr>
    </w:div>
    <w:div w:id="271057415">
      <w:marLeft w:val="640"/>
      <w:marRight w:val="0"/>
      <w:marTop w:val="0"/>
      <w:marBottom w:val="0"/>
      <w:divBdr>
        <w:top w:val="none" w:sz="0" w:space="0" w:color="auto"/>
        <w:left w:val="none" w:sz="0" w:space="0" w:color="auto"/>
        <w:bottom w:val="none" w:sz="0" w:space="0" w:color="auto"/>
        <w:right w:val="none" w:sz="0" w:space="0" w:color="auto"/>
      </w:divBdr>
    </w:div>
    <w:div w:id="272127313">
      <w:marLeft w:val="640"/>
      <w:marRight w:val="0"/>
      <w:marTop w:val="0"/>
      <w:marBottom w:val="0"/>
      <w:divBdr>
        <w:top w:val="none" w:sz="0" w:space="0" w:color="auto"/>
        <w:left w:val="none" w:sz="0" w:space="0" w:color="auto"/>
        <w:bottom w:val="none" w:sz="0" w:space="0" w:color="auto"/>
        <w:right w:val="none" w:sz="0" w:space="0" w:color="auto"/>
      </w:divBdr>
    </w:div>
    <w:div w:id="272636133">
      <w:marLeft w:val="640"/>
      <w:marRight w:val="0"/>
      <w:marTop w:val="0"/>
      <w:marBottom w:val="0"/>
      <w:divBdr>
        <w:top w:val="none" w:sz="0" w:space="0" w:color="auto"/>
        <w:left w:val="none" w:sz="0" w:space="0" w:color="auto"/>
        <w:bottom w:val="none" w:sz="0" w:space="0" w:color="auto"/>
        <w:right w:val="none" w:sz="0" w:space="0" w:color="auto"/>
      </w:divBdr>
    </w:div>
    <w:div w:id="273362231">
      <w:marLeft w:val="640"/>
      <w:marRight w:val="0"/>
      <w:marTop w:val="0"/>
      <w:marBottom w:val="0"/>
      <w:divBdr>
        <w:top w:val="none" w:sz="0" w:space="0" w:color="auto"/>
        <w:left w:val="none" w:sz="0" w:space="0" w:color="auto"/>
        <w:bottom w:val="none" w:sz="0" w:space="0" w:color="auto"/>
        <w:right w:val="none" w:sz="0" w:space="0" w:color="auto"/>
      </w:divBdr>
    </w:div>
    <w:div w:id="273947008">
      <w:marLeft w:val="480"/>
      <w:marRight w:val="0"/>
      <w:marTop w:val="0"/>
      <w:marBottom w:val="0"/>
      <w:divBdr>
        <w:top w:val="none" w:sz="0" w:space="0" w:color="auto"/>
        <w:left w:val="none" w:sz="0" w:space="0" w:color="auto"/>
        <w:bottom w:val="none" w:sz="0" w:space="0" w:color="auto"/>
        <w:right w:val="none" w:sz="0" w:space="0" w:color="auto"/>
      </w:divBdr>
    </w:div>
    <w:div w:id="274215896">
      <w:marLeft w:val="640"/>
      <w:marRight w:val="0"/>
      <w:marTop w:val="0"/>
      <w:marBottom w:val="0"/>
      <w:divBdr>
        <w:top w:val="none" w:sz="0" w:space="0" w:color="auto"/>
        <w:left w:val="none" w:sz="0" w:space="0" w:color="auto"/>
        <w:bottom w:val="none" w:sz="0" w:space="0" w:color="auto"/>
        <w:right w:val="none" w:sz="0" w:space="0" w:color="auto"/>
      </w:divBdr>
    </w:div>
    <w:div w:id="274602539">
      <w:marLeft w:val="640"/>
      <w:marRight w:val="0"/>
      <w:marTop w:val="0"/>
      <w:marBottom w:val="0"/>
      <w:divBdr>
        <w:top w:val="none" w:sz="0" w:space="0" w:color="auto"/>
        <w:left w:val="none" w:sz="0" w:space="0" w:color="auto"/>
        <w:bottom w:val="none" w:sz="0" w:space="0" w:color="auto"/>
        <w:right w:val="none" w:sz="0" w:space="0" w:color="auto"/>
      </w:divBdr>
    </w:div>
    <w:div w:id="274943954">
      <w:marLeft w:val="640"/>
      <w:marRight w:val="0"/>
      <w:marTop w:val="0"/>
      <w:marBottom w:val="0"/>
      <w:divBdr>
        <w:top w:val="none" w:sz="0" w:space="0" w:color="auto"/>
        <w:left w:val="none" w:sz="0" w:space="0" w:color="auto"/>
        <w:bottom w:val="none" w:sz="0" w:space="0" w:color="auto"/>
        <w:right w:val="none" w:sz="0" w:space="0" w:color="auto"/>
      </w:divBdr>
    </w:div>
    <w:div w:id="275328606">
      <w:marLeft w:val="640"/>
      <w:marRight w:val="0"/>
      <w:marTop w:val="0"/>
      <w:marBottom w:val="0"/>
      <w:divBdr>
        <w:top w:val="none" w:sz="0" w:space="0" w:color="auto"/>
        <w:left w:val="none" w:sz="0" w:space="0" w:color="auto"/>
        <w:bottom w:val="none" w:sz="0" w:space="0" w:color="auto"/>
        <w:right w:val="none" w:sz="0" w:space="0" w:color="auto"/>
      </w:divBdr>
    </w:div>
    <w:div w:id="275406211">
      <w:marLeft w:val="640"/>
      <w:marRight w:val="0"/>
      <w:marTop w:val="0"/>
      <w:marBottom w:val="0"/>
      <w:divBdr>
        <w:top w:val="none" w:sz="0" w:space="0" w:color="auto"/>
        <w:left w:val="none" w:sz="0" w:space="0" w:color="auto"/>
        <w:bottom w:val="none" w:sz="0" w:space="0" w:color="auto"/>
        <w:right w:val="none" w:sz="0" w:space="0" w:color="auto"/>
      </w:divBdr>
    </w:div>
    <w:div w:id="275598827">
      <w:marLeft w:val="640"/>
      <w:marRight w:val="0"/>
      <w:marTop w:val="0"/>
      <w:marBottom w:val="0"/>
      <w:divBdr>
        <w:top w:val="none" w:sz="0" w:space="0" w:color="auto"/>
        <w:left w:val="none" w:sz="0" w:space="0" w:color="auto"/>
        <w:bottom w:val="none" w:sz="0" w:space="0" w:color="auto"/>
        <w:right w:val="none" w:sz="0" w:space="0" w:color="auto"/>
      </w:divBdr>
    </w:div>
    <w:div w:id="275842061">
      <w:marLeft w:val="640"/>
      <w:marRight w:val="0"/>
      <w:marTop w:val="0"/>
      <w:marBottom w:val="0"/>
      <w:divBdr>
        <w:top w:val="none" w:sz="0" w:space="0" w:color="auto"/>
        <w:left w:val="none" w:sz="0" w:space="0" w:color="auto"/>
        <w:bottom w:val="none" w:sz="0" w:space="0" w:color="auto"/>
        <w:right w:val="none" w:sz="0" w:space="0" w:color="auto"/>
      </w:divBdr>
    </w:div>
    <w:div w:id="275912229">
      <w:marLeft w:val="640"/>
      <w:marRight w:val="0"/>
      <w:marTop w:val="0"/>
      <w:marBottom w:val="0"/>
      <w:divBdr>
        <w:top w:val="none" w:sz="0" w:space="0" w:color="auto"/>
        <w:left w:val="none" w:sz="0" w:space="0" w:color="auto"/>
        <w:bottom w:val="none" w:sz="0" w:space="0" w:color="auto"/>
        <w:right w:val="none" w:sz="0" w:space="0" w:color="auto"/>
      </w:divBdr>
    </w:div>
    <w:div w:id="276642159">
      <w:marLeft w:val="640"/>
      <w:marRight w:val="0"/>
      <w:marTop w:val="0"/>
      <w:marBottom w:val="0"/>
      <w:divBdr>
        <w:top w:val="none" w:sz="0" w:space="0" w:color="auto"/>
        <w:left w:val="none" w:sz="0" w:space="0" w:color="auto"/>
        <w:bottom w:val="none" w:sz="0" w:space="0" w:color="auto"/>
        <w:right w:val="none" w:sz="0" w:space="0" w:color="auto"/>
      </w:divBdr>
    </w:div>
    <w:div w:id="277025787">
      <w:marLeft w:val="640"/>
      <w:marRight w:val="0"/>
      <w:marTop w:val="0"/>
      <w:marBottom w:val="0"/>
      <w:divBdr>
        <w:top w:val="none" w:sz="0" w:space="0" w:color="auto"/>
        <w:left w:val="none" w:sz="0" w:space="0" w:color="auto"/>
        <w:bottom w:val="none" w:sz="0" w:space="0" w:color="auto"/>
        <w:right w:val="none" w:sz="0" w:space="0" w:color="auto"/>
      </w:divBdr>
    </w:div>
    <w:div w:id="277102301">
      <w:marLeft w:val="640"/>
      <w:marRight w:val="0"/>
      <w:marTop w:val="0"/>
      <w:marBottom w:val="0"/>
      <w:divBdr>
        <w:top w:val="none" w:sz="0" w:space="0" w:color="auto"/>
        <w:left w:val="none" w:sz="0" w:space="0" w:color="auto"/>
        <w:bottom w:val="none" w:sz="0" w:space="0" w:color="auto"/>
        <w:right w:val="none" w:sz="0" w:space="0" w:color="auto"/>
      </w:divBdr>
    </w:div>
    <w:div w:id="277683618">
      <w:marLeft w:val="640"/>
      <w:marRight w:val="0"/>
      <w:marTop w:val="0"/>
      <w:marBottom w:val="0"/>
      <w:divBdr>
        <w:top w:val="none" w:sz="0" w:space="0" w:color="auto"/>
        <w:left w:val="none" w:sz="0" w:space="0" w:color="auto"/>
        <w:bottom w:val="none" w:sz="0" w:space="0" w:color="auto"/>
        <w:right w:val="none" w:sz="0" w:space="0" w:color="auto"/>
      </w:divBdr>
    </w:div>
    <w:div w:id="277761400">
      <w:marLeft w:val="640"/>
      <w:marRight w:val="0"/>
      <w:marTop w:val="0"/>
      <w:marBottom w:val="0"/>
      <w:divBdr>
        <w:top w:val="none" w:sz="0" w:space="0" w:color="auto"/>
        <w:left w:val="none" w:sz="0" w:space="0" w:color="auto"/>
        <w:bottom w:val="none" w:sz="0" w:space="0" w:color="auto"/>
        <w:right w:val="none" w:sz="0" w:space="0" w:color="auto"/>
      </w:divBdr>
    </w:div>
    <w:div w:id="277956010">
      <w:marLeft w:val="640"/>
      <w:marRight w:val="0"/>
      <w:marTop w:val="0"/>
      <w:marBottom w:val="0"/>
      <w:divBdr>
        <w:top w:val="none" w:sz="0" w:space="0" w:color="auto"/>
        <w:left w:val="none" w:sz="0" w:space="0" w:color="auto"/>
        <w:bottom w:val="none" w:sz="0" w:space="0" w:color="auto"/>
        <w:right w:val="none" w:sz="0" w:space="0" w:color="auto"/>
      </w:divBdr>
    </w:div>
    <w:div w:id="278486476">
      <w:marLeft w:val="640"/>
      <w:marRight w:val="0"/>
      <w:marTop w:val="0"/>
      <w:marBottom w:val="0"/>
      <w:divBdr>
        <w:top w:val="none" w:sz="0" w:space="0" w:color="auto"/>
        <w:left w:val="none" w:sz="0" w:space="0" w:color="auto"/>
        <w:bottom w:val="none" w:sz="0" w:space="0" w:color="auto"/>
        <w:right w:val="none" w:sz="0" w:space="0" w:color="auto"/>
      </w:divBdr>
    </w:div>
    <w:div w:id="278807427">
      <w:marLeft w:val="640"/>
      <w:marRight w:val="0"/>
      <w:marTop w:val="0"/>
      <w:marBottom w:val="0"/>
      <w:divBdr>
        <w:top w:val="none" w:sz="0" w:space="0" w:color="auto"/>
        <w:left w:val="none" w:sz="0" w:space="0" w:color="auto"/>
        <w:bottom w:val="none" w:sz="0" w:space="0" w:color="auto"/>
        <w:right w:val="none" w:sz="0" w:space="0" w:color="auto"/>
      </w:divBdr>
    </w:div>
    <w:div w:id="279649264">
      <w:marLeft w:val="640"/>
      <w:marRight w:val="0"/>
      <w:marTop w:val="0"/>
      <w:marBottom w:val="0"/>
      <w:divBdr>
        <w:top w:val="none" w:sz="0" w:space="0" w:color="auto"/>
        <w:left w:val="none" w:sz="0" w:space="0" w:color="auto"/>
        <w:bottom w:val="none" w:sz="0" w:space="0" w:color="auto"/>
        <w:right w:val="none" w:sz="0" w:space="0" w:color="auto"/>
      </w:divBdr>
    </w:div>
    <w:div w:id="280503413">
      <w:marLeft w:val="640"/>
      <w:marRight w:val="0"/>
      <w:marTop w:val="0"/>
      <w:marBottom w:val="0"/>
      <w:divBdr>
        <w:top w:val="none" w:sz="0" w:space="0" w:color="auto"/>
        <w:left w:val="none" w:sz="0" w:space="0" w:color="auto"/>
        <w:bottom w:val="none" w:sz="0" w:space="0" w:color="auto"/>
        <w:right w:val="none" w:sz="0" w:space="0" w:color="auto"/>
      </w:divBdr>
    </w:div>
    <w:div w:id="280695535">
      <w:marLeft w:val="640"/>
      <w:marRight w:val="0"/>
      <w:marTop w:val="0"/>
      <w:marBottom w:val="0"/>
      <w:divBdr>
        <w:top w:val="none" w:sz="0" w:space="0" w:color="auto"/>
        <w:left w:val="none" w:sz="0" w:space="0" w:color="auto"/>
        <w:bottom w:val="none" w:sz="0" w:space="0" w:color="auto"/>
        <w:right w:val="none" w:sz="0" w:space="0" w:color="auto"/>
      </w:divBdr>
    </w:div>
    <w:div w:id="281040515">
      <w:marLeft w:val="640"/>
      <w:marRight w:val="0"/>
      <w:marTop w:val="0"/>
      <w:marBottom w:val="0"/>
      <w:divBdr>
        <w:top w:val="none" w:sz="0" w:space="0" w:color="auto"/>
        <w:left w:val="none" w:sz="0" w:space="0" w:color="auto"/>
        <w:bottom w:val="none" w:sz="0" w:space="0" w:color="auto"/>
        <w:right w:val="none" w:sz="0" w:space="0" w:color="auto"/>
      </w:divBdr>
    </w:div>
    <w:div w:id="281304273">
      <w:marLeft w:val="640"/>
      <w:marRight w:val="0"/>
      <w:marTop w:val="0"/>
      <w:marBottom w:val="0"/>
      <w:divBdr>
        <w:top w:val="none" w:sz="0" w:space="0" w:color="auto"/>
        <w:left w:val="none" w:sz="0" w:space="0" w:color="auto"/>
        <w:bottom w:val="none" w:sz="0" w:space="0" w:color="auto"/>
        <w:right w:val="none" w:sz="0" w:space="0" w:color="auto"/>
      </w:divBdr>
    </w:div>
    <w:div w:id="281884713">
      <w:marLeft w:val="640"/>
      <w:marRight w:val="0"/>
      <w:marTop w:val="0"/>
      <w:marBottom w:val="0"/>
      <w:divBdr>
        <w:top w:val="none" w:sz="0" w:space="0" w:color="auto"/>
        <w:left w:val="none" w:sz="0" w:space="0" w:color="auto"/>
        <w:bottom w:val="none" w:sz="0" w:space="0" w:color="auto"/>
        <w:right w:val="none" w:sz="0" w:space="0" w:color="auto"/>
      </w:divBdr>
    </w:div>
    <w:div w:id="283077483">
      <w:marLeft w:val="640"/>
      <w:marRight w:val="0"/>
      <w:marTop w:val="0"/>
      <w:marBottom w:val="0"/>
      <w:divBdr>
        <w:top w:val="none" w:sz="0" w:space="0" w:color="auto"/>
        <w:left w:val="none" w:sz="0" w:space="0" w:color="auto"/>
        <w:bottom w:val="none" w:sz="0" w:space="0" w:color="auto"/>
        <w:right w:val="none" w:sz="0" w:space="0" w:color="auto"/>
      </w:divBdr>
    </w:div>
    <w:div w:id="283198572">
      <w:marLeft w:val="640"/>
      <w:marRight w:val="0"/>
      <w:marTop w:val="0"/>
      <w:marBottom w:val="0"/>
      <w:divBdr>
        <w:top w:val="none" w:sz="0" w:space="0" w:color="auto"/>
        <w:left w:val="none" w:sz="0" w:space="0" w:color="auto"/>
        <w:bottom w:val="none" w:sz="0" w:space="0" w:color="auto"/>
        <w:right w:val="none" w:sz="0" w:space="0" w:color="auto"/>
      </w:divBdr>
    </w:div>
    <w:div w:id="283344607">
      <w:marLeft w:val="640"/>
      <w:marRight w:val="0"/>
      <w:marTop w:val="0"/>
      <w:marBottom w:val="0"/>
      <w:divBdr>
        <w:top w:val="none" w:sz="0" w:space="0" w:color="auto"/>
        <w:left w:val="none" w:sz="0" w:space="0" w:color="auto"/>
        <w:bottom w:val="none" w:sz="0" w:space="0" w:color="auto"/>
        <w:right w:val="none" w:sz="0" w:space="0" w:color="auto"/>
      </w:divBdr>
    </w:div>
    <w:div w:id="283772981">
      <w:marLeft w:val="640"/>
      <w:marRight w:val="0"/>
      <w:marTop w:val="0"/>
      <w:marBottom w:val="0"/>
      <w:divBdr>
        <w:top w:val="none" w:sz="0" w:space="0" w:color="auto"/>
        <w:left w:val="none" w:sz="0" w:space="0" w:color="auto"/>
        <w:bottom w:val="none" w:sz="0" w:space="0" w:color="auto"/>
        <w:right w:val="none" w:sz="0" w:space="0" w:color="auto"/>
      </w:divBdr>
    </w:div>
    <w:div w:id="284235653">
      <w:marLeft w:val="640"/>
      <w:marRight w:val="0"/>
      <w:marTop w:val="0"/>
      <w:marBottom w:val="0"/>
      <w:divBdr>
        <w:top w:val="none" w:sz="0" w:space="0" w:color="auto"/>
        <w:left w:val="none" w:sz="0" w:space="0" w:color="auto"/>
        <w:bottom w:val="none" w:sz="0" w:space="0" w:color="auto"/>
        <w:right w:val="none" w:sz="0" w:space="0" w:color="auto"/>
      </w:divBdr>
    </w:div>
    <w:div w:id="284393369">
      <w:marLeft w:val="640"/>
      <w:marRight w:val="0"/>
      <w:marTop w:val="0"/>
      <w:marBottom w:val="0"/>
      <w:divBdr>
        <w:top w:val="none" w:sz="0" w:space="0" w:color="auto"/>
        <w:left w:val="none" w:sz="0" w:space="0" w:color="auto"/>
        <w:bottom w:val="none" w:sz="0" w:space="0" w:color="auto"/>
        <w:right w:val="none" w:sz="0" w:space="0" w:color="auto"/>
      </w:divBdr>
    </w:div>
    <w:div w:id="284628455">
      <w:marLeft w:val="640"/>
      <w:marRight w:val="0"/>
      <w:marTop w:val="0"/>
      <w:marBottom w:val="0"/>
      <w:divBdr>
        <w:top w:val="none" w:sz="0" w:space="0" w:color="auto"/>
        <w:left w:val="none" w:sz="0" w:space="0" w:color="auto"/>
        <w:bottom w:val="none" w:sz="0" w:space="0" w:color="auto"/>
        <w:right w:val="none" w:sz="0" w:space="0" w:color="auto"/>
      </w:divBdr>
    </w:div>
    <w:div w:id="285157439">
      <w:marLeft w:val="640"/>
      <w:marRight w:val="0"/>
      <w:marTop w:val="0"/>
      <w:marBottom w:val="0"/>
      <w:divBdr>
        <w:top w:val="none" w:sz="0" w:space="0" w:color="auto"/>
        <w:left w:val="none" w:sz="0" w:space="0" w:color="auto"/>
        <w:bottom w:val="none" w:sz="0" w:space="0" w:color="auto"/>
        <w:right w:val="none" w:sz="0" w:space="0" w:color="auto"/>
      </w:divBdr>
    </w:div>
    <w:div w:id="286085927">
      <w:marLeft w:val="640"/>
      <w:marRight w:val="0"/>
      <w:marTop w:val="0"/>
      <w:marBottom w:val="0"/>
      <w:divBdr>
        <w:top w:val="none" w:sz="0" w:space="0" w:color="auto"/>
        <w:left w:val="none" w:sz="0" w:space="0" w:color="auto"/>
        <w:bottom w:val="none" w:sz="0" w:space="0" w:color="auto"/>
        <w:right w:val="none" w:sz="0" w:space="0" w:color="auto"/>
      </w:divBdr>
    </w:div>
    <w:div w:id="286545682">
      <w:marLeft w:val="640"/>
      <w:marRight w:val="0"/>
      <w:marTop w:val="0"/>
      <w:marBottom w:val="0"/>
      <w:divBdr>
        <w:top w:val="none" w:sz="0" w:space="0" w:color="auto"/>
        <w:left w:val="none" w:sz="0" w:space="0" w:color="auto"/>
        <w:bottom w:val="none" w:sz="0" w:space="0" w:color="auto"/>
        <w:right w:val="none" w:sz="0" w:space="0" w:color="auto"/>
      </w:divBdr>
    </w:div>
    <w:div w:id="287669126">
      <w:marLeft w:val="640"/>
      <w:marRight w:val="0"/>
      <w:marTop w:val="0"/>
      <w:marBottom w:val="0"/>
      <w:divBdr>
        <w:top w:val="none" w:sz="0" w:space="0" w:color="auto"/>
        <w:left w:val="none" w:sz="0" w:space="0" w:color="auto"/>
        <w:bottom w:val="none" w:sz="0" w:space="0" w:color="auto"/>
        <w:right w:val="none" w:sz="0" w:space="0" w:color="auto"/>
      </w:divBdr>
    </w:div>
    <w:div w:id="288556297">
      <w:marLeft w:val="640"/>
      <w:marRight w:val="0"/>
      <w:marTop w:val="0"/>
      <w:marBottom w:val="0"/>
      <w:divBdr>
        <w:top w:val="none" w:sz="0" w:space="0" w:color="auto"/>
        <w:left w:val="none" w:sz="0" w:space="0" w:color="auto"/>
        <w:bottom w:val="none" w:sz="0" w:space="0" w:color="auto"/>
        <w:right w:val="none" w:sz="0" w:space="0" w:color="auto"/>
      </w:divBdr>
    </w:div>
    <w:div w:id="289242171">
      <w:marLeft w:val="640"/>
      <w:marRight w:val="0"/>
      <w:marTop w:val="0"/>
      <w:marBottom w:val="0"/>
      <w:divBdr>
        <w:top w:val="none" w:sz="0" w:space="0" w:color="auto"/>
        <w:left w:val="none" w:sz="0" w:space="0" w:color="auto"/>
        <w:bottom w:val="none" w:sz="0" w:space="0" w:color="auto"/>
        <w:right w:val="none" w:sz="0" w:space="0" w:color="auto"/>
      </w:divBdr>
    </w:div>
    <w:div w:id="289743995">
      <w:marLeft w:val="640"/>
      <w:marRight w:val="0"/>
      <w:marTop w:val="0"/>
      <w:marBottom w:val="0"/>
      <w:divBdr>
        <w:top w:val="none" w:sz="0" w:space="0" w:color="auto"/>
        <w:left w:val="none" w:sz="0" w:space="0" w:color="auto"/>
        <w:bottom w:val="none" w:sz="0" w:space="0" w:color="auto"/>
        <w:right w:val="none" w:sz="0" w:space="0" w:color="auto"/>
      </w:divBdr>
    </w:div>
    <w:div w:id="290325360">
      <w:marLeft w:val="640"/>
      <w:marRight w:val="0"/>
      <w:marTop w:val="0"/>
      <w:marBottom w:val="0"/>
      <w:divBdr>
        <w:top w:val="none" w:sz="0" w:space="0" w:color="auto"/>
        <w:left w:val="none" w:sz="0" w:space="0" w:color="auto"/>
        <w:bottom w:val="none" w:sz="0" w:space="0" w:color="auto"/>
        <w:right w:val="none" w:sz="0" w:space="0" w:color="auto"/>
      </w:divBdr>
    </w:div>
    <w:div w:id="290329876">
      <w:marLeft w:val="640"/>
      <w:marRight w:val="0"/>
      <w:marTop w:val="0"/>
      <w:marBottom w:val="0"/>
      <w:divBdr>
        <w:top w:val="none" w:sz="0" w:space="0" w:color="auto"/>
        <w:left w:val="none" w:sz="0" w:space="0" w:color="auto"/>
        <w:bottom w:val="none" w:sz="0" w:space="0" w:color="auto"/>
        <w:right w:val="none" w:sz="0" w:space="0" w:color="auto"/>
      </w:divBdr>
    </w:div>
    <w:div w:id="290475506">
      <w:marLeft w:val="640"/>
      <w:marRight w:val="0"/>
      <w:marTop w:val="0"/>
      <w:marBottom w:val="0"/>
      <w:divBdr>
        <w:top w:val="none" w:sz="0" w:space="0" w:color="auto"/>
        <w:left w:val="none" w:sz="0" w:space="0" w:color="auto"/>
        <w:bottom w:val="none" w:sz="0" w:space="0" w:color="auto"/>
        <w:right w:val="none" w:sz="0" w:space="0" w:color="auto"/>
      </w:divBdr>
    </w:div>
    <w:div w:id="290862988">
      <w:marLeft w:val="640"/>
      <w:marRight w:val="0"/>
      <w:marTop w:val="0"/>
      <w:marBottom w:val="0"/>
      <w:divBdr>
        <w:top w:val="none" w:sz="0" w:space="0" w:color="auto"/>
        <w:left w:val="none" w:sz="0" w:space="0" w:color="auto"/>
        <w:bottom w:val="none" w:sz="0" w:space="0" w:color="auto"/>
        <w:right w:val="none" w:sz="0" w:space="0" w:color="auto"/>
      </w:divBdr>
    </w:div>
    <w:div w:id="291135138">
      <w:marLeft w:val="640"/>
      <w:marRight w:val="0"/>
      <w:marTop w:val="0"/>
      <w:marBottom w:val="0"/>
      <w:divBdr>
        <w:top w:val="none" w:sz="0" w:space="0" w:color="auto"/>
        <w:left w:val="none" w:sz="0" w:space="0" w:color="auto"/>
        <w:bottom w:val="none" w:sz="0" w:space="0" w:color="auto"/>
        <w:right w:val="none" w:sz="0" w:space="0" w:color="auto"/>
      </w:divBdr>
    </w:div>
    <w:div w:id="291181940">
      <w:marLeft w:val="640"/>
      <w:marRight w:val="0"/>
      <w:marTop w:val="0"/>
      <w:marBottom w:val="0"/>
      <w:divBdr>
        <w:top w:val="none" w:sz="0" w:space="0" w:color="auto"/>
        <w:left w:val="none" w:sz="0" w:space="0" w:color="auto"/>
        <w:bottom w:val="none" w:sz="0" w:space="0" w:color="auto"/>
        <w:right w:val="none" w:sz="0" w:space="0" w:color="auto"/>
      </w:divBdr>
    </w:div>
    <w:div w:id="291593797">
      <w:marLeft w:val="640"/>
      <w:marRight w:val="0"/>
      <w:marTop w:val="0"/>
      <w:marBottom w:val="0"/>
      <w:divBdr>
        <w:top w:val="none" w:sz="0" w:space="0" w:color="auto"/>
        <w:left w:val="none" w:sz="0" w:space="0" w:color="auto"/>
        <w:bottom w:val="none" w:sz="0" w:space="0" w:color="auto"/>
        <w:right w:val="none" w:sz="0" w:space="0" w:color="auto"/>
      </w:divBdr>
    </w:div>
    <w:div w:id="291642439">
      <w:marLeft w:val="640"/>
      <w:marRight w:val="0"/>
      <w:marTop w:val="0"/>
      <w:marBottom w:val="0"/>
      <w:divBdr>
        <w:top w:val="none" w:sz="0" w:space="0" w:color="auto"/>
        <w:left w:val="none" w:sz="0" w:space="0" w:color="auto"/>
        <w:bottom w:val="none" w:sz="0" w:space="0" w:color="auto"/>
        <w:right w:val="none" w:sz="0" w:space="0" w:color="auto"/>
      </w:divBdr>
    </w:div>
    <w:div w:id="294412677">
      <w:marLeft w:val="640"/>
      <w:marRight w:val="0"/>
      <w:marTop w:val="0"/>
      <w:marBottom w:val="0"/>
      <w:divBdr>
        <w:top w:val="none" w:sz="0" w:space="0" w:color="auto"/>
        <w:left w:val="none" w:sz="0" w:space="0" w:color="auto"/>
        <w:bottom w:val="none" w:sz="0" w:space="0" w:color="auto"/>
        <w:right w:val="none" w:sz="0" w:space="0" w:color="auto"/>
      </w:divBdr>
    </w:div>
    <w:div w:id="294994107">
      <w:marLeft w:val="640"/>
      <w:marRight w:val="0"/>
      <w:marTop w:val="0"/>
      <w:marBottom w:val="0"/>
      <w:divBdr>
        <w:top w:val="none" w:sz="0" w:space="0" w:color="auto"/>
        <w:left w:val="none" w:sz="0" w:space="0" w:color="auto"/>
        <w:bottom w:val="none" w:sz="0" w:space="0" w:color="auto"/>
        <w:right w:val="none" w:sz="0" w:space="0" w:color="auto"/>
      </w:divBdr>
    </w:div>
    <w:div w:id="295840106">
      <w:marLeft w:val="640"/>
      <w:marRight w:val="0"/>
      <w:marTop w:val="0"/>
      <w:marBottom w:val="0"/>
      <w:divBdr>
        <w:top w:val="none" w:sz="0" w:space="0" w:color="auto"/>
        <w:left w:val="none" w:sz="0" w:space="0" w:color="auto"/>
        <w:bottom w:val="none" w:sz="0" w:space="0" w:color="auto"/>
        <w:right w:val="none" w:sz="0" w:space="0" w:color="auto"/>
      </w:divBdr>
    </w:div>
    <w:div w:id="296377772">
      <w:marLeft w:val="640"/>
      <w:marRight w:val="0"/>
      <w:marTop w:val="0"/>
      <w:marBottom w:val="0"/>
      <w:divBdr>
        <w:top w:val="none" w:sz="0" w:space="0" w:color="auto"/>
        <w:left w:val="none" w:sz="0" w:space="0" w:color="auto"/>
        <w:bottom w:val="none" w:sz="0" w:space="0" w:color="auto"/>
        <w:right w:val="none" w:sz="0" w:space="0" w:color="auto"/>
      </w:divBdr>
    </w:div>
    <w:div w:id="297104338">
      <w:marLeft w:val="640"/>
      <w:marRight w:val="0"/>
      <w:marTop w:val="0"/>
      <w:marBottom w:val="0"/>
      <w:divBdr>
        <w:top w:val="none" w:sz="0" w:space="0" w:color="auto"/>
        <w:left w:val="none" w:sz="0" w:space="0" w:color="auto"/>
        <w:bottom w:val="none" w:sz="0" w:space="0" w:color="auto"/>
        <w:right w:val="none" w:sz="0" w:space="0" w:color="auto"/>
      </w:divBdr>
    </w:div>
    <w:div w:id="297615246">
      <w:marLeft w:val="640"/>
      <w:marRight w:val="0"/>
      <w:marTop w:val="0"/>
      <w:marBottom w:val="0"/>
      <w:divBdr>
        <w:top w:val="none" w:sz="0" w:space="0" w:color="auto"/>
        <w:left w:val="none" w:sz="0" w:space="0" w:color="auto"/>
        <w:bottom w:val="none" w:sz="0" w:space="0" w:color="auto"/>
        <w:right w:val="none" w:sz="0" w:space="0" w:color="auto"/>
      </w:divBdr>
    </w:div>
    <w:div w:id="298387436">
      <w:marLeft w:val="640"/>
      <w:marRight w:val="0"/>
      <w:marTop w:val="0"/>
      <w:marBottom w:val="0"/>
      <w:divBdr>
        <w:top w:val="none" w:sz="0" w:space="0" w:color="auto"/>
        <w:left w:val="none" w:sz="0" w:space="0" w:color="auto"/>
        <w:bottom w:val="none" w:sz="0" w:space="0" w:color="auto"/>
        <w:right w:val="none" w:sz="0" w:space="0" w:color="auto"/>
      </w:divBdr>
    </w:div>
    <w:div w:id="298730756">
      <w:marLeft w:val="640"/>
      <w:marRight w:val="0"/>
      <w:marTop w:val="0"/>
      <w:marBottom w:val="0"/>
      <w:divBdr>
        <w:top w:val="none" w:sz="0" w:space="0" w:color="auto"/>
        <w:left w:val="none" w:sz="0" w:space="0" w:color="auto"/>
        <w:bottom w:val="none" w:sz="0" w:space="0" w:color="auto"/>
        <w:right w:val="none" w:sz="0" w:space="0" w:color="auto"/>
      </w:divBdr>
    </w:div>
    <w:div w:id="298926483">
      <w:marLeft w:val="640"/>
      <w:marRight w:val="0"/>
      <w:marTop w:val="0"/>
      <w:marBottom w:val="0"/>
      <w:divBdr>
        <w:top w:val="none" w:sz="0" w:space="0" w:color="auto"/>
        <w:left w:val="none" w:sz="0" w:space="0" w:color="auto"/>
        <w:bottom w:val="none" w:sz="0" w:space="0" w:color="auto"/>
        <w:right w:val="none" w:sz="0" w:space="0" w:color="auto"/>
      </w:divBdr>
    </w:div>
    <w:div w:id="299042427">
      <w:marLeft w:val="640"/>
      <w:marRight w:val="0"/>
      <w:marTop w:val="0"/>
      <w:marBottom w:val="0"/>
      <w:divBdr>
        <w:top w:val="none" w:sz="0" w:space="0" w:color="auto"/>
        <w:left w:val="none" w:sz="0" w:space="0" w:color="auto"/>
        <w:bottom w:val="none" w:sz="0" w:space="0" w:color="auto"/>
        <w:right w:val="none" w:sz="0" w:space="0" w:color="auto"/>
      </w:divBdr>
    </w:div>
    <w:div w:id="299190942">
      <w:marLeft w:val="640"/>
      <w:marRight w:val="0"/>
      <w:marTop w:val="0"/>
      <w:marBottom w:val="0"/>
      <w:divBdr>
        <w:top w:val="none" w:sz="0" w:space="0" w:color="auto"/>
        <w:left w:val="none" w:sz="0" w:space="0" w:color="auto"/>
        <w:bottom w:val="none" w:sz="0" w:space="0" w:color="auto"/>
        <w:right w:val="none" w:sz="0" w:space="0" w:color="auto"/>
      </w:divBdr>
    </w:div>
    <w:div w:id="299458860">
      <w:marLeft w:val="640"/>
      <w:marRight w:val="0"/>
      <w:marTop w:val="0"/>
      <w:marBottom w:val="0"/>
      <w:divBdr>
        <w:top w:val="none" w:sz="0" w:space="0" w:color="auto"/>
        <w:left w:val="none" w:sz="0" w:space="0" w:color="auto"/>
        <w:bottom w:val="none" w:sz="0" w:space="0" w:color="auto"/>
        <w:right w:val="none" w:sz="0" w:space="0" w:color="auto"/>
      </w:divBdr>
    </w:div>
    <w:div w:id="299845577">
      <w:marLeft w:val="640"/>
      <w:marRight w:val="0"/>
      <w:marTop w:val="0"/>
      <w:marBottom w:val="0"/>
      <w:divBdr>
        <w:top w:val="none" w:sz="0" w:space="0" w:color="auto"/>
        <w:left w:val="none" w:sz="0" w:space="0" w:color="auto"/>
        <w:bottom w:val="none" w:sz="0" w:space="0" w:color="auto"/>
        <w:right w:val="none" w:sz="0" w:space="0" w:color="auto"/>
      </w:divBdr>
    </w:div>
    <w:div w:id="301230128">
      <w:marLeft w:val="640"/>
      <w:marRight w:val="0"/>
      <w:marTop w:val="0"/>
      <w:marBottom w:val="0"/>
      <w:divBdr>
        <w:top w:val="none" w:sz="0" w:space="0" w:color="auto"/>
        <w:left w:val="none" w:sz="0" w:space="0" w:color="auto"/>
        <w:bottom w:val="none" w:sz="0" w:space="0" w:color="auto"/>
        <w:right w:val="none" w:sz="0" w:space="0" w:color="auto"/>
      </w:divBdr>
    </w:div>
    <w:div w:id="301348248">
      <w:marLeft w:val="640"/>
      <w:marRight w:val="0"/>
      <w:marTop w:val="0"/>
      <w:marBottom w:val="0"/>
      <w:divBdr>
        <w:top w:val="none" w:sz="0" w:space="0" w:color="auto"/>
        <w:left w:val="none" w:sz="0" w:space="0" w:color="auto"/>
        <w:bottom w:val="none" w:sz="0" w:space="0" w:color="auto"/>
        <w:right w:val="none" w:sz="0" w:space="0" w:color="auto"/>
      </w:divBdr>
    </w:div>
    <w:div w:id="301934662">
      <w:marLeft w:val="640"/>
      <w:marRight w:val="0"/>
      <w:marTop w:val="0"/>
      <w:marBottom w:val="0"/>
      <w:divBdr>
        <w:top w:val="none" w:sz="0" w:space="0" w:color="auto"/>
        <w:left w:val="none" w:sz="0" w:space="0" w:color="auto"/>
        <w:bottom w:val="none" w:sz="0" w:space="0" w:color="auto"/>
        <w:right w:val="none" w:sz="0" w:space="0" w:color="auto"/>
      </w:divBdr>
    </w:div>
    <w:div w:id="302273969">
      <w:marLeft w:val="640"/>
      <w:marRight w:val="0"/>
      <w:marTop w:val="0"/>
      <w:marBottom w:val="0"/>
      <w:divBdr>
        <w:top w:val="none" w:sz="0" w:space="0" w:color="auto"/>
        <w:left w:val="none" w:sz="0" w:space="0" w:color="auto"/>
        <w:bottom w:val="none" w:sz="0" w:space="0" w:color="auto"/>
        <w:right w:val="none" w:sz="0" w:space="0" w:color="auto"/>
      </w:divBdr>
    </w:div>
    <w:div w:id="302279198">
      <w:marLeft w:val="640"/>
      <w:marRight w:val="0"/>
      <w:marTop w:val="0"/>
      <w:marBottom w:val="0"/>
      <w:divBdr>
        <w:top w:val="none" w:sz="0" w:space="0" w:color="auto"/>
        <w:left w:val="none" w:sz="0" w:space="0" w:color="auto"/>
        <w:bottom w:val="none" w:sz="0" w:space="0" w:color="auto"/>
        <w:right w:val="none" w:sz="0" w:space="0" w:color="auto"/>
      </w:divBdr>
    </w:div>
    <w:div w:id="302388728">
      <w:marLeft w:val="640"/>
      <w:marRight w:val="0"/>
      <w:marTop w:val="0"/>
      <w:marBottom w:val="0"/>
      <w:divBdr>
        <w:top w:val="none" w:sz="0" w:space="0" w:color="auto"/>
        <w:left w:val="none" w:sz="0" w:space="0" w:color="auto"/>
        <w:bottom w:val="none" w:sz="0" w:space="0" w:color="auto"/>
        <w:right w:val="none" w:sz="0" w:space="0" w:color="auto"/>
      </w:divBdr>
    </w:div>
    <w:div w:id="303394149">
      <w:marLeft w:val="640"/>
      <w:marRight w:val="0"/>
      <w:marTop w:val="0"/>
      <w:marBottom w:val="0"/>
      <w:divBdr>
        <w:top w:val="none" w:sz="0" w:space="0" w:color="auto"/>
        <w:left w:val="none" w:sz="0" w:space="0" w:color="auto"/>
        <w:bottom w:val="none" w:sz="0" w:space="0" w:color="auto"/>
        <w:right w:val="none" w:sz="0" w:space="0" w:color="auto"/>
      </w:divBdr>
    </w:div>
    <w:div w:id="303464412">
      <w:marLeft w:val="640"/>
      <w:marRight w:val="0"/>
      <w:marTop w:val="0"/>
      <w:marBottom w:val="0"/>
      <w:divBdr>
        <w:top w:val="none" w:sz="0" w:space="0" w:color="auto"/>
        <w:left w:val="none" w:sz="0" w:space="0" w:color="auto"/>
        <w:bottom w:val="none" w:sz="0" w:space="0" w:color="auto"/>
        <w:right w:val="none" w:sz="0" w:space="0" w:color="auto"/>
      </w:divBdr>
    </w:div>
    <w:div w:id="303511315">
      <w:marLeft w:val="640"/>
      <w:marRight w:val="0"/>
      <w:marTop w:val="0"/>
      <w:marBottom w:val="0"/>
      <w:divBdr>
        <w:top w:val="none" w:sz="0" w:space="0" w:color="auto"/>
        <w:left w:val="none" w:sz="0" w:space="0" w:color="auto"/>
        <w:bottom w:val="none" w:sz="0" w:space="0" w:color="auto"/>
        <w:right w:val="none" w:sz="0" w:space="0" w:color="auto"/>
      </w:divBdr>
    </w:div>
    <w:div w:id="304629041">
      <w:marLeft w:val="640"/>
      <w:marRight w:val="0"/>
      <w:marTop w:val="0"/>
      <w:marBottom w:val="0"/>
      <w:divBdr>
        <w:top w:val="none" w:sz="0" w:space="0" w:color="auto"/>
        <w:left w:val="none" w:sz="0" w:space="0" w:color="auto"/>
        <w:bottom w:val="none" w:sz="0" w:space="0" w:color="auto"/>
        <w:right w:val="none" w:sz="0" w:space="0" w:color="auto"/>
      </w:divBdr>
    </w:div>
    <w:div w:id="304819143">
      <w:marLeft w:val="640"/>
      <w:marRight w:val="0"/>
      <w:marTop w:val="0"/>
      <w:marBottom w:val="0"/>
      <w:divBdr>
        <w:top w:val="none" w:sz="0" w:space="0" w:color="auto"/>
        <w:left w:val="none" w:sz="0" w:space="0" w:color="auto"/>
        <w:bottom w:val="none" w:sz="0" w:space="0" w:color="auto"/>
        <w:right w:val="none" w:sz="0" w:space="0" w:color="auto"/>
      </w:divBdr>
    </w:div>
    <w:div w:id="304898418">
      <w:marLeft w:val="640"/>
      <w:marRight w:val="0"/>
      <w:marTop w:val="0"/>
      <w:marBottom w:val="0"/>
      <w:divBdr>
        <w:top w:val="none" w:sz="0" w:space="0" w:color="auto"/>
        <w:left w:val="none" w:sz="0" w:space="0" w:color="auto"/>
        <w:bottom w:val="none" w:sz="0" w:space="0" w:color="auto"/>
        <w:right w:val="none" w:sz="0" w:space="0" w:color="auto"/>
      </w:divBdr>
    </w:div>
    <w:div w:id="305279847">
      <w:marLeft w:val="640"/>
      <w:marRight w:val="0"/>
      <w:marTop w:val="0"/>
      <w:marBottom w:val="0"/>
      <w:divBdr>
        <w:top w:val="none" w:sz="0" w:space="0" w:color="auto"/>
        <w:left w:val="none" w:sz="0" w:space="0" w:color="auto"/>
        <w:bottom w:val="none" w:sz="0" w:space="0" w:color="auto"/>
        <w:right w:val="none" w:sz="0" w:space="0" w:color="auto"/>
      </w:divBdr>
    </w:div>
    <w:div w:id="305358309">
      <w:marLeft w:val="640"/>
      <w:marRight w:val="0"/>
      <w:marTop w:val="0"/>
      <w:marBottom w:val="0"/>
      <w:divBdr>
        <w:top w:val="none" w:sz="0" w:space="0" w:color="auto"/>
        <w:left w:val="none" w:sz="0" w:space="0" w:color="auto"/>
        <w:bottom w:val="none" w:sz="0" w:space="0" w:color="auto"/>
        <w:right w:val="none" w:sz="0" w:space="0" w:color="auto"/>
      </w:divBdr>
    </w:div>
    <w:div w:id="305362210">
      <w:marLeft w:val="640"/>
      <w:marRight w:val="0"/>
      <w:marTop w:val="0"/>
      <w:marBottom w:val="0"/>
      <w:divBdr>
        <w:top w:val="none" w:sz="0" w:space="0" w:color="auto"/>
        <w:left w:val="none" w:sz="0" w:space="0" w:color="auto"/>
        <w:bottom w:val="none" w:sz="0" w:space="0" w:color="auto"/>
        <w:right w:val="none" w:sz="0" w:space="0" w:color="auto"/>
      </w:divBdr>
    </w:div>
    <w:div w:id="306857375">
      <w:marLeft w:val="640"/>
      <w:marRight w:val="0"/>
      <w:marTop w:val="0"/>
      <w:marBottom w:val="0"/>
      <w:divBdr>
        <w:top w:val="none" w:sz="0" w:space="0" w:color="auto"/>
        <w:left w:val="none" w:sz="0" w:space="0" w:color="auto"/>
        <w:bottom w:val="none" w:sz="0" w:space="0" w:color="auto"/>
        <w:right w:val="none" w:sz="0" w:space="0" w:color="auto"/>
      </w:divBdr>
    </w:div>
    <w:div w:id="307827043">
      <w:marLeft w:val="640"/>
      <w:marRight w:val="0"/>
      <w:marTop w:val="0"/>
      <w:marBottom w:val="0"/>
      <w:divBdr>
        <w:top w:val="none" w:sz="0" w:space="0" w:color="auto"/>
        <w:left w:val="none" w:sz="0" w:space="0" w:color="auto"/>
        <w:bottom w:val="none" w:sz="0" w:space="0" w:color="auto"/>
        <w:right w:val="none" w:sz="0" w:space="0" w:color="auto"/>
      </w:divBdr>
    </w:div>
    <w:div w:id="308755537">
      <w:marLeft w:val="640"/>
      <w:marRight w:val="0"/>
      <w:marTop w:val="0"/>
      <w:marBottom w:val="0"/>
      <w:divBdr>
        <w:top w:val="none" w:sz="0" w:space="0" w:color="auto"/>
        <w:left w:val="none" w:sz="0" w:space="0" w:color="auto"/>
        <w:bottom w:val="none" w:sz="0" w:space="0" w:color="auto"/>
        <w:right w:val="none" w:sz="0" w:space="0" w:color="auto"/>
      </w:divBdr>
    </w:div>
    <w:div w:id="308756465">
      <w:marLeft w:val="640"/>
      <w:marRight w:val="0"/>
      <w:marTop w:val="0"/>
      <w:marBottom w:val="0"/>
      <w:divBdr>
        <w:top w:val="none" w:sz="0" w:space="0" w:color="auto"/>
        <w:left w:val="none" w:sz="0" w:space="0" w:color="auto"/>
        <w:bottom w:val="none" w:sz="0" w:space="0" w:color="auto"/>
        <w:right w:val="none" w:sz="0" w:space="0" w:color="auto"/>
      </w:divBdr>
    </w:div>
    <w:div w:id="309479912">
      <w:marLeft w:val="640"/>
      <w:marRight w:val="0"/>
      <w:marTop w:val="0"/>
      <w:marBottom w:val="0"/>
      <w:divBdr>
        <w:top w:val="none" w:sz="0" w:space="0" w:color="auto"/>
        <w:left w:val="none" w:sz="0" w:space="0" w:color="auto"/>
        <w:bottom w:val="none" w:sz="0" w:space="0" w:color="auto"/>
        <w:right w:val="none" w:sz="0" w:space="0" w:color="auto"/>
      </w:divBdr>
    </w:div>
    <w:div w:id="310911472">
      <w:marLeft w:val="640"/>
      <w:marRight w:val="0"/>
      <w:marTop w:val="0"/>
      <w:marBottom w:val="0"/>
      <w:divBdr>
        <w:top w:val="none" w:sz="0" w:space="0" w:color="auto"/>
        <w:left w:val="none" w:sz="0" w:space="0" w:color="auto"/>
        <w:bottom w:val="none" w:sz="0" w:space="0" w:color="auto"/>
        <w:right w:val="none" w:sz="0" w:space="0" w:color="auto"/>
      </w:divBdr>
    </w:div>
    <w:div w:id="311250415">
      <w:marLeft w:val="640"/>
      <w:marRight w:val="0"/>
      <w:marTop w:val="0"/>
      <w:marBottom w:val="0"/>
      <w:divBdr>
        <w:top w:val="none" w:sz="0" w:space="0" w:color="auto"/>
        <w:left w:val="none" w:sz="0" w:space="0" w:color="auto"/>
        <w:bottom w:val="none" w:sz="0" w:space="0" w:color="auto"/>
        <w:right w:val="none" w:sz="0" w:space="0" w:color="auto"/>
      </w:divBdr>
    </w:div>
    <w:div w:id="311446395">
      <w:marLeft w:val="640"/>
      <w:marRight w:val="0"/>
      <w:marTop w:val="0"/>
      <w:marBottom w:val="0"/>
      <w:divBdr>
        <w:top w:val="none" w:sz="0" w:space="0" w:color="auto"/>
        <w:left w:val="none" w:sz="0" w:space="0" w:color="auto"/>
        <w:bottom w:val="none" w:sz="0" w:space="0" w:color="auto"/>
        <w:right w:val="none" w:sz="0" w:space="0" w:color="auto"/>
      </w:divBdr>
    </w:div>
    <w:div w:id="311494376">
      <w:marLeft w:val="640"/>
      <w:marRight w:val="0"/>
      <w:marTop w:val="0"/>
      <w:marBottom w:val="0"/>
      <w:divBdr>
        <w:top w:val="none" w:sz="0" w:space="0" w:color="auto"/>
        <w:left w:val="none" w:sz="0" w:space="0" w:color="auto"/>
        <w:bottom w:val="none" w:sz="0" w:space="0" w:color="auto"/>
        <w:right w:val="none" w:sz="0" w:space="0" w:color="auto"/>
      </w:divBdr>
    </w:div>
    <w:div w:id="311522898">
      <w:marLeft w:val="640"/>
      <w:marRight w:val="0"/>
      <w:marTop w:val="0"/>
      <w:marBottom w:val="0"/>
      <w:divBdr>
        <w:top w:val="none" w:sz="0" w:space="0" w:color="auto"/>
        <w:left w:val="none" w:sz="0" w:space="0" w:color="auto"/>
        <w:bottom w:val="none" w:sz="0" w:space="0" w:color="auto"/>
        <w:right w:val="none" w:sz="0" w:space="0" w:color="auto"/>
      </w:divBdr>
    </w:div>
    <w:div w:id="311830194">
      <w:marLeft w:val="640"/>
      <w:marRight w:val="0"/>
      <w:marTop w:val="0"/>
      <w:marBottom w:val="0"/>
      <w:divBdr>
        <w:top w:val="none" w:sz="0" w:space="0" w:color="auto"/>
        <w:left w:val="none" w:sz="0" w:space="0" w:color="auto"/>
        <w:bottom w:val="none" w:sz="0" w:space="0" w:color="auto"/>
        <w:right w:val="none" w:sz="0" w:space="0" w:color="auto"/>
      </w:divBdr>
    </w:div>
    <w:div w:id="312297119">
      <w:marLeft w:val="640"/>
      <w:marRight w:val="0"/>
      <w:marTop w:val="0"/>
      <w:marBottom w:val="0"/>
      <w:divBdr>
        <w:top w:val="none" w:sz="0" w:space="0" w:color="auto"/>
        <w:left w:val="none" w:sz="0" w:space="0" w:color="auto"/>
        <w:bottom w:val="none" w:sz="0" w:space="0" w:color="auto"/>
        <w:right w:val="none" w:sz="0" w:space="0" w:color="auto"/>
      </w:divBdr>
    </w:div>
    <w:div w:id="312301460">
      <w:marLeft w:val="640"/>
      <w:marRight w:val="0"/>
      <w:marTop w:val="0"/>
      <w:marBottom w:val="0"/>
      <w:divBdr>
        <w:top w:val="none" w:sz="0" w:space="0" w:color="auto"/>
        <w:left w:val="none" w:sz="0" w:space="0" w:color="auto"/>
        <w:bottom w:val="none" w:sz="0" w:space="0" w:color="auto"/>
        <w:right w:val="none" w:sz="0" w:space="0" w:color="auto"/>
      </w:divBdr>
    </w:div>
    <w:div w:id="312636757">
      <w:marLeft w:val="640"/>
      <w:marRight w:val="0"/>
      <w:marTop w:val="0"/>
      <w:marBottom w:val="0"/>
      <w:divBdr>
        <w:top w:val="none" w:sz="0" w:space="0" w:color="auto"/>
        <w:left w:val="none" w:sz="0" w:space="0" w:color="auto"/>
        <w:bottom w:val="none" w:sz="0" w:space="0" w:color="auto"/>
        <w:right w:val="none" w:sz="0" w:space="0" w:color="auto"/>
      </w:divBdr>
    </w:div>
    <w:div w:id="312833880">
      <w:marLeft w:val="640"/>
      <w:marRight w:val="0"/>
      <w:marTop w:val="0"/>
      <w:marBottom w:val="0"/>
      <w:divBdr>
        <w:top w:val="none" w:sz="0" w:space="0" w:color="auto"/>
        <w:left w:val="none" w:sz="0" w:space="0" w:color="auto"/>
        <w:bottom w:val="none" w:sz="0" w:space="0" w:color="auto"/>
        <w:right w:val="none" w:sz="0" w:space="0" w:color="auto"/>
      </w:divBdr>
    </w:div>
    <w:div w:id="312955068">
      <w:marLeft w:val="640"/>
      <w:marRight w:val="0"/>
      <w:marTop w:val="0"/>
      <w:marBottom w:val="0"/>
      <w:divBdr>
        <w:top w:val="none" w:sz="0" w:space="0" w:color="auto"/>
        <w:left w:val="none" w:sz="0" w:space="0" w:color="auto"/>
        <w:bottom w:val="none" w:sz="0" w:space="0" w:color="auto"/>
        <w:right w:val="none" w:sz="0" w:space="0" w:color="auto"/>
      </w:divBdr>
    </w:div>
    <w:div w:id="312956015">
      <w:marLeft w:val="640"/>
      <w:marRight w:val="0"/>
      <w:marTop w:val="0"/>
      <w:marBottom w:val="0"/>
      <w:divBdr>
        <w:top w:val="none" w:sz="0" w:space="0" w:color="auto"/>
        <w:left w:val="none" w:sz="0" w:space="0" w:color="auto"/>
        <w:bottom w:val="none" w:sz="0" w:space="0" w:color="auto"/>
        <w:right w:val="none" w:sz="0" w:space="0" w:color="auto"/>
      </w:divBdr>
    </w:div>
    <w:div w:id="313996272">
      <w:marLeft w:val="640"/>
      <w:marRight w:val="0"/>
      <w:marTop w:val="0"/>
      <w:marBottom w:val="0"/>
      <w:divBdr>
        <w:top w:val="none" w:sz="0" w:space="0" w:color="auto"/>
        <w:left w:val="none" w:sz="0" w:space="0" w:color="auto"/>
        <w:bottom w:val="none" w:sz="0" w:space="0" w:color="auto"/>
        <w:right w:val="none" w:sz="0" w:space="0" w:color="auto"/>
      </w:divBdr>
    </w:div>
    <w:div w:id="314144354">
      <w:marLeft w:val="640"/>
      <w:marRight w:val="0"/>
      <w:marTop w:val="0"/>
      <w:marBottom w:val="0"/>
      <w:divBdr>
        <w:top w:val="none" w:sz="0" w:space="0" w:color="auto"/>
        <w:left w:val="none" w:sz="0" w:space="0" w:color="auto"/>
        <w:bottom w:val="none" w:sz="0" w:space="0" w:color="auto"/>
        <w:right w:val="none" w:sz="0" w:space="0" w:color="auto"/>
      </w:divBdr>
    </w:div>
    <w:div w:id="315306412">
      <w:marLeft w:val="640"/>
      <w:marRight w:val="0"/>
      <w:marTop w:val="0"/>
      <w:marBottom w:val="0"/>
      <w:divBdr>
        <w:top w:val="none" w:sz="0" w:space="0" w:color="auto"/>
        <w:left w:val="none" w:sz="0" w:space="0" w:color="auto"/>
        <w:bottom w:val="none" w:sz="0" w:space="0" w:color="auto"/>
        <w:right w:val="none" w:sz="0" w:space="0" w:color="auto"/>
      </w:divBdr>
    </w:div>
    <w:div w:id="315568619">
      <w:marLeft w:val="640"/>
      <w:marRight w:val="0"/>
      <w:marTop w:val="0"/>
      <w:marBottom w:val="0"/>
      <w:divBdr>
        <w:top w:val="none" w:sz="0" w:space="0" w:color="auto"/>
        <w:left w:val="none" w:sz="0" w:space="0" w:color="auto"/>
        <w:bottom w:val="none" w:sz="0" w:space="0" w:color="auto"/>
        <w:right w:val="none" w:sz="0" w:space="0" w:color="auto"/>
      </w:divBdr>
    </w:div>
    <w:div w:id="316888290">
      <w:marLeft w:val="640"/>
      <w:marRight w:val="0"/>
      <w:marTop w:val="0"/>
      <w:marBottom w:val="0"/>
      <w:divBdr>
        <w:top w:val="none" w:sz="0" w:space="0" w:color="auto"/>
        <w:left w:val="none" w:sz="0" w:space="0" w:color="auto"/>
        <w:bottom w:val="none" w:sz="0" w:space="0" w:color="auto"/>
        <w:right w:val="none" w:sz="0" w:space="0" w:color="auto"/>
      </w:divBdr>
    </w:div>
    <w:div w:id="317151193">
      <w:marLeft w:val="640"/>
      <w:marRight w:val="0"/>
      <w:marTop w:val="0"/>
      <w:marBottom w:val="0"/>
      <w:divBdr>
        <w:top w:val="none" w:sz="0" w:space="0" w:color="auto"/>
        <w:left w:val="none" w:sz="0" w:space="0" w:color="auto"/>
        <w:bottom w:val="none" w:sz="0" w:space="0" w:color="auto"/>
        <w:right w:val="none" w:sz="0" w:space="0" w:color="auto"/>
      </w:divBdr>
    </w:div>
    <w:div w:id="317803693">
      <w:marLeft w:val="640"/>
      <w:marRight w:val="0"/>
      <w:marTop w:val="0"/>
      <w:marBottom w:val="0"/>
      <w:divBdr>
        <w:top w:val="none" w:sz="0" w:space="0" w:color="auto"/>
        <w:left w:val="none" w:sz="0" w:space="0" w:color="auto"/>
        <w:bottom w:val="none" w:sz="0" w:space="0" w:color="auto"/>
        <w:right w:val="none" w:sz="0" w:space="0" w:color="auto"/>
      </w:divBdr>
    </w:div>
    <w:div w:id="317854298">
      <w:marLeft w:val="640"/>
      <w:marRight w:val="0"/>
      <w:marTop w:val="0"/>
      <w:marBottom w:val="0"/>
      <w:divBdr>
        <w:top w:val="none" w:sz="0" w:space="0" w:color="auto"/>
        <w:left w:val="none" w:sz="0" w:space="0" w:color="auto"/>
        <w:bottom w:val="none" w:sz="0" w:space="0" w:color="auto"/>
        <w:right w:val="none" w:sz="0" w:space="0" w:color="auto"/>
      </w:divBdr>
    </w:div>
    <w:div w:id="318311279">
      <w:marLeft w:val="640"/>
      <w:marRight w:val="0"/>
      <w:marTop w:val="0"/>
      <w:marBottom w:val="0"/>
      <w:divBdr>
        <w:top w:val="none" w:sz="0" w:space="0" w:color="auto"/>
        <w:left w:val="none" w:sz="0" w:space="0" w:color="auto"/>
        <w:bottom w:val="none" w:sz="0" w:space="0" w:color="auto"/>
        <w:right w:val="none" w:sz="0" w:space="0" w:color="auto"/>
      </w:divBdr>
    </w:div>
    <w:div w:id="318316203">
      <w:marLeft w:val="640"/>
      <w:marRight w:val="0"/>
      <w:marTop w:val="0"/>
      <w:marBottom w:val="0"/>
      <w:divBdr>
        <w:top w:val="none" w:sz="0" w:space="0" w:color="auto"/>
        <w:left w:val="none" w:sz="0" w:space="0" w:color="auto"/>
        <w:bottom w:val="none" w:sz="0" w:space="0" w:color="auto"/>
        <w:right w:val="none" w:sz="0" w:space="0" w:color="auto"/>
      </w:divBdr>
    </w:div>
    <w:div w:id="318458360">
      <w:marLeft w:val="640"/>
      <w:marRight w:val="0"/>
      <w:marTop w:val="0"/>
      <w:marBottom w:val="0"/>
      <w:divBdr>
        <w:top w:val="none" w:sz="0" w:space="0" w:color="auto"/>
        <w:left w:val="none" w:sz="0" w:space="0" w:color="auto"/>
        <w:bottom w:val="none" w:sz="0" w:space="0" w:color="auto"/>
        <w:right w:val="none" w:sz="0" w:space="0" w:color="auto"/>
      </w:divBdr>
    </w:div>
    <w:div w:id="318655584">
      <w:marLeft w:val="640"/>
      <w:marRight w:val="0"/>
      <w:marTop w:val="0"/>
      <w:marBottom w:val="0"/>
      <w:divBdr>
        <w:top w:val="none" w:sz="0" w:space="0" w:color="auto"/>
        <w:left w:val="none" w:sz="0" w:space="0" w:color="auto"/>
        <w:bottom w:val="none" w:sz="0" w:space="0" w:color="auto"/>
        <w:right w:val="none" w:sz="0" w:space="0" w:color="auto"/>
      </w:divBdr>
    </w:div>
    <w:div w:id="319238777">
      <w:marLeft w:val="640"/>
      <w:marRight w:val="0"/>
      <w:marTop w:val="0"/>
      <w:marBottom w:val="0"/>
      <w:divBdr>
        <w:top w:val="none" w:sz="0" w:space="0" w:color="auto"/>
        <w:left w:val="none" w:sz="0" w:space="0" w:color="auto"/>
        <w:bottom w:val="none" w:sz="0" w:space="0" w:color="auto"/>
        <w:right w:val="none" w:sz="0" w:space="0" w:color="auto"/>
      </w:divBdr>
    </w:div>
    <w:div w:id="319846994">
      <w:marLeft w:val="640"/>
      <w:marRight w:val="0"/>
      <w:marTop w:val="0"/>
      <w:marBottom w:val="0"/>
      <w:divBdr>
        <w:top w:val="none" w:sz="0" w:space="0" w:color="auto"/>
        <w:left w:val="none" w:sz="0" w:space="0" w:color="auto"/>
        <w:bottom w:val="none" w:sz="0" w:space="0" w:color="auto"/>
        <w:right w:val="none" w:sz="0" w:space="0" w:color="auto"/>
      </w:divBdr>
    </w:div>
    <w:div w:id="320547181">
      <w:marLeft w:val="640"/>
      <w:marRight w:val="0"/>
      <w:marTop w:val="0"/>
      <w:marBottom w:val="0"/>
      <w:divBdr>
        <w:top w:val="none" w:sz="0" w:space="0" w:color="auto"/>
        <w:left w:val="none" w:sz="0" w:space="0" w:color="auto"/>
        <w:bottom w:val="none" w:sz="0" w:space="0" w:color="auto"/>
        <w:right w:val="none" w:sz="0" w:space="0" w:color="auto"/>
      </w:divBdr>
    </w:div>
    <w:div w:id="321272876">
      <w:marLeft w:val="640"/>
      <w:marRight w:val="0"/>
      <w:marTop w:val="0"/>
      <w:marBottom w:val="0"/>
      <w:divBdr>
        <w:top w:val="none" w:sz="0" w:space="0" w:color="auto"/>
        <w:left w:val="none" w:sz="0" w:space="0" w:color="auto"/>
        <w:bottom w:val="none" w:sz="0" w:space="0" w:color="auto"/>
        <w:right w:val="none" w:sz="0" w:space="0" w:color="auto"/>
      </w:divBdr>
    </w:div>
    <w:div w:id="321591466">
      <w:marLeft w:val="640"/>
      <w:marRight w:val="0"/>
      <w:marTop w:val="0"/>
      <w:marBottom w:val="0"/>
      <w:divBdr>
        <w:top w:val="none" w:sz="0" w:space="0" w:color="auto"/>
        <w:left w:val="none" w:sz="0" w:space="0" w:color="auto"/>
        <w:bottom w:val="none" w:sz="0" w:space="0" w:color="auto"/>
        <w:right w:val="none" w:sz="0" w:space="0" w:color="auto"/>
      </w:divBdr>
    </w:div>
    <w:div w:id="321739730">
      <w:marLeft w:val="640"/>
      <w:marRight w:val="0"/>
      <w:marTop w:val="0"/>
      <w:marBottom w:val="0"/>
      <w:divBdr>
        <w:top w:val="none" w:sz="0" w:space="0" w:color="auto"/>
        <w:left w:val="none" w:sz="0" w:space="0" w:color="auto"/>
        <w:bottom w:val="none" w:sz="0" w:space="0" w:color="auto"/>
        <w:right w:val="none" w:sz="0" w:space="0" w:color="auto"/>
      </w:divBdr>
    </w:div>
    <w:div w:id="321811772">
      <w:marLeft w:val="640"/>
      <w:marRight w:val="0"/>
      <w:marTop w:val="0"/>
      <w:marBottom w:val="0"/>
      <w:divBdr>
        <w:top w:val="none" w:sz="0" w:space="0" w:color="auto"/>
        <w:left w:val="none" w:sz="0" w:space="0" w:color="auto"/>
        <w:bottom w:val="none" w:sz="0" w:space="0" w:color="auto"/>
        <w:right w:val="none" w:sz="0" w:space="0" w:color="auto"/>
      </w:divBdr>
    </w:div>
    <w:div w:id="321858965">
      <w:marLeft w:val="640"/>
      <w:marRight w:val="0"/>
      <w:marTop w:val="0"/>
      <w:marBottom w:val="0"/>
      <w:divBdr>
        <w:top w:val="none" w:sz="0" w:space="0" w:color="auto"/>
        <w:left w:val="none" w:sz="0" w:space="0" w:color="auto"/>
        <w:bottom w:val="none" w:sz="0" w:space="0" w:color="auto"/>
        <w:right w:val="none" w:sz="0" w:space="0" w:color="auto"/>
      </w:divBdr>
    </w:div>
    <w:div w:id="321860255">
      <w:marLeft w:val="640"/>
      <w:marRight w:val="0"/>
      <w:marTop w:val="0"/>
      <w:marBottom w:val="0"/>
      <w:divBdr>
        <w:top w:val="none" w:sz="0" w:space="0" w:color="auto"/>
        <w:left w:val="none" w:sz="0" w:space="0" w:color="auto"/>
        <w:bottom w:val="none" w:sz="0" w:space="0" w:color="auto"/>
        <w:right w:val="none" w:sz="0" w:space="0" w:color="auto"/>
      </w:divBdr>
    </w:div>
    <w:div w:id="321979332">
      <w:marLeft w:val="640"/>
      <w:marRight w:val="0"/>
      <w:marTop w:val="0"/>
      <w:marBottom w:val="0"/>
      <w:divBdr>
        <w:top w:val="none" w:sz="0" w:space="0" w:color="auto"/>
        <w:left w:val="none" w:sz="0" w:space="0" w:color="auto"/>
        <w:bottom w:val="none" w:sz="0" w:space="0" w:color="auto"/>
        <w:right w:val="none" w:sz="0" w:space="0" w:color="auto"/>
      </w:divBdr>
    </w:div>
    <w:div w:id="322508466">
      <w:marLeft w:val="640"/>
      <w:marRight w:val="0"/>
      <w:marTop w:val="0"/>
      <w:marBottom w:val="0"/>
      <w:divBdr>
        <w:top w:val="none" w:sz="0" w:space="0" w:color="auto"/>
        <w:left w:val="none" w:sz="0" w:space="0" w:color="auto"/>
        <w:bottom w:val="none" w:sz="0" w:space="0" w:color="auto"/>
        <w:right w:val="none" w:sz="0" w:space="0" w:color="auto"/>
      </w:divBdr>
    </w:div>
    <w:div w:id="322582806">
      <w:marLeft w:val="640"/>
      <w:marRight w:val="0"/>
      <w:marTop w:val="0"/>
      <w:marBottom w:val="0"/>
      <w:divBdr>
        <w:top w:val="none" w:sz="0" w:space="0" w:color="auto"/>
        <w:left w:val="none" w:sz="0" w:space="0" w:color="auto"/>
        <w:bottom w:val="none" w:sz="0" w:space="0" w:color="auto"/>
        <w:right w:val="none" w:sz="0" w:space="0" w:color="auto"/>
      </w:divBdr>
    </w:div>
    <w:div w:id="322703721">
      <w:marLeft w:val="640"/>
      <w:marRight w:val="0"/>
      <w:marTop w:val="0"/>
      <w:marBottom w:val="0"/>
      <w:divBdr>
        <w:top w:val="none" w:sz="0" w:space="0" w:color="auto"/>
        <w:left w:val="none" w:sz="0" w:space="0" w:color="auto"/>
        <w:bottom w:val="none" w:sz="0" w:space="0" w:color="auto"/>
        <w:right w:val="none" w:sz="0" w:space="0" w:color="auto"/>
      </w:divBdr>
    </w:div>
    <w:div w:id="323705501">
      <w:marLeft w:val="640"/>
      <w:marRight w:val="0"/>
      <w:marTop w:val="0"/>
      <w:marBottom w:val="0"/>
      <w:divBdr>
        <w:top w:val="none" w:sz="0" w:space="0" w:color="auto"/>
        <w:left w:val="none" w:sz="0" w:space="0" w:color="auto"/>
        <w:bottom w:val="none" w:sz="0" w:space="0" w:color="auto"/>
        <w:right w:val="none" w:sz="0" w:space="0" w:color="auto"/>
      </w:divBdr>
    </w:div>
    <w:div w:id="324016379">
      <w:marLeft w:val="640"/>
      <w:marRight w:val="0"/>
      <w:marTop w:val="0"/>
      <w:marBottom w:val="0"/>
      <w:divBdr>
        <w:top w:val="none" w:sz="0" w:space="0" w:color="auto"/>
        <w:left w:val="none" w:sz="0" w:space="0" w:color="auto"/>
        <w:bottom w:val="none" w:sz="0" w:space="0" w:color="auto"/>
        <w:right w:val="none" w:sz="0" w:space="0" w:color="auto"/>
      </w:divBdr>
    </w:div>
    <w:div w:id="324284773">
      <w:marLeft w:val="640"/>
      <w:marRight w:val="0"/>
      <w:marTop w:val="0"/>
      <w:marBottom w:val="0"/>
      <w:divBdr>
        <w:top w:val="none" w:sz="0" w:space="0" w:color="auto"/>
        <w:left w:val="none" w:sz="0" w:space="0" w:color="auto"/>
        <w:bottom w:val="none" w:sz="0" w:space="0" w:color="auto"/>
        <w:right w:val="none" w:sz="0" w:space="0" w:color="auto"/>
      </w:divBdr>
    </w:div>
    <w:div w:id="324481089">
      <w:marLeft w:val="640"/>
      <w:marRight w:val="0"/>
      <w:marTop w:val="0"/>
      <w:marBottom w:val="0"/>
      <w:divBdr>
        <w:top w:val="none" w:sz="0" w:space="0" w:color="auto"/>
        <w:left w:val="none" w:sz="0" w:space="0" w:color="auto"/>
        <w:bottom w:val="none" w:sz="0" w:space="0" w:color="auto"/>
        <w:right w:val="none" w:sz="0" w:space="0" w:color="auto"/>
      </w:divBdr>
    </w:div>
    <w:div w:id="325590486">
      <w:marLeft w:val="640"/>
      <w:marRight w:val="0"/>
      <w:marTop w:val="0"/>
      <w:marBottom w:val="0"/>
      <w:divBdr>
        <w:top w:val="none" w:sz="0" w:space="0" w:color="auto"/>
        <w:left w:val="none" w:sz="0" w:space="0" w:color="auto"/>
        <w:bottom w:val="none" w:sz="0" w:space="0" w:color="auto"/>
        <w:right w:val="none" w:sz="0" w:space="0" w:color="auto"/>
      </w:divBdr>
    </w:div>
    <w:div w:id="326134552">
      <w:marLeft w:val="640"/>
      <w:marRight w:val="0"/>
      <w:marTop w:val="0"/>
      <w:marBottom w:val="0"/>
      <w:divBdr>
        <w:top w:val="none" w:sz="0" w:space="0" w:color="auto"/>
        <w:left w:val="none" w:sz="0" w:space="0" w:color="auto"/>
        <w:bottom w:val="none" w:sz="0" w:space="0" w:color="auto"/>
        <w:right w:val="none" w:sz="0" w:space="0" w:color="auto"/>
      </w:divBdr>
    </w:div>
    <w:div w:id="326330676">
      <w:marLeft w:val="640"/>
      <w:marRight w:val="0"/>
      <w:marTop w:val="0"/>
      <w:marBottom w:val="0"/>
      <w:divBdr>
        <w:top w:val="none" w:sz="0" w:space="0" w:color="auto"/>
        <w:left w:val="none" w:sz="0" w:space="0" w:color="auto"/>
        <w:bottom w:val="none" w:sz="0" w:space="0" w:color="auto"/>
        <w:right w:val="none" w:sz="0" w:space="0" w:color="auto"/>
      </w:divBdr>
    </w:div>
    <w:div w:id="327253385">
      <w:marLeft w:val="640"/>
      <w:marRight w:val="0"/>
      <w:marTop w:val="0"/>
      <w:marBottom w:val="0"/>
      <w:divBdr>
        <w:top w:val="none" w:sz="0" w:space="0" w:color="auto"/>
        <w:left w:val="none" w:sz="0" w:space="0" w:color="auto"/>
        <w:bottom w:val="none" w:sz="0" w:space="0" w:color="auto"/>
        <w:right w:val="none" w:sz="0" w:space="0" w:color="auto"/>
      </w:divBdr>
    </w:div>
    <w:div w:id="328796128">
      <w:marLeft w:val="640"/>
      <w:marRight w:val="0"/>
      <w:marTop w:val="0"/>
      <w:marBottom w:val="0"/>
      <w:divBdr>
        <w:top w:val="none" w:sz="0" w:space="0" w:color="auto"/>
        <w:left w:val="none" w:sz="0" w:space="0" w:color="auto"/>
        <w:bottom w:val="none" w:sz="0" w:space="0" w:color="auto"/>
        <w:right w:val="none" w:sz="0" w:space="0" w:color="auto"/>
      </w:divBdr>
    </w:div>
    <w:div w:id="328797384">
      <w:marLeft w:val="640"/>
      <w:marRight w:val="0"/>
      <w:marTop w:val="0"/>
      <w:marBottom w:val="0"/>
      <w:divBdr>
        <w:top w:val="none" w:sz="0" w:space="0" w:color="auto"/>
        <w:left w:val="none" w:sz="0" w:space="0" w:color="auto"/>
        <w:bottom w:val="none" w:sz="0" w:space="0" w:color="auto"/>
        <w:right w:val="none" w:sz="0" w:space="0" w:color="auto"/>
      </w:divBdr>
    </w:div>
    <w:div w:id="328945615">
      <w:marLeft w:val="640"/>
      <w:marRight w:val="0"/>
      <w:marTop w:val="0"/>
      <w:marBottom w:val="0"/>
      <w:divBdr>
        <w:top w:val="none" w:sz="0" w:space="0" w:color="auto"/>
        <w:left w:val="none" w:sz="0" w:space="0" w:color="auto"/>
        <w:bottom w:val="none" w:sz="0" w:space="0" w:color="auto"/>
        <w:right w:val="none" w:sz="0" w:space="0" w:color="auto"/>
      </w:divBdr>
    </w:div>
    <w:div w:id="329017896">
      <w:marLeft w:val="640"/>
      <w:marRight w:val="0"/>
      <w:marTop w:val="0"/>
      <w:marBottom w:val="0"/>
      <w:divBdr>
        <w:top w:val="none" w:sz="0" w:space="0" w:color="auto"/>
        <w:left w:val="none" w:sz="0" w:space="0" w:color="auto"/>
        <w:bottom w:val="none" w:sz="0" w:space="0" w:color="auto"/>
        <w:right w:val="none" w:sz="0" w:space="0" w:color="auto"/>
      </w:divBdr>
    </w:div>
    <w:div w:id="329137143">
      <w:marLeft w:val="640"/>
      <w:marRight w:val="0"/>
      <w:marTop w:val="0"/>
      <w:marBottom w:val="0"/>
      <w:divBdr>
        <w:top w:val="none" w:sz="0" w:space="0" w:color="auto"/>
        <w:left w:val="none" w:sz="0" w:space="0" w:color="auto"/>
        <w:bottom w:val="none" w:sz="0" w:space="0" w:color="auto"/>
        <w:right w:val="none" w:sz="0" w:space="0" w:color="auto"/>
      </w:divBdr>
    </w:div>
    <w:div w:id="329986859">
      <w:marLeft w:val="640"/>
      <w:marRight w:val="0"/>
      <w:marTop w:val="0"/>
      <w:marBottom w:val="0"/>
      <w:divBdr>
        <w:top w:val="none" w:sz="0" w:space="0" w:color="auto"/>
        <w:left w:val="none" w:sz="0" w:space="0" w:color="auto"/>
        <w:bottom w:val="none" w:sz="0" w:space="0" w:color="auto"/>
        <w:right w:val="none" w:sz="0" w:space="0" w:color="auto"/>
      </w:divBdr>
    </w:div>
    <w:div w:id="329988666">
      <w:marLeft w:val="640"/>
      <w:marRight w:val="0"/>
      <w:marTop w:val="0"/>
      <w:marBottom w:val="0"/>
      <w:divBdr>
        <w:top w:val="none" w:sz="0" w:space="0" w:color="auto"/>
        <w:left w:val="none" w:sz="0" w:space="0" w:color="auto"/>
        <w:bottom w:val="none" w:sz="0" w:space="0" w:color="auto"/>
        <w:right w:val="none" w:sz="0" w:space="0" w:color="auto"/>
      </w:divBdr>
    </w:div>
    <w:div w:id="330303062">
      <w:marLeft w:val="640"/>
      <w:marRight w:val="0"/>
      <w:marTop w:val="0"/>
      <w:marBottom w:val="0"/>
      <w:divBdr>
        <w:top w:val="none" w:sz="0" w:space="0" w:color="auto"/>
        <w:left w:val="none" w:sz="0" w:space="0" w:color="auto"/>
        <w:bottom w:val="none" w:sz="0" w:space="0" w:color="auto"/>
        <w:right w:val="none" w:sz="0" w:space="0" w:color="auto"/>
      </w:divBdr>
    </w:div>
    <w:div w:id="330331204">
      <w:marLeft w:val="640"/>
      <w:marRight w:val="0"/>
      <w:marTop w:val="0"/>
      <w:marBottom w:val="0"/>
      <w:divBdr>
        <w:top w:val="none" w:sz="0" w:space="0" w:color="auto"/>
        <w:left w:val="none" w:sz="0" w:space="0" w:color="auto"/>
        <w:bottom w:val="none" w:sz="0" w:space="0" w:color="auto"/>
        <w:right w:val="none" w:sz="0" w:space="0" w:color="auto"/>
      </w:divBdr>
    </w:div>
    <w:div w:id="330530602">
      <w:marLeft w:val="640"/>
      <w:marRight w:val="0"/>
      <w:marTop w:val="0"/>
      <w:marBottom w:val="0"/>
      <w:divBdr>
        <w:top w:val="none" w:sz="0" w:space="0" w:color="auto"/>
        <w:left w:val="none" w:sz="0" w:space="0" w:color="auto"/>
        <w:bottom w:val="none" w:sz="0" w:space="0" w:color="auto"/>
        <w:right w:val="none" w:sz="0" w:space="0" w:color="auto"/>
      </w:divBdr>
    </w:div>
    <w:div w:id="331027511">
      <w:marLeft w:val="640"/>
      <w:marRight w:val="0"/>
      <w:marTop w:val="0"/>
      <w:marBottom w:val="0"/>
      <w:divBdr>
        <w:top w:val="none" w:sz="0" w:space="0" w:color="auto"/>
        <w:left w:val="none" w:sz="0" w:space="0" w:color="auto"/>
        <w:bottom w:val="none" w:sz="0" w:space="0" w:color="auto"/>
        <w:right w:val="none" w:sz="0" w:space="0" w:color="auto"/>
      </w:divBdr>
    </w:div>
    <w:div w:id="331762771">
      <w:marLeft w:val="640"/>
      <w:marRight w:val="0"/>
      <w:marTop w:val="0"/>
      <w:marBottom w:val="0"/>
      <w:divBdr>
        <w:top w:val="none" w:sz="0" w:space="0" w:color="auto"/>
        <w:left w:val="none" w:sz="0" w:space="0" w:color="auto"/>
        <w:bottom w:val="none" w:sz="0" w:space="0" w:color="auto"/>
        <w:right w:val="none" w:sz="0" w:space="0" w:color="auto"/>
      </w:divBdr>
    </w:div>
    <w:div w:id="332071241">
      <w:marLeft w:val="640"/>
      <w:marRight w:val="0"/>
      <w:marTop w:val="0"/>
      <w:marBottom w:val="0"/>
      <w:divBdr>
        <w:top w:val="none" w:sz="0" w:space="0" w:color="auto"/>
        <w:left w:val="none" w:sz="0" w:space="0" w:color="auto"/>
        <w:bottom w:val="none" w:sz="0" w:space="0" w:color="auto"/>
        <w:right w:val="none" w:sz="0" w:space="0" w:color="auto"/>
      </w:divBdr>
    </w:div>
    <w:div w:id="332536109">
      <w:marLeft w:val="640"/>
      <w:marRight w:val="0"/>
      <w:marTop w:val="0"/>
      <w:marBottom w:val="0"/>
      <w:divBdr>
        <w:top w:val="none" w:sz="0" w:space="0" w:color="auto"/>
        <w:left w:val="none" w:sz="0" w:space="0" w:color="auto"/>
        <w:bottom w:val="none" w:sz="0" w:space="0" w:color="auto"/>
        <w:right w:val="none" w:sz="0" w:space="0" w:color="auto"/>
      </w:divBdr>
    </w:div>
    <w:div w:id="333461439">
      <w:marLeft w:val="640"/>
      <w:marRight w:val="0"/>
      <w:marTop w:val="0"/>
      <w:marBottom w:val="0"/>
      <w:divBdr>
        <w:top w:val="none" w:sz="0" w:space="0" w:color="auto"/>
        <w:left w:val="none" w:sz="0" w:space="0" w:color="auto"/>
        <w:bottom w:val="none" w:sz="0" w:space="0" w:color="auto"/>
        <w:right w:val="none" w:sz="0" w:space="0" w:color="auto"/>
      </w:divBdr>
    </w:div>
    <w:div w:id="333799223">
      <w:marLeft w:val="640"/>
      <w:marRight w:val="0"/>
      <w:marTop w:val="0"/>
      <w:marBottom w:val="0"/>
      <w:divBdr>
        <w:top w:val="none" w:sz="0" w:space="0" w:color="auto"/>
        <w:left w:val="none" w:sz="0" w:space="0" w:color="auto"/>
        <w:bottom w:val="none" w:sz="0" w:space="0" w:color="auto"/>
        <w:right w:val="none" w:sz="0" w:space="0" w:color="auto"/>
      </w:divBdr>
    </w:div>
    <w:div w:id="334965887">
      <w:marLeft w:val="640"/>
      <w:marRight w:val="0"/>
      <w:marTop w:val="0"/>
      <w:marBottom w:val="0"/>
      <w:divBdr>
        <w:top w:val="none" w:sz="0" w:space="0" w:color="auto"/>
        <w:left w:val="none" w:sz="0" w:space="0" w:color="auto"/>
        <w:bottom w:val="none" w:sz="0" w:space="0" w:color="auto"/>
        <w:right w:val="none" w:sz="0" w:space="0" w:color="auto"/>
      </w:divBdr>
    </w:div>
    <w:div w:id="335037163">
      <w:marLeft w:val="640"/>
      <w:marRight w:val="0"/>
      <w:marTop w:val="0"/>
      <w:marBottom w:val="0"/>
      <w:divBdr>
        <w:top w:val="none" w:sz="0" w:space="0" w:color="auto"/>
        <w:left w:val="none" w:sz="0" w:space="0" w:color="auto"/>
        <w:bottom w:val="none" w:sz="0" w:space="0" w:color="auto"/>
        <w:right w:val="none" w:sz="0" w:space="0" w:color="auto"/>
      </w:divBdr>
    </w:div>
    <w:div w:id="337008284">
      <w:marLeft w:val="640"/>
      <w:marRight w:val="0"/>
      <w:marTop w:val="0"/>
      <w:marBottom w:val="0"/>
      <w:divBdr>
        <w:top w:val="none" w:sz="0" w:space="0" w:color="auto"/>
        <w:left w:val="none" w:sz="0" w:space="0" w:color="auto"/>
        <w:bottom w:val="none" w:sz="0" w:space="0" w:color="auto"/>
        <w:right w:val="none" w:sz="0" w:space="0" w:color="auto"/>
      </w:divBdr>
    </w:div>
    <w:div w:id="337193698">
      <w:marLeft w:val="640"/>
      <w:marRight w:val="0"/>
      <w:marTop w:val="0"/>
      <w:marBottom w:val="0"/>
      <w:divBdr>
        <w:top w:val="none" w:sz="0" w:space="0" w:color="auto"/>
        <w:left w:val="none" w:sz="0" w:space="0" w:color="auto"/>
        <w:bottom w:val="none" w:sz="0" w:space="0" w:color="auto"/>
        <w:right w:val="none" w:sz="0" w:space="0" w:color="auto"/>
      </w:divBdr>
    </w:div>
    <w:div w:id="337463007">
      <w:marLeft w:val="640"/>
      <w:marRight w:val="0"/>
      <w:marTop w:val="0"/>
      <w:marBottom w:val="0"/>
      <w:divBdr>
        <w:top w:val="none" w:sz="0" w:space="0" w:color="auto"/>
        <w:left w:val="none" w:sz="0" w:space="0" w:color="auto"/>
        <w:bottom w:val="none" w:sz="0" w:space="0" w:color="auto"/>
        <w:right w:val="none" w:sz="0" w:space="0" w:color="auto"/>
      </w:divBdr>
    </w:div>
    <w:div w:id="337587544">
      <w:marLeft w:val="640"/>
      <w:marRight w:val="0"/>
      <w:marTop w:val="0"/>
      <w:marBottom w:val="0"/>
      <w:divBdr>
        <w:top w:val="none" w:sz="0" w:space="0" w:color="auto"/>
        <w:left w:val="none" w:sz="0" w:space="0" w:color="auto"/>
        <w:bottom w:val="none" w:sz="0" w:space="0" w:color="auto"/>
        <w:right w:val="none" w:sz="0" w:space="0" w:color="auto"/>
      </w:divBdr>
    </w:div>
    <w:div w:id="339507663">
      <w:marLeft w:val="640"/>
      <w:marRight w:val="0"/>
      <w:marTop w:val="0"/>
      <w:marBottom w:val="0"/>
      <w:divBdr>
        <w:top w:val="none" w:sz="0" w:space="0" w:color="auto"/>
        <w:left w:val="none" w:sz="0" w:space="0" w:color="auto"/>
        <w:bottom w:val="none" w:sz="0" w:space="0" w:color="auto"/>
        <w:right w:val="none" w:sz="0" w:space="0" w:color="auto"/>
      </w:divBdr>
    </w:div>
    <w:div w:id="339937000">
      <w:marLeft w:val="640"/>
      <w:marRight w:val="0"/>
      <w:marTop w:val="0"/>
      <w:marBottom w:val="0"/>
      <w:divBdr>
        <w:top w:val="none" w:sz="0" w:space="0" w:color="auto"/>
        <w:left w:val="none" w:sz="0" w:space="0" w:color="auto"/>
        <w:bottom w:val="none" w:sz="0" w:space="0" w:color="auto"/>
        <w:right w:val="none" w:sz="0" w:space="0" w:color="auto"/>
      </w:divBdr>
    </w:div>
    <w:div w:id="339939608">
      <w:marLeft w:val="640"/>
      <w:marRight w:val="0"/>
      <w:marTop w:val="0"/>
      <w:marBottom w:val="0"/>
      <w:divBdr>
        <w:top w:val="none" w:sz="0" w:space="0" w:color="auto"/>
        <w:left w:val="none" w:sz="0" w:space="0" w:color="auto"/>
        <w:bottom w:val="none" w:sz="0" w:space="0" w:color="auto"/>
        <w:right w:val="none" w:sz="0" w:space="0" w:color="auto"/>
      </w:divBdr>
    </w:div>
    <w:div w:id="341470271">
      <w:marLeft w:val="640"/>
      <w:marRight w:val="0"/>
      <w:marTop w:val="0"/>
      <w:marBottom w:val="0"/>
      <w:divBdr>
        <w:top w:val="none" w:sz="0" w:space="0" w:color="auto"/>
        <w:left w:val="none" w:sz="0" w:space="0" w:color="auto"/>
        <w:bottom w:val="none" w:sz="0" w:space="0" w:color="auto"/>
        <w:right w:val="none" w:sz="0" w:space="0" w:color="auto"/>
      </w:divBdr>
    </w:div>
    <w:div w:id="341591191">
      <w:marLeft w:val="640"/>
      <w:marRight w:val="0"/>
      <w:marTop w:val="0"/>
      <w:marBottom w:val="0"/>
      <w:divBdr>
        <w:top w:val="none" w:sz="0" w:space="0" w:color="auto"/>
        <w:left w:val="none" w:sz="0" w:space="0" w:color="auto"/>
        <w:bottom w:val="none" w:sz="0" w:space="0" w:color="auto"/>
        <w:right w:val="none" w:sz="0" w:space="0" w:color="auto"/>
      </w:divBdr>
    </w:div>
    <w:div w:id="341780126">
      <w:marLeft w:val="640"/>
      <w:marRight w:val="0"/>
      <w:marTop w:val="0"/>
      <w:marBottom w:val="0"/>
      <w:divBdr>
        <w:top w:val="none" w:sz="0" w:space="0" w:color="auto"/>
        <w:left w:val="none" w:sz="0" w:space="0" w:color="auto"/>
        <w:bottom w:val="none" w:sz="0" w:space="0" w:color="auto"/>
        <w:right w:val="none" w:sz="0" w:space="0" w:color="auto"/>
      </w:divBdr>
    </w:div>
    <w:div w:id="342435101">
      <w:marLeft w:val="640"/>
      <w:marRight w:val="0"/>
      <w:marTop w:val="0"/>
      <w:marBottom w:val="0"/>
      <w:divBdr>
        <w:top w:val="none" w:sz="0" w:space="0" w:color="auto"/>
        <w:left w:val="none" w:sz="0" w:space="0" w:color="auto"/>
        <w:bottom w:val="none" w:sz="0" w:space="0" w:color="auto"/>
        <w:right w:val="none" w:sz="0" w:space="0" w:color="auto"/>
      </w:divBdr>
    </w:div>
    <w:div w:id="343479116">
      <w:marLeft w:val="640"/>
      <w:marRight w:val="0"/>
      <w:marTop w:val="0"/>
      <w:marBottom w:val="0"/>
      <w:divBdr>
        <w:top w:val="none" w:sz="0" w:space="0" w:color="auto"/>
        <w:left w:val="none" w:sz="0" w:space="0" w:color="auto"/>
        <w:bottom w:val="none" w:sz="0" w:space="0" w:color="auto"/>
        <w:right w:val="none" w:sz="0" w:space="0" w:color="auto"/>
      </w:divBdr>
    </w:div>
    <w:div w:id="343556111">
      <w:marLeft w:val="640"/>
      <w:marRight w:val="0"/>
      <w:marTop w:val="0"/>
      <w:marBottom w:val="0"/>
      <w:divBdr>
        <w:top w:val="none" w:sz="0" w:space="0" w:color="auto"/>
        <w:left w:val="none" w:sz="0" w:space="0" w:color="auto"/>
        <w:bottom w:val="none" w:sz="0" w:space="0" w:color="auto"/>
        <w:right w:val="none" w:sz="0" w:space="0" w:color="auto"/>
      </w:divBdr>
    </w:div>
    <w:div w:id="344092062">
      <w:marLeft w:val="640"/>
      <w:marRight w:val="0"/>
      <w:marTop w:val="0"/>
      <w:marBottom w:val="0"/>
      <w:divBdr>
        <w:top w:val="none" w:sz="0" w:space="0" w:color="auto"/>
        <w:left w:val="none" w:sz="0" w:space="0" w:color="auto"/>
        <w:bottom w:val="none" w:sz="0" w:space="0" w:color="auto"/>
        <w:right w:val="none" w:sz="0" w:space="0" w:color="auto"/>
      </w:divBdr>
    </w:div>
    <w:div w:id="344983656">
      <w:marLeft w:val="640"/>
      <w:marRight w:val="0"/>
      <w:marTop w:val="0"/>
      <w:marBottom w:val="0"/>
      <w:divBdr>
        <w:top w:val="none" w:sz="0" w:space="0" w:color="auto"/>
        <w:left w:val="none" w:sz="0" w:space="0" w:color="auto"/>
        <w:bottom w:val="none" w:sz="0" w:space="0" w:color="auto"/>
        <w:right w:val="none" w:sz="0" w:space="0" w:color="auto"/>
      </w:divBdr>
    </w:div>
    <w:div w:id="345594366">
      <w:marLeft w:val="640"/>
      <w:marRight w:val="0"/>
      <w:marTop w:val="0"/>
      <w:marBottom w:val="0"/>
      <w:divBdr>
        <w:top w:val="none" w:sz="0" w:space="0" w:color="auto"/>
        <w:left w:val="none" w:sz="0" w:space="0" w:color="auto"/>
        <w:bottom w:val="none" w:sz="0" w:space="0" w:color="auto"/>
        <w:right w:val="none" w:sz="0" w:space="0" w:color="auto"/>
      </w:divBdr>
    </w:div>
    <w:div w:id="346257608">
      <w:marLeft w:val="640"/>
      <w:marRight w:val="0"/>
      <w:marTop w:val="0"/>
      <w:marBottom w:val="0"/>
      <w:divBdr>
        <w:top w:val="none" w:sz="0" w:space="0" w:color="auto"/>
        <w:left w:val="none" w:sz="0" w:space="0" w:color="auto"/>
        <w:bottom w:val="none" w:sz="0" w:space="0" w:color="auto"/>
        <w:right w:val="none" w:sz="0" w:space="0" w:color="auto"/>
      </w:divBdr>
    </w:div>
    <w:div w:id="346493087">
      <w:marLeft w:val="640"/>
      <w:marRight w:val="0"/>
      <w:marTop w:val="0"/>
      <w:marBottom w:val="0"/>
      <w:divBdr>
        <w:top w:val="none" w:sz="0" w:space="0" w:color="auto"/>
        <w:left w:val="none" w:sz="0" w:space="0" w:color="auto"/>
        <w:bottom w:val="none" w:sz="0" w:space="0" w:color="auto"/>
        <w:right w:val="none" w:sz="0" w:space="0" w:color="auto"/>
      </w:divBdr>
    </w:div>
    <w:div w:id="346753277">
      <w:marLeft w:val="640"/>
      <w:marRight w:val="0"/>
      <w:marTop w:val="0"/>
      <w:marBottom w:val="0"/>
      <w:divBdr>
        <w:top w:val="none" w:sz="0" w:space="0" w:color="auto"/>
        <w:left w:val="none" w:sz="0" w:space="0" w:color="auto"/>
        <w:bottom w:val="none" w:sz="0" w:space="0" w:color="auto"/>
        <w:right w:val="none" w:sz="0" w:space="0" w:color="auto"/>
      </w:divBdr>
    </w:div>
    <w:div w:id="346909937">
      <w:marLeft w:val="640"/>
      <w:marRight w:val="0"/>
      <w:marTop w:val="0"/>
      <w:marBottom w:val="0"/>
      <w:divBdr>
        <w:top w:val="none" w:sz="0" w:space="0" w:color="auto"/>
        <w:left w:val="none" w:sz="0" w:space="0" w:color="auto"/>
        <w:bottom w:val="none" w:sz="0" w:space="0" w:color="auto"/>
        <w:right w:val="none" w:sz="0" w:space="0" w:color="auto"/>
      </w:divBdr>
    </w:div>
    <w:div w:id="346954684">
      <w:marLeft w:val="640"/>
      <w:marRight w:val="0"/>
      <w:marTop w:val="0"/>
      <w:marBottom w:val="0"/>
      <w:divBdr>
        <w:top w:val="none" w:sz="0" w:space="0" w:color="auto"/>
        <w:left w:val="none" w:sz="0" w:space="0" w:color="auto"/>
        <w:bottom w:val="none" w:sz="0" w:space="0" w:color="auto"/>
        <w:right w:val="none" w:sz="0" w:space="0" w:color="auto"/>
      </w:divBdr>
    </w:div>
    <w:div w:id="348340241">
      <w:marLeft w:val="640"/>
      <w:marRight w:val="0"/>
      <w:marTop w:val="0"/>
      <w:marBottom w:val="0"/>
      <w:divBdr>
        <w:top w:val="none" w:sz="0" w:space="0" w:color="auto"/>
        <w:left w:val="none" w:sz="0" w:space="0" w:color="auto"/>
        <w:bottom w:val="none" w:sz="0" w:space="0" w:color="auto"/>
        <w:right w:val="none" w:sz="0" w:space="0" w:color="auto"/>
      </w:divBdr>
    </w:div>
    <w:div w:id="348483603">
      <w:marLeft w:val="640"/>
      <w:marRight w:val="0"/>
      <w:marTop w:val="0"/>
      <w:marBottom w:val="0"/>
      <w:divBdr>
        <w:top w:val="none" w:sz="0" w:space="0" w:color="auto"/>
        <w:left w:val="none" w:sz="0" w:space="0" w:color="auto"/>
        <w:bottom w:val="none" w:sz="0" w:space="0" w:color="auto"/>
        <w:right w:val="none" w:sz="0" w:space="0" w:color="auto"/>
      </w:divBdr>
    </w:div>
    <w:div w:id="348990308">
      <w:marLeft w:val="640"/>
      <w:marRight w:val="0"/>
      <w:marTop w:val="0"/>
      <w:marBottom w:val="0"/>
      <w:divBdr>
        <w:top w:val="none" w:sz="0" w:space="0" w:color="auto"/>
        <w:left w:val="none" w:sz="0" w:space="0" w:color="auto"/>
        <w:bottom w:val="none" w:sz="0" w:space="0" w:color="auto"/>
        <w:right w:val="none" w:sz="0" w:space="0" w:color="auto"/>
      </w:divBdr>
    </w:div>
    <w:div w:id="349065496">
      <w:marLeft w:val="640"/>
      <w:marRight w:val="0"/>
      <w:marTop w:val="0"/>
      <w:marBottom w:val="0"/>
      <w:divBdr>
        <w:top w:val="none" w:sz="0" w:space="0" w:color="auto"/>
        <w:left w:val="none" w:sz="0" w:space="0" w:color="auto"/>
        <w:bottom w:val="none" w:sz="0" w:space="0" w:color="auto"/>
        <w:right w:val="none" w:sz="0" w:space="0" w:color="auto"/>
      </w:divBdr>
    </w:div>
    <w:div w:id="349334605">
      <w:marLeft w:val="640"/>
      <w:marRight w:val="0"/>
      <w:marTop w:val="0"/>
      <w:marBottom w:val="0"/>
      <w:divBdr>
        <w:top w:val="none" w:sz="0" w:space="0" w:color="auto"/>
        <w:left w:val="none" w:sz="0" w:space="0" w:color="auto"/>
        <w:bottom w:val="none" w:sz="0" w:space="0" w:color="auto"/>
        <w:right w:val="none" w:sz="0" w:space="0" w:color="auto"/>
      </w:divBdr>
    </w:div>
    <w:div w:id="349572270">
      <w:marLeft w:val="640"/>
      <w:marRight w:val="0"/>
      <w:marTop w:val="0"/>
      <w:marBottom w:val="0"/>
      <w:divBdr>
        <w:top w:val="none" w:sz="0" w:space="0" w:color="auto"/>
        <w:left w:val="none" w:sz="0" w:space="0" w:color="auto"/>
        <w:bottom w:val="none" w:sz="0" w:space="0" w:color="auto"/>
        <w:right w:val="none" w:sz="0" w:space="0" w:color="auto"/>
      </w:divBdr>
    </w:div>
    <w:div w:id="349793365">
      <w:marLeft w:val="640"/>
      <w:marRight w:val="0"/>
      <w:marTop w:val="0"/>
      <w:marBottom w:val="0"/>
      <w:divBdr>
        <w:top w:val="none" w:sz="0" w:space="0" w:color="auto"/>
        <w:left w:val="none" w:sz="0" w:space="0" w:color="auto"/>
        <w:bottom w:val="none" w:sz="0" w:space="0" w:color="auto"/>
        <w:right w:val="none" w:sz="0" w:space="0" w:color="auto"/>
      </w:divBdr>
    </w:div>
    <w:div w:id="349914445">
      <w:marLeft w:val="640"/>
      <w:marRight w:val="0"/>
      <w:marTop w:val="0"/>
      <w:marBottom w:val="0"/>
      <w:divBdr>
        <w:top w:val="none" w:sz="0" w:space="0" w:color="auto"/>
        <w:left w:val="none" w:sz="0" w:space="0" w:color="auto"/>
        <w:bottom w:val="none" w:sz="0" w:space="0" w:color="auto"/>
        <w:right w:val="none" w:sz="0" w:space="0" w:color="auto"/>
      </w:divBdr>
    </w:div>
    <w:div w:id="350571535">
      <w:marLeft w:val="640"/>
      <w:marRight w:val="0"/>
      <w:marTop w:val="0"/>
      <w:marBottom w:val="0"/>
      <w:divBdr>
        <w:top w:val="none" w:sz="0" w:space="0" w:color="auto"/>
        <w:left w:val="none" w:sz="0" w:space="0" w:color="auto"/>
        <w:bottom w:val="none" w:sz="0" w:space="0" w:color="auto"/>
        <w:right w:val="none" w:sz="0" w:space="0" w:color="auto"/>
      </w:divBdr>
    </w:div>
    <w:div w:id="352609749">
      <w:marLeft w:val="640"/>
      <w:marRight w:val="0"/>
      <w:marTop w:val="0"/>
      <w:marBottom w:val="0"/>
      <w:divBdr>
        <w:top w:val="none" w:sz="0" w:space="0" w:color="auto"/>
        <w:left w:val="none" w:sz="0" w:space="0" w:color="auto"/>
        <w:bottom w:val="none" w:sz="0" w:space="0" w:color="auto"/>
        <w:right w:val="none" w:sz="0" w:space="0" w:color="auto"/>
      </w:divBdr>
    </w:div>
    <w:div w:id="353190804">
      <w:marLeft w:val="640"/>
      <w:marRight w:val="0"/>
      <w:marTop w:val="0"/>
      <w:marBottom w:val="0"/>
      <w:divBdr>
        <w:top w:val="none" w:sz="0" w:space="0" w:color="auto"/>
        <w:left w:val="none" w:sz="0" w:space="0" w:color="auto"/>
        <w:bottom w:val="none" w:sz="0" w:space="0" w:color="auto"/>
        <w:right w:val="none" w:sz="0" w:space="0" w:color="auto"/>
      </w:divBdr>
    </w:div>
    <w:div w:id="354698059">
      <w:marLeft w:val="640"/>
      <w:marRight w:val="0"/>
      <w:marTop w:val="0"/>
      <w:marBottom w:val="0"/>
      <w:divBdr>
        <w:top w:val="none" w:sz="0" w:space="0" w:color="auto"/>
        <w:left w:val="none" w:sz="0" w:space="0" w:color="auto"/>
        <w:bottom w:val="none" w:sz="0" w:space="0" w:color="auto"/>
        <w:right w:val="none" w:sz="0" w:space="0" w:color="auto"/>
      </w:divBdr>
    </w:div>
    <w:div w:id="355083163">
      <w:marLeft w:val="640"/>
      <w:marRight w:val="0"/>
      <w:marTop w:val="0"/>
      <w:marBottom w:val="0"/>
      <w:divBdr>
        <w:top w:val="none" w:sz="0" w:space="0" w:color="auto"/>
        <w:left w:val="none" w:sz="0" w:space="0" w:color="auto"/>
        <w:bottom w:val="none" w:sz="0" w:space="0" w:color="auto"/>
        <w:right w:val="none" w:sz="0" w:space="0" w:color="auto"/>
      </w:divBdr>
    </w:div>
    <w:div w:id="355891119">
      <w:marLeft w:val="640"/>
      <w:marRight w:val="0"/>
      <w:marTop w:val="0"/>
      <w:marBottom w:val="0"/>
      <w:divBdr>
        <w:top w:val="none" w:sz="0" w:space="0" w:color="auto"/>
        <w:left w:val="none" w:sz="0" w:space="0" w:color="auto"/>
        <w:bottom w:val="none" w:sz="0" w:space="0" w:color="auto"/>
        <w:right w:val="none" w:sz="0" w:space="0" w:color="auto"/>
      </w:divBdr>
    </w:div>
    <w:div w:id="356393831">
      <w:marLeft w:val="640"/>
      <w:marRight w:val="0"/>
      <w:marTop w:val="0"/>
      <w:marBottom w:val="0"/>
      <w:divBdr>
        <w:top w:val="none" w:sz="0" w:space="0" w:color="auto"/>
        <w:left w:val="none" w:sz="0" w:space="0" w:color="auto"/>
        <w:bottom w:val="none" w:sz="0" w:space="0" w:color="auto"/>
        <w:right w:val="none" w:sz="0" w:space="0" w:color="auto"/>
      </w:divBdr>
    </w:div>
    <w:div w:id="357128467">
      <w:marLeft w:val="640"/>
      <w:marRight w:val="0"/>
      <w:marTop w:val="0"/>
      <w:marBottom w:val="0"/>
      <w:divBdr>
        <w:top w:val="none" w:sz="0" w:space="0" w:color="auto"/>
        <w:left w:val="none" w:sz="0" w:space="0" w:color="auto"/>
        <w:bottom w:val="none" w:sz="0" w:space="0" w:color="auto"/>
        <w:right w:val="none" w:sz="0" w:space="0" w:color="auto"/>
      </w:divBdr>
    </w:div>
    <w:div w:id="357849996">
      <w:marLeft w:val="640"/>
      <w:marRight w:val="0"/>
      <w:marTop w:val="0"/>
      <w:marBottom w:val="0"/>
      <w:divBdr>
        <w:top w:val="none" w:sz="0" w:space="0" w:color="auto"/>
        <w:left w:val="none" w:sz="0" w:space="0" w:color="auto"/>
        <w:bottom w:val="none" w:sz="0" w:space="0" w:color="auto"/>
        <w:right w:val="none" w:sz="0" w:space="0" w:color="auto"/>
      </w:divBdr>
    </w:div>
    <w:div w:id="358360047">
      <w:marLeft w:val="640"/>
      <w:marRight w:val="0"/>
      <w:marTop w:val="0"/>
      <w:marBottom w:val="0"/>
      <w:divBdr>
        <w:top w:val="none" w:sz="0" w:space="0" w:color="auto"/>
        <w:left w:val="none" w:sz="0" w:space="0" w:color="auto"/>
        <w:bottom w:val="none" w:sz="0" w:space="0" w:color="auto"/>
        <w:right w:val="none" w:sz="0" w:space="0" w:color="auto"/>
      </w:divBdr>
    </w:div>
    <w:div w:id="358821093">
      <w:marLeft w:val="640"/>
      <w:marRight w:val="0"/>
      <w:marTop w:val="0"/>
      <w:marBottom w:val="0"/>
      <w:divBdr>
        <w:top w:val="none" w:sz="0" w:space="0" w:color="auto"/>
        <w:left w:val="none" w:sz="0" w:space="0" w:color="auto"/>
        <w:bottom w:val="none" w:sz="0" w:space="0" w:color="auto"/>
        <w:right w:val="none" w:sz="0" w:space="0" w:color="auto"/>
      </w:divBdr>
    </w:div>
    <w:div w:id="359362136">
      <w:marLeft w:val="480"/>
      <w:marRight w:val="0"/>
      <w:marTop w:val="0"/>
      <w:marBottom w:val="0"/>
      <w:divBdr>
        <w:top w:val="none" w:sz="0" w:space="0" w:color="auto"/>
        <w:left w:val="none" w:sz="0" w:space="0" w:color="auto"/>
        <w:bottom w:val="none" w:sz="0" w:space="0" w:color="auto"/>
        <w:right w:val="none" w:sz="0" w:space="0" w:color="auto"/>
      </w:divBdr>
    </w:div>
    <w:div w:id="359430598">
      <w:marLeft w:val="640"/>
      <w:marRight w:val="0"/>
      <w:marTop w:val="0"/>
      <w:marBottom w:val="0"/>
      <w:divBdr>
        <w:top w:val="none" w:sz="0" w:space="0" w:color="auto"/>
        <w:left w:val="none" w:sz="0" w:space="0" w:color="auto"/>
        <w:bottom w:val="none" w:sz="0" w:space="0" w:color="auto"/>
        <w:right w:val="none" w:sz="0" w:space="0" w:color="auto"/>
      </w:divBdr>
    </w:div>
    <w:div w:id="359861476">
      <w:marLeft w:val="640"/>
      <w:marRight w:val="0"/>
      <w:marTop w:val="0"/>
      <w:marBottom w:val="0"/>
      <w:divBdr>
        <w:top w:val="none" w:sz="0" w:space="0" w:color="auto"/>
        <w:left w:val="none" w:sz="0" w:space="0" w:color="auto"/>
        <w:bottom w:val="none" w:sz="0" w:space="0" w:color="auto"/>
        <w:right w:val="none" w:sz="0" w:space="0" w:color="auto"/>
      </w:divBdr>
    </w:div>
    <w:div w:id="361245669">
      <w:marLeft w:val="640"/>
      <w:marRight w:val="0"/>
      <w:marTop w:val="0"/>
      <w:marBottom w:val="0"/>
      <w:divBdr>
        <w:top w:val="none" w:sz="0" w:space="0" w:color="auto"/>
        <w:left w:val="none" w:sz="0" w:space="0" w:color="auto"/>
        <w:bottom w:val="none" w:sz="0" w:space="0" w:color="auto"/>
        <w:right w:val="none" w:sz="0" w:space="0" w:color="auto"/>
      </w:divBdr>
    </w:div>
    <w:div w:id="361592861">
      <w:marLeft w:val="640"/>
      <w:marRight w:val="0"/>
      <w:marTop w:val="0"/>
      <w:marBottom w:val="0"/>
      <w:divBdr>
        <w:top w:val="none" w:sz="0" w:space="0" w:color="auto"/>
        <w:left w:val="none" w:sz="0" w:space="0" w:color="auto"/>
        <w:bottom w:val="none" w:sz="0" w:space="0" w:color="auto"/>
        <w:right w:val="none" w:sz="0" w:space="0" w:color="auto"/>
      </w:divBdr>
    </w:div>
    <w:div w:id="362757010">
      <w:marLeft w:val="640"/>
      <w:marRight w:val="0"/>
      <w:marTop w:val="0"/>
      <w:marBottom w:val="0"/>
      <w:divBdr>
        <w:top w:val="none" w:sz="0" w:space="0" w:color="auto"/>
        <w:left w:val="none" w:sz="0" w:space="0" w:color="auto"/>
        <w:bottom w:val="none" w:sz="0" w:space="0" w:color="auto"/>
        <w:right w:val="none" w:sz="0" w:space="0" w:color="auto"/>
      </w:divBdr>
    </w:div>
    <w:div w:id="363336217">
      <w:marLeft w:val="640"/>
      <w:marRight w:val="0"/>
      <w:marTop w:val="0"/>
      <w:marBottom w:val="0"/>
      <w:divBdr>
        <w:top w:val="none" w:sz="0" w:space="0" w:color="auto"/>
        <w:left w:val="none" w:sz="0" w:space="0" w:color="auto"/>
        <w:bottom w:val="none" w:sz="0" w:space="0" w:color="auto"/>
        <w:right w:val="none" w:sz="0" w:space="0" w:color="auto"/>
      </w:divBdr>
    </w:div>
    <w:div w:id="363362550">
      <w:marLeft w:val="640"/>
      <w:marRight w:val="0"/>
      <w:marTop w:val="0"/>
      <w:marBottom w:val="0"/>
      <w:divBdr>
        <w:top w:val="none" w:sz="0" w:space="0" w:color="auto"/>
        <w:left w:val="none" w:sz="0" w:space="0" w:color="auto"/>
        <w:bottom w:val="none" w:sz="0" w:space="0" w:color="auto"/>
        <w:right w:val="none" w:sz="0" w:space="0" w:color="auto"/>
      </w:divBdr>
    </w:div>
    <w:div w:id="363756398">
      <w:marLeft w:val="640"/>
      <w:marRight w:val="0"/>
      <w:marTop w:val="0"/>
      <w:marBottom w:val="0"/>
      <w:divBdr>
        <w:top w:val="none" w:sz="0" w:space="0" w:color="auto"/>
        <w:left w:val="none" w:sz="0" w:space="0" w:color="auto"/>
        <w:bottom w:val="none" w:sz="0" w:space="0" w:color="auto"/>
        <w:right w:val="none" w:sz="0" w:space="0" w:color="auto"/>
      </w:divBdr>
    </w:div>
    <w:div w:id="363988654">
      <w:marLeft w:val="640"/>
      <w:marRight w:val="0"/>
      <w:marTop w:val="0"/>
      <w:marBottom w:val="0"/>
      <w:divBdr>
        <w:top w:val="none" w:sz="0" w:space="0" w:color="auto"/>
        <w:left w:val="none" w:sz="0" w:space="0" w:color="auto"/>
        <w:bottom w:val="none" w:sz="0" w:space="0" w:color="auto"/>
        <w:right w:val="none" w:sz="0" w:space="0" w:color="auto"/>
      </w:divBdr>
    </w:div>
    <w:div w:id="364061150">
      <w:marLeft w:val="640"/>
      <w:marRight w:val="0"/>
      <w:marTop w:val="0"/>
      <w:marBottom w:val="0"/>
      <w:divBdr>
        <w:top w:val="none" w:sz="0" w:space="0" w:color="auto"/>
        <w:left w:val="none" w:sz="0" w:space="0" w:color="auto"/>
        <w:bottom w:val="none" w:sz="0" w:space="0" w:color="auto"/>
        <w:right w:val="none" w:sz="0" w:space="0" w:color="auto"/>
      </w:divBdr>
    </w:div>
    <w:div w:id="365562253">
      <w:marLeft w:val="640"/>
      <w:marRight w:val="0"/>
      <w:marTop w:val="0"/>
      <w:marBottom w:val="0"/>
      <w:divBdr>
        <w:top w:val="none" w:sz="0" w:space="0" w:color="auto"/>
        <w:left w:val="none" w:sz="0" w:space="0" w:color="auto"/>
        <w:bottom w:val="none" w:sz="0" w:space="0" w:color="auto"/>
        <w:right w:val="none" w:sz="0" w:space="0" w:color="auto"/>
      </w:divBdr>
    </w:div>
    <w:div w:id="365569050">
      <w:marLeft w:val="640"/>
      <w:marRight w:val="0"/>
      <w:marTop w:val="0"/>
      <w:marBottom w:val="0"/>
      <w:divBdr>
        <w:top w:val="none" w:sz="0" w:space="0" w:color="auto"/>
        <w:left w:val="none" w:sz="0" w:space="0" w:color="auto"/>
        <w:bottom w:val="none" w:sz="0" w:space="0" w:color="auto"/>
        <w:right w:val="none" w:sz="0" w:space="0" w:color="auto"/>
      </w:divBdr>
    </w:div>
    <w:div w:id="365761305">
      <w:marLeft w:val="640"/>
      <w:marRight w:val="0"/>
      <w:marTop w:val="0"/>
      <w:marBottom w:val="0"/>
      <w:divBdr>
        <w:top w:val="none" w:sz="0" w:space="0" w:color="auto"/>
        <w:left w:val="none" w:sz="0" w:space="0" w:color="auto"/>
        <w:bottom w:val="none" w:sz="0" w:space="0" w:color="auto"/>
        <w:right w:val="none" w:sz="0" w:space="0" w:color="auto"/>
      </w:divBdr>
    </w:div>
    <w:div w:id="366178522">
      <w:marLeft w:val="640"/>
      <w:marRight w:val="0"/>
      <w:marTop w:val="0"/>
      <w:marBottom w:val="0"/>
      <w:divBdr>
        <w:top w:val="none" w:sz="0" w:space="0" w:color="auto"/>
        <w:left w:val="none" w:sz="0" w:space="0" w:color="auto"/>
        <w:bottom w:val="none" w:sz="0" w:space="0" w:color="auto"/>
        <w:right w:val="none" w:sz="0" w:space="0" w:color="auto"/>
      </w:divBdr>
    </w:div>
    <w:div w:id="366218808">
      <w:marLeft w:val="640"/>
      <w:marRight w:val="0"/>
      <w:marTop w:val="0"/>
      <w:marBottom w:val="0"/>
      <w:divBdr>
        <w:top w:val="none" w:sz="0" w:space="0" w:color="auto"/>
        <w:left w:val="none" w:sz="0" w:space="0" w:color="auto"/>
        <w:bottom w:val="none" w:sz="0" w:space="0" w:color="auto"/>
        <w:right w:val="none" w:sz="0" w:space="0" w:color="auto"/>
      </w:divBdr>
    </w:div>
    <w:div w:id="367336386">
      <w:marLeft w:val="640"/>
      <w:marRight w:val="0"/>
      <w:marTop w:val="0"/>
      <w:marBottom w:val="0"/>
      <w:divBdr>
        <w:top w:val="none" w:sz="0" w:space="0" w:color="auto"/>
        <w:left w:val="none" w:sz="0" w:space="0" w:color="auto"/>
        <w:bottom w:val="none" w:sz="0" w:space="0" w:color="auto"/>
        <w:right w:val="none" w:sz="0" w:space="0" w:color="auto"/>
      </w:divBdr>
    </w:div>
    <w:div w:id="367340211">
      <w:marLeft w:val="640"/>
      <w:marRight w:val="0"/>
      <w:marTop w:val="0"/>
      <w:marBottom w:val="0"/>
      <w:divBdr>
        <w:top w:val="none" w:sz="0" w:space="0" w:color="auto"/>
        <w:left w:val="none" w:sz="0" w:space="0" w:color="auto"/>
        <w:bottom w:val="none" w:sz="0" w:space="0" w:color="auto"/>
        <w:right w:val="none" w:sz="0" w:space="0" w:color="auto"/>
      </w:divBdr>
    </w:div>
    <w:div w:id="367801382">
      <w:marLeft w:val="640"/>
      <w:marRight w:val="0"/>
      <w:marTop w:val="0"/>
      <w:marBottom w:val="0"/>
      <w:divBdr>
        <w:top w:val="none" w:sz="0" w:space="0" w:color="auto"/>
        <w:left w:val="none" w:sz="0" w:space="0" w:color="auto"/>
        <w:bottom w:val="none" w:sz="0" w:space="0" w:color="auto"/>
        <w:right w:val="none" w:sz="0" w:space="0" w:color="auto"/>
      </w:divBdr>
    </w:div>
    <w:div w:id="367802519">
      <w:marLeft w:val="640"/>
      <w:marRight w:val="0"/>
      <w:marTop w:val="0"/>
      <w:marBottom w:val="0"/>
      <w:divBdr>
        <w:top w:val="none" w:sz="0" w:space="0" w:color="auto"/>
        <w:left w:val="none" w:sz="0" w:space="0" w:color="auto"/>
        <w:bottom w:val="none" w:sz="0" w:space="0" w:color="auto"/>
        <w:right w:val="none" w:sz="0" w:space="0" w:color="auto"/>
      </w:divBdr>
    </w:div>
    <w:div w:id="368336382">
      <w:marLeft w:val="640"/>
      <w:marRight w:val="0"/>
      <w:marTop w:val="0"/>
      <w:marBottom w:val="0"/>
      <w:divBdr>
        <w:top w:val="none" w:sz="0" w:space="0" w:color="auto"/>
        <w:left w:val="none" w:sz="0" w:space="0" w:color="auto"/>
        <w:bottom w:val="none" w:sz="0" w:space="0" w:color="auto"/>
        <w:right w:val="none" w:sz="0" w:space="0" w:color="auto"/>
      </w:divBdr>
    </w:div>
    <w:div w:id="368843959">
      <w:marLeft w:val="640"/>
      <w:marRight w:val="0"/>
      <w:marTop w:val="0"/>
      <w:marBottom w:val="0"/>
      <w:divBdr>
        <w:top w:val="none" w:sz="0" w:space="0" w:color="auto"/>
        <w:left w:val="none" w:sz="0" w:space="0" w:color="auto"/>
        <w:bottom w:val="none" w:sz="0" w:space="0" w:color="auto"/>
        <w:right w:val="none" w:sz="0" w:space="0" w:color="auto"/>
      </w:divBdr>
    </w:div>
    <w:div w:id="369039528">
      <w:marLeft w:val="640"/>
      <w:marRight w:val="0"/>
      <w:marTop w:val="0"/>
      <w:marBottom w:val="0"/>
      <w:divBdr>
        <w:top w:val="none" w:sz="0" w:space="0" w:color="auto"/>
        <w:left w:val="none" w:sz="0" w:space="0" w:color="auto"/>
        <w:bottom w:val="none" w:sz="0" w:space="0" w:color="auto"/>
        <w:right w:val="none" w:sz="0" w:space="0" w:color="auto"/>
      </w:divBdr>
    </w:div>
    <w:div w:id="369502052">
      <w:marLeft w:val="640"/>
      <w:marRight w:val="0"/>
      <w:marTop w:val="0"/>
      <w:marBottom w:val="0"/>
      <w:divBdr>
        <w:top w:val="none" w:sz="0" w:space="0" w:color="auto"/>
        <w:left w:val="none" w:sz="0" w:space="0" w:color="auto"/>
        <w:bottom w:val="none" w:sz="0" w:space="0" w:color="auto"/>
        <w:right w:val="none" w:sz="0" w:space="0" w:color="auto"/>
      </w:divBdr>
    </w:div>
    <w:div w:id="369889706">
      <w:marLeft w:val="640"/>
      <w:marRight w:val="0"/>
      <w:marTop w:val="0"/>
      <w:marBottom w:val="0"/>
      <w:divBdr>
        <w:top w:val="none" w:sz="0" w:space="0" w:color="auto"/>
        <w:left w:val="none" w:sz="0" w:space="0" w:color="auto"/>
        <w:bottom w:val="none" w:sz="0" w:space="0" w:color="auto"/>
        <w:right w:val="none" w:sz="0" w:space="0" w:color="auto"/>
      </w:divBdr>
    </w:div>
    <w:div w:id="370812622">
      <w:marLeft w:val="640"/>
      <w:marRight w:val="0"/>
      <w:marTop w:val="0"/>
      <w:marBottom w:val="0"/>
      <w:divBdr>
        <w:top w:val="none" w:sz="0" w:space="0" w:color="auto"/>
        <w:left w:val="none" w:sz="0" w:space="0" w:color="auto"/>
        <w:bottom w:val="none" w:sz="0" w:space="0" w:color="auto"/>
        <w:right w:val="none" w:sz="0" w:space="0" w:color="auto"/>
      </w:divBdr>
    </w:div>
    <w:div w:id="371615224">
      <w:marLeft w:val="640"/>
      <w:marRight w:val="0"/>
      <w:marTop w:val="0"/>
      <w:marBottom w:val="0"/>
      <w:divBdr>
        <w:top w:val="none" w:sz="0" w:space="0" w:color="auto"/>
        <w:left w:val="none" w:sz="0" w:space="0" w:color="auto"/>
        <w:bottom w:val="none" w:sz="0" w:space="0" w:color="auto"/>
        <w:right w:val="none" w:sz="0" w:space="0" w:color="auto"/>
      </w:divBdr>
    </w:div>
    <w:div w:id="371618840">
      <w:marLeft w:val="640"/>
      <w:marRight w:val="0"/>
      <w:marTop w:val="0"/>
      <w:marBottom w:val="0"/>
      <w:divBdr>
        <w:top w:val="none" w:sz="0" w:space="0" w:color="auto"/>
        <w:left w:val="none" w:sz="0" w:space="0" w:color="auto"/>
        <w:bottom w:val="none" w:sz="0" w:space="0" w:color="auto"/>
        <w:right w:val="none" w:sz="0" w:space="0" w:color="auto"/>
      </w:divBdr>
    </w:div>
    <w:div w:id="371809344">
      <w:marLeft w:val="640"/>
      <w:marRight w:val="0"/>
      <w:marTop w:val="0"/>
      <w:marBottom w:val="0"/>
      <w:divBdr>
        <w:top w:val="none" w:sz="0" w:space="0" w:color="auto"/>
        <w:left w:val="none" w:sz="0" w:space="0" w:color="auto"/>
        <w:bottom w:val="none" w:sz="0" w:space="0" w:color="auto"/>
        <w:right w:val="none" w:sz="0" w:space="0" w:color="auto"/>
      </w:divBdr>
    </w:div>
    <w:div w:id="372508352">
      <w:marLeft w:val="640"/>
      <w:marRight w:val="0"/>
      <w:marTop w:val="0"/>
      <w:marBottom w:val="0"/>
      <w:divBdr>
        <w:top w:val="none" w:sz="0" w:space="0" w:color="auto"/>
        <w:left w:val="none" w:sz="0" w:space="0" w:color="auto"/>
        <w:bottom w:val="none" w:sz="0" w:space="0" w:color="auto"/>
        <w:right w:val="none" w:sz="0" w:space="0" w:color="auto"/>
      </w:divBdr>
    </w:div>
    <w:div w:id="372779154">
      <w:marLeft w:val="640"/>
      <w:marRight w:val="0"/>
      <w:marTop w:val="0"/>
      <w:marBottom w:val="0"/>
      <w:divBdr>
        <w:top w:val="none" w:sz="0" w:space="0" w:color="auto"/>
        <w:left w:val="none" w:sz="0" w:space="0" w:color="auto"/>
        <w:bottom w:val="none" w:sz="0" w:space="0" w:color="auto"/>
        <w:right w:val="none" w:sz="0" w:space="0" w:color="auto"/>
      </w:divBdr>
    </w:div>
    <w:div w:id="375202288">
      <w:marLeft w:val="640"/>
      <w:marRight w:val="0"/>
      <w:marTop w:val="0"/>
      <w:marBottom w:val="0"/>
      <w:divBdr>
        <w:top w:val="none" w:sz="0" w:space="0" w:color="auto"/>
        <w:left w:val="none" w:sz="0" w:space="0" w:color="auto"/>
        <w:bottom w:val="none" w:sz="0" w:space="0" w:color="auto"/>
        <w:right w:val="none" w:sz="0" w:space="0" w:color="auto"/>
      </w:divBdr>
    </w:div>
    <w:div w:id="375593298">
      <w:marLeft w:val="640"/>
      <w:marRight w:val="0"/>
      <w:marTop w:val="0"/>
      <w:marBottom w:val="0"/>
      <w:divBdr>
        <w:top w:val="none" w:sz="0" w:space="0" w:color="auto"/>
        <w:left w:val="none" w:sz="0" w:space="0" w:color="auto"/>
        <w:bottom w:val="none" w:sz="0" w:space="0" w:color="auto"/>
        <w:right w:val="none" w:sz="0" w:space="0" w:color="auto"/>
      </w:divBdr>
    </w:div>
    <w:div w:id="375858285">
      <w:marLeft w:val="640"/>
      <w:marRight w:val="0"/>
      <w:marTop w:val="0"/>
      <w:marBottom w:val="0"/>
      <w:divBdr>
        <w:top w:val="none" w:sz="0" w:space="0" w:color="auto"/>
        <w:left w:val="none" w:sz="0" w:space="0" w:color="auto"/>
        <w:bottom w:val="none" w:sz="0" w:space="0" w:color="auto"/>
        <w:right w:val="none" w:sz="0" w:space="0" w:color="auto"/>
      </w:divBdr>
    </w:div>
    <w:div w:id="377323464">
      <w:marLeft w:val="640"/>
      <w:marRight w:val="0"/>
      <w:marTop w:val="0"/>
      <w:marBottom w:val="0"/>
      <w:divBdr>
        <w:top w:val="none" w:sz="0" w:space="0" w:color="auto"/>
        <w:left w:val="none" w:sz="0" w:space="0" w:color="auto"/>
        <w:bottom w:val="none" w:sz="0" w:space="0" w:color="auto"/>
        <w:right w:val="none" w:sz="0" w:space="0" w:color="auto"/>
      </w:divBdr>
    </w:div>
    <w:div w:id="377632803">
      <w:marLeft w:val="640"/>
      <w:marRight w:val="0"/>
      <w:marTop w:val="0"/>
      <w:marBottom w:val="0"/>
      <w:divBdr>
        <w:top w:val="none" w:sz="0" w:space="0" w:color="auto"/>
        <w:left w:val="none" w:sz="0" w:space="0" w:color="auto"/>
        <w:bottom w:val="none" w:sz="0" w:space="0" w:color="auto"/>
        <w:right w:val="none" w:sz="0" w:space="0" w:color="auto"/>
      </w:divBdr>
    </w:div>
    <w:div w:id="377897270">
      <w:marLeft w:val="640"/>
      <w:marRight w:val="0"/>
      <w:marTop w:val="0"/>
      <w:marBottom w:val="0"/>
      <w:divBdr>
        <w:top w:val="none" w:sz="0" w:space="0" w:color="auto"/>
        <w:left w:val="none" w:sz="0" w:space="0" w:color="auto"/>
        <w:bottom w:val="none" w:sz="0" w:space="0" w:color="auto"/>
        <w:right w:val="none" w:sz="0" w:space="0" w:color="auto"/>
      </w:divBdr>
    </w:div>
    <w:div w:id="378820220">
      <w:marLeft w:val="640"/>
      <w:marRight w:val="0"/>
      <w:marTop w:val="0"/>
      <w:marBottom w:val="0"/>
      <w:divBdr>
        <w:top w:val="none" w:sz="0" w:space="0" w:color="auto"/>
        <w:left w:val="none" w:sz="0" w:space="0" w:color="auto"/>
        <w:bottom w:val="none" w:sz="0" w:space="0" w:color="auto"/>
        <w:right w:val="none" w:sz="0" w:space="0" w:color="auto"/>
      </w:divBdr>
    </w:div>
    <w:div w:id="379550169">
      <w:marLeft w:val="640"/>
      <w:marRight w:val="0"/>
      <w:marTop w:val="0"/>
      <w:marBottom w:val="0"/>
      <w:divBdr>
        <w:top w:val="none" w:sz="0" w:space="0" w:color="auto"/>
        <w:left w:val="none" w:sz="0" w:space="0" w:color="auto"/>
        <w:bottom w:val="none" w:sz="0" w:space="0" w:color="auto"/>
        <w:right w:val="none" w:sz="0" w:space="0" w:color="auto"/>
      </w:divBdr>
    </w:div>
    <w:div w:id="380054551">
      <w:marLeft w:val="640"/>
      <w:marRight w:val="0"/>
      <w:marTop w:val="0"/>
      <w:marBottom w:val="0"/>
      <w:divBdr>
        <w:top w:val="none" w:sz="0" w:space="0" w:color="auto"/>
        <w:left w:val="none" w:sz="0" w:space="0" w:color="auto"/>
        <w:bottom w:val="none" w:sz="0" w:space="0" w:color="auto"/>
        <w:right w:val="none" w:sz="0" w:space="0" w:color="auto"/>
      </w:divBdr>
    </w:div>
    <w:div w:id="380442543">
      <w:marLeft w:val="640"/>
      <w:marRight w:val="0"/>
      <w:marTop w:val="0"/>
      <w:marBottom w:val="0"/>
      <w:divBdr>
        <w:top w:val="none" w:sz="0" w:space="0" w:color="auto"/>
        <w:left w:val="none" w:sz="0" w:space="0" w:color="auto"/>
        <w:bottom w:val="none" w:sz="0" w:space="0" w:color="auto"/>
        <w:right w:val="none" w:sz="0" w:space="0" w:color="auto"/>
      </w:divBdr>
    </w:div>
    <w:div w:id="381053400">
      <w:marLeft w:val="640"/>
      <w:marRight w:val="0"/>
      <w:marTop w:val="0"/>
      <w:marBottom w:val="0"/>
      <w:divBdr>
        <w:top w:val="none" w:sz="0" w:space="0" w:color="auto"/>
        <w:left w:val="none" w:sz="0" w:space="0" w:color="auto"/>
        <w:bottom w:val="none" w:sz="0" w:space="0" w:color="auto"/>
        <w:right w:val="none" w:sz="0" w:space="0" w:color="auto"/>
      </w:divBdr>
    </w:div>
    <w:div w:id="381293331">
      <w:marLeft w:val="640"/>
      <w:marRight w:val="0"/>
      <w:marTop w:val="0"/>
      <w:marBottom w:val="0"/>
      <w:divBdr>
        <w:top w:val="none" w:sz="0" w:space="0" w:color="auto"/>
        <w:left w:val="none" w:sz="0" w:space="0" w:color="auto"/>
        <w:bottom w:val="none" w:sz="0" w:space="0" w:color="auto"/>
        <w:right w:val="none" w:sz="0" w:space="0" w:color="auto"/>
      </w:divBdr>
    </w:div>
    <w:div w:id="381751367">
      <w:marLeft w:val="640"/>
      <w:marRight w:val="0"/>
      <w:marTop w:val="0"/>
      <w:marBottom w:val="0"/>
      <w:divBdr>
        <w:top w:val="none" w:sz="0" w:space="0" w:color="auto"/>
        <w:left w:val="none" w:sz="0" w:space="0" w:color="auto"/>
        <w:bottom w:val="none" w:sz="0" w:space="0" w:color="auto"/>
        <w:right w:val="none" w:sz="0" w:space="0" w:color="auto"/>
      </w:divBdr>
    </w:div>
    <w:div w:id="381833482">
      <w:marLeft w:val="640"/>
      <w:marRight w:val="0"/>
      <w:marTop w:val="0"/>
      <w:marBottom w:val="0"/>
      <w:divBdr>
        <w:top w:val="none" w:sz="0" w:space="0" w:color="auto"/>
        <w:left w:val="none" w:sz="0" w:space="0" w:color="auto"/>
        <w:bottom w:val="none" w:sz="0" w:space="0" w:color="auto"/>
        <w:right w:val="none" w:sz="0" w:space="0" w:color="auto"/>
      </w:divBdr>
    </w:div>
    <w:div w:id="383020500">
      <w:marLeft w:val="640"/>
      <w:marRight w:val="0"/>
      <w:marTop w:val="0"/>
      <w:marBottom w:val="0"/>
      <w:divBdr>
        <w:top w:val="none" w:sz="0" w:space="0" w:color="auto"/>
        <w:left w:val="none" w:sz="0" w:space="0" w:color="auto"/>
        <w:bottom w:val="none" w:sz="0" w:space="0" w:color="auto"/>
        <w:right w:val="none" w:sz="0" w:space="0" w:color="auto"/>
      </w:divBdr>
    </w:div>
    <w:div w:id="383213595">
      <w:marLeft w:val="640"/>
      <w:marRight w:val="0"/>
      <w:marTop w:val="0"/>
      <w:marBottom w:val="0"/>
      <w:divBdr>
        <w:top w:val="none" w:sz="0" w:space="0" w:color="auto"/>
        <w:left w:val="none" w:sz="0" w:space="0" w:color="auto"/>
        <w:bottom w:val="none" w:sz="0" w:space="0" w:color="auto"/>
        <w:right w:val="none" w:sz="0" w:space="0" w:color="auto"/>
      </w:divBdr>
    </w:div>
    <w:div w:id="383720336">
      <w:marLeft w:val="640"/>
      <w:marRight w:val="0"/>
      <w:marTop w:val="0"/>
      <w:marBottom w:val="0"/>
      <w:divBdr>
        <w:top w:val="none" w:sz="0" w:space="0" w:color="auto"/>
        <w:left w:val="none" w:sz="0" w:space="0" w:color="auto"/>
        <w:bottom w:val="none" w:sz="0" w:space="0" w:color="auto"/>
        <w:right w:val="none" w:sz="0" w:space="0" w:color="auto"/>
      </w:divBdr>
    </w:div>
    <w:div w:id="384372783">
      <w:marLeft w:val="640"/>
      <w:marRight w:val="0"/>
      <w:marTop w:val="0"/>
      <w:marBottom w:val="0"/>
      <w:divBdr>
        <w:top w:val="none" w:sz="0" w:space="0" w:color="auto"/>
        <w:left w:val="none" w:sz="0" w:space="0" w:color="auto"/>
        <w:bottom w:val="none" w:sz="0" w:space="0" w:color="auto"/>
        <w:right w:val="none" w:sz="0" w:space="0" w:color="auto"/>
      </w:divBdr>
    </w:div>
    <w:div w:id="385033686">
      <w:marLeft w:val="640"/>
      <w:marRight w:val="0"/>
      <w:marTop w:val="0"/>
      <w:marBottom w:val="0"/>
      <w:divBdr>
        <w:top w:val="none" w:sz="0" w:space="0" w:color="auto"/>
        <w:left w:val="none" w:sz="0" w:space="0" w:color="auto"/>
        <w:bottom w:val="none" w:sz="0" w:space="0" w:color="auto"/>
        <w:right w:val="none" w:sz="0" w:space="0" w:color="auto"/>
      </w:divBdr>
    </w:div>
    <w:div w:id="385226966">
      <w:marLeft w:val="640"/>
      <w:marRight w:val="0"/>
      <w:marTop w:val="0"/>
      <w:marBottom w:val="0"/>
      <w:divBdr>
        <w:top w:val="none" w:sz="0" w:space="0" w:color="auto"/>
        <w:left w:val="none" w:sz="0" w:space="0" w:color="auto"/>
        <w:bottom w:val="none" w:sz="0" w:space="0" w:color="auto"/>
        <w:right w:val="none" w:sz="0" w:space="0" w:color="auto"/>
      </w:divBdr>
    </w:div>
    <w:div w:id="386027726">
      <w:marLeft w:val="640"/>
      <w:marRight w:val="0"/>
      <w:marTop w:val="0"/>
      <w:marBottom w:val="0"/>
      <w:divBdr>
        <w:top w:val="none" w:sz="0" w:space="0" w:color="auto"/>
        <w:left w:val="none" w:sz="0" w:space="0" w:color="auto"/>
        <w:bottom w:val="none" w:sz="0" w:space="0" w:color="auto"/>
        <w:right w:val="none" w:sz="0" w:space="0" w:color="auto"/>
      </w:divBdr>
    </w:div>
    <w:div w:id="387148964">
      <w:marLeft w:val="640"/>
      <w:marRight w:val="0"/>
      <w:marTop w:val="0"/>
      <w:marBottom w:val="0"/>
      <w:divBdr>
        <w:top w:val="none" w:sz="0" w:space="0" w:color="auto"/>
        <w:left w:val="none" w:sz="0" w:space="0" w:color="auto"/>
        <w:bottom w:val="none" w:sz="0" w:space="0" w:color="auto"/>
        <w:right w:val="none" w:sz="0" w:space="0" w:color="auto"/>
      </w:divBdr>
    </w:div>
    <w:div w:id="387461248">
      <w:marLeft w:val="640"/>
      <w:marRight w:val="0"/>
      <w:marTop w:val="0"/>
      <w:marBottom w:val="0"/>
      <w:divBdr>
        <w:top w:val="none" w:sz="0" w:space="0" w:color="auto"/>
        <w:left w:val="none" w:sz="0" w:space="0" w:color="auto"/>
        <w:bottom w:val="none" w:sz="0" w:space="0" w:color="auto"/>
        <w:right w:val="none" w:sz="0" w:space="0" w:color="auto"/>
      </w:divBdr>
    </w:div>
    <w:div w:id="387842471">
      <w:marLeft w:val="640"/>
      <w:marRight w:val="0"/>
      <w:marTop w:val="0"/>
      <w:marBottom w:val="0"/>
      <w:divBdr>
        <w:top w:val="none" w:sz="0" w:space="0" w:color="auto"/>
        <w:left w:val="none" w:sz="0" w:space="0" w:color="auto"/>
        <w:bottom w:val="none" w:sz="0" w:space="0" w:color="auto"/>
        <w:right w:val="none" w:sz="0" w:space="0" w:color="auto"/>
      </w:divBdr>
    </w:div>
    <w:div w:id="388236651">
      <w:marLeft w:val="640"/>
      <w:marRight w:val="0"/>
      <w:marTop w:val="0"/>
      <w:marBottom w:val="0"/>
      <w:divBdr>
        <w:top w:val="none" w:sz="0" w:space="0" w:color="auto"/>
        <w:left w:val="none" w:sz="0" w:space="0" w:color="auto"/>
        <w:bottom w:val="none" w:sz="0" w:space="0" w:color="auto"/>
        <w:right w:val="none" w:sz="0" w:space="0" w:color="auto"/>
      </w:divBdr>
    </w:div>
    <w:div w:id="388261459">
      <w:marLeft w:val="640"/>
      <w:marRight w:val="0"/>
      <w:marTop w:val="0"/>
      <w:marBottom w:val="0"/>
      <w:divBdr>
        <w:top w:val="none" w:sz="0" w:space="0" w:color="auto"/>
        <w:left w:val="none" w:sz="0" w:space="0" w:color="auto"/>
        <w:bottom w:val="none" w:sz="0" w:space="0" w:color="auto"/>
        <w:right w:val="none" w:sz="0" w:space="0" w:color="auto"/>
      </w:divBdr>
    </w:div>
    <w:div w:id="388384764">
      <w:marLeft w:val="640"/>
      <w:marRight w:val="0"/>
      <w:marTop w:val="0"/>
      <w:marBottom w:val="0"/>
      <w:divBdr>
        <w:top w:val="none" w:sz="0" w:space="0" w:color="auto"/>
        <w:left w:val="none" w:sz="0" w:space="0" w:color="auto"/>
        <w:bottom w:val="none" w:sz="0" w:space="0" w:color="auto"/>
        <w:right w:val="none" w:sz="0" w:space="0" w:color="auto"/>
      </w:divBdr>
    </w:div>
    <w:div w:id="388695206">
      <w:marLeft w:val="640"/>
      <w:marRight w:val="0"/>
      <w:marTop w:val="0"/>
      <w:marBottom w:val="0"/>
      <w:divBdr>
        <w:top w:val="none" w:sz="0" w:space="0" w:color="auto"/>
        <w:left w:val="none" w:sz="0" w:space="0" w:color="auto"/>
        <w:bottom w:val="none" w:sz="0" w:space="0" w:color="auto"/>
        <w:right w:val="none" w:sz="0" w:space="0" w:color="auto"/>
      </w:divBdr>
    </w:div>
    <w:div w:id="389424043">
      <w:marLeft w:val="640"/>
      <w:marRight w:val="0"/>
      <w:marTop w:val="0"/>
      <w:marBottom w:val="0"/>
      <w:divBdr>
        <w:top w:val="none" w:sz="0" w:space="0" w:color="auto"/>
        <w:left w:val="none" w:sz="0" w:space="0" w:color="auto"/>
        <w:bottom w:val="none" w:sz="0" w:space="0" w:color="auto"/>
        <w:right w:val="none" w:sz="0" w:space="0" w:color="auto"/>
      </w:divBdr>
    </w:div>
    <w:div w:id="390154097">
      <w:marLeft w:val="640"/>
      <w:marRight w:val="0"/>
      <w:marTop w:val="0"/>
      <w:marBottom w:val="0"/>
      <w:divBdr>
        <w:top w:val="none" w:sz="0" w:space="0" w:color="auto"/>
        <w:left w:val="none" w:sz="0" w:space="0" w:color="auto"/>
        <w:bottom w:val="none" w:sz="0" w:space="0" w:color="auto"/>
        <w:right w:val="none" w:sz="0" w:space="0" w:color="auto"/>
      </w:divBdr>
    </w:div>
    <w:div w:id="391394376">
      <w:marLeft w:val="640"/>
      <w:marRight w:val="0"/>
      <w:marTop w:val="0"/>
      <w:marBottom w:val="0"/>
      <w:divBdr>
        <w:top w:val="none" w:sz="0" w:space="0" w:color="auto"/>
        <w:left w:val="none" w:sz="0" w:space="0" w:color="auto"/>
        <w:bottom w:val="none" w:sz="0" w:space="0" w:color="auto"/>
        <w:right w:val="none" w:sz="0" w:space="0" w:color="auto"/>
      </w:divBdr>
    </w:div>
    <w:div w:id="391975490">
      <w:marLeft w:val="640"/>
      <w:marRight w:val="0"/>
      <w:marTop w:val="0"/>
      <w:marBottom w:val="0"/>
      <w:divBdr>
        <w:top w:val="none" w:sz="0" w:space="0" w:color="auto"/>
        <w:left w:val="none" w:sz="0" w:space="0" w:color="auto"/>
        <w:bottom w:val="none" w:sz="0" w:space="0" w:color="auto"/>
        <w:right w:val="none" w:sz="0" w:space="0" w:color="auto"/>
      </w:divBdr>
    </w:div>
    <w:div w:id="392318083">
      <w:marLeft w:val="640"/>
      <w:marRight w:val="0"/>
      <w:marTop w:val="0"/>
      <w:marBottom w:val="0"/>
      <w:divBdr>
        <w:top w:val="none" w:sz="0" w:space="0" w:color="auto"/>
        <w:left w:val="none" w:sz="0" w:space="0" w:color="auto"/>
        <w:bottom w:val="none" w:sz="0" w:space="0" w:color="auto"/>
        <w:right w:val="none" w:sz="0" w:space="0" w:color="auto"/>
      </w:divBdr>
    </w:div>
    <w:div w:id="393283680">
      <w:marLeft w:val="640"/>
      <w:marRight w:val="0"/>
      <w:marTop w:val="0"/>
      <w:marBottom w:val="0"/>
      <w:divBdr>
        <w:top w:val="none" w:sz="0" w:space="0" w:color="auto"/>
        <w:left w:val="none" w:sz="0" w:space="0" w:color="auto"/>
        <w:bottom w:val="none" w:sz="0" w:space="0" w:color="auto"/>
        <w:right w:val="none" w:sz="0" w:space="0" w:color="auto"/>
      </w:divBdr>
    </w:div>
    <w:div w:id="397096329">
      <w:marLeft w:val="640"/>
      <w:marRight w:val="0"/>
      <w:marTop w:val="0"/>
      <w:marBottom w:val="0"/>
      <w:divBdr>
        <w:top w:val="none" w:sz="0" w:space="0" w:color="auto"/>
        <w:left w:val="none" w:sz="0" w:space="0" w:color="auto"/>
        <w:bottom w:val="none" w:sz="0" w:space="0" w:color="auto"/>
        <w:right w:val="none" w:sz="0" w:space="0" w:color="auto"/>
      </w:divBdr>
    </w:div>
    <w:div w:id="397174548">
      <w:marLeft w:val="640"/>
      <w:marRight w:val="0"/>
      <w:marTop w:val="0"/>
      <w:marBottom w:val="0"/>
      <w:divBdr>
        <w:top w:val="none" w:sz="0" w:space="0" w:color="auto"/>
        <w:left w:val="none" w:sz="0" w:space="0" w:color="auto"/>
        <w:bottom w:val="none" w:sz="0" w:space="0" w:color="auto"/>
        <w:right w:val="none" w:sz="0" w:space="0" w:color="auto"/>
      </w:divBdr>
    </w:div>
    <w:div w:id="397485832">
      <w:marLeft w:val="640"/>
      <w:marRight w:val="0"/>
      <w:marTop w:val="0"/>
      <w:marBottom w:val="0"/>
      <w:divBdr>
        <w:top w:val="none" w:sz="0" w:space="0" w:color="auto"/>
        <w:left w:val="none" w:sz="0" w:space="0" w:color="auto"/>
        <w:bottom w:val="none" w:sz="0" w:space="0" w:color="auto"/>
        <w:right w:val="none" w:sz="0" w:space="0" w:color="auto"/>
      </w:divBdr>
    </w:div>
    <w:div w:id="398065876">
      <w:marLeft w:val="640"/>
      <w:marRight w:val="0"/>
      <w:marTop w:val="0"/>
      <w:marBottom w:val="0"/>
      <w:divBdr>
        <w:top w:val="none" w:sz="0" w:space="0" w:color="auto"/>
        <w:left w:val="none" w:sz="0" w:space="0" w:color="auto"/>
        <w:bottom w:val="none" w:sz="0" w:space="0" w:color="auto"/>
        <w:right w:val="none" w:sz="0" w:space="0" w:color="auto"/>
      </w:divBdr>
    </w:div>
    <w:div w:id="398479981">
      <w:marLeft w:val="640"/>
      <w:marRight w:val="0"/>
      <w:marTop w:val="0"/>
      <w:marBottom w:val="0"/>
      <w:divBdr>
        <w:top w:val="none" w:sz="0" w:space="0" w:color="auto"/>
        <w:left w:val="none" w:sz="0" w:space="0" w:color="auto"/>
        <w:bottom w:val="none" w:sz="0" w:space="0" w:color="auto"/>
        <w:right w:val="none" w:sz="0" w:space="0" w:color="auto"/>
      </w:divBdr>
    </w:div>
    <w:div w:id="398868793">
      <w:marLeft w:val="640"/>
      <w:marRight w:val="0"/>
      <w:marTop w:val="0"/>
      <w:marBottom w:val="0"/>
      <w:divBdr>
        <w:top w:val="none" w:sz="0" w:space="0" w:color="auto"/>
        <w:left w:val="none" w:sz="0" w:space="0" w:color="auto"/>
        <w:bottom w:val="none" w:sz="0" w:space="0" w:color="auto"/>
        <w:right w:val="none" w:sz="0" w:space="0" w:color="auto"/>
      </w:divBdr>
    </w:div>
    <w:div w:id="400719293">
      <w:marLeft w:val="640"/>
      <w:marRight w:val="0"/>
      <w:marTop w:val="0"/>
      <w:marBottom w:val="0"/>
      <w:divBdr>
        <w:top w:val="none" w:sz="0" w:space="0" w:color="auto"/>
        <w:left w:val="none" w:sz="0" w:space="0" w:color="auto"/>
        <w:bottom w:val="none" w:sz="0" w:space="0" w:color="auto"/>
        <w:right w:val="none" w:sz="0" w:space="0" w:color="auto"/>
      </w:divBdr>
    </w:div>
    <w:div w:id="401098102">
      <w:marLeft w:val="640"/>
      <w:marRight w:val="0"/>
      <w:marTop w:val="0"/>
      <w:marBottom w:val="0"/>
      <w:divBdr>
        <w:top w:val="none" w:sz="0" w:space="0" w:color="auto"/>
        <w:left w:val="none" w:sz="0" w:space="0" w:color="auto"/>
        <w:bottom w:val="none" w:sz="0" w:space="0" w:color="auto"/>
        <w:right w:val="none" w:sz="0" w:space="0" w:color="auto"/>
      </w:divBdr>
    </w:div>
    <w:div w:id="401294834">
      <w:marLeft w:val="640"/>
      <w:marRight w:val="0"/>
      <w:marTop w:val="0"/>
      <w:marBottom w:val="0"/>
      <w:divBdr>
        <w:top w:val="none" w:sz="0" w:space="0" w:color="auto"/>
        <w:left w:val="none" w:sz="0" w:space="0" w:color="auto"/>
        <w:bottom w:val="none" w:sz="0" w:space="0" w:color="auto"/>
        <w:right w:val="none" w:sz="0" w:space="0" w:color="auto"/>
      </w:divBdr>
    </w:div>
    <w:div w:id="401606060">
      <w:marLeft w:val="640"/>
      <w:marRight w:val="0"/>
      <w:marTop w:val="0"/>
      <w:marBottom w:val="0"/>
      <w:divBdr>
        <w:top w:val="none" w:sz="0" w:space="0" w:color="auto"/>
        <w:left w:val="none" w:sz="0" w:space="0" w:color="auto"/>
        <w:bottom w:val="none" w:sz="0" w:space="0" w:color="auto"/>
        <w:right w:val="none" w:sz="0" w:space="0" w:color="auto"/>
      </w:divBdr>
    </w:div>
    <w:div w:id="401803854">
      <w:marLeft w:val="640"/>
      <w:marRight w:val="0"/>
      <w:marTop w:val="0"/>
      <w:marBottom w:val="0"/>
      <w:divBdr>
        <w:top w:val="none" w:sz="0" w:space="0" w:color="auto"/>
        <w:left w:val="none" w:sz="0" w:space="0" w:color="auto"/>
        <w:bottom w:val="none" w:sz="0" w:space="0" w:color="auto"/>
        <w:right w:val="none" w:sz="0" w:space="0" w:color="auto"/>
      </w:divBdr>
    </w:div>
    <w:div w:id="402142452">
      <w:marLeft w:val="640"/>
      <w:marRight w:val="0"/>
      <w:marTop w:val="0"/>
      <w:marBottom w:val="0"/>
      <w:divBdr>
        <w:top w:val="none" w:sz="0" w:space="0" w:color="auto"/>
        <w:left w:val="none" w:sz="0" w:space="0" w:color="auto"/>
        <w:bottom w:val="none" w:sz="0" w:space="0" w:color="auto"/>
        <w:right w:val="none" w:sz="0" w:space="0" w:color="auto"/>
      </w:divBdr>
    </w:div>
    <w:div w:id="402332837">
      <w:marLeft w:val="640"/>
      <w:marRight w:val="0"/>
      <w:marTop w:val="0"/>
      <w:marBottom w:val="0"/>
      <w:divBdr>
        <w:top w:val="none" w:sz="0" w:space="0" w:color="auto"/>
        <w:left w:val="none" w:sz="0" w:space="0" w:color="auto"/>
        <w:bottom w:val="none" w:sz="0" w:space="0" w:color="auto"/>
        <w:right w:val="none" w:sz="0" w:space="0" w:color="auto"/>
      </w:divBdr>
    </w:div>
    <w:div w:id="402875849">
      <w:marLeft w:val="640"/>
      <w:marRight w:val="0"/>
      <w:marTop w:val="0"/>
      <w:marBottom w:val="0"/>
      <w:divBdr>
        <w:top w:val="none" w:sz="0" w:space="0" w:color="auto"/>
        <w:left w:val="none" w:sz="0" w:space="0" w:color="auto"/>
        <w:bottom w:val="none" w:sz="0" w:space="0" w:color="auto"/>
        <w:right w:val="none" w:sz="0" w:space="0" w:color="auto"/>
      </w:divBdr>
    </w:div>
    <w:div w:id="403645585">
      <w:marLeft w:val="640"/>
      <w:marRight w:val="0"/>
      <w:marTop w:val="0"/>
      <w:marBottom w:val="0"/>
      <w:divBdr>
        <w:top w:val="none" w:sz="0" w:space="0" w:color="auto"/>
        <w:left w:val="none" w:sz="0" w:space="0" w:color="auto"/>
        <w:bottom w:val="none" w:sz="0" w:space="0" w:color="auto"/>
        <w:right w:val="none" w:sz="0" w:space="0" w:color="auto"/>
      </w:divBdr>
    </w:div>
    <w:div w:id="403993117">
      <w:marLeft w:val="640"/>
      <w:marRight w:val="0"/>
      <w:marTop w:val="0"/>
      <w:marBottom w:val="0"/>
      <w:divBdr>
        <w:top w:val="none" w:sz="0" w:space="0" w:color="auto"/>
        <w:left w:val="none" w:sz="0" w:space="0" w:color="auto"/>
        <w:bottom w:val="none" w:sz="0" w:space="0" w:color="auto"/>
        <w:right w:val="none" w:sz="0" w:space="0" w:color="auto"/>
      </w:divBdr>
    </w:div>
    <w:div w:id="405107628">
      <w:marLeft w:val="640"/>
      <w:marRight w:val="0"/>
      <w:marTop w:val="0"/>
      <w:marBottom w:val="0"/>
      <w:divBdr>
        <w:top w:val="none" w:sz="0" w:space="0" w:color="auto"/>
        <w:left w:val="none" w:sz="0" w:space="0" w:color="auto"/>
        <w:bottom w:val="none" w:sz="0" w:space="0" w:color="auto"/>
        <w:right w:val="none" w:sz="0" w:space="0" w:color="auto"/>
      </w:divBdr>
    </w:div>
    <w:div w:id="406658724">
      <w:marLeft w:val="640"/>
      <w:marRight w:val="0"/>
      <w:marTop w:val="0"/>
      <w:marBottom w:val="0"/>
      <w:divBdr>
        <w:top w:val="none" w:sz="0" w:space="0" w:color="auto"/>
        <w:left w:val="none" w:sz="0" w:space="0" w:color="auto"/>
        <w:bottom w:val="none" w:sz="0" w:space="0" w:color="auto"/>
        <w:right w:val="none" w:sz="0" w:space="0" w:color="auto"/>
      </w:divBdr>
    </w:div>
    <w:div w:id="406850581">
      <w:marLeft w:val="640"/>
      <w:marRight w:val="0"/>
      <w:marTop w:val="0"/>
      <w:marBottom w:val="0"/>
      <w:divBdr>
        <w:top w:val="none" w:sz="0" w:space="0" w:color="auto"/>
        <w:left w:val="none" w:sz="0" w:space="0" w:color="auto"/>
        <w:bottom w:val="none" w:sz="0" w:space="0" w:color="auto"/>
        <w:right w:val="none" w:sz="0" w:space="0" w:color="auto"/>
      </w:divBdr>
    </w:div>
    <w:div w:id="406877330">
      <w:marLeft w:val="640"/>
      <w:marRight w:val="0"/>
      <w:marTop w:val="0"/>
      <w:marBottom w:val="0"/>
      <w:divBdr>
        <w:top w:val="none" w:sz="0" w:space="0" w:color="auto"/>
        <w:left w:val="none" w:sz="0" w:space="0" w:color="auto"/>
        <w:bottom w:val="none" w:sz="0" w:space="0" w:color="auto"/>
        <w:right w:val="none" w:sz="0" w:space="0" w:color="auto"/>
      </w:divBdr>
    </w:div>
    <w:div w:id="406925555">
      <w:marLeft w:val="640"/>
      <w:marRight w:val="0"/>
      <w:marTop w:val="0"/>
      <w:marBottom w:val="0"/>
      <w:divBdr>
        <w:top w:val="none" w:sz="0" w:space="0" w:color="auto"/>
        <w:left w:val="none" w:sz="0" w:space="0" w:color="auto"/>
        <w:bottom w:val="none" w:sz="0" w:space="0" w:color="auto"/>
        <w:right w:val="none" w:sz="0" w:space="0" w:color="auto"/>
      </w:divBdr>
    </w:div>
    <w:div w:id="406997700">
      <w:marLeft w:val="640"/>
      <w:marRight w:val="0"/>
      <w:marTop w:val="0"/>
      <w:marBottom w:val="0"/>
      <w:divBdr>
        <w:top w:val="none" w:sz="0" w:space="0" w:color="auto"/>
        <w:left w:val="none" w:sz="0" w:space="0" w:color="auto"/>
        <w:bottom w:val="none" w:sz="0" w:space="0" w:color="auto"/>
        <w:right w:val="none" w:sz="0" w:space="0" w:color="auto"/>
      </w:divBdr>
    </w:div>
    <w:div w:id="406999048">
      <w:marLeft w:val="640"/>
      <w:marRight w:val="0"/>
      <w:marTop w:val="0"/>
      <w:marBottom w:val="0"/>
      <w:divBdr>
        <w:top w:val="none" w:sz="0" w:space="0" w:color="auto"/>
        <w:left w:val="none" w:sz="0" w:space="0" w:color="auto"/>
        <w:bottom w:val="none" w:sz="0" w:space="0" w:color="auto"/>
        <w:right w:val="none" w:sz="0" w:space="0" w:color="auto"/>
      </w:divBdr>
    </w:div>
    <w:div w:id="407927985">
      <w:marLeft w:val="640"/>
      <w:marRight w:val="0"/>
      <w:marTop w:val="0"/>
      <w:marBottom w:val="0"/>
      <w:divBdr>
        <w:top w:val="none" w:sz="0" w:space="0" w:color="auto"/>
        <w:left w:val="none" w:sz="0" w:space="0" w:color="auto"/>
        <w:bottom w:val="none" w:sz="0" w:space="0" w:color="auto"/>
        <w:right w:val="none" w:sz="0" w:space="0" w:color="auto"/>
      </w:divBdr>
    </w:div>
    <w:div w:id="408231500">
      <w:marLeft w:val="640"/>
      <w:marRight w:val="0"/>
      <w:marTop w:val="0"/>
      <w:marBottom w:val="0"/>
      <w:divBdr>
        <w:top w:val="none" w:sz="0" w:space="0" w:color="auto"/>
        <w:left w:val="none" w:sz="0" w:space="0" w:color="auto"/>
        <w:bottom w:val="none" w:sz="0" w:space="0" w:color="auto"/>
        <w:right w:val="none" w:sz="0" w:space="0" w:color="auto"/>
      </w:divBdr>
    </w:div>
    <w:div w:id="408577375">
      <w:marLeft w:val="640"/>
      <w:marRight w:val="0"/>
      <w:marTop w:val="0"/>
      <w:marBottom w:val="0"/>
      <w:divBdr>
        <w:top w:val="none" w:sz="0" w:space="0" w:color="auto"/>
        <w:left w:val="none" w:sz="0" w:space="0" w:color="auto"/>
        <w:bottom w:val="none" w:sz="0" w:space="0" w:color="auto"/>
        <w:right w:val="none" w:sz="0" w:space="0" w:color="auto"/>
      </w:divBdr>
    </w:div>
    <w:div w:id="409235030">
      <w:marLeft w:val="640"/>
      <w:marRight w:val="0"/>
      <w:marTop w:val="0"/>
      <w:marBottom w:val="0"/>
      <w:divBdr>
        <w:top w:val="none" w:sz="0" w:space="0" w:color="auto"/>
        <w:left w:val="none" w:sz="0" w:space="0" w:color="auto"/>
        <w:bottom w:val="none" w:sz="0" w:space="0" w:color="auto"/>
        <w:right w:val="none" w:sz="0" w:space="0" w:color="auto"/>
      </w:divBdr>
    </w:div>
    <w:div w:id="409424661">
      <w:marLeft w:val="640"/>
      <w:marRight w:val="0"/>
      <w:marTop w:val="0"/>
      <w:marBottom w:val="0"/>
      <w:divBdr>
        <w:top w:val="none" w:sz="0" w:space="0" w:color="auto"/>
        <w:left w:val="none" w:sz="0" w:space="0" w:color="auto"/>
        <w:bottom w:val="none" w:sz="0" w:space="0" w:color="auto"/>
        <w:right w:val="none" w:sz="0" w:space="0" w:color="auto"/>
      </w:divBdr>
    </w:div>
    <w:div w:id="410201507">
      <w:marLeft w:val="640"/>
      <w:marRight w:val="0"/>
      <w:marTop w:val="0"/>
      <w:marBottom w:val="0"/>
      <w:divBdr>
        <w:top w:val="none" w:sz="0" w:space="0" w:color="auto"/>
        <w:left w:val="none" w:sz="0" w:space="0" w:color="auto"/>
        <w:bottom w:val="none" w:sz="0" w:space="0" w:color="auto"/>
        <w:right w:val="none" w:sz="0" w:space="0" w:color="auto"/>
      </w:divBdr>
    </w:div>
    <w:div w:id="410856344">
      <w:marLeft w:val="640"/>
      <w:marRight w:val="0"/>
      <w:marTop w:val="0"/>
      <w:marBottom w:val="0"/>
      <w:divBdr>
        <w:top w:val="none" w:sz="0" w:space="0" w:color="auto"/>
        <w:left w:val="none" w:sz="0" w:space="0" w:color="auto"/>
        <w:bottom w:val="none" w:sz="0" w:space="0" w:color="auto"/>
        <w:right w:val="none" w:sz="0" w:space="0" w:color="auto"/>
      </w:divBdr>
    </w:div>
    <w:div w:id="411438844">
      <w:marLeft w:val="640"/>
      <w:marRight w:val="0"/>
      <w:marTop w:val="0"/>
      <w:marBottom w:val="0"/>
      <w:divBdr>
        <w:top w:val="none" w:sz="0" w:space="0" w:color="auto"/>
        <w:left w:val="none" w:sz="0" w:space="0" w:color="auto"/>
        <w:bottom w:val="none" w:sz="0" w:space="0" w:color="auto"/>
        <w:right w:val="none" w:sz="0" w:space="0" w:color="auto"/>
      </w:divBdr>
    </w:div>
    <w:div w:id="411510092">
      <w:marLeft w:val="640"/>
      <w:marRight w:val="0"/>
      <w:marTop w:val="0"/>
      <w:marBottom w:val="0"/>
      <w:divBdr>
        <w:top w:val="none" w:sz="0" w:space="0" w:color="auto"/>
        <w:left w:val="none" w:sz="0" w:space="0" w:color="auto"/>
        <w:bottom w:val="none" w:sz="0" w:space="0" w:color="auto"/>
        <w:right w:val="none" w:sz="0" w:space="0" w:color="auto"/>
      </w:divBdr>
    </w:div>
    <w:div w:id="411510320">
      <w:marLeft w:val="640"/>
      <w:marRight w:val="0"/>
      <w:marTop w:val="0"/>
      <w:marBottom w:val="0"/>
      <w:divBdr>
        <w:top w:val="none" w:sz="0" w:space="0" w:color="auto"/>
        <w:left w:val="none" w:sz="0" w:space="0" w:color="auto"/>
        <w:bottom w:val="none" w:sz="0" w:space="0" w:color="auto"/>
        <w:right w:val="none" w:sz="0" w:space="0" w:color="auto"/>
      </w:divBdr>
    </w:div>
    <w:div w:id="411858701">
      <w:marLeft w:val="640"/>
      <w:marRight w:val="0"/>
      <w:marTop w:val="0"/>
      <w:marBottom w:val="0"/>
      <w:divBdr>
        <w:top w:val="none" w:sz="0" w:space="0" w:color="auto"/>
        <w:left w:val="none" w:sz="0" w:space="0" w:color="auto"/>
        <w:bottom w:val="none" w:sz="0" w:space="0" w:color="auto"/>
        <w:right w:val="none" w:sz="0" w:space="0" w:color="auto"/>
      </w:divBdr>
    </w:div>
    <w:div w:id="412553687">
      <w:marLeft w:val="640"/>
      <w:marRight w:val="0"/>
      <w:marTop w:val="0"/>
      <w:marBottom w:val="0"/>
      <w:divBdr>
        <w:top w:val="none" w:sz="0" w:space="0" w:color="auto"/>
        <w:left w:val="none" w:sz="0" w:space="0" w:color="auto"/>
        <w:bottom w:val="none" w:sz="0" w:space="0" w:color="auto"/>
        <w:right w:val="none" w:sz="0" w:space="0" w:color="auto"/>
      </w:divBdr>
    </w:div>
    <w:div w:id="413280866">
      <w:marLeft w:val="640"/>
      <w:marRight w:val="0"/>
      <w:marTop w:val="0"/>
      <w:marBottom w:val="0"/>
      <w:divBdr>
        <w:top w:val="none" w:sz="0" w:space="0" w:color="auto"/>
        <w:left w:val="none" w:sz="0" w:space="0" w:color="auto"/>
        <w:bottom w:val="none" w:sz="0" w:space="0" w:color="auto"/>
        <w:right w:val="none" w:sz="0" w:space="0" w:color="auto"/>
      </w:divBdr>
    </w:div>
    <w:div w:id="414129588">
      <w:marLeft w:val="640"/>
      <w:marRight w:val="0"/>
      <w:marTop w:val="0"/>
      <w:marBottom w:val="0"/>
      <w:divBdr>
        <w:top w:val="none" w:sz="0" w:space="0" w:color="auto"/>
        <w:left w:val="none" w:sz="0" w:space="0" w:color="auto"/>
        <w:bottom w:val="none" w:sz="0" w:space="0" w:color="auto"/>
        <w:right w:val="none" w:sz="0" w:space="0" w:color="auto"/>
      </w:divBdr>
    </w:div>
    <w:div w:id="414715981">
      <w:marLeft w:val="640"/>
      <w:marRight w:val="0"/>
      <w:marTop w:val="0"/>
      <w:marBottom w:val="0"/>
      <w:divBdr>
        <w:top w:val="none" w:sz="0" w:space="0" w:color="auto"/>
        <w:left w:val="none" w:sz="0" w:space="0" w:color="auto"/>
        <w:bottom w:val="none" w:sz="0" w:space="0" w:color="auto"/>
        <w:right w:val="none" w:sz="0" w:space="0" w:color="auto"/>
      </w:divBdr>
    </w:div>
    <w:div w:id="414910145">
      <w:marLeft w:val="640"/>
      <w:marRight w:val="0"/>
      <w:marTop w:val="0"/>
      <w:marBottom w:val="0"/>
      <w:divBdr>
        <w:top w:val="none" w:sz="0" w:space="0" w:color="auto"/>
        <w:left w:val="none" w:sz="0" w:space="0" w:color="auto"/>
        <w:bottom w:val="none" w:sz="0" w:space="0" w:color="auto"/>
        <w:right w:val="none" w:sz="0" w:space="0" w:color="auto"/>
      </w:divBdr>
    </w:div>
    <w:div w:id="414939687">
      <w:marLeft w:val="640"/>
      <w:marRight w:val="0"/>
      <w:marTop w:val="0"/>
      <w:marBottom w:val="0"/>
      <w:divBdr>
        <w:top w:val="none" w:sz="0" w:space="0" w:color="auto"/>
        <w:left w:val="none" w:sz="0" w:space="0" w:color="auto"/>
        <w:bottom w:val="none" w:sz="0" w:space="0" w:color="auto"/>
        <w:right w:val="none" w:sz="0" w:space="0" w:color="auto"/>
      </w:divBdr>
    </w:div>
    <w:div w:id="415324313">
      <w:marLeft w:val="640"/>
      <w:marRight w:val="0"/>
      <w:marTop w:val="0"/>
      <w:marBottom w:val="0"/>
      <w:divBdr>
        <w:top w:val="none" w:sz="0" w:space="0" w:color="auto"/>
        <w:left w:val="none" w:sz="0" w:space="0" w:color="auto"/>
        <w:bottom w:val="none" w:sz="0" w:space="0" w:color="auto"/>
        <w:right w:val="none" w:sz="0" w:space="0" w:color="auto"/>
      </w:divBdr>
    </w:div>
    <w:div w:id="415520444">
      <w:marLeft w:val="640"/>
      <w:marRight w:val="0"/>
      <w:marTop w:val="0"/>
      <w:marBottom w:val="0"/>
      <w:divBdr>
        <w:top w:val="none" w:sz="0" w:space="0" w:color="auto"/>
        <w:left w:val="none" w:sz="0" w:space="0" w:color="auto"/>
        <w:bottom w:val="none" w:sz="0" w:space="0" w:color="auto"/>
        <w:right w:val="none" w:sz="0" w:space="0" w:color="auto"/>
      </w:divBdr>
    </w:div>
    <w:div w:id="415712951">
      <w:marLeft w:val="640"/>
      <w:marRight w:val="0"/>
      <w:marTop w:val="0"/>
      <w:marBottom w:val="0"/>
      <w:divBdr>
        <w:top w:val="none" w:sz="0" w:space="0" w:color="auto"/>
        <w:left w:val="none" w:sz="0" w:space="0" w:color="auto"/>
        <w:bottom w:val="none" w:sz="0" w:space="0" w:color="auto"/>
        <w:right w:val="none" w:sz="0" w:space="0" w:color="auto"/>
      </w:divBdr>
    </w:div>
    <w:div w:id="416485369">
      <w:marLeft w:val="640"/>
      <w:marRight w:val="0"/>
      <w:marTop w:val="0"/>
      <w:marBottom w:val="0"/>
      <w:divBdr>
        <w:top w:val="none" w:sz="0" w:space="0" w:color="auto"/>
        <w:left w:val="none" w:sz="0" w:space="0" w:color="auto"/>
        <w:bottom w:val="none" w:sz="0" w:space="0" w:color="auto"/>
        <w:right w:val="none" w:sz="0" w:space="0" w:color="auto"/>
      </w:divBdr>
    </w:div>
    <w:div w:id="416904410">
      <w:marLeft w:val="640"/>
      <w:marRight w:val="0"/>
      <w:marTop w:val="0"/>
      <w:marBottom w:val="0"/>
      <w:divBdr>
        <w:top w:val="none" w:sz="0" w:space="0" w:color="auto"/>
        <w:left w:val="none" w:sz="0" w:space="0" w:color="auto"/>
        <w:bottom w:val="none" w:sz="0" w:space="0" w:color="auto"/>
        <w:right w:val="none" w:sz="0" w:space="0" w:color="auto"/>
      </w:divBdr>
    </w:div>
    <w:div w:id="417792695">
      <w:marLeft w:val="640"/>
      <w:marRight w:val="0"/>
      <w:marTop w:val="0"/>
      <w:marBottom w:val="0"/>
      <w:divBdr>
        <w:top w:val="none" w:sz="0" w:space="0" w:color="auto"/>
        <w:left w:val="none" w:sz="0" w:space="0" w:color="auto"/>
        <w:bottom w:val="none" w:sz="0" w:space="0" w:color="auto"/>
        <w:right w:val="none" w:sz="0" w:space="0" w:color="auto"/>
      </w:divBdr>
    </w:div>
    <w:div w:id="417795033">
      <w:marLeft w:val="640"/>
      <w:marRight w:val="0"/>
      <w:marTop w:val="0"/>
      <w:marBottom w:val="0"/>
      <w:divBdr>
        <w:top w:val="none" w:sz="0" w:space="0" w:color="auto"/>
        <w:left w:val="none" w:sz="0" w:space="0" w:color="auto"/>
        <w:bottom w:val="none" w:sz="0" w:space="0" w:color="auto"/>
        <w:right w:val="none" w:sz="0" w:space="0" w:color="auto"/>
      </w:divBdr>
    </w:div>
    <w:div w:id="418252604">
      <w:marLeft w:val="640"/>
      <w:marRight w:val="0"/>
      <w:marTop w:val="0"/>
      <w:marBottom w:val="0"/>
      <w:divBdr>
        <w:top w:val="none" w:sz="0" w:space="0" w:color="auto"/>
        <w:left w:val="none" w:sz="0" w:space="0" w:color="auto"/>
        <w:bottom w:val="none" w:sz="0" w:space="0" w:color="auto"/>
        <w:right w:val="none" w:sz="0" w:space="0" w:color="auto"/>
      </w:divBdr>
    </w:div>
    <w:div w:id="418521558">
      <w:marLeft w:val="640"/>
      <w:marRight w:val="0"/>
      <w:marTop w:val="0"/>
      <w:marBottom w:val="0"/>
      <w:divBdr>
        <w:top w:val="none" w:sz="0" w:space="0" w:color="auto"/>
        <w:left w:val="none" w:sz="0" w:space="0" w:color="auto"/>
        <w:bottom w:val="none" w:sz="0" w:space="0" w:color="auto"/>
        <w:right w:val="none" w:sz="0" w:space="0" w:color="auto"/>
      </w:divBdr>
    </w:div>
    <w:div w:id="418791621">
      <w:marLeft w:val="640"/>
      <w:marRight w:val="0"/>
      <w:marTop w:val="0"/>
      <w:marBottom w:val="0"/>
      <w:divBdr>
        <w:top w:val="none" w:sz="0" w:space="0" w:color="auto"/>
        <w:left w:val="none" w:sz="0" w:space="0" w:color="auto"/>
        <w:bottom w:val="none" w:sz="0" w:space="0" w:color="auto"/>
        <w:right w:val="none" w:sz="0" w:space="0" w:color="auto"/>
      </w:divBdr>
    </w:div>
    <w:div w:id="420106114">
      <w:marLeft w:val="640"/>
      <w:marRight w:val="0"/>
      <w:marTop w:val="0"/>
      <w:marBottom w:val="0"/>
      <w:divBdr>
        <w:top w:val="none" w:sz="0" w:space="0" w:color="auto"/>
        <w:left w:val="none" w:sz="0" w:space="0" w:color="auto"/>
        <w:bottom w:val="none" w:sz="0" w:space="0" w:color="auto"/>
        <w:right w:val="none" w:sz="0" w:space="0" w:color="auto"/>
      </w:divBdr>
    </w:div>
    <w:div w:id="420416213">
      <w:marLeft w:val="640"/>
      <w:marRight w:val="0"/>
      <w:marTop w:val="0"/>
      <w:marBottom w:val="0"/>
      <w:divBdr>
        <w:top w:val="none" w:sz="0" w:space="0" w:color="auto"/>
        <w:left w:val="none" w:sz="0" w:space="0" w:color="auto"/>
        <w:bottom w:val="none" w:sz="0" w:space="0" w:color="auto"/>
        <w:right w:val="none" w:sz="0" w:space="0" w:color="auto"/>
      </w:divBdr>
    </w:div>
    <w:div w:id="420873730">
      <w:marLeft w:val="640"/>
      <w:marRight w:val="0"/>
      <w:marTop w:val="0"/>
      <w:marBottom w:val="0"/>
      <w:divBdr>
        <w:top w:val="none" w:sz="0" w:space="0" w:color="auto"/>
        <w:left w:val="none" w:sz="0" w:space="0" w:color="auto"/>
        <w:bottom w:val="none" w:sz="0" w:space="0" w:color="auto"/>
        <w:right w:val="none" w:sz="0" w:space="0" w:color="auto"/>
      </w:divBdr>
    </w:div>
    <w:div w:id="421999909">
      <w:marLeft w:val="640"/>
      <w:marRight w:val="0"/>
      <w:marTop w:val="0"/>
      <w:marBottom w:val="0"/>
      <w:divBdr>
        <w:top w:val="none" w:sz="0" w:space="0" w:color="auto"/>
        <w:left w:val="none" w:sz="0" w:space="0" w:color="auto"/>
        <w:bottom w:val="none" w:sz="0" w:space="0" w:color="auto"/>
        <w:right w:val="none" w:sz="0" w:space="0" w:color="auto"/>
      </w:divBdr>
    </w:div>
    <w:div w:id="422458725">
      <w:marLeft w:val="640"/>
      <w:marRight w:val="0"/>
      <w:marTop w:val="0"/>
      <w:marBottom w:val="0"/>
      <w:divBdr>
        <w:top w:val="none" w:sz="0" w:space="0" w:color="auto"/>
        <w:left w:val="none" w:sz="0" w:space="0" w:color="auto"/>
        <w:bottom w:val="none" w:sz="0" w:space="0" w:color="auto"/>
        <w:right w:val="none" w:sz="0" w:space="0" w:color="auto"/>
      </w:divBdr>
    </w:div>
    <w:div w:id="422802431">
      <w:marLeft w:val="640"/>
      <w:marRight w:val="0"/>
      <w:marTop w:val="0"/>
      <w:marBottom w:val="0"/>
      <w:divBdr>
        <w:top w:val="none" w:sz="0" w:space="0" w:color="auto"/>
        <w:left w:val="none" w:sz="0" w:space="0" w:color="auto"/>
        <w:bottom w:val="none" w:sz="0" w:space="0" w:color="auto"/>
        <w:right w:val="none" w:sz="0" w:space="0" w:color="auto"/>
      </w:divBdr>
    </w:div>
    <w:div w:id="422991014">
      <w:marLeft w:val="640"/>
      <w:marRight w:val="0"/>
      <w:marTop w:val="0"/>
      <w:marBottom w:val="0"/>
      <w:divBdr>
        <w:top w:val="none" w:sz="0" w:space="0" w:color="auto"/>
        <w:left w:val="none" w:sz="0" w:space="0" w:color="auto"/>
        <w:bottom w:val="none" w:sz="0" w:space="0" w:color="auto"/>
        <w:right w:val="none" w:sz="0" w:space="0" w:color="auto"/>
      </w:divBdr>
    </w:div>
    <w:div w:id="423693040">
      <w:marLeft w:val="640"/>
      <w:marRight w:val="0"/>
      <w:marTop w:val="0"/>
      <w:marBottom w:val="0"/>
      <w:divBdr>
        <w:top w:val="none" w:sz="0" w:space="0" w:color="auto"/>
        <w:left w:val="none" w:sz="0" w:space="0" w:color="auto"/>
        <w:bottom w:val="none" w:sz="0" w:space="0" w:color="auto"/>
        <w:right w:val="none" w:sz="0" w:space="0" w:color="auto"/>
      </w:divBdr>
    </w:div>
    <w:div w:id="424113585">
      <w:marLeft w:val="640"/>
      <w:marRight w:val="0"/>
      <w:marTop w:val="0"/>
      <w:marBottom w:val="0"/>
      <w:divBdr>
        <w:top w:val="none" w:sz="0" w:space="0" w:color="auto"/>
        <w:left w:val="none" w:sz="0" w:space="0" w:color="auto"/>
        <w:bottom w:val="none" w:sz="0" w:space="0" w:color="auto"/>
        <w:right w:val="none" w:sz="0" w:space="0" w:color="auto"/>
      </w:divBdr>
    </w:div>
    <w:div w:id="424419470">
      <w:marLeft w:val="640"/>
      <w:marRight w:val="0"/>
      <w:marTop w:val="0"/>
      <w:marBottom w:val="0"/>
      <w:divBdr>
        <w:top w:val="none" w:sz="0" w:space="0" w:color="auto"/>
        <w:left w:val="none" w:sz="0" w:space="0" w:color="auto"/>
        <w:bottom w:val="none" w:sz="0" w:space="0" w:color="auto"/>
        <w:right w:val="none" w:sz="0" w:space="0" w:color="auto"/>
      </w:divBdr>
    </w:div>
    <w:div w:id="424616469">
      <w:marLeft w:val="640"/>
      <w:marRight w:val="0"/>
      <w:marTop w:val="0"/>
      <w:marBottom w:val="0"/>
      <w:divBdr>
        <w:top w:val="none" w:sz="0" w:space="0" w:color="auto"/>
        <w:left w:val="none" w:sz="0" w:space="0" w:color="auto"/>
        <w:bottom w:val="none" w:sz="0" w:space="0" w:color="auto"/>
        <w:right w:val="none" w:sz="0" w:space="0" w:color="auto"/>
      </w:divBdr>
    </w:div>
    <w:div w:id="426342177">
      <w:marLeft w:val="640"/>
      <w:marRight w:val="0"/>
      <w:marTop w:val="0"/>
      <w:marBottom w:val="0"/>
      <w:divBdr>
        <w:top w:val="none" w:sz="0" w:space="0" w:color="auto"/>
        <w:left w:val="none" w:sz="0" w:space="0" w:color="auto"/>
        <w:bottom w:val="none" w:sz="0" w:space="0" w:color="auto"/>
        <w:right w:val="none" w:sz="0" w:space="0" w:color="auto"/>
      </w:divBdr>
    </w:div>
    <w:div w:id="426540658">
      <w:marLeft w:val="640"/>
      <w:marRight w:val="0"/>
      <w:marTop w:val="0"/>
      <w:marBottom w:val="0"/>
      <w:divBdr>
        <w:top w:val="none" w:sz="0" w:space="0" w:color="auto"/>
        <w:left w:val="none" w:sz="0" w:space="0" w:color="auto"/>
        <w:bottom w:val="none" w:sz="0" w:space="0" w:color="auto"/>
        <w:right w:val="none" w:sz="0" w:space="0" w:color="auto"/>
      </w:divBdr>
    </w:div>
    <w:div w:id="426577993">
      <w:marLeft w:val="640"/>
      <w:marRight w:val="0"/>
      <w:marTop w:val="0"/>
      <w:marBottom w:val="0"/>
      <w:divBdr>
        <w:top w:val="none" w:sz="0" w:space="0" w:color="auto"/>
        <w:left w:val="none" w:sz="0" w:space="0" w:color="auto"/>
        <w:bottom w:val="none" w:sz="0" w:space="0" w:color="auto"/>
        <w:right w:val="none" w:sz="0" w:space="0" w:color="auto"/>
      </w:divBdr>
    </w:div>
    <w:div w:id="427124159">
      <w:marLeft w:val="640"/>
      <w:marRight w:val="0"/>
      <w:marTop w:val="0"/>
      <w:marBottom w:val="0"/>
      <w:divBdr>
        <w:top w:val="none" w:sz="0" w:space="0" w:color="auto"/>
        <w:left w:val="none" w:sz="0" w:space="0" w:color="auto"/>
        <w:bottom w:val="none" w:sz="0" w:space="0" w:color="auto"/>
        <w:right w:val="none" w:sz="0" w:space="0" w:color="auto"/>
      </w:divBdr>
    </w:div>
    <w:div w:id="428084651">
      <w:marLeft w:val="640"/>
      <w:marRight w:val="0"/>
      <w:marTop w:val="0"/>
      <w:marBottom w:val="0"/>
      <w:divBdr>
        <w:top w:val="none" w:sz="0" w:space="0" w:color="auto"/>
        <w:left w:val="none" w:sz="0" w:space="0" w:color="auto"/>
        <w:bottom w:val="none" w:sz="0" w:space="0" w:color="auto"/>
        <w:right w:val="none" w:sz="0" w:space="0" w:color="auto"/>
      </w:divBdr>
    </w:div>
    <w:div w:id="428357271">
      <w:marLeft w:val="640"/>
      <w:marRight w:val="0"/>
      <w:marTop w:val="0"/>
      <w:marBottom w:val="0"/>
      <w:divBdr>
        <w:top w:val="none" w:sz="0" w:space="0" w:color="auto"/>
        <w:left w:val="none" w:sz="0" w:space="0" w:color="auto"/>
        <w:bottom w:val="none" w:sz="0" w:space="0" w:color="auto"/>
        <w:right w:val="none" w:sz="0" w:space="0" w:color="auto"/>
      </w:divBdr>
    </w:div>
    <w:div w:id="428739832">
      <w:marLeft w:val="640"/>
      <w:marRight w:val="0"/>
      <w:marTop w:val="0"/>
      <w:marBottom w:val="0"/>
      <w:divBdr>
        <w:top w:val="none" w:sz="0" w:space="0" w:color="auto"/>
        <w:left w:val="none" w:sz="0" w:space="0" w:color="auto"/>
        <w:bottom w:val="none" w:sz="0" w:space="0" w:color="auto"/>
        <w:right w:val="none" w:sz="0" w:space="0" w:color="auto"/>
      </w:divBdr>
    </w:div>
    <w:div w:id="428893590">
      <w:marLeft w:val="640"/>
      <w:marRight w:val="0"/>
      <w:marTop w:val="0"/>
      <w:marBottom w:val="0"/>
      <w:divBdr>
        <w:top w:val="none" w:sz="0" w:space="0" w:color="auto"/>
        <w:left w:val="none" w:sz="0" w:space="0" w:color="auto"/>
        <w:bottom w:val="none" w:sz="0" w:space="0" w:color="auto"/>
        <w:right w:val="none" w:sz="0" w:space="0" w:color="auto"/>
      </w:divBdr>
    </w:div>
    <w:div w:id="429814837">
      <w:marLeft w:val="640"/>
      <w:marRight w:val="0"/>
      <w:marTop w:val="0"/>
      <w:marBottom w:val="0"/>
      <w:divBdr>
        <w:top w:val="none" w:sz="0" w:space="0" w:color="auto"/>
        <w:left w:val="none" w:sz="0" w:space="0" w:color="auto"/>
        <w:bottom w:val="none" w:sz="0" w:space="0" w:color="auto"/>
        <w:right w:val="none" w:sz="0" w:space="0" w:color="auto"/>
      </w:divBdr>
    </w:div>
    <w:div w:id="430440608">
      <w:marLeft w:val="640"/>
      <w:marRight w:val="0"/>
      <w:marTop w:val="0"/>
      <w:marBottom w:val="0"/>
      <w:divBdr>
        <w:top w:val="none" w:sz="0" w:space="0" w:color="auto"/>
        <w:left w:val="none" w:sz="0" w:space="0" w:color="auto"/>
        <w:bottom w:val="none" w:sz="0" w:space="0" w:color="auto"/>
        <w:right w:val="none" w:sz="0" w:space="0" w:color="auto"/>
      </w:divBdr>
    </w:div>
    <w:div w:id="430900826">
      <w:marLeft w:val="640"/>
      <w:marRight w:val="0"/>
      <w:marTop w:val="0"/>
      <w:marBottom w:val="0"/>
      <w:divBdr>
        <w:top w:val="none" w:sz="0" w:space="0" w:color="auto"/>
        <w:left w:val="none" w:sz="0" w:space="0" w:color="auto"/>
        <w:bottom w:val="none" w:sz="0" w:space="0" w:color="auto"/>
        <w:right w:val="none" w:sz="0" w:space="0" w:color="auto"/>
      </w:divBdr>
    </w:div>
    <w:div w:id="431046355">
      <w:marLeft w:val="640"/>
      <w:marRight w:val="0"/>
      <w:marTop w:val="0"/>
      <w:marBottom w:val="0"/>
      <w:divBdr>
        <w:top w:val="none" w:sz="0" w:space="0" w:color="auto"/>
        <w:left w:val="none" w:sz="0" w:space="0" w:color="auto"/>
        <w:bottom w:val="none" w:sz="0" w:space="0" w:color="auto"/>
        <w:right w:val="none" w:sz="0" w:space="0" w:color="auto"/>
      </w:divBdr>
    </w:div>
    <w:div w:id="431127464">
      <w:marLeft w:val="640"/>
      <w:marRight w:val="0"/>
      <w:marTop w:val="0"/>
      <w:marBottom w:val="0"/>
      <w:divBdr>
        <w:top w:val="none" w:sz="0" w:space="0" w:color="auto"/>
        <w:left w:val="none" w:sz="0" w:space="0" w:color="auto"/>
        <w:bottom w:val="none" w:sz="0" w:space="0" w:color="auto"/>
        <w:right w:val="none" w:sz="0" w:space="0" w:color="auto"/>
      </w:divBdr>
    </w:div>
    <w:div w:id="431555771">
      <w:marLeft w:val="640"/>
      <w:marRight w:val="0"/>
      <w:marTop w:val="0"/>
      <w:marBottom w:val="0"/>
      <w:divBdr>
        <w:top w:val="none" w:sz="0" w:space="0" w:color="auto"/>
        <w:left w:val="none" w:sz="0" w:space="0" w:color="auto"/>
        <w:bottom w:val="none" w:sz="0" w:space="0" w:color="auto"/>
        <w:right w:val="none" w:sz="0" w:space="0" w:color="auto"/>
      </w:divBdr>
    </w:div>
    <w:div w:id="431559605">
      <w:marLeft w:val="640"/>
      <w:marRight w:val="0"/>
      <w:marTop w:val="0"/>
      <w:marBottom w:val="0"/>
      <w:divBdr>
        <w:top w:val="none" w:sz="0" w:space="0" w:color="auto"/>
        <w:left w:val="none" w:sz="0" w:space="0" w:color="auto"/>
        <w:bottom w:val="none" w:sz="0" w:space="0" w:color="auto"/>
        <w:right w:val="none" w:sz="0" w:space="0" w:color="auto"/>
      </w:divBdr>
    </w:div>
    <w:div w:id="432090902">
      <w:marLeft w:val="640"/>
      <w:marRight w:val="0"/>
      <w:marTop w:val="0"/>
      <w:marBottom w:val="0"/>
      <w:divBdr>
        <w:top w:val="none" w:sz="0" w:space="0" w:color="auto"/>
        <w:left w:val="none" w:sz="0" w:space="0" w:color="auto"/>
        <w:bottom w:val="none" w:sz="0" w:space="0" w:color="auto"/>
        <w:right w:val="none" w:sz="0" w:space="0" w:color="auto"/>
      </w:divBdr>
    </w:div>
    <w:div w:id="433131239">
      <w:marLeft w:val="640"/>
      <w:marRight w:val="0"/>
      <w:marTop w:val="0"/>
      <w:marBottom w:val="0"/>
      <w:divBdr>
        <w:top w:val="none" w:sz="0" w:space="0" w:color="auto"/>
        <w:left w:val="none" w:sz="0" w:space="0" w:color="auto"/>
        <w:bottom w:val="none" w:sz="0" w:space="0" w:color="auto"/>
        <w:right w:val="none" w:sz="0" w:space="0" w:color="auto"/>
      </w:divBdr>
    </w:div>
    <w:div w:id="433669505">
      <w:marLeft w:val="640"/>
      <w:marRight w:val="0"/>
      <w:marTop w:val="0"/>
      <w:marBottom w:val="0"/>
      <w:divBdr>
        <w:top w:val="none" w:sz="0" w:space="0" w:color="auto"/>
        <w:left w:val="none" w:sz="0" w:space="0" w:color="auto"/>
        <w:bottom w:val="none" w:sz="0" w:space="0" w:color="auto"/>
        <w:right w:val="none" w:sz="0" w:space="0" w:color="auto"/>
      </w:divBdr>
    </w:div>
    <w:div w:id="434205978">
      <w:marLeft w:val="640"/>
      <w:marRight w:val="0"/>
      <w:marTop w:val="0"/>
      <w:marBottom w:val="0"/>
      <w:divBdr>
        <w:top w:val="none" w:sz="0" w:space="0" w:color="auto"/>
        <w:left w:val="none" w:sz="0" w:space="0" w:color="auto"/>
        <w:bottom w:val="none" w:sz="0" w:space="0" w:color="auto"/>
        <w:right w:val="none" w:sz="0" w:space="0" w:color="auto"/>
      </w:divBdr>
    </w:div>
    <w:div w:id="434709754">
      <w:marLeft w:val="640"/>
      <w:marRight w:val="0"/>
      <w:marTop w:val="0"/>
      <w:marBottom w:val="0"/>
      <w:divBdr>
        <w:top w:val="none" w:sz="0" w:space="0" w:color="auto"/>
        <w:left w:val="none" w:sz="0" w:space="0" w:color="auto"/>
        <w:bottom w:val="none" w:sz="0" w:space="0" w:color="auto"/>
        <w:right w:val="none" w:sz="0" w:space="0" w:color="auto"/>
      </w:divBdr>
    </w:div>
    <w:div w:id="434907852">
      <w:marLeft w:val="640"/>
      <w:marRight w:val="0"/>
      <w:marTop w:val="0"/>
      <w:marBottom w:val="0"/>
      <w:divBdr>
        <w:top w:val="none" w:sz="0" w:space="0" w:color="auto"/>
        <w:left w:val="none" w:sz="0" w:space="0" w:color="auto"/>
        <w:bottom w:val="none" w:sz="0" w:space="0" w:color="auto"/>
        <w:right w:val="none" w:sz="0" w:space="0" w:color="auto"/>
      </w:divBdr>
    </w:div>
    <w:div w:id="435177169">
      <w:marLeft w:val="640"/>
      <w:marRight w:val="0"/>
      <w:marTop w:val="0"/>
      <w:marBottom w:val="0"/>
      <w:divBdr>
        <w:top w:val="none" w:sz="0" w:space="0" w:color="auto"/>
        <w:left w:val="none" w:sz="0" w:space="0" w:color="auto"/>
        <w:bottom w:val="none" w:sz="0" w:space="0" w:color="auto"/>
        <w:right w:val="none" w:sz="0" w:space="0" w:color="auto"/>
      </w:divBdr>
    </w:div>
    <w:div w:id="436827729">
      <w:marLeft w:val="640"/>
      <w:marRight w:val="0"/>
      <w:marTop w:val="0"/>
      <w:marBottom w:val="0"/>
      <w:divBdr>
        <w:top w:val="none" w:sz="0" w:space="0" w:color="auto"/>
        <w:left w:val="none" w:sz="0" w:space="0" w:color="auto"/>
        <w:bottom w:val="none" w:sz="0" w:space="0" w:color="auto"/>
        <w:right w:val="none" w:sz="0" w:space="0" w:color="auto"/>
      </w:divBdr>
    </w:div>
    <w:div w:id="437409491">
      <w:marLeft w:val="640"/>
      <w:marRight w:val="0"/>
      <w:marTop w:val="0"/>
      <w:marBottom w:val="0"/>
      <w:divBdr>
        <w:top w:val="none" w:sz="0" w:space="0" w:color="auto"/>
        <w:left w:val="none" w:sz="0" w:space="0" w:color="auto"/>
        <w:bottom w:val="none" w:sz="0" w:space="0" w:color="auto"/>
        <w:right w:val="none" w:sz="0" w:space="0" w:color="auto"/>
      </w:divBdr>
    </w:div>
    <w:div w:id="437605458">
      <w:marLeft w:val="640"/>
      <w:marRight w:val="0"/>
      <w:marTop w:val="0"/>
      <w:marBottom w:val="0"/>
      <w:divBdr>
        <w:top w:val="none" w:sz="0" w:space="0" w:color="auto"/>
        <w:left w:val="none" w:sz="0" w:space="0" w:color="auto"/>
        <w:bottom w:val="none" w:sz="0" w:space="0" w:color="auto"/>
        <w:right w:val="none" w:sz="0" w:space="0" w:color="auto"/>
      </w:divBdr>
    </w:div>
    <w:div w:id="437649846">
      <w:marLeft w:val="640"/>
      <w:marRight w:val="0"/>
      <w:marTop w:val="0"/>
      <w:marBottom w:val="0"/>
      <w:divBdr>
        <w:top w:val="none" w:sz="0" w:space="0" w:color="auto"/>
        <w:left w:val="none" w:sz="0" w:space="0" w:color="auto"/>
        <w:bottom w:val="none" w:sz="0" w:space="0" w:color="auto"/>
        <w:right w:val="none" w:sz="0" w:space="0" w:color="auto"/>
      </w:divBdr>
    </w:div>
    <w:div w:id="438070137">
      <w:marLeft w:val="640"/>
      <w:marRight w:val="0"/>
      <w:marTop w:val="0"/>
      <w:marBottom w:val="0"/>
      <w:divBdr>
        <w:top w:val="none" w:sz="0" w:space="0" w:color="auto"/>
        <w:left w:val="none" w:sz="0" w:space="0" w:color="auto"/>
        <w:bottom w:val="none" w:sz="0" w:space="0" w:color="auto"/>
        <w:right w:val="none" w:sz="0" w:space="0" w:color="auto"/>
      </w:divBdr>
    </w:div>
    <w:div w:id="438254291">
      <w:marLeft w:val="640"/>
      <w:marRight w:val="0"/>
      <w:marTop w:val="0"/>
      <w:marBottom w:val="0"/>
      <w:divBdr>
        <w:top w:val="none" w:sz="0" w:space="0" w:color="auto"/>
        <w:left w:val="none" w:sz="0" w:space="0" w:color="auto"/>
        <w:bottom w:val="none" w:sz="0" w:space="0" w:color="auto"/>
        <w:right w:val="none" w:sz="0" w:space="0" w:color="auto"/>
      </w:divBdr>
    </w:div>
    <w:div w:id="439029546">
      <w:marLeft w:val="640"/>
      <w:marRight w:val="0"/>
      <w:marTop w:val="0"/>
      <w:marBottom w:val="0"/>
      <w:divBdr>
        <w:top w:val="none" w:sz="0" w:space="0" w:color="auto"/>
        <w:left w:val="none" w:sz="0" w:space="0" w:color="auto"/>
        <w:bottom w:val="none" w:sz="0" w:space="0" w:color="auto"/>
        <w:right w:val="none" w:sz="0" w:space="0" w:color="auto"/>
      </w:divBdr>
    </w:div>
    <w:div w:id="439184960">
      <w:marLeft w:val="640"/>
      <w:marRight w:val="0"/>
      <w:marTop w:val="0"/>
      <w:marBottom w:val="0"/>
      <w:divBdr>
        <w:top w:val="none" w:sz="0" w:space="0" w:color="auto"/>
        <w:left w:val="none" w:sz="0" w:space="0" w:color="auto"/>
        <w:bottom w:val="none" w:sz="0" w:space="0" w:color="auto"/>
        <w:right w:val="none" w:sz="0" w:space="0" w:color="auto"/>
      </w:divBdr>
    </w:div>
    <w:div w:id="440220230">
      <w:marLeft w:val="640"/>
      <w:marRight w:val="0"/>
      <w:marTop w:val="0"/>
      <w:marBottom w:val="0"/>
      <w:divBdr>
        <w:top w:val="none" w:sz="0" w:space="0" w:color="auto"/>
        <w:left w:val="none" w:sz="0" w:space="0" w:color="auto"/>
        <w:bottom w:val="none" w:sz="0" w:space="0" w:color="auto"/>
        <w:right w:val="none" w:sz="0" w:space="0" w:color="auto"/>
      </w:divBdr>
    </w:div>
    <w:div w:id="440341508">
      <w:marLeft w:val="640"/>
      <w:marRight w:val="0"/>
      <w:marTop w:val="0"/>
      <w:marBottom w:val="0"/>
      <w:divBdr>
        <w:top w:val="none" w:sz="0" w:space="0" w:color="auto"/>
        <w:left w:val="none" w:sz="0" w:space="0" w:color="auto"/>
        <w:bottom w:val="none" w:sz="0" w:space="0" w:color="auto"/>
        <w:right w:val="none" w:sz="0" w:space="0" w:color="auto"/>
      </w:divBdr>
    </w:div>
    <w:div w:id="440417300">
      <w:marLeft w:val="640"/>
      <w:marRight w:val="0"/>
      <w:marTop w:val="0"/>
      <w:marBottom w:val="0"/>
      <w:divBdr>
        <w:top w:val="none" w:sz="0" w:space="0" w:color="auto"/>
        <w:left w:val="none" w:sz="0" w:space="0" w:color="auto"/>
        <w:bottom w:val="none" w:sz="0" w:space="0" w:color="auto"/>
        <w:right w:val="none" w:sz="0" w:space="0" w:color="auto"/>
      </w:divBdr>
    </w:div>
    <w:div w:id="442043564">
      <w:marLeft w:val="640"/>
      <w:marRight w:val="0"/>
      <w:marTop w:val="0"/>
      <w:marBottom w:val="0"/>
      <w:divBdr>
        <w:top w:val="none" w:sz="0" w:space="0" w:color="auto"/>
        <w:left w:val="none" w:sz="0" w:space="0" w:color="auto"/>
        <w:bottom w:val="none" w:sz="0" w:space="0" w:color="auto"/>
        <w:right w:val="none" w:sz="0" w:space="0" w:color="auto"/>
      </w:divBdr>
    </w:div>
    <w:div w:id="443161435">
      <w:marLeft w:val="640"/>
      <w:marRight w:val="0"/>
      <w:marTop w:val="0"/>
      <w:marBottom w:val="0"/>
      <w:divBdr>
        <w:top w:val="none" w:sz="0" w:space="0" w:color="auto"/>
        <w:left w:val="none" w:sz="0" w:space="0" w:color="auto"/>
        <w:bottom w:val="none" w:sz="0" w:space="0" w:color="auto"/>
        <w:right w:val="none" w:sz="0" w:space="0" w:color="auto"/>
      </w:divBdr>
    </w:div>
    <w:div w:id="443308893">
      <w:marLeft w:val="640"/>
      <w:marRight w:val="0"/>
      <w:marTop w:val="0"/>
      <w:marBottom w:val="0"/>
      <w:divBdr>
        <w:top w:val="none" w:sz="0" w:space="0" w:color="auto"/>
        <w:left w:val="none" w:sz="0" w:space="0" w:color="auto"/>
        <w:bottom w:val="none" w:sz="0" w:space="0" w:color="auto"/>
        <w:right w:val="none" w:sz="0" w:space="0" w:color="auto"/>
      </w:divBdr>
    </w:div>
    <w:div w:id="443378445">
      <w:marLeft w:val="640"/>
      <w:marRight w:val="0"/>
      <w:marTop w:val="0"/>
      <w:marBottom w:val="0"/>
      <w:divBdr>
        <w:top w:val="none" w:sz="0" w:space="0" w:color="auto"/>
        <w:left w:val="none" w:sz="0" w:space="0" w:color="auto"/>
        <w:bottom w:val="none" w:sz="0" w:space="0" w:color="auto"/>
        <w:right w:val="none" w:sz="0" w:space="0" w:color="auto"/>
      </w:divBdr>
    </w:div>
    <w:div w:id="444079444">
      <w:marLeft w:val="640"/>
      <w:marRight w:val="0"/>
      <w:marTop w:val="0"/>
      <w:marBottom w:val="0"/>
      <w:divBdr>
        <w:top w:val="none" w:sz="0" w:space="0" w:color="auto"/>
        <w:left w:val="none" w:sz="0" w:space="0" w:color="auto"/>
        <w:bottom w:val="none" w:sz="0" w:space="0" w:color="auto"/>
        <w:right w:val="none" w:sz="0" w:space="0" w:color="auto"/>
      </w:divBdr>
    </w:div>
    <w:div w:id="444427266">
      <w:marLeft w:val="640"/>
      <w:marRight w:val="0"/>
      <w:marTop w:val="0"/>
      <w:marBottom w:val="0"/>
      <w:divBdr>
        <w:top w:val="none" w:sz="0" w:space="0" w:color="auto"/>
        <w:left w:val="none" w:sz="0" w:space="0" w:color="auto"/>
        <w:bottom w:val="none" w:sz="0" w:space="0" w:color="auto"/>
        <w:right w:val="none" w:sz="0" w:space="0" w:color="auto"/>
      </w:divBdr>
    </w:div>
    <w:div w:id="444889184">
      <w:marLeft w:val="640"/>
      <w:marRight w:val="0"/>
      <w:marTop w:val="0"/>
      <w:marBottom w:val="0"/>
      <w:divBdr>
        <w:top w:val="none" w:sz="0" w:space="0" w:color="auto"/>
        <w:left w:val="none" w:sz="0" w:space="0" w:color="auto"/>
        <w:bottom w:val="none" w:sz="0" w:space="0" w:color="auto"/>
        <w:right w:val="none" w:sz="0" w:space="0" w:color="auto"/>
      </w:divBdr>
    </w:div>
    <w:div w:id="445541624">
      <w:marLeft w:val="640"/>
      <w:marRight w:val="0"/>
      <w:marTop w:val="0"/>
      <w:marBottom w:val="0"/>
      <w:divBdr>
        <w:top w:val="none" w:sz="0" w:space="0" w:color="auto"/>
        <w:left w:val="none" w:sz="0" w:space="0" w:color="auto"/>
        <w:bottom w:val="none" w:sz="0" w:space="0" w:color="auto"/>
        <w:right w:val="none" w:sz="0" w:space="0" w:color="auto"/>
      </w:divBdr>
    </w:div>
    <w:div w:id="446311798">
      <w:marLeft w:val="640"/>
      <w:marRight w:val="0"/>
      <w:marTop w:val="0"/>
      <w:marBottom w:val="0"/>
      <w:divBdr>
        <w:top w:val="none" w:sz="0" w:space="0" w:color="auto"/>
        <w:left w:val="none" w:sz="0" w:space="0" w:color="auto"/>
        <w:bottom w:val="none" w:sz="0" w:space="0" w:color="auto"/>
        <w:right w:val="none" w:sz="0" w:space="0" w:color="auto"/>
      </w:divBdr>
    </w:div>
    <w:div w:id="446966546">
      <w:marLeft w:val="640"/>
      <w:marRight w:val="0"/>
      <w:marTop w:val="0"/>
      <w:marBottom w:val="0"/>
      <w:divBdr>
        <w:top w:val="none" w:sz="0" w:space="0" w:color="auto"/>
        <w:left w:val="none" w:sz="0" w:space="0" w:color="auto"/>
        <w:bottom w:val="none" w:sz="0" w:space="0" w:color="auto"/>
        <w:right w:val="none" w:sz="0" w:space="0" w:color="auto"/>
      </w:divBdr>
    </w:div>
    <w:div w:id="447043503">
      <w:marLeft w:val="640"/>
      <w:marRight w:val="0"/>
      <w:marTop w:val="0"/>
      <w:marBottom w:val="0"/>
      <w:divBdr>
        <w:top w:val="none" w:sz="0" w:space="0" w:color="auto"/>
        <w:left w:val="none" w:sz="0" w:space="0" w:color="auto"/>
        <w:bottom w:val="none" w:sz="0" w:space="0" w:color="auto"/>
        <w:right w:val="none" w:sz="0" w:space="0" w:color="auto"/>
      </w:divBdr>
    </w:div>
    <w:div w:id="447435331">
      <w:marLeft w:val="640"/>
      <w:marRight w:val="0"/>
      <w:marTop w:val="0"/>
      <w:marBottom w:val="0"/>
      <w:divBdr>
        <w:top w:val="none" w:sz="0" w:space="0" w:color="auto"/>
        <w:left w:val="none" w:sz="0" w:space="0" w:color="auto"/>
        <w:bottom w:val="none" w:sz="0" w:space="0" w:color="auto"/>
        <w:right w:val="none" w:sz="0" w:space="0" w:color="auto"/>
      </w:divBdr>
    </w:div>
    <w:div w:id="447815192">
      <w:marLeft w:val="640"/>
      <w:marRight w:val="0"/>
      <w:marTop w:val="0"/>
      <w:marBottom w:val="0"/>
      <w:divBdr>
        <w:top w:val="none" w:sz="0" w:space="0" w:color="auto"/>
        <w:left w:val="none" w:sz="0" w:space="0" w:color="auto"/>
        <w:bottom w:val="none" w:sz="0" w:space="0" w:color="auto"/>
        <w:right w:val="none" w:sz="0" w:space="0" w:color="auto"/>
      </w:divBdr>
    </w:div>
    <w:div w:id="448472532">
      <w:marLeft w:val="640"/>
      <w:marRight w:val="0"/>
      <w:marTop w:val="0"/>
      <w:marBottom w:val="0"/>
      <w:divBdr>
        <w:top w:val="none" w:sz="0" w:space="0" w:color="auto"/>
        <w:left w:val="none" w:sz="0" w:space="0" w:color="auto"/>
        <w:bottom w:val="none" w:sz="0" w:space="0" w:color="auto"/>
        <w:right w:val="none" w:sz="0" w:space="0" w:color="auto"/>
      </w:divBdr>
    </w:div>
    <w:div w:id="448474706">
      <w:marLeft w:val="640"/>
      <w:marRight w:val="0"/>
      <w:marTop w:val="0"/>
      <w:marBottom w:val="0"/>
      <w:divBdr>
        <w:top w:val="none" w:sz="0" w:space="0" w:color="auto"/>
        <w:left w:val="none" w:sz="0" w:space="0" w:color="auto"/>
        <w:bottom w:val="none" w:sz="0" w:space="0" w:color="auto"/>
        <w:right w:val="none" w:sz="0" w:space="0" w:color="auto"/>
      </w:divBdr>
    </w:div>
    <w:div w:id="448858612">
      <w:marLeft w:val="640"/>
      <w:marRight w:val="0"/>
      <w:marTop w:val="0"/>
      <w:marBottom w:val="0"/>
      <w:divBdr>
        <w:top w:val="none" w:sz="0" w:space="0" w:color="auto"/>
        <w:left w:val="none" w:sz="0" w:space="0" w:color="auto"/>
        <w:bottom w:val="none" w:sz="0" w:space="0" w:color="auto"/>
        <w:right w:val="none" w:sz="0" w:space="0" w:color="auto"/>
      </w:divBdr>
    </w:div>
    <w:div w:id="449709815">
      <w:marLeft w:val="640"/>
      <w:marRight w:val="0"/>
      <w:marTop w:val="0"/>
      <w:marBottom w:val="0"/>
      <w:divBdr>
        <w:top w:val="none" w:sz="0" w:space="0" w:color="auto"/>
        <w:left w:val="none" w:sz="0" w:space="0" w:color="auto"/>
        <w:bottom w:val="none" w:sz="0" w:space="0" w:color="auto"/>
        <w:right w:val="none" w:sz="0" w:space="0" w:color="auto"/>
      </w:divBdr>
    </w:div>
    <w:div w:id="449713567">
      <w:marLeft w:val="640"/>
      <w:marRight w:val="0"/>
      <w:marTop w:val="0"/>
      <w:marBottom w:val="0"/>
      <w:divBdr>
        <w:top w:val="none" w:sz="0" w:space="0" w:color="auto"/>
        <w:left w:val="none" w:sz="0" w:space="0" w:color="auto"/>
        <w:bottom w:val="none" w:sz="0" w:space="0" w:color="auto"/>
        <w:right w:val="none" w:sz="0" w:space="0" w:color="auto"/>
      </w:divBdr>
    </w:div>
    <w:div w:id="449859504">
      <w:marLeft w:val="640"/>
      <w:marRight w:val="0"/>
      <w:marTop w:val="0"/>
      <w:marBottom w:val="0"/>
      <w:divBdr>
        <w:top w:val="none" w:sz="0" w:space="0" w:color="auto"/>
        <w:left w:val="none" w:sz="0" w:space="0" w:color="auto"/>
        <w:bottom w:val="none" w:sz="0" w:space="0" w:color="auto"/>
        <w:right w:val="none" w:sz="0" w:space="0" w:color="auto"/>
      </w:divBdr>
    </w:div>
    <w:div w:id="449932615">
      <w:marLeft w:val="640"/>
      <w:marRight w:val="0"/>
      <w:marTop w:val="0"/>
      <w:marBottom w:val="0"/>
      <w:divBdr>
        <w:top w:val="none" w:sz="0" w:space="0" w:color="auto"/>
        <w:left w:val="none" w:sz="0" w:space="0" w:color="auto"/>
        <w:bottom w:val="none" w:sz="0" w:space="0" w:color="auto"/>
        <w:right w:val="none" w:sz="0" w:space="0" w:color="auto"/>
      </w:divBdr>
    </w:div>
    <w:div w:id="452091223">
      <w:marLeft w:val="640"/>
      <w:marRight w:val="0"/>
      <w:marTop w:val="0"/>
      <w:marBottom w:val="0"/>
      <w:divBdr>
        <w:top w:val="none" w:sz="0" w:space="0" w:color="auto"/>
        <w:left w:val="none" w:sz="0" w:space="0" w:color="auto"/>
        <w:bottom w:val="none" w:sz="0" w:space="0" w:color="auto"/>
        <w:right w:val="none" w:sz="0" w:space="0" w:color="auto"/>
      </w:divBdr>
    </w:div>
    <w:div w:id="452361175">
      <w:marLeft w:val="640"/>
      <w:marRight w:val="0"/>
      <w:marTop w:val="0"/>
      <w:marBottom w:val="0"/>
      <w:divBdr>
        <w:top w:val="none" w:sz="0" w:space="0" w:color="auto"/>
        <w:left w:val="none" w:sz="0" w:space="0" w:color="auto"/>
        <w:bottom w:val="none" w:sz="0" w:space="0" w:color="auto"/>
        <w:right w:val="none" w:sz="0" w:space="0" w:color="auto"/>
      </w:divBdr>
    </w:div>
    <w:div w:id="452553031">
      <w:marLeft w:val="640"/>
      <w:marRight w:val="0"/>
      <w:marTop w:val="0"/>
      <w:marBottom w:val="0"/>
      <w:divBdr>
        <w:top w:val="none" w:sz="0" w:space="0" w:color="auto"/>
        <w:left w:val="none" w:sz="0" w:space="0" w:color="auto"/>
        <w:bottom w:val="none" w:sz="0" w:space="0" w:color="auto"/>
        <w:right w:val="none" w:sz="0" w:space="0" w:color="auto"/>
      </w:divBdr>
    </w:div>
    <w:div w:id="453139850">
      <w:marLeft w:val="640"/>
      <w:marRight w:val="0"/>
      <w:marTop w:val="0"/>
      <w:marBottom w:val="0"/>
      <w:divBdr>
        <w:top w:val="none" w:sz="0" w:space="0" w:color="auto"/>
        <w:left w:val="none" w:sz="0" w:space="0" w:color="auto"/>
        <w:bottom w:val="none" w:sz="0" w:space="0" w:color="auto"/>
        <w:right w:val="none" w:sz="0" w:space="0" w:color="auto"/>
      </w:divBdr>
    </w:div>
    <w:div w:id="453328750">
      <w:marLeft w:val="640"/>
      <w:marRight w:val="0"/>
      <w:marTop w:val="0"/>
      <w:marBottom w:val="0"/>
      <w:divBdr>
        <w:top w:val="none" w:sz="0" w:space="0" w:color="auto"/>
        <w:left w:val="none" w:sz="0" w:space="0" w:color="auto"/>
        <w:bottom w:val="none" w:sz="0" w:space="0" w:color="auto"/>
        <w:right w:val="none" w:sz="0" w:space="0" w:color="auto"/>
      </w:divBdr>
    </w:div>
    <w:div w:id="453443942">
      <w:marLeft w:val="640"/>
      <w:marRight w:val="0"/>
      <w:marTop w:val="0"/>
      <w:marBottom w:val="0"/>
      <w:divBdr>
        <w:top w:val="none" w:sz="0" w:space="0" w:color="auto"/>
        <w:left w:val="none" w:sz="0" w:space="0" w:color="auto"/>
        <w:bottom w:val="none" w:sz="0" w:space="0" w:color="auto"/>
        <w:right w:val="none" w:sz="0" w:space="0" w:color="auto"/>
      </w:divBdr>
    </w:div>
    <w:div w:id="453987296">
      <w:marLeft w:val="640"/>
      <w:marRight w:val="0"/>
      <w:marTop w:val="0"/>
      <w:marBottom w:val="0"/>
      <w:divBdr>
        <w:top w:val="none" w:sz="0" w:space="0" w:color="auto"/>
        <w:left w:val="none" w:sz="0" w:space="0" w:color="auto"/>
        <w:bottom w:val="none" w:sz="0" w:space="0" w:color="auto"/>
        <w:right w:val="none" w:sz="0" w:space="0" w:color="auto"/>
      </w:divBdr>
    </w:div>
    <w:div w:id="454522089">
      <w:marLeft w:val="640"/>
      <w:marRight w:val="0"/>
      <w:marTop w:val="0"/>
      <w:marBottom w:val="0"/>
      <w:divBdr>
        <w:top w:val="none" w:sz="0" w:space="0" w:color="auto"/>
        <w:left w:val="none" w:sz="0" w:space="0" w:color="auto"/>
        <w:bottom w:val="none" w:sz="0" w:space="0" w:color="auto"/>
        <w:right w:val="none" w:sz="0" w:space="0" w:color="auto"/>
      </w:divBdr>
    </w:div>
    <w:div w:id="455218530">
      <w:marLeft w:val="640"/>
      <w:marRight w:val="0"/>
      <w:marTop w:val="0"/>
      <w:marBottom w:val="0"/>
      <w:divBdr>
        <w:top w:val="none" w:sz="0" w:space="0" w:color="auto"/>
        <w:left w:val="none" w:sz="0" w:space="0" w:color="auto"/>
        <w:bottom w:val="none" w:sz="0" w:space="0" w:color="auto"/>
        <w:right w:val="none" w:sz="0" w:space="0" w:color="auto"/>
      </w:divBdr>
    </w:div>
    <w:div w:id="456219190">
      <w:marLeft w:val="640"/>
      <w:marRight w:val="0"/>
      <w:marTop w:val="0"/>
      <w:marBottom w:val="0"/>
      <w:divBdr>
        <w:top w:val="none" w:sz="0" w:space="0" w:color="auto"/>
        <w:left w:val="none" w:sz="0" w:space="0" w:color="auto"/>
        <w:bottom w:val="none" w:sz="0" w:space="0" w:color="auto"/>
        <w:right w:val="none" w:sz="0" w:space="0" w:color="auto"/>
      </w:divBdr>
    </w:div>
    <w:div w:id="456410067">
      <w:marLeft w:val="640"/>
      <w:marRight w:val="0"/>
      <w:marTop w:val="0"/>
      <w:marBottom w:val="0"/>
      <w:divBdr>
        <w:top w:val="none" w:sz="0" w:space="0" w:color="auto"/>
        <w:left w:val="none" w:sz="0" w:space="0" w:color="auto"/>
        <w:bottom w:val="none" w:sz="0" w:space="0" w:color="auto"/>
        <w:right w:val="none" w:sz="0" w:space="0" w:color="auto"/>
      </w:divBdr>
    </w:div>
    <w:div w:id="457336169">
      <w:marLeft w:val="640"/>
      <w:marRight w:val="0"/>
      <w:marTop w:val="0"/>
      <w:marBottom w:val="0"/>
      <w:divBdr>
        <w:top w:val="none" w:sz="0" w:space="0" w:color="auto"/>
        <w:left w:val="none" w:sz="0" w:space="0" w:color="auto"/>
        <w:bottom w:val="none" w:sz="0" w:space="0" w:color="auto"/>
        <w:right w:val="none" w:sz="0" w:space="0" w:color="auto"/>
      </w:divBdr>
    </w:div>
    <w:div w:id="457377244">
      <w:marLeft w:val="640"/>
      <w:marRight w:val="0"/>
      <w:marTop w:val="0"/>
      <w:marBottom w:val="0"/>
      <w:divBdr>
        <w:top w:val="none" w:sz="0" w:space="0" w:color="auto"/>
        <w:left w:val="none" w:sz="0" w:space="0" w:color="auto"/>
        <w:bottom w:val="none" w:sz="0" w:space="0" w:color="auto"/>
        <w:right w:val="none" w:sz="0" w:space="0" w:color="auto"/>
      </w:divBdr>
    </w:div>
    <w:div w:id="458380598">
      <w:marLeft w:val="640"/>
      <w:marRight w:val="0"/>
      <w:marTop w:val="0"/>
      <w:marBottom w:val="0"/>
      <w:divBdr>
        <w:top w:val="none" w:sz="0" w:space="0" w:color="auto"/>
        <w:left w:val="none" w:sz="0" w:space="0" w:color="auto"/>
        <w:bottom w:val="none" w:sz="0" w:space="0" w:color="auto"/>
        <w:right w:val="none" w:sz="0" w:space="0" w:color="auto"/>
      </w:divBdr>
    </w:div>
    <w:div w:id="458914587">
      <w:marLeft w:val="640"/>
      <w:marRight w:val="0"/>
      <w:marTop w:val="0"/>
      <w:marBottom w:val="0"/>
      <w:divBdr>
        <w:top w:val="none" w:sz="0" w:space="0" w:color="auto"/>
        <w:left w:val="none" w:sz="0" w:space="0" w:color="auto"/>
        <w:bottom w:val="none" w:sz="0" w:space="0" w:color="auto"/>
        <w:right w:val="none" w:sz="0" w:space="0" w:color="auto"/>
      </w:divBdr>
    </w:div>
    <w:div w:id="460074322">
      <w:marLeft w:val="640"/>
      <w:marRight w:val="0"/>
      <w:marTop w:val="0"/>
      <w:marBottom w:val="0"/>
      <w:divBdr>
        <w:top w:val="none" w:sz="0" w:space="0" w:color="auto"/>
        <w:left w:val="none" w:sz="0" w:space="0" w:color="auto"/>
        <w:bottom w:val="none" w:sz="0" w:space="0" w:color="auto"/>
        <w:right w:val="none" w:sz="0" w:space="0" w:color="auto"/>
      </w:divBdr>
    </w:div>
    <w:div w:id="460148640">
      <w:marLeft w:val="640"/>
      <w:marRight w:val="0"/>
      <w:marTop w:val="0"/>
      <w:marBottom w:val="0"/>
      <w:divBdr>
        <w:top w:val="none" w:sz="0" w:space="0" w:color="auto"/>
        <w:left w:val="none" w:sz="0" w:space="0" w:color="auto"/>
        <w:bottom w:val="none" w:sz="0" w:space="0" w:color="auto"/>
        <w:right w:val="none" w:sz="0" w:space="0" w:color="auto"/>
      </w:divBdr>
    </w:div>
    <w:div w:id="460342535">
      <w:marLeft w:val="640"/>
      <w:marRight w:val="0"/>
      <w:marTop w:val="0"/>
      <w:marBottom w:val="0"/>
      <w:divBdr>
        <w:top w:val="none" w:sz="0" w:space="0" w:color="auto"/>
        <w:left w:val="none" w:sz="0" w:space="0" w:color="auto"/>
        <w:bottom w:val="none" w:sz="0" w:space="0" w:color="auto"/>
        <w:right w:val="none" w:sz="0" w:space="0" w:color="auto"/>
      </w:divBdr>
    </w:div>
    <w:div w:id="460417295">
      <w:marLeft w:val="640"/>
      <w:marRight w:val="0"/>
      <w:marTop w:val="0"/>
      <w:marBottom w:val="0"/>
      <w:divBdr>
        <w:top w:val="none" w:sz="0" w:space="0" w:color="auto"/>
        <w:left w:val="none" w:sz="0" w:space="0" w:color="auto"/>
        <w:bottom w:val="none" w:sz="0" w:space="0" w:color="auto"/>
        <w:right w:val="none" w:sz="0" w:space="0" w:color="auto"/>
      </w:divBdr>
    </w:div>
    <w:div w:id="460613985">
      <w:marLeft w:val="640"/>
      <w:marRight w:val="0"/>
      <w:marTop w:val="0"/>
      <w:marBottom w:val="0"/>
      <w:divBdr>
        <w:top w:val="none" w:sz="0" w:space="0" w:color="auto"/>
        <w:left w:val="none" w:sz="0" w:space="0" w:color="auto"/>
        <w:bottom w:val="none" w:sz="0" w:space="0" w:color="auto"/>
        <w:right w:val="none" w:sz="0" w:space="0" w:color="auto"/>
      </w:divBdr>
    </w:div>
    <w:div w:id="461000549">
      <w:marLeft w:val="640"/>
      <w:marRight w:val="0"/>
      <w:marTop w:val="0"/>
      <w:marBottom w:val="0"/>
      <w:divBdr>
        <w:top w:val="none" w:sz="0" w:space="0" w:color="auto"/>
        <w:left w:val="none" w:sz="0" w:space="0" w:color="auto"/>
        <w:bottom w:val="none" w:sz="0" w:space="0" w:color="auto"/>
        <w:right w:val="none" w:sz="0" w:space="0" w:color="auto"/>
      </w:divBdr>
    </w:div>
    <w:div w:id="461072425">
      <w:marLeft w:val="640"/>
      <w:marRight w:val="0"/>
      <w:marTop w:val="0"/>
      <w:marBottom w:val="0"/>
      <w:divBdr>
        <w:top w:val="none" w:sz="0" w:space="0" w:color="auto"/>
        <w:left w:val="none" w:sz="0" w:space="0" w:color="auto"/>
        <w:bottom w:val="none" w:sz="0" w:space="0" w:color="auto"/>
        <w:right w:val="none" w:sz="0" w:space="0" w:color="auto"/>
      </w:divBdr>
    </w:div>
    <w:div w:id="461271170">
      <w:marLeft w:val="640"/>
      <w:marRight w:val="0"/>
      <w:marTop w:val="0"/>
      <w:marBottom w:val="0"/>
      <w:divBdr>
        <w:top w:val="none" w:sz="0" w:space="0" w:color="auto"/>
        <w:left w:val="none" w:sz="0" w:space="0" w:color="auto"/>
        <w:bottom w:val="none" w:sz="0" w:space="0" w:color="auto"/>
        <w:right w:val="none" w:sz="0" w:space="0" w:color="auto"/>
      </w:divBdr>
    </w:div>
    <w:div w:id="461851794">
      <w:marLeft w:val="640"/>
      <w:marRight w:val="0"/>
      <w:marTop w:val="0"/>
      <w:marBottom w:val="0"/>
      <w:divBdr>
        <w:top w:val="none" w:sz="0" w:space="0" w:color="auto"/>
        <w:left w:val="none" w:sz="0" w:space="0" w:color="auto"/>
        <w:bottom w:val="none" w:sz="0" w:space="0" w:color="auto"/>
        <w:right w:val="none" w:sz="0" w:space="0" w:color="auto"/>
      </w:divBdr>
    </w:div>
    <w:div w:id="462388560">
      <w:marLeft w:val="640"/>
      <w:marRight w:val="0"/>
      <w:marTop w:val="0"/>
      <w:marBottom w:val="0"/>
      <w:divBdr>
        <w:top w:val="none" w:sz="0" w:space="0" w:color="auto"/>
        <w:left w:val="none" w:sz="0" w:space="0" w:color="auto"/>
        <w:bottom w:val="none" w:sz="0" w:space="0" w:color="auto"/>
        <w:right w:val="none" w:sz="0" w:space="0" w:color="auto"/>
      </w:divBdr>
    </w:div>
    <w:div w:id="462574780">
      <w:marLeft w:val="640"/>
      <w:marRight w:val="0"/>
      <w:marTop w:val="0"/>
      <w:marBottom w:val="0"/>
      <w:divBdr>
        <w:top w:val="none" w:sz="0" w:space="0" w:color="auto"/>
        <w:left w:val="none" w:sz="0" w:space="0" w:color="auto"/>
        <w:bottom w:val="none" w:sz="0" w:space="0" w:color="auto"/>
        <w:right w:val="none" w:sz="0" w:space="0" w:color="auto"/>
      </w:divBdr>
    </w:div>
    <w:div w:id="463080980">
      <w:marLeft w:val="640"/>
      <w:marRight w:val="0"/>
      <w:marTop w:val="0"/>
      <w:marBottom w:val="0"/>
      <w:divBdr>
        <w:top w:val="none" w:sz="0" w:space="0" w:color="auto"/>
        <w:left w:val="none" w:sz="0" w:space="0" w:color="auto"/>
        <w:bottom w:val="none" w:sz="0" w:space="0" w:color="auto"/>
        <w:right w:val="none" w:sz="0" w:space="0" w:color="auto"/>
      </w:divBdr>
    </w:div>
    <w:div w:id="463623343">
      <w:marLeft w:val="640"/>
      <w:marRight w:val="0"/>
      <w:marTop w:val="0"/>
      <w:marBottom w:val="0"/>
      <w:divBdr>
        <w:top w:val="none" w:sz="0" w:space="0" w:color="auto"/>
        <w:left w:val="none" w:sz="0" w:space="0" w:color="auto"/>
        <w:bottom w:val="none" w:sz="0" w:space="0" w:color="auto"/>
        <w:right w:val="none" w:sz="0" w:space="0" w:color="auto"/>
      </w:divBdr>
    </w:div>
    <w:div w:id="463887353">
      <w:marLeft w:val="640"/>
      <w:marRight w:val="0"/>
      <w:marTop w:val="0"/>
      <w:marBottom w:val="0"/>
      <w:divBdr>
        <w:top w:val="none" w:sz="0" w:space="0" w:color="auto"/>
        <w:left w:val="none" w:sz="0" w:space="0" w:color="auto"/>
        <w:bottom w:val="none" w:sz="0" w:space="0" w:color="auto"/>
        <w:right w:val="none" w:sz="0" w:space="0" w:color="auto"/>
      </w:divBdr>
    </w:div>
    <w:div w:id="464811896">
      <w:marLeft w:val="640"/>
      <w:marRight w:val="0"/>
      <w:marTop w:val="0"/>
      <w:marBottom w:val="0"/>
      <w:divBdr>
        <w:top w:val="none" w:sz="0" w:space="0" w:color="auto"/>
        <w:left w:val="none" w:sz="0" w:space="0" w:color="auto"/>
        <w:bottom w:val="none" w:sz="0" w:space="0" w:color="auto"/>
        <w:right w:val="none" w:sz="0" w:space="0" w:color="auto"/>
      </w:divBdr>
    </w:div>
    <w:div w:id="464928739">
      <w:marLeft w:val="640"/>
      <w:marRight w:val="0"/>
      <w:marTop w:val="0"/>
      <w:marBottom w:val="0"/>
      <w:divBdr>
        <w:top w:val="none" w:sz="0" w:space="0" w:color="auto"/>
        <w:left w:val="none" w:sz="0" w:space="0" w:color="auto"/>
        <w:bottom w:val="none" w:sz="0" w:space="0" w:color="auto"/>
        <w:right w:val="none" w:sz="0" w:space="0" w:color="auto"/>
      </w:divBdr>
    </w:div>
    <w:div w:id="465243438">
      <w:marLeft w:val="640"/>
      <w:marRight w:val="0"/>
      <w:marTop w:val="0"/>
      <w:marBottom w:val="0"/>
      <w:divBdr>
        <w:top w:val="none" w:sz="0" w:space="0" w:color="auto"/>
        <w:left w:val="none" w:sz="0" w:space="0" w:color="auto"/>
        <w:bottom w:val="none" w:sz="0" w:space="0" w:color="auto"/>
        <w:right w:val="none" w:sz="0" w:space="0" w:color="auto"/>
      </w:divBdr>
    </w:div>
    <w:div w:id="466243215">
      <w:marLeft w:val="640"/>
      <w:marRight w:val="0"/>
      <w:marTop w:val="0"/>
      <w:marBottom w:val="0"/>
      <w:divBdr>
        <w:top w:val="none" w:sz="0" w:space="0" w:color="auto"/>
        <w:left w:val="none" w:sz="0" w:space="0" w:color="auto"/>
        <w:bottom w:val="none" w:sz="0" w:space="0" w:color="auto"/>
        <w:right w:val="none" w:sz="0" w:space="0" w:color="auto"/>
      </w:divBdr>
    </w:div>
    <w:div w:id="466631970">
      <w:marLeft w:val="640"/>
      <w:marRight w:val="0"/>
      <w:marTop w:val="0"/>
      <w:marBottom w:val="0"/>
      <w:divBdr>
        <w:top w:val="none" w:sz="0" w:space="0" w:color="auto"/>
        <w:left w:val="none" w:sz="0" w:space="0" w:color="auto"/>
        <w:bottom w:val="none" w:sz="0" w:space="0" w:color="auto"/>
        <w:right w:val="none" w:sz="0" w:space="0" w:color="auto"/>
      </w:divBdr>
    </w:div>
    <w:div w:id="466970966">
      <w:marLeft w:val="640"/>
      <w:marRight w:val="0"/>
      <w:marTop w:val="0"/>
      <w:marBottom w:val="0"/>
      <w:divBdr>
        <w:top w:val="none" w:sz="0" w:space="0" w:color="auto"/>
        <w:left w:val="none" w:sz="0" w:space="0" w:color="auto"/>
        <w:bottom w:val="none" w:sz="0" w:space="0" w:color="auto"/>
        <w:right w:val="none" w:sz="0" w:space="0" w:color="auto"/>
      </w:divBdr>
    </w:div>
    <w:div w:id="467165523">
      <w:marLeft w:val="640"/>
      <w:marRight w:val="0"/>
      <w:marTop w:val="0"/>
      <w:marBottom w:val="0"/>
      <w:divBdr>
        <w:top w:val="none" w:sz="0" w:space="0" w:color="auto"/>
        <w:left w:val="none" w:sz="0" w:space="0" w:color="auto"/>
        <w:bottom w:val="none" w:sz="0" w:space="0" w:color="auto"/>
        <w:right w:val="none" w:sz="0" w:space="0" w:color="auto"/>
      </w:divBdr>
    </w:div>
    <w:div w:id="467550173">
      <w:marLeft w:val="640"/>
      <w:marRight w:val="0"/>
      <w:marTop w:val="0"/>
      <w:marBottom w:val="0"/>
      <w:divBdr>
        <w:top w:val="none" w:sz="0" w:space="0" w:color="auto"/>
        <w:left w:val="none" w:sz="0" w:space="0" w:color="auto"/>
        <w:bottom w:val="none" w:sz="0" w:space="0" w:color="auto"/>
        <w:right w:val="none" w:sz="0" w:space="0" w:color="auto"/>
      </w:divBdr>
    </w:div>
    <w:div w:id="467551351">
      <w:marLeft w:val="640"/>
      <w:marRight w:val="0"/>
      <w:marTop w:val="0"/>
      <w:marBottom w:val="0"/>
      <w:divBdr>
        <w:top w:val="none" w:sz="0" w:space="0" w:color="auto"/>
        <w:left w:val="none" w:sz="0" w:space="0" w:color="auto"/>
        <w:bottom w:val="none" w:sz="0" w:space="0" w:color="auto"/>
        <w:right w:val="none" w:sz="0" w:space="0" w:color="auto"/>
      </w:divBdr>
    </w:div>
    <w:div w:id="468204211">
      <w:marLeft w:val="640"/>
      <w:marRight w:val="0"/>
      <w:marTop w:val="0"/>
      <w:marBottom w:val="0"/>
      <w:divBdr>
        <w:top w:val="none" w:sz="0" w:space="0" w:color="auto"/>
        <w:left w:val="none" w:sz="0" w:space="0" w:color="auto"/>
        <w:bottom w:val="none" w:sz="0" w:space="0" w:color="auto"/>
        <w:right w:val="none" w:sz="0" w:space="0" w:color="auto"/>
      </w:divBdr>
    </w:div>
    <w:div w:id="469830822">
      <w:marLeft w:val="640"/>
      <w:marRight w:val="0"/>
      <w:marTop w:val="0"/>
      <w:marBottom w:val="0"/>
      <w:divBdr>
        <w:top w:val="none" w:sz="0" w:space="0" w:color="auto"/>
        <w:left w:val="none" w:sz="0" w:space="0" w:color="auto"/>
        <w:bottom w:val="none" w:sz="0" w:space="0" w:color="auto"/>
        <w:right w:val="none" w:sz="0" w:space="0" w:color="auto"/>
      </w:divBdr>
    </w:div>
    <w:div w:id="473329935">
      <w:marLeft w:val="640"/>
      <w:marRight w:val="0"/>
      <w:marTop w:val="0"/>
      <w:marBottom w:val="0"/>
      <w:divBdr>
        <w:top w:val="none" w:sz="0" w:space="0" w:color="auto"/>
        <w:left w:val="none" w:sz="0" w:space="0" w:color="auto"/>
        <w:bottom w:val="none" w:sz="0" w:space="0" w:color="auto"/>
        <w:right w:val="none" w:sz="0" w:space="0" w:color="auto"/>
      </w:divBdr>
    </w:div>
    <w:div w:id="473445745">
      <w:marLeft w:val="640"/>
      <w:marRight w:val="0"/>
      <w:marTop w:val="0"/>
      <w:marBottom w:val="0"/>
      <w:divBdr>
        <w:top w:val="none" w:sz="0" w:space="0" w:color="auto"/>
        <w:left w:val="none" w:sz="0" w:space="0" w:color="auto"/>
        <w:bottom w:val="none" w:sz="0" w:space="0" w:color="auto"/>
        <w:right w:val="none" w:sz="0" w:space="0" w:color="auto"/>
      </w:divBdr>
    </w:div>
    <w:div w:id="474950137">
      <w:marLeft w:val="640"/>
      <w:marRight w:val="0"/>
      <w:marTop w:val="0"/>
      <w:marBottom w:val="0"/>
      <w:divBdr>
        <w:top w:val="none" w:sz="0" w:space="0" w:color="auto"/>
        <w:left w:val="none" w:sz="0" w:space="0" w:color="auto"/>
        <w:bottom w:val="none" w:sz="0" w:space="0" w:color="auto"/>
        <w:right w:val="none" w:sz="0" w:space="0" w:color="auto"/>
      </w:divBdr>
    </w:div>
    <w:div w:id="474956596">
      <w:marLeft w:val="640"/>
      <w:marRight w:val="0"/>
      <w:marTop w:val="0"/>
      <w:marBottom w:val="0"/>
      <w:divBdr>
        <w:top w:val="none" w:sz="0" w:space="0" w:color="auto"/>
        <w:left w:val="none" w:sz="0" w:space="0" w:color="auto"/>
        <w:bottom w:val="none" w:sz="0" w:space="0" w:color="auto"/>
        <w:right w:val="none" w:sz="0" w:space="0" w:color="auto"/>
      </w:divBdr>
    </w:div>
    <w:div w:id="474957743">
      <w:marLeft w:val="640"/>
      <w:marRight w:val="0"/>
      <w:marTop w:val="0"/>
      <w:marBottom w:val="0"/>
      <w:divBdr>
        <w:top w:val="none" w:sz="0" w:space="0" w:color="auto"/>
        <w:left w:val="none" w:sz="0" w:space="0" w:color="auto"/>
        <w:bottom w:val="none" w:sz="0" w:space="0" w:color="auto"/>
        <w:right w:val="none" w:sz="0" w:space="0" w:color="auto"/>
      </w:divBdr>
    </w:div>
    <w:div w:id="475151455">
      <w:marLeft w:val="640"/>
      <w:marRight w:val="0"/>
      <w:marTop w:val="0"/>
      <w:marBottom w:val="0"/>
      <w:divBdr>
        <w:top w:val="none" w:sz="0" w:space="0" w:color="auto"/>
        <w:left w:val="none" w:sz="0" w:space="0" w:color="auto"/>
        <w:bottom w:val="none" w:sz="0" w:space="0" w:color="auto"/>
        <w:right w:val="none" w:sz="0" w:space="0" w:color="auto"/>
      </w:divBdr>
    </w:div>
    <w:div w:id="475680288">
      <w:marLeft w:val="640"/>
      <w:marRight w:val="0"/>
      <w:marTop w:val="0"/>
      <w:marBottom w:val="0"/>
      <w:divBdr>
        <w:top w:val="none" w:sz="0" w:space="0" w:color="auto"/>
        <w:left w:val="none" w:sz="0" w:space="0" w:color="auto"/>
        <w:bottom w:val="none" w:sz="0" w:space="0" w:color="auto"/>
        <w:right w:val="none" w:sz="0" w:space="0" w:color="auto"/>
      </w:divBdr>
    </w:div>
    <w:div w:id="476268862">
      <w:marLeft w:val="640"/>
      <w:marRight w:val="0"/>
      <w:marTop w:val="0"/>
      <w:marBottom w:val="0"/>
      <w:divBdr>
        <w:top w:val="none" w:sz="0" w:space="0" w:color="auto"/>
        <w:left w:val="none" w:sz="0" w:space="0" w:color="auto"/>
        <w:bottom w:val="none" w:sz="0" w:space="0" w:color="auto"/>
        <w:right w:val="none" w:sz="0" w:space="0" w:color="auto"/>
      </w:divBdr>
    </w:div>
    <w:div w:id="477309280">
      <w:marLeft w:val="640"/>
      <w:marRight w:val="0"/>
      <w:marTop w:val="0"/>
      <w:marBottom w:val="0"/>
      <w:divBdr>
        <w:top w:val="none" w:sz="0" w:space="0" w:color="auto"/>
        <w:left w:val="none" w:sz="0" w:space="0" w:color="auto"/>
        <w:bottom w:val="none" w:sz="0" w:space="0" w:color="auto"/>
        <w:right w:val="none" w:sz="0" w:space="0" w:color="auto"/>
      </w:divBdr>
    </w:div>
    <w:div w:id="477452491">
      <w:marLeft w:val="640"/>
      <w:marRight w:val="0"/>
      <w:marTop w:val="0"/>
      <w:marBottom w:val="0"/>
      <w:divBdr>
        <w:top w:val="none" w:sz="0" w:space="0" w:color="auto"/>
        <w:left w:val="none" w:sz="0" w:space="0" w:color="auto"/>
        <w:bottom w:val="none" w:sz="0" w:space="0" w:color="auto"/>
        <w:right w:val="none" w:sz="0" w:space="0" w:color="auto"/>
      </w:divBdr>
    </w:div>
    <w:div w:id="477500125">
      <w:marLeft w:val="640"/>
      <w:marRight w:val="0"/>
      <w:marTop w:val="0"/>
      <w:marBottom w:val="0"/>
      <w:divBdr>
        <w:top w:val="none" w:sz="0" w:space="0" w:color="auto"/>
        <w:left w:val="none" w:sz="0" w:space="0" w:color="auto"/>
        <w:bottom w:val="none" w:sz="0" w:space="0" w:color="auto"/>
        <w:right w:val="none" w:sz="0" w:space="0" w:color="auto"/>
      </w:divBdr>
    </w:div>
    <w:div w:id="477650431">
      <w:marLeft w:val="640"/>
      <w:marRight w:val="0"/>
      <w:marTop w:val="0"/>
      <w:marBottom w:val="0"/>
      <w:divBdr>
        <w:top w:val="none" w:sz="0" w:space="0" w:color="auto"/>
        <w:left w:val="none" w:sz="0" w:space="0" w:color="auto"/>
        <w:bottom w:val="none" w:sz="0" w:space="0" w:color="auto"/>
        <w:right w:val="none" w:sz="0" w:space="0" w:color="auto"/>
      </w:divBdr>
    </w:div>
    <w:div w:id="478887763">
      <w:marLeft w:val="640"/>
      <w:marRight w:val="0"/>
      <w:marTop w:val="0"/>
      <w:marBottom w:val="0"/>
      <w:divBdr>
        <w:top w:val="none" w:sz="0" w:space="0" w:color="auto"/>
        <w:left w:val="none" w:sz="0" w:space="0" w:color="auto"/>
        <w:bottom w:val="none" w:sz="0" w:space="0" w:color="auto"/>
        <w:right w:val="none" w:sz="0" w:space="0" w:color="auto"/>
      </w:divBdr>
    </w:div>
    <w:div w:id="480271479">
      <w:marLeft w:val="640"/>
      <w:marRight w:val="0"/>
      <w:marTop w:val="0"/>
      <w:marBottom w:val="0"/>
      <w:divBdr>
        <w:top w:val="none" w:sz="0" w:space="0" w:color="auto"/>
        <w:left w:val="none" w:sz="0" w:space="0" w:color="auto"/>
        <w:bottom w:val="none" w:sz="0" w:space="0" w:color="auto"/>
        <w:right w:val="none" w:sz="0" w:space="0" w:color="auto"/>
      </w:divBdr>
    </w:div>
    <w:div w:id="481509821">
      <w:marLeft w:val="640"/>
      <w:marRight w:val="0"/>
      <w:marTop w:val="0"/>
      <w:marBottom w:val="0"/>
      <w:divBdr>
        <w:top w:val="none" w:sz="0" w:space="0" w:color="auto"/>
        <w:left w:val="none" w:sz="0" w:space="0" w:color="auto"/>
        <w:bottom w:val="none" w:sz="0" w:space="0" w:color="auto"/>
        <w:right w:val="none" w:sz="0" w:space="0" w:color="auto"/>
      </w:divBdr>
    </w:div>
    <w:div w:id="482163298">
      <w:marLeft w:val="640"/>
      <w:marRight w:val="0"/>
      <w:marTop w:val="0"/>
      <w:marBottom w:val="0"/>
      <w:divBdr>
        <w:top w:val="none" w:sz="0" w:space="0" w:color="auto"/>
        <w:left w:val="none" w:sz="0" w:space="0" w:color="auto"/>
        <w:bottom w:val="none" w:sz="0" w:space="0" w:color="auto"/>
        <w:right w:val="none" w:sz="0" w:space="0" w:color="auto"/>
      </w:divBdr>
    </w:div>
    <w:div w:id="482237755">
      <w:marLeft w:val="640"/>
      <w:marRight w:val="0"/>
      <w:marTop w:val="0"/>
      <w:marBottom w:val="0"/>
      <w:divBdr>
        <w:top w:val="none" w:sz="0" w:space="0" w:color="auto"/>
        <w:left w:val="none" w:sz="0" w:space="0" w:color="auto"/>
        <w:bottom w:val="none" w:sz="0" w:space="0" w:color="auto"/>
        <w:right w:val="none" w:sz="0" w:space="0" w:color="auto"/>
      </w:divBdr>
    </w:div>
    <w:div w:id="482550969">
      <w:marLeft w:val="640"/>
      <w:marRight w:val="0"/>
      <w:marTop w:val="0"/>
      <w:marBottom w:val="0"/>
      <w:divBdr>
        <w:top w:val="none" w:sz="0" w:space="0" w:color="auto"/>
        <w:left w:val="none" w:sz="0" w:space="0" w:color="auto"/>
        <w:bottom w:val="none" w:sz="0" w:space="0" w:color="auto"/>
        <w:right w:val="none" w:sz="0" w:space="0" w:color="auto"/>
      </w:divBdr>
    </w:div>
    <w:div w:id="483156957">
      <w:marLeft w:val="640"/>
      <w:marRight w:val="0"/>
      <w:marTop w:val="0"/>
      <w:marBottom w:val="0"/>
      <w:divBdr>
        <w:top w:val="none" w:sz="0" w:space="0" w:color="auto"/>
        <w:left w:val="none" w:sz="0" w:space="0" w:color="auto"/>
        <w:bottom w:val="none" w:sz="0" w:space="0" w:color="auto"/>
        <w:right w:val="none" w:sz="0" w:space="0" w:color="auto"/>
      </w:divBdr>
    </w:div>
    <w:div w:id="484467499">
      <w:marLeft w:val="640"/>
      <w:marRight w:val="0"/>
      <w:marTop w:val="0"/>
      <w:marBottom w:val="0"/>
      <w:divBdr>
        <w:top w:val="none" w:sz="0" w:space="0" w:color="auto"/>
        <w:left w:val="none" w:sz="0" w:space="0" w:color="auto"/>
        <w:bottom w:val="none" w:sz="0" w:space="0" w:color="auto"/>
        <w:right w:val="none" w:sz="0" w:space="0" w:color="auto"/>
      </w:divBdr>
    </w:div>
    <w:div w:id="485170403">
      <w:marLeft w:val="640"/>
      <w:marRight w:val="0"/>
      <w:marTop w:val="0"/>
      <w:marBottom w:val="0"/>
      <w:divBdr>
        <w:top w:val="none" w:sz="0" w:space="0" w:color="auto"/>
        <w:left w:val="none" w:sz="0" w:space="0" w:color="auto"/>
        <w:bottom w:val="none" w:sz="0" w:space="0" w:color="auto"/>
        <w:right w:val="none" w:sz="0" w:space="0" w:color="auto"/>
      </w:divBdr>
    </w:div>
    <w:div w:id="485702778">
      <w:marLeft w:val="640"/>
      <w:marRight w:val="0"/>
      <w:marTop w:val="0"/>
      <w:marBottom w:val="0"/>
      <w:divBdr>
        <w:top w:val="none" w:sz="0" w:space="0" w:color="auto"/>
        <w:left w:val="none" w:sz="0" w:space="0" w:color="auto"/>
        <w:bottom w:val="none" w:sz="0" w:space="0" w:color="auto"/>
        <w:right w:val="none" w:sz="0" w:space="0" w:color="auto"/>
      </w:divBdr>
    </w:div>
    <w:div w:id="485971020">
      <w:marLeft w:val="640"/>
      <w:marRight w:val="0"/>
      <w:marTop w:val="0"/>
      <w:marBottom w:val="0"/>
      <w:divBdr>
        <w:top w:val="none" w:sz="0" w:space="0" w:color="auto"/>
        <w:left w:val="none" w:sz="0" w:space="0" w:color="auto"/>
        <w:bottom w:val="none" w:sz="0" w:space="0" w:color="auto"/>
        <w:right w:val="none" w:sz="0" w:space="0" w:color="auto"/>
      </w:divBdr>
    </w:div>
    <w:div w:id="488060109">
      <w:marLeft w:val="640"/>
      <w:marRight w:val="0"/>
      <w:marTop w:val="0"/>
      <w:marBottom w:val="0"/>
      <w:divBdr>
        <w:top w:val="none" w:sz="0" w:space="0" w:color="auto"/>
        <w:left w:val="none" w:sz="0" w:space="0" w:color="auto"/>
        <w:bottom w:val="none" w:sz="0" w:space="0" w:color="auto"/>
        <w:right w:val="none" w:sz="0" w:space="0" w:color="auto"/>
      </w:divBdr>
    </w:div>
    <w:div w:id="488597199">
      <w:marLeft w:val="640"/>
      <w:marRight w:val="0"/>
      <w:marTop w:val="0"/>
      <w:marBottom w:val="0"/>
      <w:divBdr>
        <w:top w:val="none" w:sz="0" w:space="0" w:color="auto"/>
        <w:left w:val="none" w:sz="0" w:space="0" w:color="auto"/>
        <w:bottom w:val="none" w:sz="0" w:space="0" w:color="auto"/>
        <w:right w:val="none" w:sz="0" w:space="0" w:color="auto"/>
      </w:divBdr>
    </w:div>
    <w:div w:id="488911166">
      <w:marLeft w:val="640"/>
      <w:marRight w:val="0"/>
      <w:marTop w:val="0"/>
      <w:marBottom w:val="0"/>
      <w:divBdr>
        <w:top w:val="none" w:sz="0" w:space="0" w:color="auto"/>
        <w:left w:val="none" w:sz="0" w:space="0" w:color="auto"/>
        <w:bottom w:val="none" w:sz="0" w:space="0" w:color="auto"/>
        <w:right w:val="none" w:sz="0" w:space="0" w:color="auto"/>
      </w:divBdr>
    </w:div>
    <w:div w:id="489253821">
      <w:marLeft w:val="640"/>
      <w:marRight w:val="0"/>
      <w:marTop w:val="0"/>
      <w:marBottom w:val="0"/>
      <w:divBdr>
        <w:top w:val="none" w:sz="0" w:space="0" w:color="auto"/>
        <w:left w:val="none" w:sz="0" w:space="0" w:color="auto"/>
        <w:bottom w:val="none" w:sz="0" w:space="0" w:color="auto"/>
        <w:right w:val="none" w:sz="0" w:space="0" w:color="auto"/>
      </w:divBdr>
    </w:div>
    <w:div w:id="489709491">
      <w:marLeft w:val="640"/>
      <w:marRight w:val="0"/>
      <w:marTop w:val="0"/>
      <w:marBottom w:val="0"/>
      <w:divBdr>
        <w:top w:val="none" w:sz="0" w:space="0" w:color="auto"/>
        <w:left w:val="none" w:sz="0" w:space="0" w:color="auto"/>
        <w:bottom w:val="none" w:sz="0" w:space="0" w:color="auto"/>
        <w:right w:val="none" w:sz="0" w:space="0" w:color="auto"/>
      </w:divBdr>
    </w:div>
    <w:div w:id="490146099">
      <w:marLeft w:val="640"/>
      <w:marRight w:val="0"/>
      <w:marTop w:val="0"/>
      <w:marBottom w:val="0"/>
      <w:divBdr>
        <w:top w:val="none" w:sz="0" w:space="0" w:color="auto"/>
        <w:left w:val="none" w:sz="0" w:space="0" w:color="auto"/>
        <w:bottom w:val="none" w:sz="0" w:space="0" w:color="auto"/>
        <w:right w:val="none" w:sz="0" w:space="0" w:color="auto"/>
      </w:divBdr>
    </w:div>
    <w:div w:id="490368149">
      <w:marLeft w:val="640"/>
      <w:marRight w:val="0"/>
      <w:marTop w:val="0"/>
      <w:marBottom w:val="0"/>
      <w:divBdr>
        <w:top w:val="none" w:sz="0" w:space="0" w:color="auto"/>
        <w:left w:val="none" w:sz="0" w:space="0" w:color="auto"/>
        <w:bottom w:val="none" w:sz="0" w:space="0" w:color="auto"/>
        <w:right w:val="none" w:sz="0" w:space="0" w:color="auto"/>
      </w:divBdr>
    </w:div>
    <w:div w:id="491258205">
      <w:marLeft w:val="640"/>
      <w:marRight w:val="0"/>
      <w:marTop w:val="0"/>
      <w:marBottom w:val="0"/>
      <w:divBdr>
        <w:top w:val="none" w:sz="0" w:space="0" w:color="auto"/>
        <w:left w:val="none" w:sz="0" w:space="0" w:color="auto"/>
        <w:bottom w:val="none" w:sz="0" w:space="0" w:color="auto"/>
        <w:right w:val="none" w:sz="0" w:space="0" w:color="auto"/>
      </w:divBdr>
    </w:div>
    <w:div w:id="491415389">
      <w:marLeft w:val="640"/>
      <w:marRight w:val="0"/>
      <w:marTop w:val="0"/>
      <w:marBottom w:val="0"/>
      <w:divBdr>
        <w:top w:val="none" w:sz="0" w:space="0" w:color="auto"/>
        <w:left w:val="none" w:sz="0" w:space="0" w:color="auto"/>
        <w:bottom w:val="none" w:sz="0" w:space="0" w:color="auto"/>
        <w:right w:val="none" w:sz="0" w:space="0" w:color="auto"/>
      </w:divBdr>
    </w:div>
    <w:div w:id="491991638">
      <w:marLeft w:val="640"/>
      <w:marRight w:val="0"/>
      <w:marTop w:val="0"/>
      <w:marBottom w:val="0"/>
      <w:divBdr>
        <w:top w:val="none" w:sz="0" w:space="0" w:color="auto"/>
        <w:left w:val="none" w:sz="0" w:space="0" w:color="auto"/>
        <w:bottom w:val="none" w:sz="0" w:space="0" w:color="auto"/>
        <w:right w:val="none" w:sz="0" w:space="0" w:color="auto"/>
      </w:divBdr>
    </w:div>
    <w:div w:id="492718670">
      <w:marLeft w:val="640"/>
      <w:marRight w:val="0"/>
      <w:marTop w:val="0"/>
      <w:marBottom w:val="0"/>
      <w:divBdr>
        <w:top w:val="none" w:sz="0" w:space="0" w:color="auto"/>
        <w:left w:val="none" w:sz="0" w:space="0" w:color="auto"/>
        <w:bottom w:val="none" w:sz="0" w:space="0" w:color="auto"/>
        <w:right w:val="none" w:sz="0" w:space="0" w:color="auto"/>
      </w:divBdr>
    </w:div>
    <w:div w:id="492916255">
      <w:marLeft w:val="640"/>
      <w:marRight w:val="0"/>
      <w:marTop w:val="0"/>
      <w:marBottom w:val="0"/>
      <w:divBdr>
        <w:top w:val="none" w:sz="0" w:space="0" w:color="auto"/>
        <w:left w:val="none" w:sz="0" w:space="0" w:color="auto"/>
        <w:bottom w:val="none" w:sz="0" w:space="0" w:color="auto"/>
        <w:right w:val="none" w:sz="0" w:space="0" w:color="auto"/>
      </w:divBdr>
    </w:div>
    <w:div w:id="493837493">
      <w:marLeft w:val="640"/>
      <w:marRight w:val="0"/>
      <w:marTop w:val="0"/>
      <w:marBottom w:val="0"/>
      <w:divBdr>
        <w:top w:val="none" w:sz="0" w:space="0" w:color="auto"/>
        <w:left w:val="none" w:sz="0" w:space="0" w:color="auto"/>
        <w:bottom w:val="none" w:sz="0" w:space="0" w:color="auto"/>
        <w:right w:val="none" w:sz="0" w:space="0" w:color="auto"/>
      </w:divBdr>
    </w:div>
    <w:div w:id="494998825">
      <w:marLeft w:val="640"/>
      <w:marRight w:val="0"/>
      <w:marTop w:val="0"/>
      <w:marBottom w:val="0"/>
      <w:divBdr>
        <w:top w:val="none" w:sz="0" w:space="0" w:color="auto"/>
        <w:left w:val="none" w:sz="0" w:space="0" w:color="auto"/>
        <w:bottom w:val="none" w:sz="0" w:space="0" w:color="auto"/>
        <w:right w:val="none" w:sz="0" w:space="0" w:color="auto"/>
      </w:divBdr>
    </w:div>
    <w:div w:id="495922843">
      <w:marLeft w:val="640"/>
      <w:marRight w:val="0"/>
      <w:marTop w:val="0"/>
      <w:marBottom w:val="0"/>
      <w:divBdr>
        <w:top w:val="none" w:sz="0" w:space="0" w:color="auto"/>
        <w:left w:val="none" w:sz="0" w:space="0" w:color="auto"/>
        <w:bottom w:val="none" w:sz="0" w:space="0" w:color="auto"/>
        <w:right w:val="none" w:sz="0" w:space="0" w:color="auto"/>
      </w:divBdr>
    </w:div>
    <w:div w:id="496186521">
      <w:marLeft w:val="640"/>
      <w:marRight w:val="0"/>
      <w:marTop w:val="0"/>
      <w:marBottom w:val="0"/>
      <w:divBdr>
        <w:top w:val="none" w:sz="0" w:space="0" w:color="auto"/>
        <w:left w:val="none" w:sz="0" w:space="0" w:color="auto"/>
        <w:bottom w:val="none" w:sz="0" w:space="0" w:color="auto"/>
        <w:right w:val="none" w:sz="0" w:space="0" w:color="auto"/>
      </w:divBdr>
    </w:div>
    <w:div w:id="496923373">
      <w:marLeft w:val="640"/>
      <w:marRight w:val="0"/>
      <w:marTop w:val="0"/>
      <w:marBottom w:val="0"/>
      <w:divBdr>
        <w:top w:val="none" w:sz="0" w:space="0" w:color="auto"/>
        <w:left w:val="none" w:sz="0" w:space="0" w:color="auto"/>
        <w:bottom w:val="none" w:sz="0" w:space="0" w:color="auto"/>
        <w:right w:val="none" w:sz="0" w:space="0" w:color="auto"/>
      </w:divBdr>
    </w:div>
    <w:div w:id="496964800">
      <w:marLeft w:val="640"/>
      <w:marRight w:val="0"/>
      <w:marTop w:val="0"/>
      <w:marBottom w:val="0"/>
      <w:divBdr>
        <w:top w:val="none" w:sz="0" w:space="0" w:color="auto"/>
        <w:left w:val="none" w:sz="0" w:space="0" w:color="auto"/>
        <w:bottom w:val="none" w:sz="0" w:space="0" w:color="auto"/>
        <w:right w:val="none" w:sz="0" w:space="0" w:color="auto"/>
      </w:divBdr>
    </w:div>
    <w:div w:id="497110808">
      <w:marLeft w:val="640"/>
      <w:marRight w:val="0"/>
      <w:marTop w:val="0"/>
      <w:marBottom w:val="0"/>
      <w:divBdr>
        <w:top w:val="none" w:sz="0" w:space="0" w:color="auto"/>
        <w:left w:val="none" w:sz="0" w:space="0" w:color="auto"/>
        <w:bottom w:val="none" w:sz="0" w:space="0" w:color="auto"/>
        <w:right w:val="none" w:sz="0" w:space="0" w:color="auto"/>
      </w:divBdr>
    </w:div>
    <w:div w:id="497383607">
      <w:marLeft w:val="640"/>
      <w:marRight w:val="0"/>
      <w:marTop w:val="0"/>
      <w:marBottom w:val="0"/>
      <w:divBdr>
        <w:top w:val="none" w:sz="0" w:space="0" w:color="auto"/>
        <w:left w:val="none" w:sz="0" w:space="0" w:color="auto"/>
        <w:bottom w:val="none" w:sz="0" w:space="0" w:color="auto"/>
        <w:right w:val="none" w:sz="0" w:space="0" w:color="auto"/>
      </w:divBdr>
    </w:div>
    <w:div w:id="497499896">
      <w:marLeft w:val="640"/>
      <w:marRight w:val="0"/>
      <w:marTop w:val="0"/>
      <w:marBottom w:val="0"/>
      <w:divBdr>
        <w:top w:val="none" w:sz="0" w:space="0" w:color="auto"/>
        <w:left w:val="none" w:sz="0" w:space="0" w:color="auto"/>
        <w:bottom w:val="none" w:sz="0" w:space="0" w:color="auto"/>
        <w:right w:val="none" w:sz="0" w:space="0" w:color="auto"/>
      </w:divBdr>
    </w:div>
    <w:div w:id="498276446">
      <w:marLeft w:val="640"/>
      <w:marRight w:val="0"/>
      <w:marTop w:val="0"/>
      <w:marBottom w:val="0"/>
      <w:divBdr>
        <w:top w:val="none" w:sz="0" w:space="0" w:color="auto"/>
        <w:left w:val="none" w:sz="0" w:space="0" w:color="auto"/>
        <w:bottom w:val="none" w:sz="0" w:space="0" w:color="auto"/>
        <w:right w:val="none" w:sz="0" w:space="0" w:color="auto"/>
      </w:divBdr>
    </w:div>
    <w:div w:id="498622759">
      <w:marLeft w:val="640"/>
      <w:marRight w:val="0"/>
      <w:marTop w:val="0"/>
      <w:marBottom w:val="0"/>
      <w:divBdr>
        <w:top w:val="none" w:sz="0" w:space="0" w:color="auto"/>
        <w:left w:val="none" w:sz="0" w:space="0" w:color="auto"/>
        <w:bottom w:val="none" w:sz="0" w:space="0" w:color="auto"/>
        <w:right w:val="none" w:sz="0" w:space="0" w:color="auto"/>
      </w:divBdr>
    </w:div>
    <w:div w:id="498933366">
      <w:marLeft w:val="640"/>
      <w:marRight w:val="0"/>
      <w:marTop w:val="0"/>
      <w:marBottom w:val="0"/>
      <w:divBdr>
        <w:top w:val="none" w:sz="0" w:space="0" w:color="auto"/>
        <w:left w:val="none" w:sz="0" w:space="0" w:color="auto"/>
        <w:bottom w:val="none" w:sz="0" w:space="0" w:color="auto"/>
        <w:right w:val="none" w:sz="0" w:space="0" w:color="auto"/>
      </w:divBdr>
    </w:div>
    <w:div w:id="500435575">
      <w:marLeft w:val="640"/>
      <w:marRight w:val="0"/>
      <w:marTop w:val="0"/>
      <w:marBottom w:val="0"/>
      <w:divBdr>
        <w:top w:val="none" w:sz="0" w:space="0" w:color="auto"/>
        <w:left w:val="none" w:sz="0" w:space="0" w:color="auto"/>
        <w:bottom w:val="none" w:sz="0" w:space="0" w:color="auto"/>
        <w:right w:val="none" w:sz="0" w:space="0" w:color="auto"/>
      </w:divBdr>
    </w:div>
    <w:div w:id="501120005">
      <w:marLeft w:val="640"/>
      <w:marRight w:val="0"/>
      <w:marTop w:val="0"/>
      <w:marBottom w:val="0"/>
      <w:divBdr>
        <w:top w:val="none" w:sz="0" w:space="0" w:color="auto"/>
        <w:left w:val="none" w:sz="0" w:space="0" w:color="auto"/>
        <w:bottom w:val="none" w:sz="0" w:space="0" w:color="auto"/>
        <w:right w:val="none" w:sz="0" w:space="0" w:color="auto"/>
      </w:divBdr>
    </w:div>
    <w:div w:id="501236675">
      <w:marLeft w:val="640"/>
      <w:marRight w:val="0"/>
      <w:marTop w:val="0"/>
      <w:marBottom w:val="0"/>
      <w:divBdr>
        <w:top w:val="none" w:sz="0" w:space="0" w:color="auto"/>
        <w:left w:val="none" w:sz="0" w:space="0" w:color="auto"/>
        <w:bottom w:val="none" w:sz="0" w:space="0" w:color="auto"/>
        <w:right w:val="none" w:sz="0" w:space="0" w:color="auto"/>
      </w:divBdr>
    </w:div>
    <w:div w:id="502551421">
      <w:marLeft w:val="640"/>
      <w:marRight w:val="0"/>
      <w:marTop w:val="0"/>
      <w:marBottom w:val="0"/>
      <w:divBdr>
        <w:top w:val="none" w:sz="0" w:space="0" w:color="auto"/>
        <w:left w:val="none" w:sz="0" w:space="0" w:color="auto"/>
        <w:bottom w:val="none" w:sz="0" w:space="0" w:color="auto"/>
        <w:right w:val="none" w:sz="0" w:space="0" w:color="auto"/>
      </w:divBdr>
    </w:div>
    <w:div w:id="503055645">
      <w:marLeft w:val="640"/>
      <w:marRight w:val="0"/>
      <w:marTop w:val="0"/>
      <w:marBottom w:val="0"/>
      <w:divBdr>
        <w:top w:val="none" w:sz="0" w:space="0" w:color="auto"/>
        <w:left w:val="none" w:sz="0" w:space="0" w:color="auto"/>
        <w:bottom w:val="none" w:sz="0" w:space="0" w:color="auto"/>
        <w:right w:val="none" w:sz="0" w:space="0" w:color="auto"/>
      </w:divBdr>
    </w:div>
    <w:div w:id="504054765">
      <w:marLeft w:val="640"/>
      <w:marRight w:val="0"/>
      <w:marTop w:val="0"/>
      <w:marBottom w:val="0"/>
      <w:divBdr>
        <w:top w:val="none" w:sz="0" w:space="0" w:color="auto"/>
        <w:left w:val="none" w:sz="0" w:space="0" w:color="auto"/>
        <w:bottom w:val="none" w:sz="0" w:space="0" w:color="auto"/>
        <w:right w:val="none" w:sz="0" w:space="0" w:color="auto"/>
      </w:divBdr>
    </w:div>
    <w:div w:id="504252695">
      <w:marLeft w:val="640"/>
      <w:marRight w:val="0"/>
      <w:marTop w:val="0"/>
      <w:marBottom w:val="0"/>
      <w:divBdr>
        <w:top w:val="none" w:sz="0" w:space="0" w:color="auto"/>
        <w:left w:val="none" w:sz="0" w:space="0" w:color="auto"/>
        <w:bottom w:val="none" w:sz="0" w:space="0" w:color="auto"/>
        <w:right w:val="none" w:sz="0" w:space="0" w:color="auto"/>
      </w:divBdr>
    </w:div>
    <w:div w:id="505753168">
      <w:marLeft w:val="640"/>
      <w:marRight w:val="0"/>
      <w:marTop w:val="0"/>
      <w:marBottom w:val="0"/>
      <w:divBdr>
        <w:top w:val="none" w:sz="0" w:space="0" w:color="auto"/>
        <w:left w:val="none" w:sz="0" w:space="0" w:color="auto"/>
        <w:bottom w:val="none" w:sz="0" w:space="0" w:color="auto"/>
        <w:right w:val="none" w:sz="0" w:space="0" w:color="auto"/>
      </w:divBdr>
    </w:div>
    <w:div w:id="506410258">
      <w:marLeft w:val="640"/>
      <w:marRight w:val="0"/>
      <w:marTop w:val="0"/>
      <w:marBottom w:val="0"/>
      <w:divBdr>
        <w:top w:val="none" w:sz="0" w:space="0" w:color="auto"/>
        <w:left w:val="none" w:sz="0" w:space="0" w:color="auto"/>
        <w:bottom w:val="none" w:sz="0" w:space="0" w:color="auto"/>
        <w:right w:val="none" w:sz="0" w:space="0" w:color="auto"/>
      </w:divBdr>
    </w:div>
    <w:div w:id="506554938">
      <w:marLeft w:val="640"/>
      <w:marRight w:val="0"/>
      <w:marTop w:val="0"/>
      <w:marBottom w:val="0"/>
      <w:divBdr>
        <w:top w:val="none" w:sz="0" w:space="0" w:color="auto"/>
        <w:left w:val="none" w:sz="0" w:space="0" w:color="auto"/>
        <w:bottom w:val="none" w:sz="0" w:space="0" w:color="auto"/>
        <w:right w:val="none" w:sz="0" w:space="0" w:color="auto"/>
      </w:divBdr>
    </w:div>
    <w:div w:id="506797670">
      <w:marLeft w:val="640"/>
      <w:marRight w:val="0"/>
      <w:marTop w:val="0"/>
      <w:marBottom w:val="0"/>
      <w:divBdr>
        <w:top w:val="none" w:sz="0" w:space="0" w:color="auto"/>
        <w:left w:val="none" w:sz="0" w:space="0" w:color="auto"/>
        <w:bottom w:val="none" w:sz="0" w:space="0" w:color="auto"/>
        <w:right w:val="none" w:sz="0" w:space="0" w:color="auto"/>
      </w:divBdr>
    </w:div>
    <w:div w:id="508178826">
      <w:marLeft w:val="640"/>
      <w:marRight w:val="0"/>
      <w:marTop w:val="0"/>
      <w:marBottom w:val="0"/>
      <w:divBdr>
        <w:top w:val="none" w:sz="0" w:space="0" w:color="auto"/>
        <w:left w:val="none" w:sz="0" w:space="0" w:color="auto"/>
        <w:bottom w:val="none" w:sz="0" w:space="0" w:color="auto"/>
        <w:right w:val="none" w:sz="0" w:space="0" w:color="auto"/>
      </w:divBdr>
    </w:div>
    <w:div w:id="509174612">
      <w:marLeft w:val="640"/>
      <w:marRight w:val="0"/>
      <w:marTop w:val="0"/>
      <w:marBottom w:val="0"/>
      <w:divBdr>
        <w:top w:val="none" w:sz="0" w:space="0" w:color="auto"/>
        <w:left w:val="none" w:sz="0" w:space="0" w:color="auto"/>
        <w:bottom w:val="none" w:sz="0" w:space="0" w:color="auto"/>
        <w:right w:val="none" w:sz="0" w:space="0" w:color="auto"/>
      </w:divBdr>
    </w:div>
    <w:div w:id="509412871">
      <w:marLeft w:val="640"/>
      <w:marRight w:val="0"/>
      <w:marTop w:val="0"/>
      <w:marBottom w:val="0"/>
      <w:divBdr>
        <w:top w:val="none" w:sz="0" w:space="0" w:color="auto"/>
        <w:left w:val="none" w:sz="0" w:space="0" w:color="auto"/>
        <w:bottom w:val="none" w:sz="0" w:space="0" w:color="auto"/>
        <w:right w:val="none" w:sz="0" w:space="0" w:color="auto"/>
      </w:divBdr>
    </w:div>
    <w:div w:id="510066752">
      <w:marLeft w:val="640"/>
      <w:marRight w:val="0"/>
      <w:marTop w:val="0"/>
      <w:marBottom w:val="0"/>
      <w:divBdr>
        <w:top w:val="none" w:sz="0" w:space="0" w:color="auto"/>
        <w:left w:val="none" w:sz="0" w:space="0" w:color="auto"/>
        <w:bottom w:val="none" w:sz="0" w:space="0" w:color="auto"/>
        <w:right w:val="none" w:sz="0" w:space="0" w:color="auto"/>
      </w:divBdr>
    </w:div>
    <w:div w:id="510410305">
      <w:marLeft w:val="640"/>
      <w:marRight w:val="0"/>
      <w:marTop w:val="0"/>
      <w:marBottom w:val="0"/>
      <w:divBdr>
        <w:top w:val="none" w:sz="0" w:space="0" w:color="auto"/>
        <w:left w:val="none" w:sz="0" w:space="0" w:color="auto"/>
        <w:bottom w:val="none" w:sz="0" w:space="0" w:color="auto"/>
        <w:right w:val="none" w:sz="0" w:space="0" w:color="auto"/>
      </w:divBdr>
    </w:div>
    <w:div w:id="510678522">
      <w:marLeft w:val="640"/>
      <w:marRight w:val="0"/>
      <w:marTop w:val="0"/>
      <w:marBottom w:val="0"/>
      <w:divBdr>
        <w:top w:val="none" w:sz="0" w:space="0" w:color="auto"/>
        <w:left w:val="none" w:sz="0" w:space="0" w:color="auto"/>
        <w:bottom w:val="none" w:sz="0" w:space="0" w:color="auto"/>
        <w:right w:val="none" w:sz="0" w:space="0" w:color="auto"/>
      </w:divBdr>
    </w:div>
    <w:div w:id="510997013">
      <w:marLeft w:val="640"/>
      <w:marRight w:val="0"/>
      <w:marTop w:val="0"/>
      <w:marBottom w:val="0"/>
      <w:divBdr>
        <w:top w:val="none" w:sz="0" w:space="0" w:color="auto"/>
        <w:left w:val="none" w:sz="0" w:space="0" w:color="auto"/>
        <w:bottom w:val="none" w:sz="0" w:space="0" w:color="auto"/>
        <w:right w:val="none" w:sz="0" w:space="0" w:color="auto"/>
      </w:divBdr>
    </w:div>
    <w:div w:id="511147610">
      <w:marLeft w:val="640"/>
      <w:marRight w:val="0"/>
      <w:marTop w:val="0"/>
      <w:marBottom w:val="0"/>
      <w:divBdr>
        <w:top w:val="none" w:sz="0" w:space="0" w:color="auto"/>
        <w:left w:val="none" w:sz="0" w:space="0" w:color="auto"/>
        <w:bottom w:val="none" w:sz="0" w:space="0" w:color="auto"/>
        <w:right w:val="none" w:sz="0" w:space="0" w:color="auto"/>
      </w:divBdr>
    </w:div>
    <w:div w:id="511528959">
      <w:marLeft w:val="640"/>
      <w:marRight w:val="0"/>
      <w:marTop w:val="0"/>
      <w:marBottom w:val="0"/>
      <w:divBdr>
        <w:top w:val="none" w:sz="0" w:space="0" w:color="auto"/>
        <w:left w:val="none" w:sz="0" w:space="0" w:color="auto"/>
        <w:bottom w:val="none" w:sz="0" w:space="0" w:color="auto"/>
        <w:right w:val="none" w:sz="0" w:space="0" w:color="auto"/>
      </w:divBdr>
    </w:div>
    <w:div w:id="511606339">
      <w:marLeft w:val="640"/>
      <w:marRight w:val="0"/>
      <w:marTop w:val="0"/>
      <w:marBottom w:val="0"/>
      <w:divBdr>
        <w:top w:val="none" w:sz="0" w:space="0" w:color="auto"/>
        <w:left w:val="none" w:sz="0" w:space="0" w:color="auto"/>
        <w:bottom w:val="none" w:sz="0" w:space="0" w:color="auto"/>
        <w:right w:val="none" w:sz="0" w:space="0" w:color="auto"/>
      </w:divBdr>
    </w:div>
    <w:div w:id="511993894">
      <w:marLeft w:val="640"/>
      <w:marRight w:val="0"/>
      <w:marTop w:val="0"/>
      <w:marBottom w:val="0"/>
      <w:divBdr>
        <w:top w:val="none" w:sz="0" w:space="0" w:color="auto"/>
        <w:left w:val="none" w:sz="0" w:space="0" w:color="auto"/>
        <w:bottom w:val="none" w:sz="0" w:space="0" w:color="auto"/>
        <w:right w:val="none" w:sz="0" w:space="0" w:color="auto"/>
      </w:divBdr>
    </w:div>
    <w:div w:id="512231899">
      <w:marLeft w:val="640"/>
      <w:marRight w:val="0"/>
      <w:marTop w:val="0"/>
      <w:marBottom w:val="0"/>
      <w:divBdr>
        <w:top w:val="none" w:sz="0" w:space="0" w:color="auto"/>
        <w:left w:val="none" w:sz="0" w:space="0" w:color="auto"/>
        <w:bottom w:val="none" w:sz="0" w:space="0" w:color="auto"/>
        <w:right w:val="none" w:sz="0" w:space="0" w:color="auto"/>
      </w:divBdr>
    </w:div>
    <w:div w:id="512375084">
      <w:marLeft w:val="640"/>
      <w:marRight w:val="0"/>
      <w:marTop w:val="0"/>
      <w:marBottom w:val="0"/>
      <w:divBdr>
        <w:top w:val="none" w:sz="0" w:space="0" w:color="auto"/>
        <w:left w:val="none" w:sz="0" w:space="0" w:color="auto"/>
        <w:bottom w:val="none" w:sz="0" w:space="0" w:color="auto"/>
        <w:right w:val="none" w:sz="0" w:space="0" w:color="auto"/>
      </w:divBdr>
    </w:div>
    <w:div w:id="513374334">
      <w:marLeft w:val="640"/>
      <w:marRight w:val="0"/>
      <w:marTop w:val="0"/>
      <w:marBottom w:val="0"/>
      <w:divBdr>
        <w:top w:val="none" w:sz="0" w:space="0" w:color="auto"/>
        <w:left w:val="none" w:sz="0" w:space="0" w:color="auto"/>
        <w:bottom w:val="none" w:sz="0" w:space="0" w:color="auto"/>
        <w:right w:val="none" w:sz="0" w:space="0" w:color="auto"/>
      </w:divBdr>
    </w:div>
    <w:div w:id="513374587">
      <w:marLeft w:val="640"/>
      <w:marRight w:val="0"/>
      <w:marTop w:val="0"/>
      <w:marBottom w:val="0"/>
      <w:divBdr>
        <w:top w:val="none" w:sz="0" w:space="0" w:color="auto"/>
        <w:left w:val="none" w:sz="0" w:space="0" w:color="auto"/>
        <w:bottom w:val="none" w:sz="0" w:space="0" w:color="auto"/>
        <w:right w:val="none" w:sz="0" w:space="0" w:color="auto"/>
      </w:divBdr>
    </w:div>
    <w:div w:id="513764355">
      <w:marLeft w:val="640"/>
      <w:marRight w:val="0"/>
      <w:marTop w:val="0"/>
      <w:marBottom w:val="0"/>
      <w:divBdr>
        <w:top w:val="none" w:sz="0" w:space="0" w:color="auto"/>
        <w:left w:val="none" w:sz="0" w:space="0" w:color="auto"/>
        <w:bottom w:val="none" w:sz="0" w:space="0" w:color="auto"/>
        <w:right w:val="none" w:sz="0" w:space="0" w:color="auto"/>
      </w:divBdr>
    </w:div>
    <w:div w:id="514657377">
      <w:marLeft w:val="640"/>
      <w:marRight w:val="0"/>
      <w:marTop w:val="0"/>
      <w:marBottom w:val="0"/>
      <w:divBdr>
        <w:top w:val="none" w:sz="0" w:space="0" w:color="auto"/>
        <w:left w:val="none" w:sz="0" w:space="0" w:color="auto"/>
        <w:bottom w:val="none" w:sz="0" w:space="0" w:color="auto"/>
        <w:right w:val="none" w:sz="0" w:space="0" w:color="auto"/>
      </w:divBdr>
    </w:div>
    <w:div w:id="515265941">
      <w:marLeft w:val="640"/>
      <w:marRight w:val="0"/>
      <w:marTop w:val="0"/>
      <w:marBottom w:val="0"/>
      <w:divBdr>
        <w:top w:val="none" w:sz="0" w:space="0" w:color="auto"/>
        <w:left w:val="none" w:sz="0" w:space="0" w:color="auto"/>
        <w:bottom w:val="none" w:sz="0" w:space="0" w:color="auto"/>
        <w:right w:val="none" w:sz="0" w:space="0" w:color="auto"/>
      </w:divBdr>
    </w:div>
    <w:div w:id="515535415">
      <w:marLeft w:val="640"/>
      <w:marRight w:val="0"/>
      <w:marTop w:val="0"/>
      <w:marBottom w:val="0"/>
      <w:divBdr>
        <w:top w:val="none" w:sz="0" w:space="0" w:color="auto"/>
        <w:left w:val="none" w:sz="0" w:space="0" w:color="auto"/>
        <w:bottom w:val="none" w:sz="0" w:space="0" w:color="auto"/>
        <w:right w:val="none" w:sz="0" w:space="0" w:color="auto"/>
      </w:divBdr>
    </w:div>
    <w:div w:id="515581547">
      <w:marLeft w:val="640"/>
      <w:marRight w:val="0"/>
      <w:marTop w:val="0"/>
      <w:marBottom w:val="0"/>
      <w:divBdr>
        <w:top w:val="none" w:sz="0" w:space="0" w:color="auto"/>
        <w:left w:val="none" w:sz="0" w:space="0" w:color="auto"/>
        <w:bottom w:val="none" w:sz="0" w:space="0" w:color="auto"/>
        <w:right w:val="none" w:sz="0" w:space="0" w:color="auto"/>
      </w:divBdr>
    </w:div>
    <w:div w:id="515583471">
      <w:marLeft w:val="640"/>
      <w:marRight w:val="0"/>
      <w:marTop w:val="0"/>
      <w:marBottom w:val="0"/>
      <w:divBdr>
        <w:top w:val="none" w:sz="0" w:space="0" w:color="auto"/>
        <w:left w:val="none" w:sz="0" w:space="0" w:color="auto"/>
        <w:bottom w:val="none" w:sz="0" w:space="0" w:color="auto"/>
        <w:right w:val="none" w:sz="0" w:space="0" w:color="auto"/>
      </w:divBdr>
    </w:div>
    <w:div w:id="516693633">
      <w:marLeft w:val="640"/>
      <w:marRight w:val="0"/>
      <w:marTop w:val="0"/>
      <w:marBottom w:val="0"/>
      <w:divBdr>
        <w:top w:val="none" w:sz="0" w:space="0" w:color="auto"/>
        <w:left w:val="none" w:sz="0" w:space="0" w:color="auto"/>
        <w:bottom w:val="none" w:sz="0" w:space="0" w:color="auto"/>
        <w:right w:val="none" w:sz="0" w:space="0" w:color="auto"/>
      </w:divBdr>
    </w:div>
    <w:div w:id="517500678">
      <w:marLeft w:val="640"/>
      <w:marRight w:val="0"/>
      <w:marTop w:val="0"/>
      <w:marBottom w:val="0"/>
      <w:divBdr>
        <w:top w:val="none" w:sz="0" w:space="0" w:color="auto"/>
        <w:left w:val="none" w:sz="0" w:space="0" w:color="auto"/>
        <w:bottom w:val="none" w:sz="0" w:space="0" w:color="auto"/>
        <w:right w:val="none" w:sz="0" w:space="0" w:color="auto"/>
      </w:divBdr>
    </w:div>
    <w:div w:id="521405964">
      <w:marLeft w:val="640"/>
      <w:marRight w:val="0"/>
      <w:marTop w:val="0"/>
      <w:marBottom w:val="0"/>
      <w:divBdr>
        <w:top w:val="none" w:sz="0" w:space="0" w:color="auto"/>
        <w:left w:val="none" w:sz="0" w:space="0" w:color="auto"/>
        <w:bottom w:val="none" w:sz="0" w:space="0" w:color="auto"/>
        <w:right w:val="none" w:sz="0" w:space="0" w:color="auto"/>
      </w:divBdr>
    </w:div>
    <w:div w:id="521434110">
      <w:marLeft w:val="640"/>
      <w:marRight w:val="0"/>
      <w:marTop w:val="0"/>
      <w:marBottom w:val="0"/>
      <w:divBdr>
        <w:top w:val="none" w:sz="0" w:space="0" w:color="auto"/>
        <w:left w:val="none" w:sz="0" w:space="0" w:color="auto"/>
        <w:bottom w:val="none" w:sz="0" w:space="0" w:color="auto"/>
        <w:right w:val="none" w:sz="0" w:space="0" w:color="auto"/>
      </w:divBdr>
    </w:div>
    <w:div w:id="521938058">
      <w:marLeft w:val="640"/>
      <w:marRight w:val="0"/>
      <w:marTop w:val="0"/>
      <w:marBottom w:val="0"/>
      <w:divBdr>
        <w:top w:val="none" w:sz="0" w:space="0" w:color="auto"/>
        <w:left w:val="none" w:sz="0" w:space="0" w:color="auto"/>
        <w:bottom w:val="none" w:sz="0" w:space="0" w:color="auto"/>
        <w:right w:val="none" w:sz="0" w:space="0" w:color="auto"/>
      </w:divBdr>
    </w:div>
    <w:div w:id="522289005">
      <w:marLeft w:val="640"/>
      <w:marRight w:val="0"/>
      <w:marTop w:val="0"/>
      <w:marBottom w:val="0"/>
      <w:divBdr>
        <w:top w:val="none" w:sz="0" w:space="0" w:color="auto"/>
        <w:left w:val="none" w:sz="0" w:space="0" w:color="auto"/>
        <w:bottom w:val="none" w:sz="0" w:space="0" w:color="auto"/>
        <w:right w:val="none" w:sz="0" w:space="0" w:color="auto"/>
      </w:divBdr>
    </w:div>
    <w:div w:id="522522042">
      <w:marLeft w:val="640"/>
      <w:marRight w:val="0"/>
      <w:marTop w:val="0"/>
      <w:marBottom w:val="0"/>
      <w:divBdr>
        <w:top w:val="none" w:sz="0" w:space="0" w:color="auto"/>
        <w:left w:val="none" w:sz="0" w:space="0" w:color="auto"/>
        <w:bottom w:val="none" w:sz="0" w:space="0" w:color="auto"/>
        <w:right w:val="none" w:sz="0" w:space="0" w:color="auto"/>
      </w:divBdr>
    </w:div>
    <w:div w:id="523445995">
      <w:marLeft w:val="640"/>
      <w:marRight w:val="0"/>
      <w:marTop w:val="0"/>
      <w:marBottom w:val="0"/>
      <w:divBdr>
        <w:top w:val="none" w:sz="0" w:space="0" w:color="auto"/>
        <w:left w:val="none" w:sz="0" w:space="0" w:color="auto"/>
        <w:bottom w:val="none" w:sz="0" w:space="0" w:color="auto"/>
        <w:right w:val="none" w:sz="0" w:space="0" w:color="auto"/>
      </w:divBdr>
    </w:div>
    <w:div w:id="523632854">
      <w:marLeft w:val="640"/>
      <w:marRight w:val="0"/>
      <w:marTop w:val="0"/>
      <w:marBottom w:val="0"/>
      <w:divBdr>
        <w:top w:val="none" w:sz="0" w:space="0" w:color="auto"/>
        <w:left w:val="none" w:sz="0" w:space="0" w:color="auto"/>
        <w:bottom w:val="none" w:sz="0" w:space="0" w:color="auto"/>
        <w:right w:val="none" w:sz="0" w:space="0" w:color="auto"/>
      </w:divBdr>
    </w:div>
    <w:div w:id="523833871">
      <w:marLeft w:val="640"/>
      <w:marRight w:val="0"/>
      <w:marTop w:val="0"/>
      <w:marBottom w:val="0"/>
      <w:divBdr>
        <w:top w:val="none" w:sz="0" w:space="0" w:color="auto"/>
        <w:left w:val="none" w:sz="0" w:space="0" w:color="auto"/>
        <w:bottom w:val="none" w:sz="0" w:space="0" w:color="auto"/>
        <w:right w:val="none" w:sz="0" w:space="0" w:color="auto"/>
      </w:divBdr>
    </w:div>
    <w:div w:id="524442650">
      <w:marLeft w:val="640"/>
      <w:marRight w:val="0"/>
      <w:marTop w:val="0"/>
      <w:marBottom w:val="0"/>
      <w:divBdr>
        <w:top w:val="none" w:sz="0" w:space="0" w:color="auto"/>
        <w:left w:val="none" w:sz="0" w:space="0" w:color="auto"/>
        <w:bottom w:val="none" w:sz="0" w:space="0" w:color="auto"/>
        <w:right w:val="none" w:sz="0" w:space="0" w:color="auto"/>
      </w:divBdr>
    </w:div>
    <w:div w:id="524559945">
      <w:marLeft w:val="640"/>
      <w:marRight w:val="0"/>
      <w:marTop w:val="0"/>
      <w:marBottom w:val="0"/>
      <w:divBdr>
        <w:top w:val="none" w:sz="0" w:space="0" w:color="auto"/>
        <w:left w:val="none" w:sz="0" w:space="0" w:color="auto"/>
        <w:bottom w:val="none" w:sz="0" w:space="0" w:color="auto"/>
        <w:right w:val="none" w:sz="0" w:space="0" w:color="auto"/>
      </w:divBdr>
    </w:div>
    <w:div w:id="525486926">
      <w:marLeft w:val="640"/>
      <w:marRight w:val="0"/>
      <w:marTop w:val="0"/>
      <w:marBottom w:val="0"/>
      <w:divBdr>
        <w:top w:val="none" w:sz="0" w:space="0" w:color="auto"/>
        <w:left w:val="none" w:sz="0" w:space="0" w:color="auto"/>
        <w:bottom w:val="none" w:sz="0" w:space="0" w:color="auto"/>
        <w:right w:val="none" w:sz="0" w:space="0" w:color="auto"/>
      </w:divBdr>
    </w:div>
    <w:div w:id="525561816">
      <w:marLeft w:val="640"/>
      <w:marRight w:val="0"/>
      <w:marTop w:val="0"/>
      <w:marBottom w:val="0"/>
      <w:divBdr>
        <w:top w:val="none" w:sz="0" w:space="0" w:color="auto"/>
        <w:left w:val="none" w:sz="0" w:space="0" w:color="auto"/>
        <w:bottom w:val="none" w:sz="0" w:space="0" w:color="auto"/>
        <w:right w:val="none" w:sz="0" w:space="0" w:color="auto"/>
      </w:divBdr>
    </w:div>
    <w:div w:id="525869780">
      <w:marLeft w:val="640"/>
      <w:marRight w:val="0"/>
      <w:marTop w:val="0"/>
      <w:marBottom w:val="0"/>
      <w:divBdr>
        <w:top w:val="none" w:sz="0" w:space="0" w:color="auto"/>
        <w:left w:val="none" w:sz="0" w:space="0" w:color="auto"/>
        <w:bottom w:val="none" w:sz="0" w:space="0" w:color="auto"/>
        <w:right w:val="none" w:sz="0" w:space="0" w:color="auto"/>
      </w:divBdr>
    </w:div>
    <w:div w:id="526480896">
      <w:marLeft w:val="640"/>
      <w:marRight w:val="0"/>
      <w:marTop w:val="0"/>
      <w:marBottom w:val="0"/>
      <w:divBdr>
        <w:top w:val="none" w:sz="0" w:space="0" w:color="auto"/>
        <w:left w:val="none" w:sz="0" w:space="0" w:color="auto"/>
        <w:bottom w:val="none" w:sz="0" w:space="0" w:color="auto"/>
        <w:right w:val="none" w:sz="0" w:space="0" w:color="auto"/>
      </w:divBdr>
    </w:div>
    <w:div w:id="527178578">
      <w:marLeft w:val="640"/>
      <w:marRight w:val="0"/>
      <w:marTop w:val="0"/>
      <w:marBottom w:val="0"/>
      <w:divBdr>
        <w:top w:val="none" w:sz="0" w:space="0" w:color="auto"/>
        <w:left w:val="none" w:sz="0" w:space="0" w:color="auto"/>
        <w:bottom w:val="none" w:sz="0" w:space="0" w:color="auto"/>
        <w:right w:val="none" w:sz="0" w:space="0" w:color="auto"/>
      </w:divBdr>
    </w:div>
    <w:div w:id="527330189">
      <w:marLeft w:val="640"/>
      <w:marRight w:val="0"/>
      <w:marTop w:val="0"/>
      <w:marBottom w:val="0"/>
      <w:divBdr>
        <w:top w:val="none" w:sz="0" w:space="0" w:color="auto"/>
        <w:left w:val="none" w:sz="0" w:space="0" w:color="auto"/>
        <w:bottom w:val="none" w:sz="0" w:space="0" w:color="auto"/>
        <w:right w:val="none" w:sz="0" w:space="0" w:color="auto"/>
      </w:divBdr>
    </w:div>
    <w:div w:id="527645123">
      <w:marLeft w:val="640"/>
      <w:marRight w:val="0"/>
      <w:marTop w:val="0"/>
      <w:marBottom w:val="0"/>
      <w:divBdr>
        <w:top w:val="none" w:sz="0" w:space="0" w:color="auto"/>
        <w:left w:val="none" w:sz="0" w:space="0" w:color="auto"/>
        <w:bottom w:val="none" w:sz="0" w:space="0" w:color="auto"/>
        <w:right w:val="none" w:sz="0" w:space="0" w:color="auto"/>
      </w:divBdr>
    </w:div>
    <w:div w:id="527648643">
      <w:marLeft w:val="640"/>
      <w:marRight w:val="0"/>
      <w:marTop w:val="0"/>
      <w:marBottom w:val="0"/>
      <w:divBdr>
        <w:top w:val="none" w:sz="0" w:space="0" w:color="auto"/>
        <w:left w:val="none" w:sz="0" w:space="0" w:color="auto"/>
        <w:bottom w:val="none" w:sz="0" w:space="0" w:color="auto"/>
        <w:right w:val="none" w:sz="0" w:space="0" w:color="auto"/>
      </w:divBdr>
    </w:div>
    <w:div w:id="527722810">
      <w:marLeft w:val="640"/>
      <w:marRight w:val="0"/>
      <w:marTop w:val="0"/>
      <w:marBottom w:val="0"/>
      <w:divBdr>
        <w:top w:val="none" w:sz="0" w:space="0" w:color="auto"/>
        <w:left w:val="none" w:sz="0" w:space="0" w:color="auto"/>
        <w:bottom w:val="none" w:sz="0" w:space="0" w:color="auto"/>
        <w:right w:val="none" w:sz="0" w:space="0" w:color="auto"/>
      </w:divBdr>
    </w:div>
    <w:div w:id="528566461">
      <w:marLeft w:val="640"/>
      <w:marRight w:val="0"/>
      <w:marTop w:val="0"/>
      <w:marBottom w:val="0"/>
      <w:divBdr>
        <w:top w:val="none" w:sz="0" w:space="0" w:color="auto"/>
        <w:left w:val="none" w:sz="0" w:space="0" w:color="auto"/>
        <w:bottom w:val="none" w:sz="0" w:space="0" w:color="auto"/>
        <w:right w:val="none" w:sz="0" w:space="0" w:color="auto"/>
      </w:divBdr>
    </w:div>
    <w:div w:id="529152811">
      <w:marLeft w:val="640"/>
      <w:marRight w:val="0"/>
      <w:marTop w:val="0"/>
      <w:marBottom w:val="0"/>
      <w:divBdr>
        <w:top w:val="none" w:sz="0" w:space="0" w:color="auto"/>
        <w:left w:val="none" w:sz="0" w:space="0" w:color="auto"/>
        <w:bottom w:val="none" w:sz="0" w:space="0" w:color="auto"/>
        <w:right w:val="none" w:sz="0" w:space="0" w:color="auto"/>
      </w:divBdr>
    </w:div>
    <w:div w:id="529954821">
      <w:marLeft w:val="640"/>
      <w:marRight w:val="0"/>
      <w:marTop w:val="0"/>
      <w:marBottom w:val="0"/>
      <w:divBdr>
        <w:top w:val="none" w:sz="0" w:space="0" w:color="auto"/>
        <w:left w:val="none" w:sz="0" w:space="0" w:color="auto"/>
        <w:bottom w:val="none" w:sz="0" w:space="0" w:color="auto"/>
        <w:right w:val="none" w:sz="0" w:space="0" w:color="auto"/>
      </w:divBdr>
    </w:div>
    <w:div w:id="530723209">
      <w:marLeft w:val="640"/>
      <w:marRight w:val="0"/>
      <w:marTop w:val="0"/>
      <w:marBottom w:val="0"/>
      <w:divBdr>
        <w:top w:val="none" w:sz="0" w:space="0" w:color="auto"/>
        <w:left w:val="none" w:sz="0" w:space="0" w:color="auto"/>
        <w:bottom w:val="none" w:sz="0" w:space="0" w:color="auto"/>
        <w:right w:val="none" w:sz="0" w:space="0" w:color="auto"/>
      </w:divBdr>
    </w:div>
    <w:div w:id="532033450">
      <w:marLeft w:val="640"/>
      <w:marRight w:val="0"/>
      <w:marTop w:val="0"/>
      <w:marBottom w:val="0"/>
      <w:divBdr>
        <w:top w:val="none" w:sz="0" w:space="0" w:color="auto"/>
        <w:left w:val="none" w:sz="0" w:space="0" w:color="auto"/>
        <w:bottom w:val="none" w:sz="0" w:space="0" w:color="auto"/>
        <w:right w:val="none" w:sz="0" w:space="0" w:color="auto"/>
      </w:divBdr>
    </w:div>
    <w:div w:id="532966618">
      <w:marLeft w:val="640"/>
      <w:marRight w:val="0"/>
      <w:marTop w:val="0"/>
      <w:marBottom w:val="0"/>
      <w:divBdr>
        <w:top w:val="none" w:sz="0" w:space="0" w:color="auto"/>
        <w:left w:val="none" w:sz="0" w:space="0" w:color="auto"/>
        <w:bottom w:val="none" w:sz="0" w:space="0" w:color="auto"/>
        <w:right w:val="none" w:sz="0" w:space="0" w:color="auto"/>
      </w:divBdr>
    </w:div>
    <w:div w:id="533344723">
      <w:marLeft w:val="640"/>
      <w:marRight w:val="0"/>
      <w:marTop w:val="0"/>
      <w:marBottom w:val="0"/>
      <w:divBdr>
        <w:top w:val="none" w:sz="0" w:space="0" w:color="auto"/>
        <w:left w:val="none" w:sz="0" w:space="0" w:color="auto"/>
        <w:bottom w:val="none" w:sz="0" w:space="0" w:color="auto"/>
        <w:right w:val="none" w:sz="0" w:space="0" w:color="auto"/>
      </w:divBdr>
    </w:div>
    <w:div w:id="535316951">
      <w:marLeft w:val="640"/>
      <w:marRight w:val="0"/>
      <w:marTop w:val="0"/>
      <w:marBottom w:val="0"/>
      <w:divBdr>
        <w:top w:val="none" w:sz="0" w:space="0" w:color="auto"/>
        <w:left w:val="none" w:sz="0" w:space="0" w:color="auto"/>
        <w:bottom w:val="none" w:sz="0" w:space="0" w:color="auto"/>
        <w:right w:val="none" w:sz="0" w:space="0" w:color="auto"/>
      </w:divBdr>
    </w:div>
    <w:div w:id="535702351">
      <w:marLeft w:val="640"/>
      <w:marRight w:val="0"/>
      <w:marTop w:val="0"/>
      <w:marBottom w:val="0"/>
      <w:divBdr>
        <w:top w:val="none" w:sz="0" w:space="0" w:color="auto"/>
        <w:left w:val="none" w:sz="0" w:space="0" w:color="auto"/>
        <w:bottom w:val="none" w:sz="0" w:space="0" w:color="auto"/>
        <w:right w:val="none" w:sz="0" w:space="0" w:color="auto"/>
      </w:divBdr>
    </w:div>
    <w:div w:id="536086084">
      <w:marLeft w:val="640"/>
      <w:marRight w:val="0"/>
      <w:marTop w:val="0"/>
      <w:marBottom w:val="0"/>
      <w:divBdr>
        <w:top w:val="none" w:sz="0" w:space="0" w:color="auto"/>
        <w:left w:val="none" w:sz="0" w:space="0" w:color="auto"/>
        <w:bottom w:val="none" w:sz="0" w:space="0" w:color="auto"/>
        <w:right w:val="none" w:sz="0" w:space="0" w:color="auto"/>
      </w:divBdr>
    </w:div>
    <w:div w:id="537357523">
      <w:marLeft w:val="640"/>
      <w:marRight w:val="0"/>
      <w:marTop w:val="0"/>
      <w:marBottom w:val="0"/>
      <w:divBdr>
        <w:top w:val="none" w:sz="0" w:space="0" w:color="auto"/>
        <w:left w:val="none" w:sz="0" w:space="0" w:color="auto"/>
        <w:bottom w:val="none" w:sz="0" w:space="0" w:color="auto"/>
        <w:right w:val="none" w:sz="0" w:space="0" w:color="auto"/>
      </w:divBdr>
    </w:div>
    <w:div w:id="537395573">
      <w:marLeft w:val="640"/>
      <w:marRight w:val="0"/>
      <w:marTop w:val="0"/>
      <w:marBottom w:val="0"/>
      <w:divBdr>
        <w:top w:val="none" w:sz="0" w:space="0" w:color="auto"/>
        <w:left w:val="none" w:sz="0" w:space="0" w:color="auto"/>
        <w:bottom w:val="none" w:sz="0" w:space="0" w:color="auto"/>
        <w:right w:val="none" w:sz="0" w:space="0" w:color="auto"/>
      </w:divBdr>
    </w:div>
    <w:div w:id="538324840">
      <w:marLeft w:val="640"/>
      <w:marRight w:val="0"/>
      <w:marTop w:val="0"/>
      <w:marBottom w:val="0"/>
      <w:divBdr>
        <w:top w:val="none" w:sz="0" w:space="0" w:color="auto"/>
        <w:left w:val="none" w:sz="0" w:space="0" w:color="auto"/>
        <w:bottom w:val="none" w:sz="0" w:space="0" w:color="auto"/>
        <w:right w:val="none" w:sz="0" w:space="0" w:color="auto"/>
      </w:divBdr>
    </w:div>
    <w:div w:id="538588882">
      <w:marLeft w:val="640"/>
      <w:marRight w:val="0"/>
      <w:marTop w:val="0"/>
      <w:marBottom w:val="0"/>
      <w:divBdr>
        <w:top w:val="none" w:sz="0" w:space="0" w:color="auto"/>
        <w:left w:val="none" w:sz="0" w:space="0" w:color="auto"/>
        <w:bottom w:val="none" w:sz="0" w:space="0" w:color="auto"/>
        <w:right w:val="none" w:sz="0" w:space="0" w:color="auto"/>
      </w:divBdr>
    </w:div>
    <w:div w:id="538709371">
      <w:marLeft w:val="640"/>
      <w:marRight w:val="0"/>
      <w:marTop w:val="0"/>
      <w:marBottom w:val="0"/>
      <w:divBdr>
        <w:top w:val="none" w:sz="0" w:space="0" w:color="auto"/>
        <w:left w:val="none" w:sz="0" w:space="0" w:color="auto"/>
        <w:bottom w:val="none" w:sz="0" w:space="0" w:color="auto"/>
        <w:right w:val="none" w:sz="0" w:space="0" w:color="auto"/>
      </w:divBdr>
    </w:div>
    <w:div w:id="538863268">
      <w:marLeft w:val="640"/>
      <w:marRight w:val="0"/>
      <w:marTop w:val="0"/>
      <w:marBottom w:val="0"/>
      <w:divBdr>
        <w:top w:val="none" w:sz="0" w:space="0" w:color="auto"/>
        <w:left w:val="none" w:sz="0" w:space="0" w:color="auto"/>
        <w:bottom w:val="none" w:sz="0" w:space="0" w:color="auto"/>
        <w:right w:val="none" w:sz="0" w:space="0" w:color="auto"/>
      </w:divBdr>
    </w:div>
    <w:div w:id="539515479">
      <w:marLeft w:val="640"/>
      <w:marRight w:val="0"/>
      <w:marTop w:val="0"/>
      <w:marBottom w:val="0"/>
      <w:divBdr>
        <w:top w:val="none" w:sz="0" w:space="0" w:color="auto"/>
        <w:left w:val="none" w:sz="0" w:space="0" w:color="auto"/>
        <w:bottom w:val="none" w:sz="0" w:space="0" w:color="auto"/>
        <w:right w:val="none" w:sz="0" w:space="0" w:color="auto"/>
      </w:divBdr>
    </w:div>
    <w:div w:id="541989467">
      <w:marLeft w:val="480"/>
      <w:marRight w:val="0"/>
      <w:marTop w:val="0"/>
      <w:marBottom w:val="0"/>
      <w:divBdr>
        <w:top w:val="none" w:sz="0" w:space="0" w:color="auto"/>
        <w:left w:val="none" w:sz="0" w:space="0" w:color="auto"/>
        <w:bottom w:val="none" w:sz="0" w:space="0" w:color="auto"/>
        <w:right w:val="none" w:sz="0" w:space="0" w:color="auto"/>
      </w:divBdr>
    </w:div>
    <w:div w:id="542179474">
      <w:marLeft w:val="640"/>
      <w:marRight w:val="0"/>
      <w:marTop w:val="0"/>
      <w:marBottom w:val="0"/>
      <w:divBdr>
        <w:top w:val="none" w:sz="0" w:space="0" w:color="auto"/>
        <w:left w:val="none" w:sz="0" w:space="0" w:color="auto"/>
        <w:bottom w:val="none" w:sz="0" w:space="0" w:color="auto"/>
        <w:right w:val="none" w:sz="0" w:space="0" w:color="auto"/>
      </w:divBdr>
    </w:div>
    <w:div w:id="542325253">
      <w:marLeft w:val="640"/>
      <w:marRight w:val="0"/>
      <w:marTop w:val="0"/>
      <w:marBottom w:val="0"/>
      <w:divBdr>
        <w:top w:val="none" w:sz="0" w:space="0" w:color="auto"/>
        <w:left w:val="none" w:sz="0" w:space="0" w:color="auto"/>
        <w:bottom w:val="none" w:sz="0" w:space="0" w:color="auto"/>
        <w:right w:val="none" w:sz="0" w:space="0" w:color="auto"/>
      </w:divBdr>
    </w:div>
    <w:div w:id="542594091">
      <w:marLeft w:val="640"/>
      <w:marRight w:val="0"/>
      <w:marTop w:val="0"/>
      <w:marBottom w:val="0"/>
      <w:divBdr>
        <w:top w:val="none" w:sz="0" w:space="0" w:color="auto"/>
        <w:left w:val="none" w:sz="0" w:space="0" w:color="auto"/>
        <w:bottom w:val="none" w:sz="0" w:space="0" w:color="auto"/>
        <w:right w:val="none" w:sz="0" w:space="0" w:color="auto"/>
      </w:divBdr>
    </w:div>
    <w:div w:id="542715090">
      <w:marLeft w:val="640"/>
      <w:marRight w:val="0"/>
      <w:marTop w:val="0"/>
      <w:marBottom w:val="0"/>
      <w:divBdr>
        <w:top w:val="none" w:sz="0" w:space="0" w:color="auto"/>
        <w:left w:val="none" w:sz="0" w:space="0" w:color="auto"/>
        <w:bottom w:val="none" w:sz="0" w:space="0" w:color="auto"/>
        <w:right w:val="none" w:sz="0" w:space="0" w:color="auto"/>
      </w:divBdr>
    </w:div>
    <w:div w:id="543559388">
      <w:marLeft w:val="640"/>
      <w:marRight w:val="0"/>
      <w:marTop w:val="0"/>
      <w:marBottom w:val="0"/>
      <w:divBdr>
        <w:top w:val="none" w:sz="0" w:space="0" w:color="auto"/>
        <w:left w:val="none" w:sz="0" w:space="0" w:color="auto"/>
        <w:bottom w:val="none" w:sz="0" w:space="0" w:color="auto"/>
        <w:right w:val="none" w:sz="0" w:space="0" w:color="auto"/>
      </w:divBdr>
    </w:div>
    <w:div w:id="543718515">
      <w:marLeft w:val="640"/>
      <w:marRight w:val="0"/>
      <w:marTop w:val="0"/>
      <w:marBottom w:val="0"/>
      <w:divBdr>
        <w:top w:val="none" w:sz="0" w:space="0" w:color="auto"/>
        <w:left w:val="none" w:sz="0" w:space="0" w:color="auto"/>
        <w:bottom w:val="none" w:sz="0" w:space="0" w:color="auto"/>
        <w:right w:val="none" w:sz="0" w:space="0" w:color="auto"/>
      </w:divBdr>
    </w:div>
    <w:div w:id="544026321">
      <w:marLeft w:val="640"/>
      <w:marRight w:val="0"/>
      <w:marTop w:val="0"/>
      <w:marBottom w:val="0"/>
      <w:divBdr>
        <w:top w:val="none" w:sz="0" w:space="0" w:color="auto"/>
        <w:left w:val="none" w:sz="0" w:space="0" w:color="auto"/>
        <w:bottom w:val="none" w:sz="0" w:space="0" w:color="auto"/>
        <w:right w:val="none" w:sz="0" w:space="0" w:color="auto"/>
      </w:divBdr>
    </w:div>
    <w:div w:id="544372798">
      <w:marLeft w:val="640"/>
      <w:marRight w:val="0"/>
      <w:marTop w:val="0"/>
      <w:marBottom w:val="0"/>
      <w:divBdr>
        <w:top w:val="none" w:sz="0" w:space="0" w:color="auto"/>
        <w:left w:val="none" w:sz="0" w:space="0" w:color="auto"/>
        <w:bottom w:val="none" w:sz="0" w:space="0" w:color="auto"/>
        <w:right w:val="none" w:sz="0" w:space="0" w:color="auto"/>
      </w:divBdr>
    </w:div>
    <w:div w:id="544947649">
      <w:marLeft w:val="640"/>
      <w:marRight w:val="0"/>
      <w:marTop w:val="0"/>
      <w:marBottom w:val="0"/>
      <w:divBdr>
        <w:top w:val="none" w:sz="0" w:space="0" w:color="auto"/>
        <w:left w:val="none" w:sz="0" w:space="0" w:color="auto"/>
        <w:bottom w:val="none" w:sz="0" w:space="0" w:color="auto"/>
        <w:right w:val="none" w:sz="0" w:space="0" w:color="auto"/>
      </w:divBdr>
    </w:div>
    <w:div w:id="545026345">
      <w:marLeft w:val="640"/>
      <w:marRight w:val="0"/>
      <w:marTop w:val="0"/>
      <w:marBottom w:val="0"/>
      <w:divBdr>
        <w:top w:val="none" w:sz="0" w:space="0" w:color="auto"/>
        <w:left w:val="none" w:sz="0" w:space="0" w:color="auto"/>
        <w:bottom w:val="none" w:sz="0" w:space="0" w:color="auto"/>
        <w:right w:val="none" w:sz="0" w:space="0" w:color="auto"/>
      </w:divBdr>
    </w:div>
    <w:div w:id="545915053">
      <w:marLeft w:val="640"/>
      <w:marRight w:val="0"/>
      <w:marTop w:val="0"/>
      <w:marBottom w:val="0"/>
      <w:divBdr>
        <w:top w:val="none" w:sz="0" w:space="0" w:color="auto"/>
        <w:left w:val="none" w:sz="0" w:space="0" w:color="auto"/>
        <w:bottom w:val="none" w:sz="0" w:space="0" w:color="auto"/>
        <w:right w:val="none" w:sz="0" w:space="0" w:color="auto"/>
      </w:divBdr>
    </w:div>
    <w:div w:id="545945027">
      <w:marLeft w:val="640"/>
      <w:marRight w:val="0"/>
      <w:marTop w:val="0"/>
      <w:marBottom w:val="0"/>
      <w:divBdr>
        <w:top w:val="none" w:sz="0" w:space="0" w:color="auto"/>
        <w:left w:val="none" w:sz="0" w:space="0" w:color="auto"/>
        <w:bottom w:val="none" w:sz="0" w:space="0" w:color="auto"/>
        <w:right w:val="none" w:sz="0" w:space="0" w:color="auto"/>
      </w:divBdr>
    </w:div>
    <w:div w:id="546332841">
      <w:marLeft w:val="640"/>
      <w:marRight w:val="0"/>
      <w:marTop w:val="0"/>
      <w:marBottom w:val="0"/>
      <w:divBdr>
        <w:top w:val="none" w:sz="0" w:space="0" w:color="auto"/>
        <w:left w:val="none" w:sz="0" w:space="0" w:color="auto"/>
        <w:bottom w:val="none" w:sz="0" w:space="0" w:color="auto"/>
        <w:right w:val="none" w:sz="0" w:space="0" w:color="auto"/>
      </w:divBdr>
    </w:div>
    <w:div w:id="547649852">
      <w:marLeft w:val="640"/>
      <w:marRight w:val="0"/>
      <w:marTop w:val="0"/>
      <w:marBottom w:val="0"/>
      <w:divBdr>
        <w:top w:val="none" w:sz="0" w:space="0" w:color="auto"/>
        <w:left w:val="none" w:sz="0" w:space="0" w:color="auto"/>
        <w:bottom w:val="none" w:sz="0" w:space="0" w:color="auto"/>
        <w:right w:val="none" w:sz="0" w:space="0" w:color="auto"/>
      </w:divBdr>
    </w:div>
    <w:div w:id="547881240">
      <w:marLeft w:val="640"/>
      <w:marRight w:val="0"/>
      <w:marTop w:val="0"/>
      <w:marBottom w:val="0"/>
      <w:divBdr>
        <w:top w:val="none" w:sz="0" w:space="0" w:color="auto"/>
        <w:left w:val="none" w:sz="0" w:space="0" w:color="auto"/>
        <w:bottom w:val="none" w:sz="0" w:space="0" w:color="auto"/>
        <w:right w:val="none" w:sz="0" w:space="0" w:color="auto"/>
      </w:divBdr>
    </w:div>
    <w:div w:id="548614126">
      <w:marLeft w:val="640"/>
      <w:marRight w:val="0"/>
      <w:marTop w:val="0"/>
      <w:marBottom w:val="0"/>
      <w:divBdr>
        <w:top w:val="none" w:sz="0" w:space="0" w:color="auto"/>
        <w:left w:val="none" w:sz="0" w:space="0" w:color="auto"/>
        <w:bottom w:val="none" w:sz="0" w:space="0" w:color="auto"/>
        <w:right w:val="none" w:sz="0" w:space="0" w:color="auto"/>
      </w:divBdr>
    </w:div>
    <w:div w:id="549463591">
      <w:marLeft w:val="640"/>
      <w:marRight w:val="0"/>
      <w:marTop w:val="0"/>
      <w:marBottom w:val="0"/>
      <w:divBdr>
        <w:top w:val="none" w:sz="0" w:space="0" w:color="auto"/>
        <w:left w:val="none" w:sz="0" w:space="0" w:color="auto"/>
        <w:bottom w:val="none" w:sz="0" w:space="0" w:color="auto"/>
        <w:right w:val="none" w:sz="0" w:space="0" w:color="auto"/>
      </w:divBdr>
    </w:div>
    <w:div w:id="549653104">
      <w:marLeft w:val="640"/>
      <w:marRight w:val="0"/>
      <w:marTop w:val="0"/>
      <w:marBottom w:val="0"/>
      <w:divBdr>
        <w:top w:val="none" w:sz="0" w:space="0" w:color="auto"/>
        <w:left w:val="none" w:sz="0" w:space="0" w:color="auto"/>
        <w:bottom w:val="none" w:sz="0" w:space="0" w:color="auto"/>
        <w:right w:val="none" w:sz="0" w:space="0" w:color="auto"/>
      </w:divBdr>
    </w:div>
    <w:div w:id="550271178">
      <w:marLeft w:val="640"/>
      <w:marRight w:val="0"/>
      <w:marTop w:val="0"/>
      <w:marBottom w:val="0"/>
      <w:divBdr>
        <w:top w:val="none" w:sz="0" w:space="0" w:color="auto"/>
        <w:left w:val="none" w:sz="0" w:space="0" w:color="auto"/>
        <w:bottom w:val="none" w:sz="0" w:space="0" w:color="auto"/>
        <w:right w:val="none" w:sz="0" w:space="0" w:color="auto"/>
      </w:divBdr>
    </w:div>
    <w:div w:id="550699591">
      <w:marLeft w:val="640"/>
      <w:marRight w:val="0"/>
      <w:marTop w:val="0"/>
      <w:marBottom w:val="0"/>
      <w:divBdr>
        <w:top w:val="none" w:sz="0" w:space="0" w:color="auto"/>
        <w:left w:val="none" w:sz="0" w:space="0" w:color="auto"/>
        <w:bottom w:val="none" w:sz="0" w:space="0" w:color="auto"/>
        <w:right w:val="none" w:sz="0" w:space="0" w:color="auto"/>
      </w:divBdr>
    </w:div>
    <w:div w:id="550769302">
      <w:marLeft w:val="640"/>
      <w:marRight w:val="0"/>
      <w:marTop w:val="0"/>
      <w:marBottom w:val="0"/>
      <w:divBdr>
        <w:top w:val="none" w:sz="0" w:space="0" w:color="auto"/>
        <w:left w:val="none" w:sz="0" w:space="0" w:color="auto"/>
        <w:bottom w:val="none" w:sz="0" w:space="0" w:color="auto"/>
        <w:right w:val="none" w:sz="0" w:space="0" w:color="auto"/>
      </w:divBdr>
    </w:div>
    <w:div w:id="550969304">
      <w:marLeft w:val="640"/>
      <w:marRight w:val="0"/>
      <w:marTop w:val="0"/>
      <w:marBottom w:val="0"/>
      <w:divBdr>
        <w:top w:val="none" w:sz="0" w:space="0" w:color="auto"/>
        <w:left w:val="none" w:sz="0" w:space="0" w:color="auto"/>
        <w:bottom w:val="none" w:sz="0" w:space="0" w:color="auto"/>
        <w:right w:val="none" w:sz="0" w:space="0" w:color="auto"/>
      </w:divBdr>
    </w:div>
    <w:div w:id="551574983">
      <w:marLeft w:val="640"/>
      <w:marRight w:val="0"/>
      <w:marTop w:val="0"/>
      <w:marBottom w:val="0"/>
      <w:divBdr>
        <w:top w:val="none" w:sz="0" w:space="0" w:color="auto"/>
        <w:left w:val="none" w:sz="0" w:space="0" w:color="auto"/>
        <w:bottom w:val="none" w:sz="0" w:space="0" w:color="auto"/>
        <w:right w:val="none" w:sz="0" w:space="0" w:color="auto"/>
      </w:divBdr>
    </w:div>
    <w:div w:id="551966006">
      <w:marLeft w:val="640"/>
      <w:marRight w:val="0"/>
      <w:marTop w:val="0"/>
      <w:marBottom w:val="0"/>
      <w:divBdr>
        <w:top w:val="none" w:sz="0" w:space="0" w:color="auto"/>
        <w:left w:val="none" w:sz="0" w:space="0" w:color="auto"/>
        <w:bottom w:val="none" w:sz="0" w:space="0" w:color="auto"/>
        <w:right w:val="none" w:sz="0" w:space="0" w:color="auto"/>
      </w:divBdr>
    </w:div>
    <w:div w:id="554511436">
      <w:marLeft w:val="640"/>
      <w:marRight w:val="0"/>
      <w:marTop w:val="0"/>
      <w:marBottom w:val="0"/>
      <w:divBdr>
        <w:top w:val="none" w:sz="0" w:space="0" w:color="auto"/>
        <w:left w:val="none" w:sz="0" w:space="0" w:color="auto"/>
        <w:bottom w:val="none" w:sz="0" w:space="0" w:color="auto"/>
        <w:right w:val="none" w:sz="0" w:space="0" w:color="auto"/>
      </w:divBdr>
    </w:div>
    <w:div w:id="554514349">
      <w:marLeft w:val="640"/>
      <w:marRight w:val="0"/>
      <w:marTop w:val="0"/>
      <w:marBottom w:val="0"/>
      <w:divBdr>
        <w:top w:val="none" w:sz="0" w:space="0" w:color="auto"/>
        <w:left w:val="none" w:sz="0" w:space="0" w:color="auto"/>
        <w:bottom w:val="none" w:sz="0" w:space="0" w:color="auto"/>
        <w:right w:val="none" w:sz="0" w:space="0" w:color="auto"/>
      </w:divBdr>
    </w:div>
    <w:div w:id="554658632">
      <w:marLeft w:val="640"/>
      <w:marRight w:val="0"/>
      <w:marTop w:val="0"/>
      <w:marBottom w:val="0"/>
      <w:divBdr>
        <w:top w:val="none" w:sz="0" w:space="0" w:color="auto"/>
        <w:left w:val="none" w:sz="0" w:space="0" w:color="auto"/>
        <w:bottom w:val="none" w:sz="0" w:space="0" w:color="auto"/>
        <w:right w:val="none" w:sz="0" w:space="0" w:color="auto"/>
      </w:divBdr>
    </w:div>
    <w:div w:id="555168498">
      <w:marLeft w:val="640"/>
      <w:marRight w:val="0"/>
      <w:marTop w:val="0"/>
      <w:marBottom w:val="0"/>
      <w:divBdr>
        <w:top w:val="none" w:sz="0" w:space="0" w:color="auto"/>
        <w:left w:val="none" w:sz="0" w:space="0" w:color="auto"/>
        <w:bottom w:val="none" w:sz="0" w:space="0" w:color="auto"/>
        <w:right w:val="none" w:sz="0" w:space="0" w:color="auto"/>
      </w:divBdr>
    </w:div>
    <w:div w:id="555555794">
      <w:marLeft w:val="640"/>
      <w:marRight w:val="0"/>
      <w:marTop w:val="0"/>
      <w:marBottom w:val="0"/>
      <w:divBdr>
        <w:top w:val="none" w:sz="0" w:space="0" w:color="auto"/>
        <w:left w:val="none" w:sz="0" w:space="0" w:color="auto"/>
        <w:bottom w:val="none" w:sz="0" w:space="0" w:color="auto"/>
        <w:right w:val="none" w:sz="0" w:space="0" w:color="auto"/>
      </w:divBdr>
    </w:div>
    <w:div w:id="555971718">
      <w:marLeft w:val="640"/>
      <w:marRight w:val="0"/>
      <w:marTop w:val="0"/>
      <w:marBottom w:val="0"/>
      <w:divBdr>
        <w:top w:val="none" w:sz="0" w:space="0" w:color="auto"/>
        <w:left w:val="none" w:sz="0" w:space="0" w:color="auto"/>
        <w:bottom w:val="none" w:sz="0" w:space="0" w:color="auto"/>
        <w:right w:val="none" w:sz="0" w:space="0" w:color="auto"/>
      </w:divBdr>
    </w:div>
    <w:div w:id="557516012">
      <w:marLeft w:val="640"/>
      <w:marRight w:val="0"/>
      <w:marTop w:val="0"/>
      <w:marBottom w:val="0"/>
      <w:divBdr>
        <w:top w:val="none" w:sz="0" w:space="0" w:color="auto"/>
        <w:left w:val="none" w:sz="0" w:space="0" w:color="auto"/>
        <w:bottom w:val="none" w:sz="0" w:space="0" w:color="auto"/>
        <w:right w:val="none" w:sz="0" w:space="0" w:color="auto"/>
      </w:divBdr>
    </w:div>
    <w:div w:id="557590209">
      <w:marLeft w:val="640"/>
      <w:marRight w:val="0"/>
      <w:marTop w:val="0"/>
      <w:marBottom w:val="0"/>
      <w:divBdr>
        <w:top w:val="none" w:sz="0" w:space="0" w:color="auto"/>
        <w:left w:val="none" w:sz="0" w:space="0" w:color="auto"/>
        <w:bottom w:val="none" w:sz="0" w:space="0" w:color="auto"/>
        <w:right w:val="none" w:sz="0" w:space="0" w:color="auto"/>
      </w:divBdr>
    </w:div>
    <w:div w:id="557596178">
      <w:marLeft w:val="640"/>
      <w:marRight w:val="0"/>
      <w:marTop w:val="0"/>
      <w:marBottom w:val="0"/>
      <w:divBdr>
        <w:top w:val="none" w:sz="0" w:space="0" w:color="auto"/>
        <w:left w:val="none" w:sz="0" w:space="0" w:color="auto"/>
        <w:bottom w:val="none" w:sz="0" w:space="0" w:color="auto"/>
        <w:right w:val="none" w:sz="0" w:space="0" w:color="auto"/>
      </w:divBdr>
    </w:div>
    <w:div w:id="557978346">
      <w:marLeft w:val="640"/>
      <w:marRight w:val="0"/>
      <w:marTop w:val="0"/>
      <w:marBottom w:val="0"/>
      <w:divBdr>
        <w:top w:val="none" w:sz="0" w:space="0" w:color="auto"/>
        <w:left w:val="none" w:sz="0" w:space="0" w:color="auto"/>
        <w:bottom w:val="none" w:sz="0" w:space="0" w:color="auto"/>
        <w:right w:val="none" w:sz="0" w:space="0" w:color="auto"/>
      </w:divBdr>
    </w:div>
    <w:div w:id="559441047">
      <w:marLeft w:val="640"/>
      <w:marRight w:val="0"/>
      <w:marTop w:val="0"/>
      <w:marBottom w:val="0"/>
      <w:divBdr>
        <w:top w:val="none" w:sz="0" w:space="0" w:color="auto"/>
        <w:left w:val="none" w:sz="0" w:space="0" w:color="auto"/>
        <w:bottom w:val="none" w:sz="0" w:space="0" w:color="auto"/>
        <w:right w:val="none" w:sz="0" w:space="0" w:color="auto"/>
      </w:divBdr>
    </w:div>
    <w:div w:id="559680306">
      <w:marLeft w:val="640"/>
      <w:marRight w:val="0"/>
      <w:marTop w:val="0"/>
      <w:marBottom w:val="0"/>
      <w:divBdr>
        <w:top w:val="none" w:sz="0" w:space="0" w:color="auto"/>
        <w:left w:val="none" w:sz="0" w:space="0" w:color="auto"/>
        <w:bottom w:val="none" w:sz="0" w:space="0" w:color="auto"/>
        <w:right w:val="none" w:sz="0" w:space="0" w:color="auto"/>
      </w:divBdr>
    </w:div>
    <w:div w:id="559681942">
      <w:marLeft w:val="640"/>
      <w:marRight w:val="0"/>
      <w:marTop w:val="0"/>
      <w:marBottom w:val="0"/>
      <w:divBdr>
        <w:top w:val="none" w:sz="0" w:space="0" w:color="auto"/>
        <w:left w:val="none" w:sz="0" w:space="0" w:color="auto"/>
        <w:bottom w:val="none" w:sz="0" w:space="0" w:color="auto"/>
        <w:right w:val="none" w:sz="0" w:space="0" w:color="auto"/>
      </w:divBdr>
    </w:div>
    <w:div w:id="560992511">
      <w:marLeft w:val="640"/>
      <w:marRight w:val="0"/>
      <w:marTop w:val="0"/>
      <w:marBottom w:val="0"/>
      <w:divBdr>
        <w:top w:val="none" w:sz="0" w:space="0" w:color="auto"/>
        <w:left w:val="none" w:sz="0" w:space="0" w:color="auto"/>
        <w:bottom w:val="none" w:sz="0" w:space="0" w:color="auto"/>
        <w:right w:val="none" w:sz="0" w:space="0" w:color="auto"/>
      </w:divBdr>
    </w:div>
    <w:div w:id="561871522">
      <w:marLeft w:val="640"/>
      <w:marRight w:val="0"/>
      <w:marTop w:val="0"/>
      <w:marBottom w:val="0"/>
      <w:divBdr>
        <w:top w:val="none" w:sz="0" w:space="0" w:color="auto"/>
        <w:left w:val="none" w:sz="0" w:space="0" w:color="auto"/>
        <w:bottom w:val="none" w:sz="0" w:space="0" w:color="auto"/>
        <w:right w:val="none" w:sz="0" w:space="0" w:color="auto"/>
      </w:divBdr>
    </w:div>
    <w:div w:id="561983268">
      <w:marLeft w:val="640"/>
      <w:marRight w:val="0"/>
      <w:marTop w:val="0"/>
      <w:marBottom w:val="0"/>
      <w:divBdr>
        <w:top w:val="none" w:sz="0" w:space="0" w:color="auto"/>
        <w:left w:val="none" w:sz="0" w:space="0" w:color="auto"/>
        <w:bottom w:val="none" w:sz="0" w:space="0" w:color="auto"/>
        <w:right w:val="none" w:sz="0" w:space="0" w:color="auto"/>
      </w:divBdr>
    </w:div>
    <w:div w:id="563570652">
      <w:marLeft w:val="640"/>
      <w:marRight w:val="0"/>
      <w:marTop w:val="0"/>
      <w:marBottom w:val="0"/>
      <w:divBdr>
        <w:top w:val="none" w:sz="0" w:space="0" w:color="auto"/>
        <w:left w:val="none" w:sz="0" w:space="0" w:color="auto"/>
        <w:bottom w:val="none" w:sz="0" w:space="0" w:color="auto"/>
        <w:right w:val="none" w:sz="0" w:space="0" w:color="auto"/>
      </w:divBdr>
    </w:div>
    <w:div w:id="564029051">
      <w:marLeft w:val="640"/>
      <w:marRight w:val="0"/>
      <w:marTop w:val="0"/>
      <w:marBottom w:val="0"/>
      <w:divBdr>
        <w:top w:val="none" w:sz="0" w:space="0" w:color="auto"/>
        <w:left w:val="none" w:sz="0" w:space="0" w:color="auto"/>
        <w:bottom w:val="none" w:sz="0" w:space="0" w:color="auto"/>
        <w:right w:val="none" w:sz="0" w:space="0" w:color="auto"/>
      </w:divBdr>
    </w:div>
    <w:div w:id="564417569">
      <w:marLeft w:val="640"/>
      <w:marRight w:val="0"/>
      <w:marTop w:val="0"/>
      <w:marBottom w:val="0"/>
      <w:divBdr>
        <w:top w:val="none" w:sz="0" w:space="0" w:color="auto"/>
        <w:left w:val="none" w:sz="0" w:space="0" w:color="auto"/>
        <w:bottom w:val="none" w:sz="0" w:space="0" w:color="auto"/>
        <w:right w:val="none" w:sz="0" w:space="0" w:color="auto"/>
      </w:divBdr>
    </w:div>
    <w:div w:id="564728109">
      <w:marLeft w:val="640"/>
      <w:marRight w:val="0"/>
      <w:marTop w:val="0"/>
      <w:marBottom w:val="0"/>
      <w:divBdr>
        <w:top w:val="none" w:sz="0" w:space="0" w:color="auto"/>
        <w:left w:val="none" w:sz="0" w:space="0" w:color="auto"/>
        <w:bottom w:val="none" w:sz="0" w:space="0" w:color="auto"/>
        <w:right w:val="none" w:sz="0" w:space="0" w:color="auto"/>
      </w:divBdr>
    </w:div>
    <w:div w:id="564881068">
      <w:marLeft w:val="640"/>
      <w:marRight w:val="0"/>
      <w:marTop w:val="0"/>
      <w:marBottom w:val="0"/>
      <w:divBdr>
        <w:top w:val="none" w:sz="0" w:space="0" w:color="auto"/>
        <w:left w:val="none" w:sz="0" w:space="0" w:color="auto"/>
        <w:bottom w:val="none" w:sz="0" w:space="0" w:color="auto"/>
        <w:right w:val="none" w:sz="0" w:space="0" w:color="auto"/>
      </w:divBdr>
    </w:div>
    <w:div w:id="566037065">
      <w:marLeft w:val="640"/>
      <w:marRight w:val="0"/>
      <w:marTop w:val="0"/>
      <w:marBottom w:val="0"/>
      <w:divBdr>
        <w:top w:val="none" w:sz="0" w:space="0" w:color="auto"/>
        <w:left w:val="none" w:sz="0" w:space="0" w:color="auto"/>
        <w:bottom w:val="none" w:sz="0" w:space="0" w:color="auto"/>
        <w:right w:val="none" w:sz="0" w:space="0" w:color="auto"/>
      </w:divBdr>
    </w:div>
    <w:div w:id="567107959">
      <w:marLeft w:val="640"/>
      <w:marRight w:val="0"/>
      <w:marTop w:val="0"/>
      <w:marBottom w:val="0"/>
      <w:divBdr>
        <w:top w:val="none" w:sz="0" w:space="0" w:color="auto"/>
        <w:left w:val="none" w:sz="0" w:space="0" w:color="auto"/>
        <w:bottom w:val="none" w:sz="0" w:space="0" w:color="auto"/>
        <w:right w:val="none" w:sz="0" w:space="0" w:color="auto"/>
      </w:divBdr>
    </w:div>
    <w:div w:id="567690298">
      <w:marLeft w:val="640"/>
      <w:marRight w:val="0"/>
      <w:marTop w:val="0"/>
      <w:marBottom w:val="0"/>
      <w:divBdr>
        <w:top w:val="none" w:sz="0" w:space="0" w:color="auto"/>
        <w:left w:val="none" w:sz="0" w:space="0" w:color="auto"/>
        <w:bottom w:val="none" w:sz="0" w:space="0" w:color="auto"/>
        <w:right w:val="none" w:sz="0" w:space="0" w:color="auto"/>
      </w:divBdr>
    </w:div>
    <w:div w:id="567808244">
      <w:marLeft w:val="640"/>
      <w:marRight w:val="0"/>
      <w:marTop w:val="0"/>
      <w:marBottom w:val="0"/>
      <w:divBdr>
        <w:top w:val="none" w:sz="0" w:space="0" w:color="auto"/>
        <w:left w:val="none" w:sz="0" w:space="0" w:color="auto"/>
        <w:bottom w:val="none" w:sz="0" w:space="0" w:color="auto"/>
        <w:right w:val="none" w:sz="0" w:space="0" w:color="auto"/>
      </w:divBdr>
    </w:div>
    <w:div w:id="568343708">
      <w:marLeft w:val="640"/>
      <w:marRight w:val="0"/>
      <w:marTop w:val="0"/>
      <w:marBottom w:val="0"/>
      <w:divBdr>
        <w:top w:val="none" w:sz="0" w:space="0" w:color="auto"/>
        <w:left w:val="none" w:sz="0" w:space="0" w:color="auto"/>
        <w:bottom w:val="none" w:sz="0" w:space="0" w:color="auto"/>
        <w:right w:val="none" w:sz="0" w:space="0" w:color="auto"/>
      </w:divBdr>
    </w:div>
    <w:div w:id="568685522">
      <w:marLeft w:val="640"/>
      <w:marRight w:val="0"/>
      <w:marTop w:val="0"/>
      <w:marBottom w:val="0"/>
      <w:divBdr>
        <w:top w:val="none" w:sz="0" w:space="0" w:color="auto"/>
        <w:left w:val="none" w:sz="0" w:space="0" w:color="auto"/>
        <w:bottom w:val="none" w:sz="0" w:space="0" w:color="auto"/>
        <w:right w:val="none" w:sz="0" w:space="0" w:color="auto"/>
      </w:divBdr>
    </w:div>
    <w:div w:id="568736982">
      <w:marLeft w:val="640"/>
      <w:marRight w:val="0"/>
      <w:marTop w:val="0"/>
      <w:marBottom w:val="0"/>
      <w:divBdr>
        <w:top w:val="none" w:sz="0" w:space="0" w:color="auto"/>
        <w:left w:val="none" w:sz="0" w:space="0" w:color="auto"/>
        <w:bottom w:val="none" w:sz="0" w:space="0" w:color="auto"/>
        <w:right w:val="none" w:sz="0" w:space="0" w:color="auto"/>
      </w:divBdr>
    </w:div>
    <w:div w:id="568805112">
      <w:marLeft w:val="640"/>
      <w:marRight w:val="0"/>
      <w:marTop w:val="0"/>
      <w:marBottom w:val="0"/>
      <w:divBdr>
        <w:top w:val="none" w:sz="0" w:space="0" w:color="auto"/>
        <w:left w:val="none" w:sz="0" w:space="0" w:color="auto"/>
        <w:bottom w:val="none" w:sz="0" w:space="0" w:color="auto"/>
        <w:right w:val="none" w:sz="0" w:space="0" w:color="auto"/>
      </w:divBdr>
    </w:div>
    <w:div w:id="568807857">
      <w:marLeft w:val="640"/>
      <w:marRight w:val="0"/>
      <w:marTop w:val="0"/>
      <w:marBottom w:val="0"/>
      <w:divBdr>
        <w:top w:val="none" w:sz="0" w:space="0" w:color="auto"/>
        <w:left w:val="none" w:sz="0" w:space="0" w:color="auto"/>
        <w:bottom w:val="none" w:sz="0" w:space="0" w:color="auto"/>
        <w:right w:val="none" w:sz="0" w:space="0" w:color="auto"/>
      </w:divBdr>
    </w:div>
    <w:div w:id="568926440">
      <w:marLeft w:val="640"/>
      <w:marRight w:val="0"/>
      <w:marTop w:val="0"/>
      <w:marBottom w:val="0"/>
      <w:divBdr>
        <w:top w:val="none" w:sz="0" w:space="0" w:color="auto"/>
        <w:left w:val="none" w:sz="0" w:space="0" w:color="auto"/>
        <w:bottom w:val="none" w:sz="0" w:space="0" w:color="auto"/>
        <w:right w:val="none" w:sz="0" w:space="0" w:color="auto"/>
      </w:divBdr>
    </w:div>
    <w:div w:id="570965147">
      <w:marLeft w:val="640"/>
      <w:marRight w:val="0"/>
      <w:marTop w:val="0"/>
      <w:marBottom w:val="0"/>
      <w:divBdr>
        <w:top w:val="none" w:sz="0" w:space="0" w:color="auto"/>
        <w:left w:val="none" w:sz="0" w:space="0" w:color="auto"/>
        <w:bottom w:val="none" w:sz="0" w:space="0" w:color="auto"/>
        <w:right w:val="none" w:sz="0" w:space="0" w:color="auto"/>
      </w:divBdr>
    </w:div>
    <w:div w:id="571164194">
      <w:marLeft w:val="640"/>
      <w:marRight w:val="0"/>
      <w:marTop w:val="0"/>
      <w:marBottom w:val="0"/>
      <w:divBdr>
        <w:top w:val="none" w:sz="0" w:space="0" w:color="auto"/>
        <w:left w:val="none" w:sz="0" w:space="0" w:color="auto"/>
        <w:bottom w:val="none" w:sz="0" w:space="0" w:color="auto"/>
        <w:right w:val="none" w:sz="0" w:space="0" w:color="auto"/>
      </w:divBdr>
    </w:div>
    <w:div w:id="571353465">
      <w:marLeft w:val="640"/>
      <w:marRight w:val="0"/>
      <w:marTop w:val="0"/>
      <w:marBottom w:val="0"/>
      <w:divBdr>
        <w:top w:val="none" w:sz="0" w:space="0" w:color="auto"/>
        <w:left w:val="none" w:sz="0" w:space="0" w:color="auto"/>
        <w:bottom w:val="none" w:sz="0" w:space="0" w:color="auto"/>
        <w:right w:val="none" w:sz="0" w:space="0" w:color="auto"/>
      </w:divBdr>
    </w:div>
    <w:div w:id="571426091">
      <w:marLeft w:val="640"/>
      <w:marRight w:val="0"/>
      <w:marTop w:val="0"/>
      <w:marBottom w:val="0"/>
      <w:divBdr>
        <w:top w:val="none" w:sz="0" w:space="0" w:color="auto"/>
        <w:left w:val="none" w:sz="0" w:space="0" w:color="auto"/>
        <w:bottom w:val="none" w:sz="0" w:space="0" w:color="auto"/>
        <w:right w:val="none" w:sz="0" w:space="0" w:color="auto"/>
      </w:divBdr>
    </w:div>
    <w:div w:id="572273638">
      <w:marLeft w:val="640"/>
      <w:marRight w:val="0"/>
      <w:marTop w:val="0"/>
      <w:marBottom w:val="0"/>
      <w:divBdr>
        <w:top w:val="none" w:sz="0" w:space="0" w:color="auto"/>
        <w:left w:val="none" w:sz="0" w:space="0" w:color="auto"/>
        <w:bottom w:val="none" w:sz="0" w:space="0" w:color="auto"/>
        <w:right w:val="none" w:sz="0" w:space="0" w:color="auto"/>
      </w:divBdr>
    </w:div>
    <w:div w:id="573709544">
      <w:marLeft w:val="640"/>
      <w:marRight w:val="0"/>
      <w:marTop w:val="0"/>
      <w:marBottom w:val="0"/>
      <w:divBdr>
        <w:top w:val="none" w:sz="0" w:space="0" w:color="auto"/>
        <w:left w:val="none" w:sz="0" w:space="0" w:color="auto"/>
        <w:bottom w:val="none" w:sz="0" w:space="0" w:color="auto"/>
        <w:right w:val="none" w:sz="0" w:space="0" w:color="auto"/>
      </w:divBdr>
    </w:div>
    <w:div w:id="574245613">
      <w:marLeft w:val="640"/>
      <w:marRight w:val="0"/>
      <w:marTop w:val="0"/>
      <w:marBottom w:val="0"/>
      <w:divBdr>
        <w:top w:val="none" w:sz="0" w:space="0" w:color="auto"/>
        <w:left w:val="none" w:sz="0" w:space="0" w:color="auto"/>
        <w:bottom w:val="none" w:sz="0" w:space="0" w:color="auto"/>
        <w:right w:val="none" w:sz="0" w:space="0" w:color="auto"/>
      </w:divBdr>
    </w:div>
    <w:div w:id="574321806">
      <w:marLeft w:val="640"/>
      <w:marRight w:val="0"/>
      <w:marTop w:val="0"/>
      <w:marBottom w:val="0"/>
      <w:divBdr>
        <w:top w:val="none" w:sz="0" w:space="0" w:color="auto"/>
        <w:left w:val="none" w:sz="0" w:space="0" w:color="auto"/>
        <w:bottom w:val="none" w:sz="0" w:space="0" w:color="auto"/>
        <w:right w:val="none" w:sz="0" w:space="0" w:color="auto"/>
      </w:divBdr>
    </w:div>
    <w:div w:id="575015741">
      <w:marLeft w:val="640"/>
      <w:marRight w:val="0"/>
      <w:marTop w:val="0"/>
      <w:marBottom w:val="0"/>
      <w:divBdr>
        <w:top w:val="none" w:sz="0" w:space="0" w:color="auto"/>
        <w:left w:val="none" w:sz="0" w:space="0" w:color="auto"/>
        <w:bottom w:val="none" w:sz="0" w:space="0" w:color="auto"/>
        <w:right w:val="none" w:sz="0" w:space="0" w:color="auto"/>
      </w:divBdr>
    </w:div>
    <w:div w:id="575094399">
      <w:marLeft w:val="640"/>
      <w:marRight w:val="0"/>
      <w:marTop w:val="0"/>
      <w:marBottom w:val="0"/>
      <w:divBdr>
        <w:top w:val="none" w:sz="0" w:space="0" w:color="auto"/>
        <w:left w:val="none" w:sz="0" w:space="0" w:color="auto"/>
        <w:bottom w:val="none" w:sz="0" w:space="0" w:color="auto"/>
        <w:right w:val="none" w:sz="0" w:space="0" w:color="auto"/>
      </w:divBdr>
    </w:div>
    <w:div w:id="575170302">
      <w:marLeft w:val="640"/>
      <w:marRight w:val="0"/>
      <w:marTop w:val="0"/>
      <w:marBottom w:val="0"/>
      <w:divBdr>
        <w:top w:val="none" w:sz="0" w:space="0" w:color="auto"/>
        <w:left w:val="none" w:sz="0" w:space="0" w:color="auto"/>
        <w:bottom w:val="none" w:sz="0" w:space="0" w:color="auto"/>
        <w:right w:val="none" w:sz="0" w:space="0" w:color="auto"/>
      </w:divBdr>
    </w:div>
    <w:div w:id="575937076">
      <w:marLeft w:val="640"/>
      <w:marRight w:val="0"/>
      <w:marTop w:val="0"/>
      <w:marBottom w:val="0"/>
      <w:divBdr>
        <w:top w:val="none" w:sz="0" w:space="0" w:color="auto"/>
        <w:left w:val="none" w:sz="0" w:space="0" w:color="auto"/>
        <w:bottom w:val="none" w:sz="0" w:space="0" w:color="auto"/>
        <w:right w:val="none" w:sz="0" w:space="0" w:color="auto"/>
      </w:divBdr>
    </w:div>
    <w:div w:id="576594155">
      <w:marLeft w:val="640"/>
      <w:marRight w:val="0"/>
      <w:marTop w:val="0"/>
      <w:marBottom w:val="0"/>
      <w:divBdr>
        <w:top w:val="none" w:sz="0" w:space="0" w:color="auto"/>
        <w:left w:val="none" w:sz="0" w:space="0" w:color="auto"/>
        <w:bottom w:val="none" w:sz="0" w:space="0" w:color="auto"/>
        <w:right w:val="none" w:sz="0" w:space="0" w:color="auto"/>
      </w:divBdr>
    </w:div>
    <w:div w:id="576747610">
      <w:marLeft w:val="640"/>
      <w:marRight w:val="0"/>
      <w:marTop w:val="0"/>
      <w:marBottom w:val="0"/>
      <w:divBdr>
        <w:top w:val="none" w:sz="0" w:space="0" w:color="auto"/>
        <w:left w:val="none" w:sz="0" w:space="0" w:color="auto"/>
        <w:bottom w:val="none" w:sz="0" w:space="0" w:color="auto"/>
        <w:right w:val="none" w:sz="0" w:space="0" w:color="auto"/>
      </w:divBdr>
    </w:div>
    <w:div w:id="578366142">
      <w:marLeft w:val="640"/>
      <w:marRight w:val="0"/>
      <w:marTop w:val="0"/>
      <w:marBottom w:val="0"/>
      <w:divBdr>
        <w:top w:val="none" w:sz="0" w:space="0" w:color="auto"/>
        <w:left w:val="none" w:sz="0" w:space="0" w:color="auto"/>
        <w:bottom w:val="none" w:sz="0" w:space="0" w:color="auto"/>
        <w:right w:val="none" w:sz="0" w:space="0" w:color="auto"/>
      </w:divBdr>
    </w:div>
    <w:div w:id="578367649">
      <w:marLeft w:val="640"/>
      <w:marRight w:val="0"/>
      <w:marTop w:val="0"/>
      <w:marBottom w:val="0"/>
      <w:divBdr>
        <w:top w:val="none" w:sz="0" w:space="0" w:color="auto"/>
        <w:left w:val="none" w:sz="0" w:space="0" w:color="auto"/>
        <w:bottom w:val="none" w:sz="0" w:space="0" w:color="auto"/>
        <w:right w:val="none" w:sz="0" w:space="0" w:color="auto"/>
      </w:divBdr>
    </w:div>
    <w:div w:id="578758106">
      <w:marLeft w:val="640"/>
      <w:marRight w:val="0"/>
      <w:marTop w:val="0"/>
      <w:marBottom w:val="0"/>
      <w:divBdr>
        <w:top w:val="none" w:sz="0" w:space="0" w:color="auto"/>
        <w:left w:val="none" w:sz="0" w:space="0" w:color="auto"/>
        <w:bottom w:val="none" w:sz="0" w:space="0" w:color="auto"/>
        <w:right w:val="none" w:sz="0" w:space="0" w:color="auto"/>
      </w:divBdr>
    </w:div>
    <w:div w:id="578759888">
      <w:marLeft w:val="640"/>
      <w:marRight w:val="0"/>
      <w:marTop w:val="0"/>
      <w:marBottom w:val="0"/>
      <w:divBdr>
        <w:top w:val="none" w:sz="0" w:space="0" w:color="auto"/>
        <w:left w:val="none" w:sz="0" w:space="0" w:color="auto"/>
        <w:bottom w:val="none" w:sz="0" w:space="0" w:color="auto"/>
        <w:right w:val="none" w:sz="0" w:space="0" w:color="auto"/>
      </w:divBdr>
    </w:div>
    <w:div w:id="578904224">
      <w:marLeft w:val="640"/>
      <w:marRight w:val="0"/>
      <w:marTop w:val="0"/>
      <w:marBottom w:val="0"/>
      <w:divBdr>
        <w:top w:val="none" w:sz="0" w:space="0" w:color="auto"/>
        <w:left w:val="none" w:sz="0" w:space="0" w:color="auto"/>
        <w:bottom w:val="none" w:sz="0" w:space="0" w:color="auto"/>
        <w:right w:val="none" w:sz="0" w:space="0" w:color="auto"/>
      </w:divBdr>
    </w:div>
    <w:div w:id="579172629">
      <w:marLeft w:val="640"/>
      <w:marRight w:val="0"/>
      <w:marTop w:val="0"/>
      <w:marBottom w:val="0"/>
      <w:divBdr>
        <w:top w:val="none" w:sz="0" w:space="0" w:color="auto"/>
        <w:left w:val="none" w:sz="0" w:space="0" w:color="auto"/>
        <w:bottom w:val="none" w:sz="0" w:space="0" w:color="auto"/>
        <w:right w:val="none" w:sz="0" w:space="0" w:color="auto"/>
      </w:divBdr>
    </w:div>
    <w:div w:id="579565668">
      <w:marLeft w:val="640"/>
      <w:marRight w:val="0"/>
      <w:marTop w:val="0"/>
      <w:marBottom w:val="0"/>
      <w:divBdr>
        <w:top w:val="none" w:sz="0" w:space="0" w:color="auto"/>
        <w:left w:val="none" w:sz="0" w:space="0" w:color="auto"/>
        <w:bottom w:val="none" w:sz="0" w:space="0" w:color="auto"/>
        <w:right w:val="none" w:sz="0" w:space="0" w:color="auto"/>
      </w:divBdr>
    </w:div>
    <w:div w:id="579876693">
      <w:marLeft w:val="640"/>
      <w:marRight w:val="0"/>
      <w:marTop w:val="0"/>
      <w:marBottom w:val="0"/>
      <w:divBdr>
        <w:top w:val="none" w:sz="0" w:space="0" w:color="auto"/>
        <w:left w:val="none" w:sz="0" w:space="0" w:color="auto"/>
        <w:bottom w:val="none" w:sz="0" w:space="0" w:color="auto"/>
        <w:right w:val="none" w:sz="0" w:space="0" w:color="auto"/>
      </w:divBdr>
    </w:div>
    <w:div w:id="580598547">
      <w:marLeft w:val="640"/>
      <w:marRight w:val="0"/>
      <w:marTop w:val="0"/>
      <w:marBottom w:val="0"/>
      <w:divBdr>
        <w:top w:val="none" w:sz="0" w:space="0" w:color="auto"/>
        <w:left w:val="none" w:sz="0" w:space="0" w:color="auto"/>
        <w:bottom w:val="none" w:sz="0" w:space="0" w:color="auto"/>
        <w:right w:val="none" w:sz="0" w:space="0" w:color="auto"/>
      </w:divBdr>
    </w:div>
    <w:div w:id="580874595">
      <w:marLeft w:val="640"/>
      <w:marRight w:val="0"/>
      <w:marTop w:val="0"/>
      <w:marBottom w:val="0"/>
      <w:divBdr>
        <w:top w:val="none" w:sz="0" w:space="0" w:color="auto"/>
        <w:left w:val="none" w:sz="0" w:space="0" w:color="auto"/>
        <w:bottom w:val="none" w:sz="0" w:space="0" w:color="auto"/>
        <w:right w:val="none" w:sz="0" w:space="0" w:color="auto"/>
      </w:divBdr>
    </w:div>
    <w:div w:id="581260535">
      <w:marLeft w:val="640"/>
      <w:marRight w:val="0"/>
      <w:marTop w:val="0"/>
      <w:marBottom w:val="0"/>
      <w:divBdr>
        <w:top w:val="none" w:sz="0" w:space="0" w:color="auto"/>
        <w:left w:val="none" w:sz="0" w:space="0" w:color="auto"/>
        <w:bottom w:val="none" w:sz="0" w:space="0" w:color="auto"/>
        <w:right w:val="none" w:sz="0" w:space="0" w:color="auto"/>
      </w:divBdr>
    </w:div>
    <w:div w:id="581573488">
      <w:marLeft w:val="640"/>
      <w:marRight w:val="0"/>
      <w:marTop w:val="0"/>
      <w:marBottom w:val="0"/>
      <w:divBdr>
        <w:top w:val="none" w:sz="0" w:space="0" w:color="auto"/>
        <w:left w:val="none" w:sz="0" w:space="0" w:color="auto"/>
        <w:bottom w:val="none" w:sz="0" w:space="0" w:color="auto"/>
        <w:right w:val="none" w:sz="0" w:space="0" w:color="auto"/>
      </w:divBdr>
    </w:div>
    <w:div w:id="581984400">
      <w:marLeft w:val="640"/>
      <w:marRight w:val="0"/>
      <w:marTop w:val="0"/>
      <w:marBottom w:val="0"/>
      <w:divBdr>
        <w:top w:val="none" w:sz="0" w:space="0" w:color="auto"/>
        <w:left w:val="none" w:sz="0" w:space="0" w:color="auto"/>
        <w:bottom w:val="none" w:sz="0" w:space="0" w:color="auto"/>
        <w:right w:val="none" w:sz="0" w:space="0" w:color="auto"/>
      </w:divBdr>
    </w:div>
    <w:div w:id="582302756">
      <w:marLeft w:val="640"/>
      <w:marRight w:val="0"/>
      <w:marTop w:val="0"/>
      <w:marBottom w:val="0"/>
      <w:divBdr>
        <w:top w:val="none" w:sz="0" w:space="0" w:color="auto"/>
        <w:left w:val="none" w:sz="0" w:space="0" w:color="auto"/>
        <w:bottom w:val="none" w:sz="0" w:space="0" w:color="auto"/>
        <w:right w:val="none" w:sz="0" w:space="0" w:color="auto"/>
      </w:divBdr>
    </w:div>
    <w:div w:id="582641081">
      <w:marLeft w:val="640"/>
      <w:marRight w:val="0"/>
      <w:marTop w:val="0"/>
      <w:marBottom w:val="0"/>
      <w:divBdr>
        <w:top w:val="none" w:sz="0" w:space="0" w:color="auto"/>
        <w:left w:val="none" w:sz="0" w:space="0" w:color="auto"/>
        <w:bottom w:val="none" w:sz="0" w:space="0" w:color="auto"/>
        <w:right w:val="none" w:sz="0" w:space="0" w:color="auto"/>
      </w:divBdr>
    </w:div>
    <w:div w:id="583876851">
      <w:marLeft w:val="640"/>
      <w:marRight w:val="0"/>
      <w:marTop w:val="0"/>
      <w:marBottom w:val="0"/>
      <w:divBdr>
        <w:top w:val="none" w:sz="0" w:space="0" w:color="auto"/>
        <w:left w:val="none" w:sz="0" w:space="0" w:color="auto"/>
        <w:bottom w:val="none" w:sz="0" w:space="0" w:color="auto"/>
        <w:right w:val="none" w:sz="0" w:space="0" w:color="auto"/>
      </w:divBdr>
    </w:div>
    <w:div w:id="584387873">
      <w:marLeft w:val="640"/>
      <w:marRight w:val="0"/>
      <w:marTop w:val="0"/>
      <w:marBottom w:val="0"/>
      <w:divBdr>
        <w:top w:val="none" w:sz="0" w:space="0" w:color="auto"/>
        <w:left w:val="none" w:sz="0" w:space="0" w:color="auto"/>
        <w:bottom w:val="none" w:sz="0" w:space="0" w:color="auto"/>
        <w:right w:val="none" w:sz="0" w:space="0" w:color="auto"/>
      </w:divBdr>
    </w:div>
    <w:div w:id="584917488">
      <w:marLeft w:val="640"/>
      <w:marRight w:val="0"/>
      <w:marTop w:val="0"/>
      <w:marBottom w:val="0"/>
      <w:divBdr>
        <w:top w:val="none" w:sz="0" w:space="0" w:color="auto"/>
        <w:left w:val="none" w:sz="0" w:space="0" w:color="auto"/>
        <w:bottom w:val="none" w:sz="0" w:space="0" w:color="auto"/>
        <w:right w:val="none" w:sz="0" w:space="0" w:color="auto"/>
      </w:divBdr>
    </w:div>
    <w:div w:id="585305470">
      <w:marLeft w:val="640"/>
      <w:marRight w:val="0"/>
      <w:marTop w:val="0"/>
      <w:marBottom w:val="0"/>
      <w:divBdr>
        <w:top w:val="none" w:sz="0" w:space="0" w:color="auto"/>
        <w:left w:val="none" w:sz="0" w:space="0" w:color="auto"/>
        <w:bottom w:val="none" w:sz="0" w:space="0" w:color="auto"/>
        <w:right w:val="none" w:sz="0" w:space="0" w:color="auto"/>
      </w:divBdr>
    </w:div>
    <w:div w:id="586619546">
      <w:marLeft w:val="640"/>
      <w:marRight w:val="0"/>
      <w:marTop w:val="0"/>
      <w:marBottom w:val="0"/>
      <w:divBdr>
        <w:top w:val="none" w:sz="0" w:space="0" w:color="auto"/>
        <w:left w:val="none" w:sz="0" w:space="0" w:color="auto"/>
        <w:bottom w:val="none" w:sz="0" w:space="0" w:color="auto"/>
        <w:right w:val="none" w:sz="0" w:space="0" w:color="auto"/>
      </w:divBdr>
    </w:div>
    <w:div w:id="587615169">
      <w:marLeft w:val="640"/>
      <w:marRight w:val="0"/>
      <w:marTop w:val="0"/>
      <w:marBottom w:val="0"/>
      <w:divBdr>
        <w:top w:val="none" w:sz="0" w:space="0" w:color="auto"/>
        <w:left w:val="none" w:sz="0" w:space="0" w:color="auto"/>
        <w:bottom w:val="none" w:sz="0" w:space="0" w:color="auto"/>
        <w:right w:val="none" w:sz="0" w:space="0" w:color="auto"/>
      </w:divBdr>
    </w:div>
    <w:div w:id="587734692">
      <w:marLeft w:val="640"/>
      <w:marRight w:val="0"/>
      <w:marTop w:val="0"/>
      <w:marBottom w:val="0"/>
      <w:divBdr>
        <w:top w:val="none" w:sz="0" w:space="0" w:color="auto"/>
        <w:left w:val="none" w:sz="0" w:space="0" w:color="auto"/>
        <w:bottom w:val="none" w:sz="0" w:space="0" w:color="auto"/>
        <w:right w:val="none" w:sz="0" w:space="0" w:color="auto"/>
      </w:divBdr>
    </w:div>
    <w:div w:id="587814865">
      <w:marLeft w:val="640"/>
      <w:marRight w:val="0"/>
      <w:marTop w:val="0"/>
      <w:marBottom w:val="0"/>
      <w:divBdr>
        <w:top w:val="none" w:sz="0" w:space="0" w:color="auto"/>
        <w:left w:val="none" w:sz="0" w:space="0" w:color="auto"/>
        <w:bottom w:val="none" w:sz="0" w:space="0" w:color="auto"/>
        <w:right w:val="none" w:sz="0" w:space="0" w:color="auto"/>
      </w:divBdr>
    </w:div>
    <w:div w:id="589434067">
      <w:marLeft w:val="640"/>
      <w:marRight w:val="0"/>
      <w:marTop w:val="0"/>
      <w:marBottom w:val="0"/>
      <w:divBdr>
        <w:top w:val="none" w:sz="0" w:space="0" w:color="auto"/>
        <w:left w:val="none" w:sz="0" w:space="0" w:color="auto"/>
        <w:bottom w:val="none" w:sz="0" w:space="0" w:color="auto"/>
        <w:right w:val="none" w:sz="0" w:space="0" w:color="auto"/>
      </w:divBdr>
    </w:div>
    <w:div w:id="589581809">
      <w:marLeft w:val="640"/>
      <w:marRight w:val="0"/>
      <w:marTop w:val="0"/>
      <w:marBottom w:val="0"/>
      <w:divBdr>
        <w:top w:val="none" w:sz="0" w:space="0" w:color="auto"/>
        <w:left w:val="none" w:sz="0" w:space="0" w:color="auto"/>
        <w:bottom w:val="none" w:sz="0" w:space="0" w:color="auto"/>
        <w:right w:val="none" w:sz="0" w:space="0" w:color="auto"/>
      </w:divBdr>
    </w:div>
    <w:div w:id="589848585">
      <w:marLeft w:val="480"/>
      <w:marRight w:val="0"/>
      <w:marTop w:val="0"/>
      <w:marBottom w:val="0"/>
      <w:divBdr>
        <w:top w:val="none" w:sz="0" w:space="0" w:color="auto"/>
        <w:left w:val="none" w:sz="0" w:space="0" w:color="auto"/>
        <w:bottom w:val="none" w:sz="0" w:space="0" w:color="auto"/>
        <w:right w:val="none" w:sz="0" w:space="0" w:color="auto"/>
      </w:divBdr>
    </w:div>
    <w:div w:id="591087361">
      <w:marLeft w:val="640"/>
      <w:marRight w:val="0"/>
      <w:marTop w:val="0"/>
      <w:marBottom w:val="0"/>
      <w:divBdr>
        <w:top w:val="none" w:sz="0" w:space="0" w:color="auto"/>
        <w:left w:val="none" w:sz="0" w:space="0" w:color="auto"/>
        <w:bottom w:val="none" w:sz="0" w:space="0" w:color="auto"/>
        <w:right w:val="none" w:sz="0" w:space="0" w:color="auto"/>
      </w:divBdr>
    </w:div>
    <w:div w:id="591202012">
      <w:marLeft w:val="640"/>
      <w:marRight w:val="0"/>
      <w:marTop w:val="0"/>
      <w:marBottom w:val="0"/>
      <w:divBdr>
        <w:top w:val="none" w:sz="0" w:space="0" w:color="auto"/>
        <w:left w:val="none" w:sz="0" w:space="0" w:color="auto"/>
        <w:bottom w:val="none" w:sz="0" w:space="0" w:color="auto"/>
        <w:right w:val="none" w:sz="0" w:space="0" w:color="auto"/>
      </w:divBdr>
    </w:div>
    <w:div w:id="591746041">
      <w:marLeft w:val="640"/>
      <w:marRight w:val="0"/>
      <w:marTop w:val="0"/>
      <w:marBottom w:val="0"/>
      <w:divBdr>
        <w:top w:val="none" w:sz="0" w:space="0" w:color="auto"/>
        <w:left w:val="none" w:sz="0" w:space="0" w:color="auto"/>
        <w:bottom w:val="none" w:sz="0" w:space="0" w:color="auto"/>
        <w:right w:val="none" w:sz="0" w:space="0" w:color="auto"/>
      </w:divBdr>
    </w:div>
    <w:div w:id="592006594">
      <w:marLeft w:val="640"/>
      <w:marRight w:val="0"/>
      <w:marTop w:val="0"/>
      <w:marBottom w:val="0"/>
      <w:divBdr>
        <w:top w:val="none" w:sz="0" w:space="0" w:color="auto"/>
        <w:left w:val="none" w:sz="0" w:space="0" w:color="auto"/>
        <w:bottom w:val="none" w:sz="0" w:space="0" w:color="auto"/>
        <w:right w:val="none" w:sz="0" w:space="0" w:color="auto"/>
      </w:divBdr>
    </w:div>
    <w:div w:id="592394439">
      <w:marLeft w:val="640"/>
      <w:marRight w:val="0"/>
      <w:marTop w:val="0"/>
      <w:marBottom w:val="0"/>
      <w:divBdr>
        <w:top w:val="none" w:sz="0" w:space="0" w:color="auto"/>
        <w:left w:val="none" w:sz="0" w:space="0" w:color="auto"/>
        <w:bottom w:val="none" w:sz="0" w:space="0" w:color="auto"/>
        <w:right w:val="none" w:sz="0" w:space="0" w:color="auto"/>
      </w:divBdr>
    </w:div>
    <w:div w:id="592906441">
      <w:marLeft w:val="640"/>
      <w:marRight w:val="0"/>
      <w:marTop w:val="0"/>
      <w:marBottom w:val="0"/>
      <w:divBdr>
        <w:top w:val="none" w:sz="0" w:space="0" w:color="auto"/>
        <w:left w:val="none" w:sz="0" w:space="0" w:color="auto"/>
        <w:bottom w:val="none" w:sz="0" w:space="0" w:color="auto"/>
        <w:right w:val="none" w:sz="0" w:space="0" w:color="auto"/>
      </w:divBdr>
    </w:div>
    <w:div w:id="593129887">
      <w:marLeft w:val="640"/>
      <w:marRight w:val="0"/>
      <w:marTop w:val="0"/>
      <w:marBottom w:val="0"/>
      <w:divBdr>
        <w:top w:val="none" w:sz="0" w:space="0" w:color="auto"/>
        <w:left w:val="none" w:sz="0" w:space="0" w:color="auto"/>
        <w:bottom w:val="none" w:sz="0" w:space="0" w:color="auto"/>
        <w:right w:val="none" w:sz="0" w:space="0" w:color="auto"/>
      </w:divBdr>
    </w:div>
    <w:div w:id="593323088">
      <w:marLeft w:val="640"/>
      <w:marRight w:val="0"/>
      <w:marTop w:val="0"/>
      <w:marBottom w:val="0"/>
      <w:divBdr>
        <w:top w:val="none" w:sz="0" w:space="0" w:color="auto"/>
        <w:left w:val="none" w:sz="0" w:space="0" w:color="auto"/>
        <w:bottom w:val="none" w:sz="0" w:space="0" w:color="auto"/>
        <w:right w:val="none" w:sz="0" w:space="0" w:color="auto"/>
      </w:divBdr>
    </w:div>
    <w:div w:id="593440652">
      <w:marLeft w:val="640"/>
      <w:marRight w:val="0"/>
      <w:marTop w:val="0"/>
      <w:marBottom w:val="0"/>
      <w:divBdr>
        <w:top w:val="none" w:sz="0" w:space="0" w:color="auto"/>
        <w:left w:val="none" w:sz="0" w:space="0" w:color="auto"/>
        <w:bottom w:val="none" w:sz="0" w:space="0" w:color="auto"/>
        <w:right w:val="none" w:sz="0" w:space="0" w:color="auto"/>
      </w:divBdr>
    </w:div>
    <w:div w:id="594945393">
      <w:marLeft w:val="640"/>
      <w:marRight w:val="0"/>
      <w:marTop w:val="0"/>
      <w:marBottom w:val="0"/>
      <w:divBdr>
        <w:top w:val="none" w:sz="0" w:space="0" w:color="auto"/>
        <w:left w:val="none" w:sz="0" w:space="0" w:color="auto"/>
        <w:bottom w:val="none" w:sz="0" w:space="0" w:color="auto"/>
        <w:right w:val="none" w:sz="0" w:space="0" w:color="auto"/>
      </w:divBdr>
    </w:div>
    <w:div w:id="595598704">
      <w:marLeft w:val="640"/>
      <w:marRight w:val="0"/>
      <w:marTop w:val="0"/>
      <w:marBottom w:val="0"/>
      <w:divBdr>
        <w:top w:val="none" w:sz="0" w:space="0" w:color="auto"/>
        <w:left w:val="none" w:sz="0" w:space="0" w:color="auto"/>
        <w:bottom w:val="none" w:sz="0" w:space="0" w:color="auto"/>
        <w:right w:val="none" w:sz="0" w:space="0" w:color="auto"/>
      </w:divBdr>
    </w:div>
    <w:div w:id="596864352">
      <w:marLeft w:val="640"/>
      <w:marRight w:val="0"/>
      <w:marTop w:val="0"/>
      <w:marBottom w:val="0"/>
      <w:divBdr>
        <w:top w:val="none" w:sz="0" w:space="0" w:color="auto"/>
        <w:left w:val="none" w:sz="0" w:space="0" w:color="auto"/>
        <w:bottom w:val="none" w:sz="0" w:space="0" w:color="auto"/>
        <w:right w:val="none" w:sz="0" w:space="0" w:color="auto"/>
      </w:divBdr>
    </w:div>
    <w:div w:id="597182898">
      <w:marLeft w:val="640"/>
      <w:marRight w:val="0"/>
      <w:marTop w:val="0"/>
      <w:marBottom w:val="0"/>
      <w:divBdr>
        <w:top w:val="none" w:sz="0" w:space="0" w:color="auto"/>
        <w:left w:val="none" w:sz="0" w:space="0" w:color="auto"/>
        <w:bottom w:val="none" w:sz="0" w:space="0" w:color="auto"/>
        <w:right w:val="none" w:sz="0" w:space="0" w:color="auto"/>
      </w:divBdr>
    </w:div>
    <w:div w:id="597445343">
      <w:marLeft w:val="640"/>
      <w:marRight w:val="0"/>
      <w:marTop w:val="0"/>
      <w:marBottom w:val="0"/>
      <w:divBdr>
        <w:top w:val="none" w:sz="0" w:space="0" w:color="auto"/>
        <w:left w:val="none" w:sz="0" w:space="0" w:color="auto"/>
        <w:bottom w:val="none" w:sz="0" w:space="0" w:color="auto"/>
        <w:right w:val="none" w:sz="0" w:space="0" w:color="auto"/>
      </w:divBdr>
    </w:div>
    <w:div w:id="597522198">
      <w:marLeft w:val="640"/>
      <w:marRight w:val="0"/>
      <w:marTop w:val="0"/>
      <w:marBottom w:val="0"/>
      <w:divBdr>
        <w:top w:val="none" w:sz="0" w:space="0" w:color="auto"/>
        <w:left w:val="none" w:sz="0" w:space="0" w:color="auto"/>
        <w:bottom w:val="none" w:sz="0" w:space="0" w:color="auto"/>
        <w:right w:val="none" w:sz="0" w:space="0" w:color="auto"/>
      </w:divBdr>
    </w:div>
    <w:div w:id="597711649">
      <w:marLeft w:val="640"/>
      <w:marRight w:val="0"/>
      <w:marTop w:val="0"/>
      <w:marBottom w:val="0"/>
      <w:divBdr>
        <w:top w:val="none" w:sz="0" w:space="0" w:color="auto"/>
        <w:left w:val="none" w:sz="0" w:space="0" w:color="auto"/>
        <w:bottom w:val="none" w:sz="0" w:space="0" w:color="auto"/>
        <w:right w:val="none" w:sz="0" w:space="0" w:color="auto"/>
      </w:divBdr>
    </w:div>
    <w:div w:id="597906097">
      <w:marLeft w:val="640"/>
      <w:marRight w:val="0"/>
      <w:marTop w:val="0"/>
      <w:marBottom w:val="0"/>
      <w:divBdr>
        <w:top w:val="none" w:sz="0" w:space="0" w:color="auto"/>
        <w:left w:val="none" w:sz="0" w:space="0" w:color="auto"/>
        <w:bottom w:val="none" w:sz="0" w:space="0" w:color="auto"/>
        <w:right w:val="none" w:sz="0" w:space="0" w:color="auto"/>
      </w:divBdr>
    </w:div>
    <w:div w:id="598219267">
      <w:marLeft w:val="640"/>
      <w:marRight w:val="0"/>
      <w:marTop w:val="0"/>
      <w:marBottom w:val="0"/>
      <w:divBdr>
        <w:top w:val="none" w:sz="0" w:space="0" w:color="auto"/>
        <w:left w:val="none" w:sz="0" w:space="0" w:color="auto"/>
        <w:bottom w:val="none" w:sz="0" w:space="0" w:color="auto"/>
        <w:right w:val="none" w:sz="0" w:space="0" w:color="auto"/>
      </w:divBdr>
    </w:div>
    <w:div w:id="598565079">
      <w:marLeft w:val="640"/>
      <w:marRight w:val="0"/>
      <w:marTop w:val="0"/>
      <w:marBottom w:val="0"/>
      <w:divBdr>
        <w:top w:val="none" w:sz="0" w:space="0" w:color="auto"/>
        <w:left w:val="none" w:sz="0" w:space="0" w:color="auto"/>
        <w:bottom w:val="none" w:sz="0" w:space="0" w:color="auto"/>
        <w:right w:val="none" w:sz="0" w:space="0" w:color="auto"/>
      </w:divBdr>
    </w:div>
    <w:div w:id="598636286">
      <w:marLeft w:val="640"/>
      <w:marRight w:val="0"/>
      <w:marTop w:val="0"/>
      <w:marBottom w:val="0"/>
      <w:divBdr>
        <w:top w:val="none" w:sz="0" w:space="0" w:color="auto"/>
        <w:left w:val="none" w:sz="0" w:space="0" w:color="auto"/>
        <w:bottom w:val="none" w:sz="0" w:space="0" w:color="auto"/>
        <w:right w:val="none" w:sz="0" w:space="0" w:color="auto"/>
      </w:divBdr>
    </w:div>
    <w:div w:id="598754446">
      <w:marLeft w:val="640"/>
      <w:marRight w:val="0"/>
      <w:marTop w:val="0"/>
      <w:marBottom w:val="0"/>
      <w:divBdr>
        <w:top w:val="none" w:sz="0" w:space="0" w:color="auto"/>
        <w:left w:val="none" w:sz="0" w:space="0" w:color="auto"/>
        <w:bottom w:val="none" w:sz="0" w:space="0" w:color="auto"/>
        <w:right w:val="none" w:sz="0" w:space="0" w:color="auto"/>
      </w:divBdr>
    </w:div>
    <w:div w:id="598874291">
      <w:marLeft w:val="640"/>
      <w:marRight w:val="0"/>
      <w:marTop w:val="0"/>
      <w:marBottom w:val="0"/>
      <w:divBdr>
        <w:top w:val="none" w:sz="0" w:space="0" w:color="auto"/>
        <w:left w:val="none" w:sz="0" w:space="0" w:color="auto"/>
        <w:bottom w:val="none" w:sz="0" w:space="0" w:color="auto"/>
        <w:right w:val="none" w:sz="0" w:space="0" w:color="auto"/>
      </w:divBdr>
    </w:div>
    <w:div w:id="599024574">
      <w:marLeft w:val="640"/>
      <w:marRight w:val="0"/>
      <w:marTop w:val="0"/>
      <w:marBottom w:val="0"/>
      <w:divBdr>
        <w:top w:val="none" w:sz="0" w:space="0" w:color="auto"/>
        <w:left w:val="none" w:sz="0" w:space="0" w:color="auto"/>
        <w:bottom w:val="none" w:sz="0" w:space="0" w:color="auto"/>
        <w:right w:val="none" w:sz="0" w:space="0" w:color="auto"/>
      </w:divBdr>
    </w:div>
    <w:div w:id="599214767">
      <w:marLeft w:val="640"/>
      <w:marRight w:val="0"/>
      <w:marTop w:val="0"/>
      <w:marBottom w:val="0"/>
      <w:divBdr>
        <w:top w:val="none" w:sz="0" w:space="0" w:color="auto"/>
        <w:left w:val="none" w:sz="0" w:space="0" w:color="auto"/>
        <w:bottom w:val="none" w:sz="0" w:space="0" w:color="auto"/>
        <w:right w:val="none" w:sz="0" w:space="0" w:color="auto"/>
      </w:divBdr>
    </w:div>
    <w:div w:id="599993032">
      <w:marLeft w:val="640"/>
      <w:marRight w:val="0"/>
      <w:marTop w:val="0"/>
      <w:marBottom w:val="0"/>
      <w:divBdr>
        <w:top w:val="none" w:sz="0" w:space="0" w:color="auto"/>
        <w:left w:val="none" w:sz="0" w:space="0" w:color="auto"/>
        <w:bottom w:val="none" w:sz="0" w:space="0" w:color="auto"/>
        <w:right w:val="none" w:sz="0" w:space="0" w:color="auto"/>
      </w:divBdr>
    </w:div>
    <w:div w:id="600455627">
      <w:marLeft w:val="640"/>
      <w:marRight w:val="0"/>
      <w:marTop w:val="0"/>
      <w:marBottom w:val="0"/>
      <w:divBdr>
        <w:top w:val="none" w:sz="0" w:space="0" w:color="auto"/>
        <w:left w:val="none" w:sz="0" w:space="0" w:color="auto"/>
        <w:bottom w:val="none" w:sz="0" w:space="0" w:color="auto"/>
        <w:right w:val="none" w:sz="0" w:space="0" w:color="auto"/>
      </w:divBdr>
    </w:div>
    <w:div w:id="600526816">
      <w:marLeft w:val="640"/>
      <w:marRight w:val="0"/>
      <w:marTop w:val="0"/>
      <w:marBottom w:val="0"/>
      <w:divBdr>
        <w:top w:val="none" w:sz="0" w:space="0" w:color="auto"/>
        <w:left w:val="none" w:sz="0" w:space="0" w:color="auto"/>
        <w:bottom w:val="none" w:sz="0" w:space="0" w:color="auto"/>
        <w:right w:val="none" w:sz="0" w:space="0" w:color="auto"/>
      </w:divBdr>
    </w:div>
    <w:div w:id="600646159">
      <w:marLeft w:val="640"/>
      <w:marRight w:val="0"/>
      <w:marTop w:val="0"/>
      <w:marBottom w:val="0"/>
      <w:divBdr>
        <w:top w:val="none" w:sz="0" w:space="0" w:color="auto"/>
        <w:left w:val="none" w:sz="0" w:space="0" w:color="auto"/>
        <w:bottom w:val="none" w:sz="0" w:space="0" w:color="auto"/>
        <w:right w:val="none" w:sz="0" w:space="0" w:color="auto"/>
      </w:divBdr>
    </w:div>
    <w:div w:id="600987046">
      <w:marLeft w:val="640"/>
      <w:marRight w:val="0"/>
      <w:marTop w:val="0"/>
      <w:marBottom w:val="0"/>
      <w:divBdr>
        <w:top w:val="none" w:sz="0" w:space="0" w:color="auto"/>
        <w:left w:val="none" w:sz="0" w:space="0" w:color="auto"/>
        <w:bottom w:val="none" w:sz="0" w:space="0" w:color="auto"/>
        <w:right w:val="none" w:sz="0" w:space="0" w:color="auto"/>
      </w:divBdr>
    </w:div>
    <w:div w:id="601187953">
      <w:marLeft w:val="640"/>
      <w:marRight w:val="0"/>
      <w:marTop w:val="0"/>
      <w:marBottom w:val="0"/>
      <w:divBdr>
        <w:top w:val="none" w:sz="0" w:space="0" w:color="auto"/>
        <w:left w:val="none" w:sz="0" w:space="0" w:color="auto"/>
        <w:bottom w:val="none" w:sz="0" w:space="0" w:color="auto"/>
        <w:right w:val="none" w:sz="0" w:space="0" w:color="auto"/>
      </w:divBdr>
    </w:div>
    <w:div w:id="601501081">
      <w:marLeft w:val="640"/>
      <w:marRight w:val="0"/>
      <w:marTop w:val="0"/>
      <w:marBottom w:val="0"/>
      <w:divBdr>
        <w:top w:val="none" w:sz="0" w:space="0" w:color="auto"/>
        <w:left w:val="none" w:sz="0" w:space="0" w:color="auto"/>
        <w:bottom w:val="none" w:sz="0" w:space="0" w:color="auto"/>
        <w:right w:val="none" w:sz="0" w:space="0" w:color="auto"/>
      </w:divBdr>
    </w:div>
    <w:div w:id="602344009">
      <w:marLeft w:val="640"/>
      <w:marRight w:val="0"/>
      <w:marTop w:val="0"/>
      <w:marBottom w:val="0"/>
      <w:divBdr>
        <w:top w:val="none" w:sz="0" w:space="0" w:color="auto"/>
        <w:left w:val="none" w:sz="0" w:space="0" w:color="auto"/>
        <w:bottom w:val="none" w:sz="0" w:space="0" w:color="auto"/>
        <w:right w:val="none" w:sz="0" w:space="0" w:color="auto"/>
      </w:divBdr>
    </w:div>
    <w:div w:id="602761376">
      <w:marLeft w:val="640"/>
      <w:marRight w:val="0"/>
      <w:marTop w:val="0"/>
      <w:marBottom w:val="0"/>
      <w:divBdr>
        <w:top w:val="none" w:sz="0" w:space="0" w:color="auto"/>
        <w:left w:val="none" w:sz="0" w:space="0" w:color="auto"/>
        <w:bottom w:val="none" w:sz="0" w:space="0" w:color="auto"/>
        <w:right w:val="none" w:sz="0" w:space="0" w:color="auto"/>
      </w:divBdr>
    </w:div>
    <w:div w:id="602766164">
      <w:marLeft w:val="640"/>
      <w:marRight w:val="0"/>
      <w:marTop w:val="0"/>
      <w:marBottom w:val="0"/>
      <w:divBdr>
        <w:top w:val="none" w:sz="0" w:space="0" w:color="auto"/>
        <w:left w:val="none" w:sz="0" w:space="0" w:color="auto"/>
        <w:bottom w:val="none" w:sz="0" w:space="0" w:color="auto"/>
        <w:right w:val="none" w:sz="0" w:space="0" w:color="auto"/>
      </w:divBdr>
    </w:div>
    <w:div w:id="602805068">
      <w:marLeft w:val="640"/>
      <w:marRight w:val="0"/>
      <w:marTop w:val="0"/>
      <w:marBottom w:val="0"/>
      <w:divBdr>
        <w:top w:val="none" w:sz="0" w:space="0" w:color="auto"/>
        <w:left w:val="none" w:sz="0" w:space="0" w:color="auto"/>
        <w:bottom w:val="none" w:sz="0" w:space="0" w:color="auto"/>
        <w:right w:val="none" w:sz="0" w:space="0" w:color="auto"/>
      </w:divBdr>
    </w:div>
    <w:div w:id="603803655">
      <w:marLeft w:val="640"/>
      <w:marRight w:val="0"/>
      <w:marTop w:val="0"/>
      <w:marBottom w:val="0"/>
      <w:divBdr>
        <w:top w:val="none" w:sz="0" w:space="0" w:color="auto"/>
        <w:left w:val="none" w:sz="0" w:space="0" w:color="auto"/>
        <w:bottom w:val="none" w:sz="0" w:space="0" w:color="auto"/>
        <w:right w:val="none" w:sz="0" w:space="0" w:color="auto"/>
      </w:divBdr>
    </w:div>
    <w:div w:id="603997424">
      <w:marLeft w:val="480"/>
      <w:marRight w:val="0"/>
      <w:marTop w:val="0"/>
      <w:marBottom w:val="0"/>
      <w:divBdr>
        <w:top w:val="none" w:sz="0" w:space="0" w:color="auto"/>
        <w:left w:val="none" w:sz="0" w:space="0" w:color="auto"/>
        <w:bottom w:val="none" w:sz="0" w:space="0" w:color="auto"/>
        <w:right w:val="none" w:sz="0" w:space="0" w:color="auto"/>
      </w:divBdr>
    </w:div>
    <w:div w:id="604338724">
      <w:marLeft w:val="640"/>
      <w:marRight w:val="0"/>
      <w:marTop w:val="0"/>
      <w:marBottom w:val="0"/>
      <w:divBdr>
        <w:top w:val="none" w:sz="0" w:space="0" w:color="auto"/>
        <w:left w:val="none" w:sz="0" w:space="0" w:color="auto"/>
        <w:bottom w:val="none" w:sz="0" w:space="0" w:color="auto"/>
        <w:right w:val="none" w:sz="0" w:space="0" w:color="auto"/>
      </w:divBdr>
    </w:div>
    <w:div w:id="605622397">
      <w:marLeft w:val="640"/>
      <w:marRight w:val="0"/>
      <w:marTop w:val="0"/>
      <w:marBottom w:val="0"/>
      <w:divBdr>
        <w:top w:val="none" w:sz="0" w:space="0" w:color="auto"/>
        <w:left w:val="none" w:sz="0" w:space="0" w:color="auto"/>
        <w:bottom w:val="none" w:sz="0" w:space="0" w:color="auto"/>
        <w:right w:val="none" w:sz="0" w:space="0" w:color="auto"/>
      </w:divBdr>
    </w:div>
    <w:div w:id="605815675">
      <w:marLeft w:val="640"/>
      <w:marRight w:val="0"/>
      <w:marTop w:val="0"/>
      <w:marBottom w:val="0"/>
      <w:divBdr>
        <w:top w:val="none" w:sz="0" w:space="0" w:color="auto"/>
        <w:left w:val="none" w:sz="0" w:space="0" w:color="auto"/>
        <w:bottom w:val="none" w:sz="0" w:space="0" w:color="auto"/>
        <w:right w:val="none" w:sz="0" w:space="0" w:color="auto"/>
      </w:divBdr>
    </w:div>
    <w:div w:id="606502602">
      <w:marLeft w:val="640"/>
      <w:marRight w:val="0"/>
      <w:marTop w:val="0"/>
      <w:marBottom w:val="0"/>
      <w:divBdr>
        <w:top w:val="none" w:sz="0" w:space="0" w:color="auto"/>
        <w:left w:val="none" w:sz="0" w:space="0" w:color="auto"/>
        <w:bottom w:val="none" w:sz="0" w:space="0" w:color="auto"/>
        <w:right w:val="none" w:sz="0" w:space="0" w:color="auto"/>
      </w:divBdr>
    </w:div>
    <w:div w:id="607784574">
      <w:marLeft w:val="640"/>
      <w:marRight w:val="0"/>
      <w:marTop w:val="0"/>
      <w:marBottom w:val="0"/>
      <w:divBdr>
        <w:top w:val="none" w:sz="0" w:space="0" w:color="auto"/>
        <w:left w:val="none" w:sz="0" w:space="0" w:color="auto"/>
        <w:bottom w:val="none" w:sz="0" w:space="0" w:color="auto"/>
        <w:right w:val="none" w:sz="0" w:space="0" w:color="auto"/>
      </w:divBdr>
    </w:div>
    <w:div w:id="608394935">
      <w:marLeft w:val="640"/>
      <w:marRight w:val="0"/>
      <w:marTop w:val="0"/>
      <w:marBottom w:val="0"/>
      <w:divBdr>
        <w:top w:val="none" w:sz="0" w:space="0" w:color="auto"/>
        <w:left w:val="none" w:sz="0" w:space="0" w:color="auto"/>
        <w:bottom w:val="none" w:sz="0" w:space="0" w:color="auto"/>
        <w:right w:val="none" w:sz="0" w:space="0" w:color="auto"/>
      </w:divBdr>
    </w:div>
    <w:div w:id="609239852">
      <w:marLeft w:val="640"/>
      <w:marRight w:val="0"/>
      <w:marTop w:val="0"/>
      <w:marBottom w:val="0"/>
      <w:divBdr>
        <w:top w:val="none" w:sz="0" w:space="0" w:color="auto"/>
        <w:left w:val="none" w:sz="0" w:space="0" w:color="auto"/>
        <w:bottom w:val="none" w:sz="0" w:space="0" w:color="auto"/>
        <w:right w:val="none" w:sz="0" w:space="0" w:color="auto"/>
      </w:divBdr>
    </w:div>
    <w:div w:id="609703928">
      <w:marLeft w:val="640"/>
      <w:marRight w:val="0"/>
      <w:marTop w:val="0"/>
      <w:marBottom w:val="0"/>
      <w:divBdr>
        <w:top w:val="none" w:sz="0" w:space="0" w:color="auto"/>
        <w:left w:val="none" w:sz="0" w:space="0" w:color="auto"/>
        <w:bottom w:val="none" w:sz="0" w:space="0" w:color="auto"/>
        <w:right w:val="none" w:sz="0" w:space="0" w:color="auto"/>
      </w:divBdr>
    </w:div>
    <w:div w:id="610741697">
      <w:marLeft w:val="640"/>
      <w:marRight w:val="0"/>
      <w:marTop w:val="0"/>
      <w:marBottom w:val="0"/>
      <w:divBdr>
        <w:top w:val="none" w:sz="0" w:space="0" w:color="auto"/>
        <w:left w:val="none" w:sz="0" w:space="0" w:color="auto"/>
        <w:bottom w:val="none" w:sz="0" w:space="0" w:color="auto"/>
        <w:right w:val="none" w:sz="0" w:space="0" w:color="auto"/>
      </w:divBdr>
    </w:div>
    <w:div w:id="610818367">
      <w:marLeft w:val="640"/>
      <w:marRight w:val="0"/>
      <w:marTop w:val="0"/>
      <w:marBottom w:val="0"/>
      <w:divBdr>
        <w:top w:val="none" w:sz="0" w:space="0" w:color="auto"/>
        <w:left w:val="none" w:sz="0" w:space="0" w:color="auto"/>
        <w:bottom w:val="none" w:sz="0" w:space="0" w:color="auto"/>
        <w:right w:val="none" w:sz="0" w:space="0" w:color="auto"/>
      </w:divBdr>
    </w:div>
    <w:div w:id="611328008">
      <w:marLeft w:val="640"/>
      <w:marRight w:val="0"/>
      <w:marTop w:val="0"/>
      <w:marBottom w:val="0"/>
      <w:divBdr>
        <w:top w:val="none" w:sz="0" w:space="0" w:color="auto"/>
        <w:left w:val="none" w:sz="0" w:space="0" w:color="auto"/>
        <w:bottom w:val="none" w:sz="0" w:space="0" w:color="auto"/>
        <w:right w:val="none" w:sz="0" w:space="0" w:color="auto"/>
      </w:divBdr>
    </w:div>
    <w:div w:id="611935132">
      <w:marLeft w:val="640"/>
      <w:marRight w:val="0"/>
      <w:marTop w:val="0"/>
      <w:marBottom w:val="0"/>
      <w:divBdr>
        <w:top w:val="none" w:sz="0" w:space="0" w:color="auto"/>
        <w:left w:val="none" w:sz="0" w:space="0" w:color="auto"/>
        <w:bottom w:val="none" w:sz="0" w:space="0" w:color="auto"/>
        <w:right w:val="none" w:sz="0" w:space="0" w:color="auto"/>
      </w:divBdr>
    </w:div>
    <w:div w:id="611939733">
      <w:marLeft w:val="640"/>
      <w:marRight w:val="0"/>
      <w:marTop w:val="0"/>
      <w:marBottom w:val="0"/>
      <w:divBdr>
        <w:top w:val="none" w:sz="0" w:space="0" w:color="auto"/>
        <w:left w:val="none" w:sz="0" w:space="0" w:color="auto"/>
        <w:bottom w:val="none" w:sz="0" w:space="0" w:color="auto"/>
        <w:right w:val="none" w:sz="0" w:space="0" w:color="auto"/>
      </w:divBdr>
    </w:div>
    <w:div w:id="613175514">
      <w:marLeft w:val="640"/>
      <w:marRight w:val="0"/>
      <w:marTop w:val="0"/>
      <w:marBottom w:val="0"/>
      <w:divBdr>
        <w:top w:val="none" w:sz="0" w:space="0" w:color="auto"/>
        <w:left w:val="none" w:sz="0" w:space="0" w:color="auto"/>
        <w:bottom w:val="none" w:sz="0" w:space="0" w:color="auto"/>
        <w:right w:val="none" w:sz="0" w:space="0" w:color="auto"/>
      </w:divBdr>
    </w:div>
    <w:div w:id="613176645">
      <w:marLeft w:val="640"/>
      <w:marRight w:val="0"/>
      <w:marTop w:val="0"/>
      <w:marBottom w:val="0"/>
      <w:divBdr>
        <w:top w:val="none" w:sz="0" w:space="0" w:color="auto"/>
        <w:left w:val="none" w:sz="0" w:space="0" w:color="auto"/>
        <w:bottom w:val="none" w:sz="0" w:space="0" w:color="auto"/>
        <w:right w:val="none" w:sz="0" w:space="0" w:color="auto"/>
      </w:divBdr>
    </w:div>
    <w:div w:id="613249662">
      <w:marLeft w:val="640"/>
      <w:marRight w:val="0"/>
      <w:marTop w:val="0"/>
      <w:marBottom w:val="0"/>
      <w:divBdr>
        <w:top w:val="none" w:sz="0" w:space="0" w:color="auto"/>
        <w:left w:val="none" w:sz="0" w:space="0" w:color="auto"/>
        <w:bottom w:val="none" w:sz="0" w:space="0" w:color="auto"/>
        <w:right w:val="none" w:sz="0" w:space="0" w:color="auto"/>
      </w:divBdr>
    </w:div>
    <w:div w:id="613707592">
      <w:marLeft w:val="640"/>
      <w:marRight w:val="0"/>
      <w:marTop w:val="0"/>
      <w:marBottom w:val="0"/>
      <w:divBdr>
        <w:top w:val="none" w:sz="0" w:space="0" w:color="auto"/>
        <w:left w:val="none" w:sz="0" w:space="0" w:color="auto"/>
        <w:bottom w:val="none" w:sz="0" w:space="0" w:color="auto"/>
        <w:right w:val="none" w:sz="0" w:space="0" w:color="auto"/>
      </w:divBdr>
    </w:div>
    <w:div w:id="614287047">
      <w:marLeft w:val="640"/>
      <w:marRight w:val="0"/>
      <w:marTop w:val="0"/>
      <w:marBottom w:val="0"/>
      <w:divBdr>
        <w:top w:val="none" w:sz="0" w:space="0" w:color="auto"/>
        <w:left w:val="none" w:sz="0" w:space="0" w:color="auto"/>
        <w:bottom w:val="none" w:sz="0" w:space="0" w:color="auto"/>
        <w:right w:val="none" w:sz="0" w:space="0" w:color="auto"/>
      </w:divBdr>
    </w:div>
    <w:div w:id="615990047">
      <w:marLeft w:val="640"/>
      <w:marRight w:val="0"/>
      <w:marTop w:val="0"/>
      <w:marBottom w:val="0"/>
      <w:divBdr>
        <w:top w:val="none" w:sz="0" w:space="0" w:color="auto"/>
        <w:left w:val="none" w:sz="0" w:space="0" w:color="auto"/>
        <w:bottom w:val="none" w:sz="0" w:space="0" w:color="auto"/>
        <w:right w:val="none" w:sz="0" w:space="0" w:color="auto"/>
      </w:divBdr>
    </w:div>
    <w:div w:id="616110361">
      <w:marLeft w:val="640"/>
      <w:marRight w:val="0"/>
      <w:marTop w:val="0"/>
      <w:marBottom w:val="0"/>
      <w:divBdr>
        <w:top w:val="none" w:sz="0" w:space="0" w:color="auto"/>
        <w:left w:val="none" w:sz="0" w:space="0" w:color="auto"/>
        <w:bottom w:val="none" w:sz="0" w:space="0" w:color="auto"/>
        <w:right w:val="none" w:sz="0" w:space="0" w:color="auto"/>
      </w:divBdr>
    </w:div>
    <w:div w:id="616714334">
      <w:marLeft w:val="640"/>
      <w:marRight w:val="0"/>
      <w:marTop w:val="0"/>
      <w:marBottom w:val="0"/>
      <w:divBdr>
        <w:top w:val="none" w:sz="0" w:space="0" w:color="auto"/>
        <w:left w:val="none" w:sz="0" w:space="0" w:color="auto"/>
        <w:bottom w:val="none" w:sz="0" w:space="0" w:color="auto"/>
        <w:right w:val="none" w:sz="0" w:space="0" w:color="auto"/>
      </w:divBdr>
    </w:div>
    <w:div w:id="616763879">
      <w:marLeft w:val="640"/>
      <w:marRight w:val="0"/>
      <w:marTop w:val="0"/>
      <w:marBottom w:val="0"/>
      <w:divBdr>
        <w:top w:val="none" w:sz="0" w:space="0" w:color="auto"/>
        <w:left w:val="none" w:sz="0" w:space="0" w:color="auto"/>
        <w:bottom w:val="none" w:sz="0" w:space="0" w:color="auto"/>
        <w:right w:val="none" w:sz="0" w:space="0" w:color="auto"/>
      </w:divBdr>
    </w:div>
    <w:div w:id="616955905">
      <w:marLeft w:val="640"/>
      <w:marRight w:val="0"/>
      <w:marTop w:val="0"/>
      <w:marBottom w:val="0"/>
      <w:divBdr>
        <w:top w:val="none" w:sz="0" w:space="0" w:color="auto"/>
        <w:left w:val="none" w:sz="0" w:space="0" w:color="auto"/>
        <w:bottom w:val="none" w:sz="0" w:space="0" w:color="auto"/>
        <w:right w:val="none" w:sz="0" w:space="0" w:color="auto"/>
      </w:divBdr>
    </w:div>
    <w:div w:id="617374089">
      <w:marLeft w:val="640"/>
      <w:marRight w:val="0"/>
      <w:marTop w:val="0"/>
      <w:marBottom w:val="0"/>
      <w:divBdr>
        <w:top w:val="none" w:sz="0" w:space="0" w:color="auto"/>
        <w:left w:val="none" w:sz="0" w:space="0" w:color="auto"/>
        <w:bottom w:val="none" w:sz="0" w:space="0" w:color="auto"/>
        <w:right w:val="none" w:sz="0" w:space="0" w:color="auto"/>
      </w:divBdr>
    </w:div>
    <w:div w:id="617613459">
      <w:marLeft w:val="640"/>
      <w:marRight w:val="0"/>
      <w:marTop w:val="0"/>
      <w:marBottom w:val="0"/>
      <w:divBdr>
        <w:top w:val="none" w:sz="0" w:space="0" w:color="auto"/>
        <w:left w:val="none" w:sz="0" w:space="0" w:color="auto"/>
        <w:bottom w:val="none" w:sz="0" w:space="0" w:color="auto"/>
        <w:right w:val="none" w:sz="0" w:space="0" w:color="auto"/>
      </w:divBdr>
    </w:div>
    <w:div w:id="618028801">
      <w:marLeft w:val="640"/>
      <w:marRight w:val="0"/>
      <w:marTop w:val="0"/>
      <w:marBottom w:val="0"/>
      <w:divBdr>
        <w:top w:val="none" w:sz="0" w:space="0" w:color="auto"/>
        <w:left w:val="none" w:sz="0" w:space="0" w:color="auto"/>
        <w:bottom w:val="none" w:sz="0" w:space="0" w:color="auto"/>
        <w:right w:val="none" w:sz="0" w:space="0" w:color="auto"/>
      </w:divBdr>
    </w:div>
    <w:div w:id="619186574">
      <w:marLeft w:val="640"/>
      <w:marRight w:val="0"/>
      <w:marTop w:val="0"/>
      <w:marBottom w:val="0"/>
      <w:divBdr>
        <w:top w:val="none" w:sz="0" w:space="0" w:color="auto"/>
        <w:left w:val="none" w:sz="0" w:space="0" w:color="auto"/>
        <w:bottom w:val="none" w:sz="0" w:space="0" w:color="auto"/>
        <w:right w:val="none" w:sz="0" w:space="0" w:color="auto"/>
      </w:divBdr>
    </w:div>
    <w:div w:id="619537407">
      <w:marLeft w:val="640"/>
      <w:marRight w:val="0"/>
      <w:marTop w:val="0"/>
      <w:marBottom w:val="0"/>
      <w:divBdr>
        <w:top w:val="none" w:sz="0" w:space="0" w:color="auto"/>
        <w:left w:val="none" w:sz="0" w:space="0" w:color="auto"/>
        <w:bottom w:val="none" w:sz="0" w:space="0" w:color="auto"/>
        <w:right w:val="none" w:sz="0" w:space="0" w:color="auto"/>
      </w:divBdr>
    </w:div>
    <w:div w:id="621033705">
      <w:marLeft w:val="640"/>
      <w:marRight w:val="0"/>
      <w:marTop w:val="0"/>
      <w:marBottom w:val="0"/>
      <w:divBdr>
        <w:top w:val="none" w:sz="0" w:space="0" w:color="auto"/>
        <w:left w:val="none" w:sz="0" w:space="0" w:color="auto"/>
        <w:bottom w:val="none" w:sz="0" w:space="0" w:color="auto"/>
        <w:right w:val="none" w:sz="0" w:space="0" w:color="auto"/>
      </w:divBdr>
    </w:div>
    <w:div w:id="621114780">
      <w:marLeft w:val="640"/>
      <w:marRight w:val="0"/>
      <w:marTop w:val="0"/>
      <w:marBottom w:val="0"/>
      <w:divBdr>
        <w:top w:val="none" w:sz="0" w:space="0" w:color="auto"/>
        <w:left w:val="none" w:sz="0" w:space="0" w:color="auto"/>
        <w:bottom w:val="none" w:sz="0" w:space="0" w:color="auto"/>
        <w:right w:val="none" w:sz="0" w:space="0" w:color="auto"/>
      </w:divBdr>
    </w:div>
    <w:div w:id="622272611">
      <w:marLeft w:val="640"/>
      <w:marRight w:val="0"/>
      <w:marTop w:val="0"/>
      <w:marBottom w:val="0"/>
      <w:divBdr>
        <w:top w:val="none" w:sz="0" w:space="0" w:color="auto"/>
        <w:left w:val="none" w:sz="0" w:space="0" w:color="auto"/>
        <w:bottom w:val="none" w:sz="0" w:space="0" w:color="auto"/>
        <w:right w:val="none" w:sz="0" w:space="0" w:color="auto"/>
      </w:divBdr>
    </w:div>
    <w:div w:id="622462360">
      <w:marLeft w:val="640"/>
      <w:marRight w:val="0"/>
      <w:marTop w:val="0"/>
      <w:marBottom w:val="0"/>
      <w:divBdr>
        <w:top w:val="none" w:sz="0" w:space="0" w:color="auto"/>
        <w:left w:val="none" w:sz="0" w:space="0" w:color="auto"/>
        <w:bottom w:val="none" w:sz="0" w:space="0" w:color="auto"/>
        <w:right w:val="none" w:sz="0" w:space="0" w:color="auto"/>
      </w:divBdr>
    </w:div>
    <w:div w:id="622615240">
      <w:marLeft w:val="640"/>
      <w:marRight w:val="0"/>
      <w:marTop w:val="0"/>
      <w:marBottom w:val="0"/>
      <w:divBdr>
        <w:top w:val="none" w:sz="0" w:space="0" w:color="auto"/>
        <w:left w:val="none" w:sz="0" w:space="0" w:color="auto"/>
        <w:bottom w:val="none" w:sz="0" w:space="0" w:color="auto"/>
        <w:right w:val="none" w:sz="0" w:space="0" w:color="auto"/>
      </w:divBdr>
    </w:div>
    <w:div w:id="623079821">
      <w:marLeft w:val="640"/>
      <w:marRight w:val="0"/>
      <w:marTop w:val="0"/>
      <w:marBottom w:val="0"/>
      <w:divBdr>
        <w:top w:val="none" w:sz="0" w:space="0" w:color="auto"/>
        <w:left w:val="none" w:sz="0" w:space="0" w:color="auto"/>
        <w:bottom w:val="none" w:sz="0" w:space="0" w:color="auto"/>
        <w:right w:val="none" w:sz="0" w:space="0" w:color="auto"/>
      </w:divBdr>
    </w:div>
    <w:div w:id="623275163">
      <w:marLeft w:val="640"/>
      <w:marRight w:val="0"/>
      <w:marTop w:val="0"/>
      <w:marBottom w:val="0"/>
      <w:divBdr>
        <w:top w:val="none" w:sz="0" w:space="0" w:color="auto"/>
        <w:left w:val="none" w:sz="0" w:space="0" w:color="auto"/>
        <w:bottom w:val="none" w:sz="0" w:space="0" w:color="auto"/>
        <w:right w:val="none" w:sz="0" w:space="0" w:color="auto"/>
      </w:divBdr>
    </w:div>
    <w:div w:id="623772815">
      <w:marLeft w:val="640"/>
      <w:marRight w:val="0"/>
      <w:marTop w:val="0"/>
      <w:marBottom w:val="0"/>
      <w:divBdr>
        <w:top w:val="none" w:sz="0" w:space="0" w:color="auto"/>
        <w:left w:val="none" w:sz="0" w:space="0" w:color="auto"/>
        <w:bottom w:val="none" w:sz="0" w:space="0" w:color="auto"/>
        <w:right w:val="none" w:sz="0" w:space="0" w:color="auto"/>
      </w:divBdr>
    </w:div>
    <w:div w:id="623775656">
      <w:marLeft w:val="640"/>
      <w:marRight w:val="0"/>
      <w:marTop w:val="0"/>
      <w:marBottom w:val="0"/>
      <w:divBdr>
        <w:top w:val="none" w:sz="0" w:space="0" w:color="auto"/>
        <w:left w:val="none" w:sz="0" w:space="0" w:color="auto"/>
        <w:bottom w:val="none" w:sz="0" w:space="0" w:color="auto"/>
        <w:right w:val="none" w:sz="0" w:space="0" w:color="auto"/>
      </w:divBdr>
    </w:div>
    <w:div w:id="623779597">
      <w:marLeft w:val="640"/>
      <w:marRight w:val="0"/>
      <w:marTop w:val="0"/>
      <w:marBottom w:val="0"/>
      <w:divBdr>
        <w:top w:val="none" w:sz="0" w:space="0" w:color="auto"/>
        <w:left w:val="none" w:sz="0" w:space="0" w:color="auto"/>
        <w:bottom w:val="none" w:sz="0" w:space="0" w:color="auto"/>
        <w:right w:val="none" w:sz="0" w:space="0" w:color="auto"/>
      </w:divBdr>
    </w:div>
    <w:div w:id="623997595">
      <w:marLeft w:val="640"/>
      <w:marRight w:val="0"/>
      <w:marTop w:val="0"/>
      <w:marBottom w:val="0"/>
      <w:divBdr>
        <w:top w:val="none" w:sz="0" w:space="0" w:color="auto"/>
        <w:left w:val="none" w:sz="0" w:space="0" w:color="auto"/>
        <w:bottom w:val="none" w:sz="0" w:space="0" w:color="auto"/>
        <w:right w:val="none" w:sz="0" w:space="0" w:color="auto"/>
      </w:divBdr>
    </w:div>
    <w:div w:id="625354030">
      <w:marLeft w:val="640"/>
      <w:marRight w:val="0"/>
      <w:marTop w:val="0"/>
      <w:marBottom w:val="0"/>
      <w:divBdr>
        <w:top w:val="none" w:sz="0" w:space="0" w:color="auto"/>
        <w:left w:val="none" w:sz="0" w:space="0" w:color="auto"/>
        <w:bottom w:val="none" w:sz="0" w:space="0" w:color="auto"/>
        <w:right w:val="none" w:sz="0" w:space="0" w:color="auto"/>
      </w:divBdr>
    </w:div>
    <w:div w:id="626474063">
      <w:marLeft w:val="640"/>
      <w:marRight w:val="0"/>
      <w:marTop w:val="0"/>
      <w:marBottom w:val="0"/>
      <w:divBdr>
        <w:top w:val="none" w:sz="0" w:space="0" w:color="auto"/>
        <w:left w:val="none" w:sz="0" w:space="0" w:color="auto"/>
        <w:bottom w:val="none" w:sz="0" w:space="0" w:color="auto"/>
        <w:right w:val="none" w:sz="0" w:space="0" w:color="auto"/>
      </w:divBdr>
    </w:div>
    <w:div w:id="626854478">
      <w:marLeft w:val="640"/>
      <w:marRight w:val="0"/>
      <w:marTop w:val="0"/>
      <w:marBottom w:val="0"/>
      <w:divBdr>
        <w:top w:val="none" w:sz="0" w:space="0" w:color="auto"/>
        <w:left w:val="none" w:sz="0" w:space="0" w:color="auto"/>
        <w:bottom w:val="none" w:sz="0" w:space="0" w:color="auto"/>
        <w:right w:val="none" w:sz="0" w:space="0" w:color="auto"/>
      </w:divBdr>
    </w:div>
    <w:div w:id="627862477">
      <w:marLeft w:val="640"/>
      <w:marRight w:val="0"/>
      <w:marTop w:val="0"/>
      <w:marBottom w:val="0"/>
      <w:divBdr>
        <w:top w:val="none" w:sz="0" w:space="0" w:color="auto"/>
        <w:left w:val="none" w:sz="0" w:space="0" w:color="auto"/>
        <w:bottom w:val="none" w:sz="0" w:space="0" w:color="auto"/>
        <w:right w:val="none" w:sz="0" w:space="0" w:color="auto"/>
      </w:divBdr>
    </w:div>
    <w:div w:id="628122501">
      <w:marLeft w:val="640"/>
      <w:marRight w:val="0"/>
      <w:marTop w:val="0"/>
      <w:marBottom w:val="0"/>
      <w:divBdr>
        <w:top w:val="none" w:sz="0" w:space="0" w:color="auto"/>
        <w:left w:val="none" w:sz="0" w:space="0" w:color="auto"/>
        <w:bottom w:val="none" w:sz="0" w:space="0" w:color="auto"/>
        <w:right w:val="none" w:sz="0" w:space="0" w:color="auto"/>
      </w:divBdr>
    </w:div>
    <w:div w:id="628315826">
      <w:marLeft w:val="640"/>
      <w:marRight w:val="0"/>
      <w:marTop w:val="0"/>
      <w:marBottom w:val="0"/>
      <w:divBdr>
        <w:top w:val="none" w:sz="0" w:space="0" w:color="auto"/>
        <w:left w:val="none" w:sz="0" w:space="0" w:color="auto"/>
        <w:bottom w:val="none" w:sz="0" w:space="0" w:color="auto"/>
        <w:right w:val="none" w:sz="0" w:space="0" w:color="auto"/>
      </w:divBdr>
    </w:div>
    <w:div w:id="629358700">
      <w:marLeft w:val="640"/>
      <w:marRight w:val="0"/>
      <w:marTop w:val="0"/>
      <w:marBottom w:val="0"/>
      <w:divBdr>
        <w:top w:val="none" w:sz="0" w:space="0" w:color="auto"/>
        <w:left w:val="none" w:sz="0" w:space="0" w:color="auto"/>
        <w:bottom w:val="none" w:sz="0" w:space="0" w:color="auto"/>
        <w:right w:val="none" w:sz="0" w:space="0" w:color="auto"/>
      </w:divBdr>
    </w:div>
    <w:div w:id="629819008">
      <w:marLeft w:val="640"/>
      <w:marRight w:val="0"/>
      <w:marTop w:val="0"/>
      <w:marBottom w:val="0"/>
      <w:divBdr>
        <w:top w:val="none" w:sz="0" w:space="0" w:color="auto"/>
        <w:left w:val="none" w:sz="0" w:space="0" w:color="auto"/>
        <w:bottom w:val="none" w:sz="0" w:space="0" w:color="auto"/>
        <w:right w:val="none" w:sz="0" w:space="0" w:color="auto"/>
      </w:divBdr>
    </w:div>
    <w:div w:id="629939670">
      <w:marLeft w:val="640"/>
      <w:marRight w:val="0"/>
      <w:marTop w:val="0"/>
      <w:marBottom w:val="0"/>
      <w:divBdr>
        <w:top w:val="none" w:sz="0" w:space="0" w:color="auto"/>
        <w:left w:val="none" w:sz="0" w:space="0" w:color="auto"/>
        <w:bottom w:val="none" w:sz="0" w:space="0" w:color="auto"/>
        <w:right w:val="none" w:sz="0" w:space="0" w:color="auto"/>
      </w:divBdr>
    </w:div>
    <w:div w:id="630091908">
      <w:marLeft w:val="640"/>
      <w:marRight w:val="0"/>
      <w:marTop w:val="0"/>
      <w:marBottom w:val="0"/>
      <w:divBdr>
        <w:top w:val="none" w:sz="0" w:space="0" w:color="auto"/>
        <w:left w:val="none" w:sz="0" w:space="0" w:color="auto"/>
        <w:bottom w:val="none" w:sz="0" w:space="0" w:color="auto"/>
        <w:right w:val="none" w:sz="0" w:space="0" w:color="auto"/>
      </w:divBdr>
    </w:div>
    <w:div w:id="630093479">
      <w:marLeft w:val="640"/>
      <w:marRight w:val="0"/>
      <w:marTop w:val="0"/>
      <w:marBottom w:val="0"/>
      <w:divBdr>
        <w:top w:val="none" w:sz="0" w:space="0" w:color="auto"/>
        <w:left w:val="none" w:sz="0" w:space="0" w:color="auto"/>
        <w:bottom w:val="none" w:sz="0" w:space="0" w:color="auto"/>
        <w:right w:val="none" w:sz="0" w:space="0" w:color="auto"/>
      </w:divBdr>
    </w:div>
    <w:div w:id="630525922">
      <w:marLeft w:val="640"/>
      <w:marRight w:val="0"/>
      <w:marTop w:val="0"/>
      <w:marBottom w:val="0"/>
      <w:divBdr>
        <w:top w:val="none" w:sz="0" w:space="0" w:color="auto"/>
        <w:left w:val="none" w:sz="0" w:space="0" w:color="auto"/>
        <w:bottom w:val="none" w:sz="0" w:space="0" w:color="auto"/>
        <w:right w:val="none" w:sz="0" w:space="0" w:color="auto"/>
      </w:divBdr>
    </w:div>
    <w:div w:id="631596582">
      <w:marLeft w:val="640"/>
      <w:marRight w:val="0"/>
      <w:marTop w:val="0"/>
      <w:marBottom w:val="0"/>
      <w:divBdr>
        <w:top w:val="none" w:sz="0" w:space="0" w:color="auto"/>
        <w:left w:val="none" w:sz="0" w:space="0" w:color="auto"/>
        <w:bottom w:val="none" w:sz="0" w:space="0" w:color="auto"/>
        <w:right w:val="none" w:sz="0" w:space="0" w:color="auto"/>
      </w:divBdr>
    </w:div>
    <w:div w:id="631860575">
      <w:marLeft w:val="640"/>
      <w:marRight w:val="0"/>
      <w:marTop w:val="0"/>
      <w:marBottom w:val="0"/>
      <w:divBdr>
        <w:top w:val="none" w:sz="0" w:space="0" w:color="auto"/>
        <w:left w:val="none" w:sz="0" w:space="0" w:color="auto"/>
        <w:bottom w:val="none" w:sz="0" w:space="0" w:color="auto"/>
        <w:right w:val="none" w:sz="0" w:space="0" w:color="auto"/>
      </w:divBdr>
    </w:div>
    <w:div w:id="632291818">
      <w:marLeft w:val="640"/>
      <w:marRight w:val="0"/>
      <w:marTop w:val="0"/>
      <w:marBottom w:val="0"/>
      <w:divBdr>
        <w:top w:val="none" w:sz="0" w:space="0" w:color="auto"/>
        <w:left w:val="none" w:sz="0" w:space="0" w:color="auto"/>
        <w:bottom w:val="none" w:sz="0" w:space="0" w:color="auto"/>
        <w:right w:val="none" w:sz="0" w:space="0" w:color="auto"/>
      </w:divBdr>
    </w:div>
    <w:div w:id="632442396">
      <w:marLeft w:val="640"/>
      <w:marRight w:val="0"/>
      <w:marTop w:val="0"/>
      <w:marBottom w:val="0"/>
      <w:divBdr>
        <w:top w:val="none" w:sz="0" w:space="0" w:color="auto"/>
        <w:left w:val="none" w:sz="0" w:space="0" w:color="auto"/>
        <w:bottom w:val="none" w:sz="0" w:space="0" w:color="auto"/>
        <w:right w:val="none" w:sz="0" w:space="0" w:color="auto"/>
      </w:divBdr>
    </w:div>
    <w:div w:id="632489735">
      <w:marLeft w:val="640"/>
      <w:marRight w:val="0"/>
      <w:marTop w:val="0"/>
      <w:marBottom w:val="0"/>
      <w:divBdr>
        <w:top w:val="none" w:sz="0" w:space="0" w:color="auto"/>
        <w:left w:val="none" w:sz="0" w:space="0" w:color="auto"/>
        <w:bottom w:val="none" w:sz="0" w:space="0" w:color="auto"/>
        <w:right w:val="none" w:sz="0" w:space="0" w:color="auto"/>
      </w:divBdr>
    </w:div>
    <w:div w:id="632520382">
      <w:marLeft w:val="640"/>
      <w:marRight w:val="0"/>
      <w:marTop w:val="0"/>
      <w:marBottom w:val="0"/>
      <w:divBdr>
        <w:top w:val="none" w:sz="0" w:space="0" w:color="auto"/>
        <w:left w:val="none" w:sz="0" w:space="0" w:color="auto"/>
        <w:bottom w:val="none" w:sz="0" w:space="0" w:color="auto"/>
        <w:right w:val="none" w:sz="0" w:space="0" w:color="auto"/>
      </w:divBdr>
    </w:div>
    <w:div w:id="633020927">
      <w:marLeft w:val="640"/>
      <w:marRight w:val="0"/>
      <w:marTop w:val="0"/>
      <w:marBottom w:val="0"/>
      <w:divBdr>
        <w:top w:val="none" w:sz="0" w:space="0" w:color="auto"/>
        <w:left w:val="none" w:sz="0" w:space="0" w:color="auto"/>
        <w:bottom w:val="none" w:sz="0" w:space="0" w:color="auto"/>
        <w:right w:val="none" w:sz="0" w:space="0" w:color="auto"/>
      </w:divBdr>
    </w:div>
    <w:div w:id="633172294">
      <w:marLeft w:val="640"/>
      <w:marRight w:val="0"/>
      <w:marTop w:val="0"/>
      <w:marBottom w:val="0"/>
      <w:divBdr>
        <w:top w:val="none" w:sz="0" w:space="0" w:color="auto"/>
        <w:left w:val="none" w:sz="0" w:space="0" w:color="auto"/>
        <w:bottom w:val="none" w:sz="0" w:space="0" w:color="auto"/>
        <w:right w:val="none" w:sz="0" w:space="0" w:color="auto"/>
      </w:divBdr>
    </w:div>
    <w:div w:id="633364698">
      <w:marLeft w:val="640"/>
      <w:marRight w:val="0"/>
      <w:marTop w:val="0"/>
      <w:marBottom w:val="0"/>
      <w:divBdr>
        <w:top w:val="none" w:sz="0" w:space="0" w:color="auto"/>
        <w:left w:val="none" w:sz="0" w:space="0" w:color="auto"/>
        <w:bottom w:val="none" w:sz="0" w:space="0" w:color="auto"/>
        <w:right w:val="none" w:sz="0" w:space="0" w:color="auto"/>
      </w:divBdr>
    </w:div>
    <w:div w:id="634336899">
      <w:marLeft w:val="640"/>
      <w:marRight w:val="0"/>
      <w:marTop w:val="0"/>
      <w:marBottom w:val="0"/>
      <w:divBdr>
        <w:top w:val="none" w:sz="0" w:space="0" w:color="auto"/>
        <w:left w:val="none" w:sz="0" w:space="0" w:color="auto"/>
        <w:bottom w:val="none" w:sz="0" w:space="0" w:color="auto"/>
        <w:right w:val="none" w:sz="0" w:space="0" w:color="auto"/>
      </w:divBdr>
    </w:div>
    <w:div w:id="635375622">
      <w:marLeft w:val="640"/>
      <w:marRight w:val="0"/>
      <w:marTop w:val="0"/>
      <w:marBottom w:val="0"/>
      <w:divBdr>
        <w:top w:val="none" w:sz="0" w:space="0" w:color="auto"/>
        <w:left w:val="none" w:sz="0" w:space="0" w:color="auto"/>
        <w:bottom w:val="none" w:sz="0" w:space="0" w:color="auto"/>
        <w:right w:val="none" w:sz="0" w:space="0" w:color="auto"/>
      </w:divBdr>
    </w:div>
    <w:div w:id="635766904">
      <w:marLeft w:val="640"/>
      <w:marRight w:val="0"/>
      <w:marTop w:val="0"/>
      <w:marBottom w:val="0"/>
      <w:divBdr>
        <w:top w:val="none" w:sz="0" w:space="0" w:color="auto"/>
        <w:left w:val="none" w:sz="0" w:space="0" w:color="auto"/>
        <w:bottom w:val="none" w:sz="0" w:space="0" w:color="auto"/>
        <w:right w:val="none" w:sz="0" w:space="0" w:color="auto"/>
      </w:divBdr>
    </w:div>
    <w:div w:id="636254329">
      <w:marLeft w:val="640"/>
      <w:marRight w:val="0"/>
      <w:marTop w:val="0"/>
      <w:marBottom w:val="0"/>
      <w:divBdr>
        <w:top w:val="none" w:sz="0" w:space="0" w:color="auto"/>
        <w:left w:val="none" w:sz="0" w:space="0" w:color="auto"/>
        <w:bottom w:val="none" w:sz="0" w:space="0" w:color="auto"/>
        <w:right w:val="none" w:sz="0" w:space="0" w:color="auto"/>
      </w:divBdr>
    </w:div>
    <w:div w:id="637687214">
      <w:marLeft w:val="640"/>
      <w:marRight w:val="0"/>
      <w:marTop w:val="0"/>
      <w:marBottom w:val="0"/>
      <w:divBdr>
        <w:top w:val="none" w:sz="0" w:space="0" w:color="auto"/>
        <w:left w:val="none" w:sz="0" w:space="0" w:color="auto"/>
        <w:bottom w:val="none" w:sz="0" w:space="0" w:color="auto"/>
        <w:right w:val="none" w:sz="0" w:space="0" w:color="auto"/>
      </w:divBdr>
    </w:div>
    <w:div w:id="638077316">
      <w:marLeft w:val="640"/>
      <w:marRight w:val="0"/>
      <w:marTop w:val="0"/>
      <w:marBottom w:val="0"/>
      <w:divBdr>
        <w:top w:val="none" w:sz="0" w:space="0" w:color="auto"/>
        <w:left w:val="none" w:sz="0" w:space="0" w:color="auto"/>
        <w:bottom w:val="none" w:sz="0" w:space="0" w:color="auto"/>
        <w:right w:val="none" w:sz="0" w:space="0" w:color="auto"/>
      </w:divBdr>
    </w:div>
    <w:div w:id="638219944">
      <w:marLeft w:val="640"/>
      <w:marRight w:val="0"/>
      <w:marTop w:val="0"/>
      <w:marBottom w:val="0"/>
      <w:divBdr>
        <w:top w:val="none" w:sz="0" w:space="0" w:color="auto"/>
        <w:left w:val="none" w:sz="0" w:space="0" w:color="auto"/>
        <w:bottom w:val="none" w:sz="0" w:space="0" w:color="auto"/>
        <w:right w:val="none" w:sz="0" w:space="0" w:color="auto"/>
      </w:divBdr>
    </w:div>
    <w:div w:id="638416022">
      <w:marLeft w:val="640"/>
      <w:marRight w:val="0"/>
      <w:marTop w:val="0"/>
      <w:marBottom w:val="0"/>
      <w:divBdr>
        <w:top w:val="none" w:sz="0" w:space="0" w:color="auto"/>
        <w:left w:val="none" w:sz="0" w:space="0" w:color="auto"/>
        <w:bottom w:val="none" w:sz="0" w:space="0" w:color="auto"/>
        <w:right w:val="none" w:sz="0" w:space="0" w:color="auto"/>
      </w:divBdr>
    </w:div>
    <w:div w:id="638995184">
      <w:marLeft w:val="640"/>
      <w:marRight w:val="0"/>
      <w:marTop w:val="0"/>
      <w:marBottom w:val="0"/>
      <w:divBdr>
        <w:top w:val="none" w:sz="0" w:space="0" w:color="auto"/>
        <w:left w:val="none" w:sz="0" w:space="0" w:color="auto"/>
        <w:bottom w:val="none" w:sz="0" w:space="0" w:color="auto"/>
        <w:right w:val="none" w:sz="0" w:space="0" w:color="auto"/>
      </w:divBdr>
    </w:div>
    <w:div w:id="640305673">
      <w:marLeft w:val="640"/>
      <w:marRight w:val="0"/>
      <w:marTop w:val="0"/>
      <w:marBottom w:val="0"/>
      <w:divBdr>
        <w:top w:val="none" w:sz="0" w:space="0" w:color="auto"/>
        <w:left w:val="none" w:sz="0" w:space="0" w:color="auto"/>
        <w:bottom w:val="none" w:sz="0" w:space="0" w:color="auto"/>
        <w:right w:val="none" w:sz="0" w:space="0" w:color="auto"/>
      </w:divBdr>
    </w:div>
    <w:div w:id="640691562">
      <w:marLeft w:val="480"/>
      <w:marRight w:val="0"/>
      <w:marTop w:val="0"/>
      <w:marBottom w:val="0"/>
      <w:divBdr>
        <w:top w:val="none" w:sz="0" w:space="0" w:color="auto"/>
        <w:left w:val="none" w:sz="0" w:space="0" w:color="auto"/>
        <w:bottom w:val="none" w:sz="0" w:space="0" w:color="auto"/>
        <w:right w:val="none" w:sz="0" w:space="0" w:color="auto"/>
      </w:divBdr>
    </w:div>
    <w:div w:id="640765392">
      <w:marLeft w:val="640"/>
      <w:marRight w:val="0"/>
      <w:marTop w:val="0"/>
      <w:marBottom w:val="0"/>
      <w:divBdr>
        <w:top w:val="none" w:sz="0" w:space="0" w:color="auto"/>
        <w:left w:val="none" w:sz="0" w:space="0" w:color="auto"/>
        <w:bottom w:val="none" w:sz="0" w:space="0" w:color="auto"/>
        <w:right w:val="none" w:sz="0" w:space="0" w:color="auto"/>
      </w:divBdr>
    </w:div>
    <w:div w:id="641234218">
      <w:marLeft w:val="640"/>
      <w:marRight w:val="0"/>
      <w:marTop w:val="0"/>
      <w:marBottom w:val="0"/>
      <w:divBdr>
        <w:top w:val="none" w:sz="0" w:space="0" w:color="auto"/>
        <w:left w:val="none" w:sz="0" w:space="0" w:color="auto"/>
        <w:bottom w:val="none" w:sz="0" w:space="0" w:color="auto"/>
        <w:right w:val="none" w:sz="0" w:space="0" w:color="auto"/>
      </w:divBdr>
    </w:div>
    <w:div w:id="642082595">
      <w:marLeft w:val="640"/>
      <w:marRight w:val="0"/>
      <w:marTop w:val="0"/>
      <w:marBottom w:val="0"/>
      <w:divBdr>
        <w:top w:val="none" w:sz="0" w:space="0" w:color="auto"/>
        <w:left w:val="none" w:sz="0" w:space="0" w:color="auto"/>
        <w:bottom w:val="none" w:sz="0" w:space="0" w:color="auto"/>
        <w:right w:val="none" w:sz="0" w:space="0" w:color="auto"/>
      </w:divBdr>
    </w:div>
    <w:div w:id="642348918">
      <w:marLeft w:val="640"/>
      <w:marRight w:val="0"/>
      <w:marTop w:val="0"/>
      <w:marBottom w:val="0"/>
      <w:divBdr>
        <w:top w:val="none" w:sz="0" w:space="0" w:color="auto"/>
        <w:left w:val="none" w:sz="0" w:space="0" w:color="auto"/>
        <w:bottom w:val="none" w:sz="0" w:space="0" w:color="auto"/>
        <w:right w:val="none" w:sz="0" w:space="0" w:color="auto"/>
      </w:divBdr>
    </w:div>
    <w:div w:id="643236354">
      <w:marLeft w:val="640"/>
      <w:marRight w:val="0"/>
      <w:marTop w:val="0"/>
      <w:marBottom w:val="0"/>
      <w:divBdr>
        <w:top w:val="none" w:sz="0" w:space="0" w:color="auto"/>
        <w:left w:val="none" w:sz="0" w:space="0" w:color="auto"/>
        <w:bottom w:val="none" w:sz="0" w:space="0" w:color="auto"/>
        <w:right w:val="none" w:sz="0" w:space="0" w:color="auto"/>
      </w:divBdr>
    </w:div>
    <w:div w:id="644353423">
      <w:marLeft w:val="640"/>
      <w:marRight w:val="0"/>
      <w:marTop w:val="0"/>
      <w:marBottom w:val="0"/>
      <w:divBdr>
        <w:top w:val="none" w:sz="0" w:space="0" w:color="auto"/>
        <w:left w:val="none" w:sz="0" w:space="0" w:color="auto"/>
        <w:bottom w:val="none" w:sz="0" w:space="0" w:color="auto"/>
        <w:right w:val="none" w:sz="0" w:space="0" w:color="auto"/>
      </w:divBdr>
    </w:div>
    <w:div w:id="644968999">
      <w:marLeft w:val="640"/>
      <w:marRight w:val="0"/>
      <w:marTop w:val="0"/>
      <w:marBottom w:val="0"/>
      <w:divBdr>
        <w:top w:val="none" w:sz="0" w:space="0" w:color="auto"/>
        <w:left w:val="none" w:sz="0" w:space="0" w:color="auto"/>
        <w:bottom w:val="none" w:sz="0" w:space="0" w:color="auto"/>
        <w:right w:val="none" w:sz="0" w:space="0" w:color="auto"/>
      </w:divBdr>
    </w:div>
    <w:div w:id="645007994">
      <w:marLeft w:val="640"/>
      <w:marRight w:val="0"/>
      <w:marTop w:val="0"/>
      <w:marBottom w:val="0"/>
      <w:divBdr>
        <w:top w:val="none" w:sz="0" w:space="0" w:color="auto"/>
        <w:left w:val="none" w:sz="0" w:space="0" w:color="auto"/>
        <w:bottom w:val="none" w:sz="0" w:space="0" w:color="auto"/>
        <w:right w:val="none" w:sz="0" w:space="0" w:color="auto"/>
      </w:divBdr>
    </w:div>
    <w:div w:id="645086916">
      <w:marLeft w:val="640"/>
      <w:marRight w:val="0"/>
      <w:marTop w:val="0"/>
      <w:marBottom w:val="0"/>
      <w:divBdr>
        <w:top w:val="none" w:sz="0" w:space="0" w:color="auto"/>
        <w:left w:val="none" w:sz="0" w:space="0" w:color="auto"/>
        <w:bottom w:val="none" w:sz="0" w:space="0" w:color="auto"/>
        <w:right w:val="none" w:sz="0" w:space="0" w:color="auto"/>
      </w:divBdr>
    </w:div>
    <w:div w:id="645669828">
      <w:marLeft w:val="640"/>
      <w:marRight w:val="0"/>
      <w:marTop w:val="0"/>
      <w:marBottom w:val="0"/>
      <w:divBdr>
        <w:top w:val="none" w:sz="0" w:space="0" w:color="auto"/>
        <w:left w:val="none" w:sz="0" w:space="0" w:color="auto"/>
        <w:bottom w:val="none" w:sz="0" w:space="0" w:color="auto"/>
        <w:right w:val="none" w:sz="0" w:space="0" w:color="auto"/>
      </w:divBdr>
    </w:div>
    <w:div w:id="645860068">
      <w:marLeft w:val="640"/>
      <w:marRight w:val="0"/>
      <w:marTop w:val="0"/>
      <w:marBottom w:val="0"/>
      <w:divBdr>
        <w:top w:val="none" w:sz="0" w:space="0" w:color="auto"/>
        <w:left w:val="none" w:sz="0" w:space="0" w:color="auto"/>
        <w:bottom w:val="none" w:sz="0" w:space="0" w:color="auto"/>
        <w:right w:val="none" w:sz="0" w:space="0" w:color="auto"/>
      </w:divBdr>
    </w:div>
    <w:div w:id="646085504">
      <w:marLeft w:val="640"/>
      <w:marRight w:val="0"/>
      <w:marTop w:val="0"/>
      <w:marBottom w:val="0"/>
      <w:divBdr>
        <w:top w:val="none" w:sz="0" w:space="0" w:color="auto"/>
        <w:left w:val="none" w:sz="0" w:space="0" w:color="auto"/>
        <w:bottom w:val="none" w:sz="0" w:space="0" w:color="auto"/>
        <w:right w:val="none" w:sz="0" w:space="0" w:color="auto"/>
      </w:divBdr>
    </w:div>
    <w:div w:id="646857792">
      <w:marLeft w:val="640"/>
      <w:marRight w:val="0"/>
      <w:marTop w:val="0"/>
      <w:marBottom w:val="0"/>
      <w:divBdr>
        <w:top w:val="none" w:sz="0" w:space="0" w:color="auto"/>
        <w:left w:val="none" w:sz="0" w:space="0" w:color="auto"/>
        <w:bottom w:val="none" w:sz="0" w:space="0" w:color="auto"/>
        <w:right w:val="none" w:sz="0" w:space="0" w:color="auto"/>
      </w:divBdr>
    </w:div>
    <w:div w:id="647785075">
      <w:marLeft w:val="640"/>
      <w:marRight w:val="0"/>
      <w:marTop w:val="0"/>
      <w:marBottom w:val="0"/>
      <w:divBdr>
        <w:top w:val="none" w:sz="0" w:space="0" w:color="auto"/>
        <w:left w:val="none" w:sz="0" w:space="0" w:color="auto"/>
        <w:bottom w:val="none" w:sz="0" w:space="0" w:color="auto"/>
        <w:right w:val="none" w:sz="0" w:space="0" w:color="auto"/>
      </w:divBdr>
    </w:div>
    <w:div w:id="649867005">
      <w:marLeft w:val="640"/>
      <w:marRight w:val="0"/>
      <w:marTop w:val="0"/>
      <w:marBottom w:val="0"/>
      <w:divBdr>
        <w:top w:val="none" w:sz="0" w:space="0" w:color="auto"/>
        <w:left w:val="none" w:sz="0" w:space="0" w:color="auto"/>
        <w:bottom w:val="none" w:sz="0" w:space="0" w:color="auto"/>
        <w:right w:val="none" w:sz="0" w:space="0" w:color="auto"/>
      </w:divBdr>
    </w:div>
    <w:div w:id="651367719">
      <w:marLeft w:val="640"/>
      <w:marRight w:val="0"/>
      <w:marTop w:val="0"/>
      <w:marBottom w:val="0"/>
      <w:divBdr>
        <w:top w:val="none" w:sz="0" w:space="0" w:color="auto"/>
        <w:left w:val="none" w:sz="0" w:space="0" w:color="auto"/>
        <w:bottom w:val="none" w:sz="0" w:space="0" w:color="auto"/>
        <w:right w:val="none" w:sz="0" w:space="0" w:color="auto"/>
      </w:divBdr>
    </w:div>
    <w:div w:id="651563882">
      <w:marLeft w:val="640"/>
      <w:marRight w:val="0"/>
      <w:marTop w:val="0"/>
      <w:marBottom w:val="0"/>
      <w:divBdr>
        <w:top w:val="none" w:sz="0" w:space="0" w:color="auto"/>
        <w:left w:val="none" w:sz="0" w:space="0" w:color="auto"/>
        <w:bottom w:val="none" w:sz="0" w:space="0" w:color="auto"/>
        <w:right w:val="none" w:sz="0" w:space="0" w:color="auto"/>
      </w:divBdr>
    </w:div>
    <w:div w:id="651639337">
      <w:marLeft w:val="640"/>
      <w:marRight w:val="0"/>
      <w:marTop w:val="0"/>
      <w:marBottom w:val="0"/>
      <w:divBdr>
        <w:top w:val="none" w:sz="0" w:space="0" w:color="auto"/>
        <w:left w:val="none" w:sz="0" w:space="0" w:color="auto"/>
        <w:bottom w:val="none" w:sz="0" w:space="0" w:color="auto"/>
        <w:right w:val="none" w:sz="0" w:space="0" w:color="auto"/>
      </w:divBdr>
    </w:div>
    <w:div w:id="652029567">
      <w:marLeft w:val="640"/>
      <w:marRight w:val="0"/>
      <w:marTop w:val="0"/>
      <w:marBottom w:val="0"/>
      <w:divBdr>
        <w:top w:val="none" w:sz="0" w:space="0" w:color="auto"/>
        <w:left w:val="none" w:sz="0" w:space="0" w:color="auto"/>
        <w:bottom w:val="none" w:sz="0" w:space="0" w:color="auto"/>
        <w:right w:val="none" w:sz="0" w:space="0" w:color="auto"/>
      </w:divBdr>
    </w:div>
    <w:div w:id="652682151">
      <w:marLeft w:val="640"/>
      <w:marRight w:val="0"/>
      <w:marTop w:val="0"/>
      <w:marBottom w:val="0"/>
      <w:divBdr>
        <w:top w:val="none" w:sz="0" w:space="0" w:color="auto"/>
        <w:left w:val="none" w:sz="0" w:space="0" w:color="auto"/>
        <w:bottom w:val="none" w:sz="0" w:space="0" w:color="auto"/>
        <w:right w:val="none" w:sz="0" w:space="0" w:color="auto"/>
      </w:divBdr>
    </w:div>
    <w:div w:id="652950224">
      <w:marLeft w:val="640"/>
      <w:marRight w:val="0"/>
      <w:marTop w:val="0"/>
      <w:marBottom w:val="0"/>
      <w:divBdr>
        <w:top w:val="none" w:sz="0" w:space="0" w:color="auto"/>
        <w:left w:val="none" w:sz="0" w:space="0" w:color="auto"/>
        <w:bottom w:val="none" w:sz="0" w:space="0" w:color="auto"/>
        <w:right w:val="none" w:sz="0" w:space="0" w:color="auto"/>
      </w:divBdr>
    </w:div>
    <w:div w:id="653877736">
      <w:marLeft w:val="640"/>
      <w:marRight w:val="0"/>
      <w:marTop w:val="0"/>
      <w:marBottom w:val="0"/>
      <w:divBdr>
        <w:top w:val="none" w:sz="0" w:space="0" w:color="auto"/>
        <w:left w:val="none" w:sz="0" w:space="0" w:color="auto"/>
        <w:bottom w:val="none" w:sz="0" w:space="0" w:color="auto"/>
        <w:right w:val="none" w:sz="0" w:space="0" w:color="auto"/>
      </w:divBdr>
    </w:div>
    <w:div w:id="655232998">
      <w:marLeft w:val="640"/>
      <w:marRight w:val="0"/>
      <w:marTop w:val="0"/>
      <w:marBottom w:val="0"/>
      <w:divBdr>
        <w:top w:val="none" w:sz="0" w:space="0" w:color="auto"/>
        <w:left w:val="none" w:sz="0" w:space="0" w:color="auto"/>
        <w:bottom w:val="none" w:sz="0" w:space="0" w:color="auto"/>
        <w:right w:val="none" w:sz="0" w:space="0" w:color="auto"/>
      </w:divBdr>
    </w:div>
    <w:div w:id="655886235">
      <w:marLeft w:val="640"/>
      <w:marRight w:val="0"/>
      <w:marTop w:val="0"/>
      <w:marBottom w:val="0"/>
      <w:divBdr>
        <w:top w:val="none" w:sz="0" w:space="0" w:color="auto"/>
        <w:left w:val="none" w:sz="0" w:space="0" w:color="auto"/>
        <w:bottom w:val="none" w:sz="0" w:space="0" w:color="auto"/>
        <w:right w:val="none" w:sz="0" w:space="0" w:color="auto"/>
      </w:divBdr>
    </w:div>
    <w:div w:id="656499814">
      <w:marLeft w:val="640"/>
      <w:marRight w:val="0"/>
      <w:marTop w:val="0"/>
      <w:marBottom w:val="0"/>
      <w:divBdr>
        <w:top w:val="none" w:sz="0" w:space="0" w:color="auto"/>
        <w:left w:val="none" w:sz="0" w:space="0" w:color="auto"/>
        <w:bottom w:val="none" w:sz="0" w:space="0" w:color="auto"/>
        <w:right w:val="none" w:sz="0" w:space="0" w:color="auto"/>
      </w:divBdr>
    </w:div>
    <w:div w:id="657002862">
      <w:marLeft w:val="640"/>
      <w:marRight w:val="0"/>
      <w:marTop w:val="0"/>
      <w:marBottom w:val="0"/>
      <w:divBdr>
        <w:top w:val="none" w:sz="0" w:space="0" w:color="auto"/>
        <w:left w:val="none" w:sz="0" w:space="0" w:color="auto"/>
        <w:bottom w:val="none" w:sz="0" w:space="0" w:color="auto"/>
        <w:right w:val="none" w:sz="0" w:space="0" w:color="auto"/>
      </w:divBdr>
    </w:div>
    <w:div w:id="657072129">
      <w:marLeft w:val="640"/>
      <w:marRight w:val="0"/>
      <w:marTop w:val="0"/>
      <w:marBottom w:val="0"/>
      <w:divBdr>
        <w:top w:val="none" w:sz="0" w:space="0" w:color="auto"/>
        <w:left w:val="none" w:sz="0" w:space="0" w:color="auto"/>
        <w:bottom w:val="none" w:sz="0" w:space="0" w:color="auto"/>
        <w:right w:val="none" w:sz="0" w:space="0" w:color="auto"/>
      </w:divBdr>
    </w:div>
    <w:div w:id="657075619">
      <w:marLeft w:val="640"/>
      <w:marRight w:val="0"/>
      <w:marTop w:val="0"/>
      <w:marBottom w:val="0"/>
      <w:divBdr>
        <w:top w:val="none" w:sz="0" w:space="0" w:color="auto"/>
        <w:left w:val="none" w:sz="0" w:space="0" w:color="auto"/>
        <w:bottom w:val="none" w:sz="0" w:space="0" w:color="auto"/>
        <w:right w:val="none" w:sz="0" w:space="0" w:color="auto"/>
      </w:divBdr>
    </w:div>
    <w:div w:id="657198568">
      <w:marLeft w:val="640"/>
      <w:marRight w:val="0"/>
      <w:marTop w:val="0"/>
      <w:marBottom w:val="0"/>
      <w:divBdr>
        <w:top w:val="none" w:sz="0" w:space="0" w:color="auto"/>
        <w:left w:val="none" w:sz="0" w:space="0" w:color="auto"/>
        <w:bottom w:val="none" w:sz="0" w:space="0" w:color="auto"/>
        <w:right w:val="none" w:sz="0" w:space="0" w:color="auto"/>
      </w:divBdr>
    </w:div>
    <w:div w:id="657199007">
      <w:marLeft w:val="640"/>
      <w:marRight w:val="0"/>
      <w:marTop w:val="0"/>
      <w:marBottom w:val="0"/>
      <w:divBdr>
        <w:top w:val="none" w:sz="0" w:space="0" w:color="auto"/>
        <w:left w:val="none" w:sz="0" w:space="0" w:color="auto"/>
        <w:bottom w:val="none" w:sz="0" w:space="0" w:color="auto"/>
        <w:right w:val="none" w:sz="0" w:space="0" w:color="auto"/>
      </w:divBdr>
    </w:div>
    <w:div w:id="657541517">
      <w:marLeft w:val="640"/>
      <w:marRight w:val="0"/>
      <w:marTop w:val="0"/>
      <w:marBottom w:val="0"/>
      <w:divBdr>
        <w:top w:val="none" w:sz="0" w:space="0" w:color="auto"/>
        <w:left w:val="none" w:sz="0" w:space="0" w:color="auto"/>
        <w:bottom w:val="none" w:sz="0" w:space="0" w:color="auto"/>
        <w:right w:val="none" w:sz="0" w:space="0" w:color="auto"/>
      </w:divBdr>
    </w:div>
    <w:div w:id="657661094">
      <w:marLeft w:val="640"/>
      <w:marRight w:val="0"/>
      <w:marTop w:val="0"/>
      <w:marBottom w:val="0"/>
      <w:divBdr>
        <w:top w:val="none" w:sz="0" w:space="0" w:color="auto"/>
        <w:left w:val="none" w:sz="0" w:space="0" w:color="auto"/>
        <w:bottom w:val="none" w:sz="0" w:space="0" w:color="auto"/>
        <w:right w:val="none" w:sz="0" w:space="0" w:color="auto"/>
      </w:divBdr>
    </w:div>
    <w:div w:id="658264404">
      <w:marLeft w:val="640"/>
      <w:marRight w:val="0"/>
      <w:marTop w:val="0"/>
      <w:marBottom w:val="0"/>
      <w:divBdr>
        <w:top w:val="none" w:sz="0" w:space="0" w:color="auto"/>
        <w:left w:val="none" w:sz="0" w:space="0" w:color="auto"/>
        <w:bottom w:val="none" w:sz="0" w:space="0" w:color="auto"/>
        <w:right w:val="none" w:sz="0" w:space="0" w:color="auto"/>
      </w:divBdr>
    </w:div>
    <w:div w:id="659500217">
      <w:marLeft w:val="640"/>
      <w:marRight w:val="0"/>
      <w:marTop w:val="0"/>
      <w:marBottom w:val="0"/>
      <w:divBdr>
        <w:top w:val="none" w:sz="0" w:space="0" w:color="auto"/>
        <w:left w:val="none" w:sz="0" w:space="0" w:color="auto"/>
        <w:bottom w:val="none" w:sz="0" w:space="0" w:color="auto"/>
        <w:right w:val="none" w:sz="0" w:space="0" w:color="auto"/>
      </w:divBdr>
    </w:div>
    <w:div w:id="660503971">
      <w:marLeft w:val="640"/>
      <w:marRight w:val="0"/>
      <w:marTop w:val="0"/>
      <w:marBottom w:val="0"/>
      <w:divBdr>
        <w:top w:val="none" w:sz="0" w:space="0" w:color="auto"/>
        <w:left w:val="none" w:sz="0" w:space="0" w:color="auto"/>
        <w:bottom w:val="none" w:sz="0" w:space="0" w:color="auto"/>
        <w:right w:val="none" w:sz="0" w:space="0" w:color="auto"/>
      </w:divBdr>
    </w:div>
    <w:div w:id="660738588">
      <w:marLeft w:val="640"/>
      <w:marRight w:val="0"/>
      <w:marTop w:val="0"/>
      <w:marBottom w:val="0"/>
      <w:divBdr>
        <w:top w:val="none" w:sz="0" w:space="0" w:color="auto"/>
        <w:left w:val="none" w:sz="0" w:space="0" w:color="auto"/>
        <w:bottom w:val="none" w:sz="0" w:space="0" w:color="auto"/>
        <w:right w:val="none" w:sz="0" w:space="0" w:color="auto"/>
      </w:divBdr>
    </w:div>
    <w:div w:id="660740418">
      <w:marLeft w:val="640"/>
      <w:marRight w:val="0"/>
      <w:marTop w:val="0"/>
      <w:marBottom w:val="0"/>
      <w:divBdr>
        <w:top w:val="none" w:sz="0" w:space="0" w:color="auto"/>
        <w:left w:val="none" w:sz="0" w:space="0" w:color="auto"/>
        <w:bottom w:val="none" w:sz="0" w:space="0" w:color="auto"/>
        <w:right w:val="none" w:sz="0" w:space="0" w:color="auto"/>
      </w:divBdr>
    </w:div>
    <w:div w:id="661353968">
      <w:marLeft w:val="640"/>
      <w:marRight w:val="0"/>
      <w:marTop w:val="0"/>
      <w:marBottom w:val="0"/>
      <w:divBdr>
        <w:top w:val="none" w:sz="0" w:space="0" w:color="auto"/>
        <w:left w:val="none" w:sz="0" w:space="0" w:color="auto"/>
        <w:bottom w:val="none" w:sz="0" w:space="0" w:color="auto"/>
        <w:right w:val="none" w:sz="0" w:space="0" w:color="auto"/>
      </w:divBdr>
    </w:div>
    <w:div w:id="661541457">
      <w:marLeft w:val="640"/>
      <w:marRight w:val="0"/>
      <w:marTop w:val="0"/>
      <w:marBottom w:val="0"/>
      <w:divBdr>
        <w:top w:val="none" w:sz="0" w:space="0" w:color="auto"/>
        <w:left w:val="none" w:sz="0" w:space="0" w:color="auto"/>
        <w:bottom w:val="none" w:sz="0" w:space="0" w:color="auto"/>
        <w:right w:val="none" w:sz="0" w:space="0" w:color="auto"/>
      </w:divBdr>
    </w:div>
    <w:div w:id="661737867">
      <w:marLeft w:val="640"/>
      <w:marRight w:val="0"/>
      <w:marTop w:val="0"/>
      <w:marBottom w:val="0"/>
      <w:divBdr>
        <w:top w:val="none" w:sz="0" w:space="0" w:color="auto"/>
        <w:left w:val="none" w:sz="0" w:space="0" w:color="auto"/>
        <w:bottom w:val="none" w:sz="0" w:space="0" w:color="auto"/>
        <w:right w:val="none" w:sz="0" w:space="0" w:color="auto"/>
      </w:divBdr>
    </w:div>
    <w:div w:id="662129939">
      <w:marLeft w:val="640"/>
      <w:marRight w:val="0"/>
      <w:marTop w:val="0"/>
      <w:marBottom w:val="0"/>
      <w:divBdr>
        <w:top w:val="none" w:sz="0" w:space="0" w:color="auto"/>
        <w:left w:val="none" w:sz="0" w:space="0" w:color="auto"/>
        <w:bottom w:val="none" w:sz="0" w:space="0" w:color="auto"/>
        <w:right w:val="none" w:sz="0" w:space="0" w:color="auto"/>
      </w:divBdr>
    </w:div>
    <w:div w:id="663162469">
      <w:marLeft w:val="640"/>
      <w:marRight w:val="0"/>
      <w:marTop w:val="0"/>
      <w:marBottom w:val="0"/>
      <w:divBdr>
        <w:top w:val="none" w:sz="0" w:space="0" w:color="auto"/>
        <w:left w:val="none" w:sz="0" w:space="0" w:color="auto"/>
        <w:bottom w:val="none" w:sz="0" w:space="0" w:color="auto"/>
        <w:right w:val="none" w:sz="0" w:space="0" w:color="auto"/>
      </w:divBdr>
    </w:div>
    <w:div w:id="663707168">
      <w:marLeft w:val="640"/>
      <w:marRight w:val="0"/>
      <w:marTop w:val="0"/>
      <w:marBottom w:val="0"/>
      <w:divBdr>
        <w:top w:val="none" w:sz="0" w:space="0" w:color="auto"/>
        <w:left w:val="none" w:sz="0" w:space="0" w:color="auto"/>
        <w:bottom w:val="none" w:sz="0" w:space="0" w:color="auto"/>
        <w:right w:val="none" w:sz="0" w:space="0" w:color="auto"/>
      </w:divBdr>
    </w:div>
    <w:div w:id="663975204">
      <w:marLeft w:val="640"/>
      <w:marRight w:val="0"/>
      <w:marTop w:val="0"/>
      <w:marBottom w:val="0"/>
      <w:divBdr>
        <w:top w:val="none" w:sz="0" w:space="0" w:color="auto"/>
        <w:left w:val="none" w:sz="0" w:space="0" w:color="auto"/>
        <w:bottom w:val="none" w:sz="0" w:space="0" w:color="auto"/>
        <w:right w:val="none" w:sz="0" w:space="0" w:color="auto"/>
      </w:divBdr>
    </w:div>
    <w:div w:id="664089050">
      <w:marLeft w:val="640"/>
      <w:marRight w:val="0"/>
      <w:marTop w:val="0"/>
      <w:marBottom w:val="0"/>
      <w:divBdr>
        <w:top w:val="none" w:sz="0" w:space="0" w:color="auto"/>
        <w:left w:val="none" w:sz="0" w:space="0" w:color="auto"/>
        <w:bottom w:val="none" w:sz="0" w:space="0" w:color="auto"/>
        <w:right w:val="none" w:sz="0" w:space="0" w:color="auto"/>
      </w:divBdr>
    </w:div>
    <w:div w:id="664939811">
      <w:marLeft w:val="640"/>
      <w:marRight w:val="0"/>
      <w:marTop w:val="0"/>
      <w:marBottom w:val="0"/>
      <w:divBdr>
        <w:top w:val="none" w:sz="0" w:space="0" w:color="auto"/>
        <w:left w:val="none" w:sz="0" w:space="0" w:color="auto"/>
        <w:bottom w:val="none" w:sz="0" w:space="0" w:color="auto"/>
        <w:right w:val="none" w:sz="0" w:space="0" w:color="auto"/>
      </w:divBdr>
    </w:div>
    <w:div w:id="665132084">
      <w:marLeft w:val="640"/>
      <w:marRight w:val="0"/>
      <w:marTop w:val="0"/>
      <w:marBottom w:val="0"/>
      <w:divBdr>
        <w:top w:val="none" w:sz="0" w:space="0" w:color="auto"/>
        <w:left w:val="none" w:sz="0" w:space="0" w:color="auto"/>
        <w:bottom w:val="none" w:sz="0" w:space="0" w:color="auto"/>
        <w:right w:val="none" w:sz="0" w:space="0" w:color="auto"/>
      </w:divBdr>
    </w:div>
    <w:div w:id="665212085">
      <w:marLeft w:val="640"/>
      <w:marRight w:val="0"/>
      <w:marTop w:val="0"/>
      <w:marBottom w:val="0"/>
      <w:divBdr>
        <w:top w:val="none" w:sz="0" w:space="0" w:color="auto"/>
        <w:left w:val="none" w:sz="0" w:space="0" w:color="auto"/>
        <w:bottom w:val="none" w:sz="0" w:space="0" w:color="auto"/>
        <w:right w:val="none" w:sz="0" w:space="0" w:color="auto"/>
      </w:divBdr>
    </w:div>
    <w:div w:id="667055849">
      <w:marLeft w:val="640"/>
      <w:marRight w:val="0"/>
      <w:marTop w:val="0"/>
      <w:marBottom w:val="0"/>
      <w:divBdr>
        <w:top w:val="none" w:sz="0" w:space="0" w:color="auto"/>
        <w:left w:val="none" w:sz="0" w:space="0" w:color="auto"/>
        <w:bottom w:val="none" w:sz="0" w:space="0" w:color="auto"/>
        <w:right w:val="none" w:sz="0" w:space="0" w:color="auto"/>
      </w:divBdr>
    </w:div>
    <w:div w:id="668286629">
      <w:marLeft w:val="640"/>
      <w:marRight w:val="0"/>
      <w:marTop w:val="0"/>
      <w:marBottom w:val="0"/>
      <w:divBdr>
        <w:top w:val="none" w:sz="0" w:space="0" w:color="auto"/>
        <w:left w:val="none" w:sz="0" w:space="0" w:color="auto"/>
        <w:bottom w:val="none" w:sz="0" w:space="0" w:color="auto"/>
        <w:right w:val="none" w:sz="0" w:space="0" w:color="auto"/>
      </w:divBdr>
    </w:div>
    <w:div w:id="668753910">
      <w:marLeft w:val="640"/>
      <w:marRight w:val="0"/>
      <w:marTop w:val="0"/>
      <w:marBottom w:val="0"/>
      <w:divBdr>
        <w:top w:val="none" w:sz="0" w:space="0" w:color="auto"/>
        <w:left w:val="none" w:sz="0" w:space="0" w:color="auto"/>
        <w:bottom w:val="none" w:sz="0" w:space="0" w:color="auto"/>
        <w:right w:val="none" w:sz="0" w:space="0" w:color="auto"/>
      </w:divBdr>
    </w:div>
    <w:div w:id="669214347">
      <w:marLeft w:val="640"/>
      <w:marRight w:val="0"/>
      <w:marTop w:val="0"/>
      <w:marBottom w:val="0"/>
      <w:divBdr>
        <w:top w:val="none" w:sz="0" w:space="0" w:color="auto"/>
        <w:left w:val="none" w:sz="0" w:space="0" w:color="auto"/>
        <w:bottom w:val="none" w:sz="0" w:space="0" w:color="auto"/>
        <w:right w:val="none" w:sz="0" w:space="0" w:color="auto"/>
      </w:divBdr>
    </w:div>
    <w:div w:id="669255534">
      <w:marLeft w:val="640"/>
      <w:marRight w:val="0"/>
      <w:marTop w:val="0"/>
      <w:marBottom w:val="0"/>
      <w:divBdr>
        <w:top w:val="none" w:sz="0" w:space="0" w:color="auto"/>
        <w:left w:val="none" w:sz="0" w:space="0" w:color="auto"/>
        <w:bottom w:val="none" w:sz="0" w:space="0" w:color="auto"/>
        <w:right w:val="none" w:sz="0" w:space="0" w:color="auto"/>
      </w:divBdr>
    </w:div>
    <w:div w:id="670987233">
      <w:marLeft w:val="640"/>
      <w:marRight w:val="0"/>
      <w:marTop w:val="0"/>
      <w:marBottom w:val="0"/>
      <w:divBdr>
        <w:top w:val="none" w:sz="0" w:space="0" w:color="auto"/>
        <w:left w:val="none" w:sz="0" w:space="0" w:color="auto"/>
        <w:bottom w:val="none" w:sz="0" w:space="0" w:color="auto"/>
        <w:right w:val="none" w:sz="0" w:space="0" w:color="auto"/>
      </w:divBdr>
    </w:div>
    <w:div w:id="671420973">
      <w:marLeft w:val="640"/>
      <w:marRight w:val="0"/>
      <w:marTop w:val="0"/>
      <w:marBottom w:val="0"/>
      <w:divBdr>
        <w:top w:val="none" w:sz="0" w:space="0" w:color="auto"/>
        <w:left w:val="none" w:sz="0" w:space="0" w:color="auto"/>
        <w:bottom w:val="none" w:sz="0" w:space="0" w:color="auto"/>
        <w:right w:val="none" w:sz="0" w:space="0" w:color="auto"/>
      </w:divBdr>
    </w:div>
    <w:div w:id="671614431">
      <w:marLeft w:val="640"/>
      <w:marRight w:val="0"/>
      <w:marTop w:val="0"/>
      <w:marBottom w:val="0"/>
      <w:divBdr>
        <w:top w:val="none" w:sz="0" w:space="0" w:color="auto"/>
        <w:left w:val="none" w:sz="0" w:space="0" w:color="auto"/>
        <w:bottom w:val="none" w:sz="0" w:space="0" w:color="auto"/>
        <w:right w:val="none" w:sz="0" w:space="0" w:color="auto"/>
      </w:divBdr>
    </w:div>
    <w:div w:id="672730248">
      <w:marLeft w:val="640"/>
      <w:marRight w:val="0"/>
      <w:marTop w:val="0"/>
      <w:marBottom w:val="0"/>
      <w:divBdr>
        <w:top w:val="none" w:sz="0" w:space="0" w:color="auto"/>
        <w:left w:val="none" w:sz="0" w:space="0" w:color="auto"/>
        <w:bottom w:val="none" w:sz="0" w:space="0" w:color="auto"/>
        <w:right w:val="none" w:sz="0" w:space="0" w:color="auto"/>
      </w:divBdr>
    </w:div>
    <w:div w:id="673192762">
      <w:marLeft w:val="640"/>
      <w:marRight w:val="0"/>
      <w:marTop w:val="0"/>
      <w:marBottom w:val="0"/>
      <w:divBdr>
        <w:top w:val="none" w:sz="0" w:space="0" w:color="auto"/>
        <w:left w:val="none" w:sz="0" w:space="0" w:color="auto"/>
        <w:bottom w:val="none" w:sz="0" w:space="0" w:color="auto"/>
        <w:right w:val="none" w:sz="0" w:space="0" w:color="auto"/>
      </w:divBdr>
    </w:div>
    <w:div w:id="673453902">
      <w:marLeft w:val="640"/>
      <w:marRight w:val="0"/>
      <w:marTop w:val="0"/>
      <w:marBottom w:val="0"/>
      <w:divBdr>
        <w:top w:val="none" w:sz="0" w:space="0" w:color="auto"/>
        <w:left w:val="none" w:sz="0" w:space="0" w:color="auto"/>
        <w:bottom w:val="none" w:sz="0" w:space="0" w:color="auto"/>
        <w:right w:val="none" w:sz="0" w:space="0" w:color="auto"/>
      </w:divBdr>
    </w:div>
    <w:div w:id="673803839">
      <w:marLeft w:val="640"/>
      <w:marRight w:val="0"/>
      <w:marTop w:val="0"/>
      <w:marBottom w:val="0"/>
      <w:divBdr>
        <w:top w:val="none" w:sz="0" w:space="0" w:color="auto"/>
        <w:left w:val="none" w:sz="0" w:space="0" w:color="auto"/>
        <w:bottom w:val="none" w:sz="0" w:space="0" w:color="auto"/>
        <w:right w:val="none" w:sz="0" w:space="0" w:color="auto"/>
      </w:divBdr>
    </w:div>
    <w:div w:id="673843034">
      <w:marLeft w:val="640"/>
      <w:marRight w:val="0"/>
      <w:marTop w:val="0"/>
      <w:marBottom w:val="0"/>
      <w:divBdr>
        <w:top w:val="none" w:sz="0" w:space="0" w:color="auto"/>
        <w:left w:val="none" w:sz="0" w:space="0" w:color="auto"/>
        <w:bottom w:val="none" w:sz="0" w:space="0" w:color="auto"/>
        <w:right w:val="none" w:sz="0" w:space="0" w:color="auto"/>
      </w:divBdr>
    </w:div>
    <w:div w:id="674185450">
      <w:marLeft w:val="640"/>
      <w:marRight w:val="0"/>
      <w:marTop w:val="0"/>
      <w:marBottom w:val="0"/>
      <w:divBdr>
        <w:top w:val="none" w:sz="0" w:space="0" w:color="auto"/>
        <w:left w:val="none" w:sz="0" w:space="0" w:color="auto"/>
        <w:bottom w:val="none" w:sz="0" w:space="0" w:color="auto"/>
        <w:right w:val="none" w:sz="0" w:space="0" w:color="auto"/>
      </w:divBdr>
    </w:div>
    <w:div w:id="675113142">
      <w:marLeft w:val="640"/>
      <w:marRight w:val="0"/>
      <w:marTop w:val="0"/>
      <w:marBottom w:val="0"/>
      <w:divBdr>
        <w:top w:val="none" w:sz="0" w:space="0" w:color="auto"/>
        <w:left w:val="none" w:sz="0" w:space="0" w:color="auto"/>
        <w:bottom w:val="none" w:sz="0" w:space="0" w:color="auto"/>
        <w:right w:val="none" w:sz="0" w:space="0" w:color="auto"/>
      </w:divBdr>
    </w:div>
    <w:div w:id="675155378">
      <w:marLeft w:val="640"/>
      <w:marRight w:val="0"/>
      <w:marTop w:val="0"/>
      <w:marBottom w:val="0"/>
      <w:divBdr>
        <w:top w:val="none" w:sz="0" w:space="0" w:color="auto"/>
        <w:left w:val="none" w:sz="0" w:space="0" w:color="auto"/>
        <w:bottom w:val="none" w:sz="0" w:space="0" w:color="auto"/>
        <w:right w:val="none" w:sz="0" w:space="0" w:color="auto"/>
      </w:divBdr>
    </w:div>
    <w:div w:id="675766646">
      <w:marLeft w:val="640"/>
      <w:marRight w:val="0"/>
      <w:marTop w:val="0"/>
      <w:marBottom w:val="0"/>
      <w:divBdr>
        <w:top w:val="none" w:sz="0" w:space="0" w:color="auto"/>
        <w:left w:val="none" w:sz="0" w:space="0" w:color="auto"/>
        <w:bottom w:val="none" w:sz="0" w:space="0" w:color="auto"/>
        <w:right w:val="none" w:sz="0" w:space="0" w:color="auto"/>
      </w:divBdr>
    </w:div>
    <w:div w:id="676275118">
      <w:marLeft w:val="640"/>
      <w:marRight w:val="0"/>
      <w:marTop w:val="0"/>
      <w:marBottom w:val="0"/>
      <w:divBdr>
        <w:top w:val="none" w:sz="0" w:space="0" w:color="auto"/>
        <w:left w:val="none" w:sz="0" w:space="0" w:color="auto"/>
        <w:bottom w:val="none" w:sz="0" w:space="0" w:color="auto"/>
        <w:right w:val="none" w:sz="0" w:space="0" w:color="auto"/>
      </w:divBdr>
    </w:div>
    <w:div w:id="676736243">
      <w:marLeft w:val="640"/>
      <w:marRight w:val="0"/>
      <w:marTop w:val="0"/>
      <w:marBottom w:val="0"/>
      <w:divBdr>
        <w:top w:val="none" w:sz="0" w:space="0" w:color="auto"/>
        <w:left w:val="none" w:sz="0" w:space="0" w:color="auto"/>
        <w:bottom w:val="none" w:sz="0" w:space="0" w:color="auto"/>
        <w:right w:val="none" w:sz="0" w:space="0" w:color="auto"/>
      </w:divBdr>
    </w:div>
    <w:div w:id="676885963">
      <w:marLeft w:val="640"/>
      <w:marRight w:val="0"/>
      <w:marTop w:val="0"/>
      <w:marBottom w:val="0"/>
      <w:divBdr>
        <w:top w:val="none" w:sz="0" w:space="0" w:color="auto"/>
        <w:left w:val="none" w:sz="0" w:space="0" w:color="auto"/>
        <w:bottom w:val="none" w:sz="0" w:space="0" w:color="auto"/>
        <w:right w:val="none" w:sz="0" w:space="0" w:color="auto"/>
      </w:divBdr>
    </w:div>
    <w:div w:id="678897234">
      <w:marLeft w:val="640"/>
      <w:marRight w:val="0"/>
      <w:marTop w:val="0"/>
      <w:marBottom w:val="0"/>
      <w:divBdr>
        <w:top w:val="none" w:sz="0" w:space="0" w:color="auto"/>
        <w:left w:val="none" w:sz="0" w:space="0" w:color="auto"/>
        <w:bottom w:val="none" w:sz="0" w:space="0" w:color="auto"/>
        <w:right w:val="none" w:sz="0" w:space="0" w:color="auto"/>
      </w:divBdr>
    </w:div>
    <w:div w:id="679624740">
      <w:marLeft w:val="640"/>
      <w:marRight w:val="0"/>
      <w:marTop w:val="0"/>
      <w:marBottom w:val="0"/>
      <w:divBdr>
        <w:top w:val="none" w:sz="0" w:space="0" w:color="auto"/>
        <w:left w:val="none" w:sz="0" w:space="0" w:color="auto"/>
        <w:bottom w:val="none" w:sz="0" w:space="0" w:color="auto"/>
        <w:right w:val="none" w:sz="0" w:space="0" w:color="auto"/>
      </w:divBdr>
    </w:div>
    <w:div w:id="679891604">
      <w:marLeft w:val="640"/>
      <w:marRight w:val="0"/>
      <w:marTop w:val="0"/>
      <w:marBottom w:val="0"/>
      <w:divBdr>
        <w:top w:val="none" w:sz="0" w:space="0" w:color="auto"/>
        <w:left w:val="none" w:sz="0" w:space="0" w:color="auto"/>
        <w:bottom w:val="none" w:sz="0" w:space="0" w:color="auto"/>
        <w:right w:val="none" w:sz="0" w:space="0" w:color="auto"/>
      </w:divBdr>
    </w:div>
    <w:div w:id="679965032">
      <w:marLeft w:val="640"/>
      <w:marRight w:val="0"/>
      <w:marTop w:val="0"/>
      <w:marBottom w:val="0"/>
      <w:divBdr>
        <w:top w:val="none" w:sz="0" w:space="0" w:color="auto"/>
        <w:left w:val="none" w:sz="0" w:space="0" w:color="auto"/>
        <w:bottom w:val="none" w:sz="0" w:space="0" w:color="auto"/>
        <w:right w:val="none" w:sz="0" w:space="0" w:color="auto"/>
      </w:divBdr>
    </w:div>
    <w:div w:id="680084610">
      <w:marLeft w:val="640"/>
      <w:marRight w:val="0"/>
      <w:marTop w:val="0"/>
      <w:marBottom w:val="0"/>
      <w:divBdr>
        <w:top w:val="none" w:sz="0" w:space="0" w:color="auto"/>
        <w:left w:val="none" w:sz="0" w:space="0" w:color="auto"/>
        <w:bottom w:val="none" w:sz="0" w:space="0" w:color="auto"/>
        <w:right w:val="none" w:sz="0" w:space="0" w:color="auto"/>
      </w:divBdr>
    </w:div>
    <w:div w:id="681511905">
      <w:marLeft w:val="640"/>
      <w:marRight w:val="0"/>
      <w:marTop w:val="0"/>
      <w:marBottom w:val="0"/>
      <w:divBdr>
        <w:top w:val="none" w:sz="0" w:space="0" w:color="auto"/>
        <w:left w:val="none" w:sz="0" w:space="0" w:color="auto"/>
        <w:bottom w:val="none" w:sz="0" w:space="0" w:color="auto"/>
        <w:right w:val="none" w:sz="0" w:space="0" w:color="auto"/>
      </w:divBdr>
    </w:div>
    <w:div w:id="681592193">
      <w:marLeft w:val="640"/>
      <w:marRight w:val="0"/>
      <w:marTop w:val="0"/>
      <w:marBottom w:val="0"/>
      <w:divBdr>
        <w:top w:val="none" w:sz="0" w:space="0" w:color="auto"/>
        <w:left w:val="none" w:sz="0" w:space="0" w:color="auto"/>
        <w:bottom w:val="none" w:sz="0" w:space="0" w:color="auto"/>
        <w:right w:val="none" w:sz="0" w:space="0" w:color="auto"/>
      </w:divBdr>
    </w:div>
    <w:div w:id="682559973">
      <w:marLeft w:val="640"/>
      <w:marRight w:val="0"/>
      <w:marTop w:val="0"/>
      <w:marBottom w:val="0"/>
      <w:divBdr>
        <w:top w:val="none" w:sz="0" w:space="0" w:color="auto"/>
        <w:left w:val="none" w:sz="0" w:space="0" w:color="auto"/>
        <w:bottom w:val="none" w:sz="0" w:space="0" w:color="auto"/>
        <w:right w:val="none" w:sz="0" w:space="0" w:color="auto"/>
      </w:divBdr>
    </w:div>
    <w:div w:id="685331199">
      <w:marLeft w:val="640"/>
      <w:marRight w:val="0"/>
      <w:marTop w:val="0"/>
      <w:marBottom w:val="0"/>
      <w:divBdr>
        <w:top w:val="none" w:sz="0" w:space="0" w:color="auto"/>
        <w:left w:val="none" w:sz="0" w:space="0" w:color="auto"/>
        <w:bottom w:val="none" w:sz="0" w:space="0" w:color="auto"/>
        <w:right w:val="none" w:sz="0" w:space="0" w:color="auto"/>
      </w:divBdr>
    </w:div>
    <w:div w:id="686760205">
      <w:marLeft w:val="640"/>
      <w:marRight w:val="0"/>
      <w:marTop w:val="0"/>
      <w:marBottom w:val="0"/>
      <w:divBdr>
        <w:top w:val="none" w:sz="0" w:space="0" w:color="auto"/>
        <w:left w:val="none" w:sz="0" w:space="0" w:color="auto"/>
        <w:bottom w:val="none" w:sz="0" w:space="0" w:color="auto"/>
        <w:right w:val="none" w:sz="0" w:space="0" w:color="auto"/>
      </w:divBdr>
    </w:div>
    <w:div w:id="687221379">
      <w:marLeft w:val="640"/>
      <w:marRight w:val="0"/>
      <w:marTop w:val="0"/>
      <w:marBottom w:val="0"/>
      <w:divBdr>
        <w:top w:val="none" w:sz="0" w:space="0" w:color="auto"/>
        <w:left w:val="none" w:sz="0" w:space="0" w:color="auto"/>
        <w:bottom w:val="none" w:sz="0" w:space="0" w:color="auto"/>
        <w:right w:val="none" w:sz="0" w:space="0" w:color="auto"/>
      </w:divBdr>
    </w:div>
    <w:div w:id="687222648">
      <w:marLeft w:val="640"/>
      <w:marRight w:val="0"/>
      <w:marTop w:val="0"/>
      <w:marBottom w:val="0"/>
      <w:divBdr>
        <w:top w:val="none" w:sz="0" w:space="0" w:color="auto"/>
        <w:left w:val="none" w:sz="0" w:space="0" w:color="auto"/>
        <w:bottom w:val="none" w:sz="0" w:space="0" w:color="auto"/>
        <w:right w:val="none" w:sz="0" w:space="0" w:color="auto"/>
      </w:divBdr>
    </w:div>
    <w:div w:id="687364951">
      <w:marLeft w:val="640"/>
      <w:marRight w:val="0"/>
      <w:marTop w:val="0"/>
      <w:marBottom w:val="0"/>
      <w:divBdr>
        <w:top w:val="none" w:sz="0" w:space="0" w:color="auto"/>
        <w:left w:val="none" w:sz="0" w:space="0" w:color="auto"/>
        <w:bottom w:val="none" w:sz="0" w:space="0" w:color="auto"/>
        <w:right w:val="none" w:sz="0" w:space="0" w:color="auto"/>
      </w:divBdr>
    </w:div>
    <w:div w:id="687950192">
      <w:marLeft w:val="640"/>
      <w:marRight w:val="0"/>
      <w:marTop w:val="0"/>
      <w:marBottom w:val="0"/>
      <w:divBdr>
        <w:top w:val="none" w:sz="0" w:space="0" w:color="auto"/>
        <w:left w:val="none" w:sz="0" w:space="0" w:color="auto"/>
        <w:bottom w:val="none" w:sz="0" w:space="0" w:color="auto"/>
        <w:right w:val="none" w:sz="0" w:space="0" w:color="auto"/>
      </w:divBdr>
    </w:div>
    <w:div w:id="688023574">
      <w:marLeft w:val="640"/>
      <w:marRight w:val="0"/>
      <w:marTop w:val="0"/>
      <w:marBottom w:val="0"/>
      <w:divBdr>
        <w:top w:val="none" w:sz="0" w:space="0" w:color="auto"/>
        <w:left w:val="none" w:sz="0" w:space="0" w:color="auto"/>
        <w:bottom w:val="none" w:sz="0" w:space="0" w:color="auto"/>
        <w:right w:val="none" w:sz="0" w:space="0" w:color="auto"/>
      </w:divBdr>
    </w:div>
    <w:div w:id="688487842">
      <w:marLeft w:val="640"/>
      <w:marRight w:val="0"/>
      <w:marTop w:val="0"/>
      <w:marBottom w:val="0"/>
      <w:divBdr>
        <w:top w:val="none" w:sz="0" w:space="0" w:color="auto"/>
        <w:left w:val="none" w:sz="0" w:space="0" w:color="auto"/>
        <w:bottom w:val="none" w:sz="0" w:space="0" w:color="auto"/>
        <w:right w:val="none" w:sz="0" w:space="0" w:color="auto"/>
      </w:divBdr>
    </w:div>
    <w:div w:id="688991002">
      <w:marLeft w:val="640"/>
      <w:marRight w:val="0"/>
      <w:marTop w:val="0"/>
      <w:marBottom w:val="0"/>
      <w:divBdr>
        <w:top w:val="none" w:sz="0" w:space="0" w:color="auto"/>
        <w:left w:val="none" w:sz="0" w:space="0" w:color="auto"/>
        <w:bottom w:val="none" w:sz="0" w:space="0" w:color="auto"/>
        <w:right w:val="none" w:sz="0" w:space="0" w:color="auto"/>
      </w:divBdr>
    </w:div>
    <w:div w:id="689795041">
      <w:marLeft w:val="640"/>
      <w:marRight w:val="0"/>
      <w:marTop w:val="0"/>
      <w:marBottom w:val="0"/>
      <w:divBdr>
        <w:top w:val="none" w:sz="0" w:space="0" w:color="auto"/>
        <w:left w:val="none" w:sz="0" w:space="0" w:color="auto"/>
        <w:bottom w:val="none" w:sz="0" w:space="0" w:color="auto"/>
        <w:right w:val="none" w:sz="0" w:space="0" w:color="auto"/>
      </w:divBdr>
    </w:div>
    <w:div w:id="690645895">
      <w:marLeft w:val="640"/>
      <w:marRight w:val="0"/>
      <w:marTop w:val="0"/>
      <w:marBottom w:val="0"/>
      <w:divBdr>
        <w:top w:val="none" w:sz="0" w:space="0" w:color="auto"/>
        <w:left w:val="none" w:sz="0" w:space="0" w:color="auto"/>
        <w:bottom w:val="none" w:sz="0" w:space="0" w:color="auto"/>
        <w:right w:val="none" w:sz="0" w:space="0" w:color="auto"/>
      </w:divBdr>
    </w:div>
    <w:div w:id="691146670">
      <w:marLeft w:val="640"/>
      <w:marRight w:val="0"/>
      <w:marTop w:val="0"/>
      <w:marBottom w:val="0"/>
      <w:divBdr>
        <w:top w:val="none" w:sz="0" w:space="0" w:color="auto"/>
        <w:left w:val="none" w:sz="0" w:space="0" w:color="auto"/>
        <w:bottom w:val="none" w:sz="0" w:space="0" w:color="auto"/>
        <w:right w:val="none" w:sz="0" w:space="0" w:color="auto"/>
      </w:divBdr>
    </w:div>
    <w:div w:id="691414061">
      <w:marLeft w:val="640"/>
      <w:marRight w:val="0"/>
      <w:marTop w:val="0"/>
      <w:marBottom w:val="0"/>
      <w:divBdr>
        <w:top w:val="none" w:sz="0" w:space="0" w:color="auto"/>
        <w:left w:val="none" w:sz="0" w:space="0" w:color="auto"/>
        <w:bottom w:val="none" w:sz="0" w:space="0" w:color="auto"/>
        <w:right w:val="none" w:sz="0" w:space="0" w:color="auto"/>
      </w:divBdr>
    </w:div>
    <w:div w:id="693458284">
      <w:marLeft w:val="640"/>
      <w:marRight w:val="0"/>
      <w:marTop w:val="0"/>
      <w:marBottom w:val="0"/>
      <w:divBdr>
        <w:top w:val="none" w:sz="0" w:space="0" w:color="auto"/>
        <w:left w:val="none" w:sz="0" w:space="0" w:color="auto"/>
        <w:bottom w:val="none" w:sz="0" w:space="0" w:color="auto"/>
        <w:right w:val="none" w:sz="0" w:space="0" w:color="auto"/>
      </w:divBdr>
    </w:div>
    <w:div w:id="693848462">
      <w:marLeft w:val="640"/>
      <w:marRight w:val="0"/>
      <w:marTop w:val="0"/>
      <w:marBottom w:val="0"/>
      <w:divBdr>
        <w:top w:val="none" w:sz="0" w:space="0" w:color="auto"/>
        <w:left w:val="none" w:sz="0" w:space="0" w:color="auto"/>
        <w:bottom w:val="none" w:sz="0" w:space="0" w:color="auto"/>
        <w:right w:val="none" w:sz="0" w:space="0" w:color="auto"/>
      </w:divBdr>
    </w:div>
    <w:div w:id="694040850">
      <w:marLeft w:val="640"/>
      <w:marRight w:val="0"/>
      <w:marTop w:val="0"/>
      <w:marBottom w:val="0"/>
      <w:divBdr>
        <w:top w:val="none" w:sz="0" w:space="0" w:color="auto"/>
        <w:left w:val="none" w:sz="0" w:space="0" w:color="auto"/>
        <w:bottom w:val="none" w:sz="0" w:space="0" w:color="auto"/>
        <w:right w:val="none" w:sz="0" w:space="0" w:color="auto"/>
      </w:divBdr>
    </w:div>
    <w:div w:id="694161090">
      <w:marLeft w:val="640"/>
      <w:marRight w:val="0"/>
      <w:marTop w:val="0"/>
      <w:marBottom w:val="0"/>
      <w:divBdr>
        <w:top w:val="none" w:sz="0" w:space="0" w:color="auto"/>
        <w:left w:val="none" w:sz="0" w:space="0" w:color="auto"/>
        <w:bottom w:val="none" w:sz="0" w:space="0" w:color="auto"/>
        <w:right w:val="none" w:sz="0" w:space="0" w:color="auto"/>
      </w:divBdr>
    </w:div>
    <w:div w:id="694618594">
      <w:marLeft w:val="640"/>
      <w:marRight w:val="0"/>
      <w:marTop w:val="0"/>
      <w:marBottom w:val="0"/>
      <w:divBdr>
        <w:top w:val="none" w:sz="0" w:space="0" w:color="auto"/>
        <w:left w:val="none" w:sz="0" w:space="0" w:color="auto"/>
        <w:bottom w:val="none" w:sz="0" w:space="0" w:color="auto"/>
        <w:right w:val="none" w:sz="0" w:space="0" w:color="auto"/>
      </w:divBdr>
    </w:div>
    <w:div w:id="695422398">
      <w:marLeft w:val="640"/>
      <w:marRight w:val="0"/>
      <w:marTop w:val="0"/>
      <w:marBottom w:val="0"/>
      <w:divBdr>
        <w:top w:val="none" w:sz="0" w:space="0" w:color="auto"/>
        <w:left w:val="none" w:sz="0" w:space="0" w:color="auto"/>
        <w:bottom w:val="none" w:sz="0" w:space="0" w:color="auto"/>
        <w:right w:val="none" w:sz="0" w:space="0" w:color="auto"/>
      </w:divBdr>
    </w:div>
    <w:div w:id="695740595">
      <w:marLeft w:val="640"/>
      <w:marRight w:val="0"/>
      <w:marTop w:val="0"/>
      <w:marBottom w:val="0"/>
      <w:divBdr>
        <w:top w:val="none" w:sz="0" w:space="0" w:color="auto"/>
        <w:left w:val="none" w:sz="0" w:space="0" w:color="auto"/>
        <w:bottom w:val="none" w:sz="0" w:space="0" w:color="auto"/>
        <w:right w:val="none" w:sz="0" w:space="0" w:color="auto"/>
      </w:divBdr>
    </w:div>
    <w:div w:id="697241757">
      <w:marLeft w:val="640"/>
      <w:marRight w:val="0"/>
      <w:marTop w:val="0"/>
      <w:marBottom w:val="0"/>
      <w:divBdr>
        <w:top w:val="none" w:sz="0" w:space="0" w:color="auto"/>
        <w:left w:val="none" w:sz="0" w:space="0" w:color="auto"/>
        <w:bottom w:val="none" w:sz="0" w:space="0" w:color="auto"/>
        <w:right w:val="none" w:sz="0" w:space="0" w:color="auto"/>
      </w:divBdr>
    </w:div>
    <w:div w:id="697588224">
      <w:marLeft w:val="640"/>
      <w:marRight w:val="0"/>
      <w:marTop w:val="0"/>
      <w:marBottom w:val="0"/>
      <w:divBdr>
        <w:top w:val="none" w:sz="0" w:space="0" w:color="auto"/>
        <w:left w:val="none" w:sz="0" w:space="0" w:color="auto"/>
        <w:bottom w:val="none" w:sz="0" w:space="0" w:color="auto"/>
        <w:right w:val="none" w:sz="0" w:space="0" w:color="auto"/>
      </w:divBdr>
    </w:div>
    <w:div w:id="698050448">
      <w:marLeft w:val="640"/>
      <w:marRight w:val="0"/>
      <w:marTop w:val="0"/>
      <w:marBottom w:val="0"/>
      <w:divBdr>
        <w:top w:val="none" w:sz="0" w:space="0" w:color="auto"/>
        <w:left w:val="none" w:sz="0" w:space="0" w:color="auto"/>
        <w:bottom w:val="none" w:sz="0" w:space="0" w:color="auto"/>
        <w:right w:val="none" w:sz="0" w:space="0" w:color="auto"/>
      </w:divBdr>
    </w:div>
    <w:div w:id="698357723">
      <w:marLeft w:val="640"/>
      <w:marRight w:val="0"/>
      <w:marTop w:val="0"/>
      <w:marBottom w:val="0"/>
      <w:divBdr>
        <w:top w:val="none" w:sz="0" w:space="0" w:color="auto"/>
        <w:left w:val="none" w:sz="0" w:space="0" w:color="auto"/>
        <w:bottom w:val="none" w:sz="0" w:space="0" w:color="auto"/>
        <w:right w:val="none" w:sz="0" w:space="0" w:color="auto"/>
      </w:divBdr>
    </w:div>
    <w:div w:id="698510447">
      <w:marLeft w:val="640"/>
      <w:marRight w:val="0"/>
      <w:marTop w:val="0"/>
      <w:marBottom w:val="0"/>
      <w:divBdr>
        <w:top w:val="none" w:sz="0" w:space="0" w:color="auto"/>
        <w:left w:val="none" w:sz="0" w:space="0" w:color="auto"/>
        <w:bottom w:val="none" w:sz="0" w:space="0" w:color="auto"/>
        <w:right w:val="none" w:sz="0" w:space="0" w:color="auto"/>
      </w:divBdr>
    </w:div>
    <w:div w:id="698623183">
      <w:marLeft w:val="640"/>
      <w:marRight w:val="0"/>
      <w:marTop w:val="0"/>
      <w:marBottom w:val="0"/>
      <w:divBdr>
        <w:top w:val="none" w:sz="0" w:space="0" w:color="auto"/>
        <w:left w:val="none" w:sz="0" w:space="0" w:color="auto"/>
        <w:bottom w:val="none" w:sz="0" w:space="0" w:color="auto"/>
        <w:right w:val="none" w:sz="0" w:space="0" w:color="auto"/>
      </w:divBdr>
    </w:div>
    <w:div w:id="698972314">
      <w:marLeft w:val="640"/>
      <w:marRight w:val="0"/>
      <w:marTop w:val="0"/>
      <w:marBottom w:val="0"/>
      <w:divBdr>
        <w:top w:val="none" w:sz="0" w:space="0" w:color="auto"/>
        <w:left w:val="none" w:sz="0" w:space="0" w:color="auto"/>
        <w:bottom w:val="none" w:sz="0" w:space="0" w:color="auto"/>
        <w:right w:val="none" w:sz="0" w:space="0" w:color="auto"/>
      </w:divBdr>
    </w:div>
    <w:div w:id="699547170">
      <w:marLeft w:val="640"/>
      <w:marRight w:val="0"/>
      <w:marTop w:val="0"/>
      <w:marBottom w:val="0"/>
      <w:divBdr>
        <w:top w:val="none" w:sz="0" w:space="0" w:color="auto"/>
        <w:left w:val="none" w:sz="0" w:space="0" w:color="auto"/>
        <w:bottom w:val="none" w:sz="0" w:space="0" w:color="auto"/>
        <w:right w:val="none" w:sz="0" w:space="0" w:color="auto"/>
      </w:divBdr>
    </w:div>
    <w:div w:id="699860643">
      <w:marLeft w:val="640"/>
      <w:marRight w:val="0"/>
      <w:marTop w:val="0"/>
      <w:marBottom w:val="0"/>
      <w:divBdr>
        <w:top w:val="none" w:sz="0" w:space="0" w:color="auto"/>
        <w:left w:val="none" w:sz="0" w:space="0" w:color="auto"/>
        <w:bottom w:val="none" w:sz="0" w:space="0" w:color="auto"/>
        <w:right w:val="none" w:sz="0" w:space="0" w:color="auto"/>
      </w:divBdr>
    </w:div>
    <w:div w:id="700253457">
      <w:marLeft w:val="640"/>
      <w:marRight w:val="0"/>
      <w:marTop w:val="0"/>
      <w:marBottom w:val="0"/>
      <w:divBdr>
        <w:top w:val="none" w:sz="0" w:space="0" w:color="auto"/>
        <w:left w:val="none" w:sz="0" w:space="0" w:color="auto"/>
        <w:bottom w:val="none" w:sz="0" w:space="0" w:color="auto"/>
        <w:right w:val="none" w:sz="0" w:space="0" w:color="auto"/>
      </w:divBdr>
    </w:div>
    <w:div w:id="701830719">
      <w:marLeft w:val="640"/>
      <w:marRight w:val="0"/>
      <w:marTop w:val="0"/>
      <w:marBottom w:val="0"/>
      <w:divBdr>
        <w:top w:val="none" w:sz="0" w:space="0" w:color="auto"/>
        <w:left w:val="none" w:sz="0" w:space="0" w:color="auto"/>
        <w:bottom w:val="none" w:sz="0" w:space="0" w:color="auto"/>
        <w:right w:val="none" w:sz="0" w:space="0" w:color="auto"/>
      </w:divBdr>
    </w:div>
    <w:div w:id="702680715">
      <w:marLeft w:val="640"/>
      <w:marRight w:val="0"/>
      <w:marTop w:val="0"/>
      <w:marBottom w:val="0"/>
      <w:divBdr>
        <w:top w:val="none" w:sz="0" w:space="0" w:color="auto"/>
        <w:left w:val="none" w:sz="0" w:space="0" w:color="auto"/>
        <w:bottom w:val="none" w:sz="0" w:space="0" w:color="auto"/>
        <w:right w:val="none" w:sz="0" w:space="0" w:color="auto"/>
      </w:divBdr>
    </w:div>
    <w:div w:id="702827887">
      <w:marLeft w:val="640"/>
      <w:marRight w:val="0"/>
      <w:marTop w:val="0"/>
      <w:marBottom w:val="0"/>
      <w:divBdr>
        <w:top w:val="none" w:sz="0" w:space="0" w:color="auto"/>
        <w:left w:val="none" w:sz="0" w:space="0" w:color="auto"/>
        <w:bottom w:val="none" w:sz="0" w:space="0" w:color="auto"/>
        <w:right w:val="none" w:sz="0" w:space="0" w:color="auto"/>
      </w:divBdr>
    </w:div>
    <w:div w:id="702946026">
      <w:marLeft w:val="640"/>
      <w:marRight w:val="0"/>
      <w:marTop w:val="0"/>
      <w:marBottom w:val="0"/>
      <w:divBdr>
        <w:top w:val="none" w:sz="0" w:space="0" w:color="auto"/>
        <w:left w:val="none" w:sz="0" w:space="0" w:color="auto"/>
        <w:bottom w:val="none" w:sz="0" w:space="0" w:color="auto"/>
        <w:right w:val="none" w:sz="0" w:space="0" w:color="auto"/>
      </w:divBdr>
    </w:div>
    <w:div w:id="703405169">
      <w:marLeft w:val="640"/>
      <w:marRight w:val="0"/>
      <w:marTop w:val="0"/>
      <w:marBottom w:val="0"/>
      <w:divBdr>
        <w:top w:val="none" w:sz="0" w:space="0" w:color="auto"/>
        <w:left w:val="none" w:sz="0" w:space="0" w:color="auto"/>
        <w:bottom w:val="none" w:sz="0" w:space="0" w:color="auto"/>
        <w:right w:val="none" w:sz="0" w:space="0" w:color="auto"/>
      </w:divBdr>
    </w:div>
    <w:div w:id="703749892">
      <w:marLeft w:val="640"/>
      <w:marRight w:val="0"/>
      <w:marTop w:val="0"/>
      <w:marBottom w:val="0"/>
      <w:divBdr>
        <w:top w:val="none" w:sz="0" w:space="0" w:color="auto"/>
        <w:left w:val="none" w:sz="0" w:space="0" w:color="auto"/>
        <w:bottom w:val="none" w:sz="0" w:space="0" w:color="auto"/>
        <w:right w:val="none" w:sz="0" w:space="0" w:color="auto"/>
      </w:divBdr>
    </w:div>
    <w:div w:id="704062441">
      <w:marLeft w:val="640"/>
      <w:marRight w:val="0"/>
      <w:marTop w:val="0"/>
      <w:marBottom w:val="0"/>
      <w:divBdr>
        <w:top w:val="none" w:sz="0" w:space="0" w:color="auto"/>
        <w:left w:val="none" w:sz="0" w:space="0" w:color="auto"/>
        <w:bottom w:val="none" w:sz="0" w:space="0" w:color="auto"/>
        <w:right w:val="none" w:sz="0" w:space="0" w:color="auto"/>
      </w:divBdr>
    </w:div>
    <w:div w:id="704137521">
      <w:marLeft w:val="640"/>
      <w:marRight w:val="0"/>
      <w:marTop w:val="0"/>
      <w:marBottom w:val="0"/>
      <w:divBdr>
        <w:top w:val="none" w:sz="0" w:space="0" w:color="auto"/>
        <w:left w:val="none" w:sz="0" w:space="0" w:color="auto"/>
        <w:bottom w:val="none" w:sz="0" w:space="0" w:color="auto"/>
        <w:right w:val="none" w:sz="0" w:space="0" w:color="auto"/>
      </w:divBdr>
    </w:div>
    <w:div w:id="704211081">
      <w:marLeft w:val="640"/>
      <w:marRight w:val="0"/>
      <w:marTop w:val="0"/>
      <w:marBottom w:val="0"/>
      <w:divBdr>
        <w:top w:val="none" w:sz="0" w:space="0" w:color="auto"/>
        <w:left w:val="none" w:sz="0" w:space="0" w:color="auto"/>
        <w:bottom w:val="none" w:sz="0" w:space="0" w:color="auto"/>
        <w:right w:val="none" w:sz="0" w:space="0" w:color="auto"/>
      </w:divBdr>
    </w:div>
    <w:div w:id="704989407">
      <w:marLeft w:val="640"/>
      <w:marRight w:val="0"/>
      <w:marTop w:val="0"/>
      <w:marBottom w:val="0"/>
      <w:divBdr>
        <w:top w:val="none" w:sz="0" w:space="0" w:color="auto"/>
        <w:left w:val="none" w:sz="0" w:space="0" w:color="auto"/>
        <w:bottom w:val="none" w:sz="0" w:space="0" w:color="auto"/>
        <w:right w:val="none" w:sz="0" w:space="0" w:color="auto"/>
      </w:divBdr>
    </w:div>
    <w:div w:id="705639092">
      <w:marLeft w:val="640"/>
      <w:marRight w:val="0"/>
      <w:marTop w:val="0"/>
      <w:marBottom w:val="0"/>
      <w:divBdr>
        <w:top w:val="none" w:sz="0" w:space="0" w:color="auto"/>
        <w:left w:val="none" w:sz="0" w:space="0" w:color="auto"/>
        <w:bottom w:val="none" w:sz="0" w:space="0" w:color="auto"/>
        <w:right w:val="none" w:sz="0" w:space="0" w:color="auto"/>
      </w:divBdr>
    </w:div>
    <w:div w:id="706877188">
      <w:marLeft w:val="640"/>
      <w:marRight w:val="0"/>
      <w:marTop w:val="0"/>
      <w:marBottom w:val="0"/>
      <w:divBdr>
        <w:top w:val="none" w:sz="0" w:space="0" w:color="auto"/>
        <w:left w:val="none" w:sz="0" w:space="0" w:color="auto"/>
        <w:bottom w:val="none" w:sz="0" w:space="0" w:color="auto"/>
        <w:right w:val="none" w:sz="0" w:space="0" w:color="auto"/>
      </w:divBdr>
    </w:div>
    <w:div w:id="707146340">
      <w:marLeft w:val="640"/>
      <w:marRight w:val="0"/>
      <w:marTop w:val="0"/>
      <w:marBottom w:val="0"/>
      <w:divBdr>
        <w:top w:val="none" w:sz="0" w:space="0" w:color="auto"/>
        <w:left w:val="none" w:sz="0" w:space="0" w:color="auto"/>
        <w:bottom w:val="none" w:sz="0" w:space="0" w:color="auto"/>
        <w:right w:val="none" w:sz="0" w:space="0" w:color="auto"/>
      </w:divBdr>
    </w:div>
    <w:div w:id="707150272">
      <w:marLeft w:val="640"/>
      <w:marRight w:val="0"/>
      <w:marTop w:val="0"/>
      <w:marBottom w:val="0"/>
      <w:divBdr>
        <w:top w:val="none" w:sz="0" w:space="0" w:color="auto"/>
        <w:left w:val="none" w:sz="0" w:space="0" w:color="auto"/>
        <w:bottom w:val="none" w:sz="0" w:space="0" w:color="auto"/>
        <w:right w:val="none" w:sz="0" w:space="0" w:color="auto"/>
      </w:divBdr>
    </w:div>
    <w:div w:id="708916041">
      <w:marLeft w:val="640"/>
      <w:marRight w:val="0"/>
      <w:marTop w:val="0"/>
      <w:marBottom w:val="0"/>
      <w:divBdr>
        <w:top w:val="none" w:sz="0" w:space="0" w:color="auto"/>
        <w:left w:val="none" w:sz="0" w:space="0" w:color="auto"/>
        <w:bottom w:val="none" w:sz="0" w:space="0" w:color="auto"/>
        <w:right w:val="none" w:sz="0" w:space="0" w:color="auto"/>
      </w:divBdr>
    </w:div>
    <w:div w:id="708990774">
      <w:marLeft w:val="640"/>
      <w:marRight w:val="0"/>
      <w:marTop w:val="0"/>
      <w:marBottom w:val="0"/>
      <w:divBdr>
        <w:top w:val="none" w:sz="0" w:space="0" w:color="auto"/>
        <w:left w:val="none" w:sz="0" w:space="0" w:color="auto"/>
        <w:bottom w:val="none" w:sz="0" w:space="0" w:color="auto"/>
        <w:right w:val="none" w:sz="0" w:space="0" w:color="auto"/>
      </w:divBdr>
    </w:div>
    <w:div w:id="709233581">
      <w:marLeft w:val="640"/>
      <w:marRight w:val="0"/>
      <w:marTop w:val="0"/>
      <w:marBottom w:val="0"/>
      <w:divBdr>
        <w:top w:val="none" w:sz="0" w:space="0" w:color="auto"/>
        <w:left w:val="none" w:sz="0" w:space="0" w:color="auto"/>
        <w:bottom w:val="none" w:sz="0" w:space="0" w:color="auto"/>
        <w:right w:val="none" w:sz="0" w:space="0" w:color="auto"/>
      </w:divBdr>
    </w:div>
    <w:div w:id="709577682">
      <w:marLeft w:val="640"/>
      <w:marRight w:val="0"/>
      <w:marTop w:val="0"/>
      <w:marBottom w:val="0"/>
      <w:divBdr>
        <w:top w:val="none" w:sz="0" w:space="0" w:color="auto"/>
        <w:left w:val="none" w:sz="0" w:space="0" w:color="auto"/>
        <w:bottom w:val="none" w:sz="0" w:space="0" w:color="auto"/>
        <w:right w:val="none" w:sz="0" w:space="0" w:color="auto"/>
      </w:divBdr>
    </w:div>
    <w:div w:id="710572016">
      <w:marLeft w:val="640"/>
      <w:marRight w:val="0"/>
      <w:marTop w:val="0"/>
      <w:marBottom w:val="0"/>
      <w:divBdr>
        <w:top w:val="none" w:sz="0" w:space="0" w:color="auto"/>
        <w:left w:val="none" w:sz="0" w:space="0" w:color="auto"/>
        <w:bottom w:val="none" w:sz="0" w:space="0" w:color="auto"/>
        <w:right w:val="none" w:sz="0" w:space="0" w:color="auto"/>
      </w:divBdr>
    </w:div>
    <w:div w:id="711004700">
      <w:marLeft w:val="640"/>
      <w:marRight w:val="0"/>
      <w:marTop w:val="0"/>
      <w:marBottom w:val="0"/>
      <w:divBdr>
        <w:top w:val="none" w:sz="0" w:space="0" w:color="auto"/>
        <w:left w:val="none" w:sz="0" w:space="0" w:color="auto"/>
        <w:bottom w:val="none" w:sz="0" w:space="0" w:color="auto"/>
        <w:right w:val="none" w:sz="0" w:space="0" w:color="auto"/>
      </w:divBdr>
    </w:div>
    <w:div w:id="711150551">
      <w:marLeft w:val="640"/>
      <w:marRight w:val="0"/>
      <w:marTop w:val="0"/>
      <w:marBottom w:val="0"/>
      <w:divBdr>
        <w:top w:val="none" w:sz="0" w:space="0" w:color="auto"/>
        <w:left w:val="none" w:sz="0" w:space="0" w:color="auto"/>
        <w:bottom w:val="none" w:sz="0" w:space="0" w:color="auto"/>
        <w:right w:val="none" w:sz="0" w:space="0" w:color="auto"/>
      </w:divBdr>
    </w:div>
    <w:div w:id="711463356">
      <w:marLeft w:val="640"/>
      <w:marRight w:val="0"/>
      <w:marTop w:val="0"/>
      <w:marBottom w:val="0"/>
      <w:divBdr>
        <w:top w:val="none" w:sz="0" w:space="0" w:color="auto"/>
        <w:left w:val="none" w:sz="0" w:space="0" w:color="auto"/>
        <w:bottom w:val="none" w:sz="0" w:space="0" w:color="auto"/>
        <w:right w:val="none" w:sz="0" w:space="0" w:color="auto"/>
      </w:divBdr>
    </w:div>
    <w:div w:id="711884402">
      <w:marLeft w:val="640"/>
      <w:marRight w:val="0"/>
      <w:marTop w:val="0"/>
      <w:marBottom w:val="0"/>
      <w:divBdr>
        <w:top w:val="none" w:sz="0" w:space="0" w:color="auto"/>
        <w:left w:val="none" w:sz="0" w:space="0" w:color="auto"/>
        <w:bottom w:val="none" w:sz="0" w:space="0" w:color="auto"/>
        <w:right w:val="none" w:sz="0" w:space="0" w:color="auto"/>
      </w:divBdr>
    </w:div>
    <w:div w:id="712657412">
      <w:marLeft w:val="640"/>
      <w:marRight w:val="0"/>
      <w:marTop w:val="0"/>
      <w:marBottom w:val="0"/>
      <w:divBdr>
        <w:top w:val="none" w:sz="0" w:space="0" w:color="auto"/>
        <w:left w:val="none" w:sz="0" w:space="0" w:color="auto"/>
        <w:bottom w:val="none" w:sz="0" w:space="0" w:color="auto"/>
        <w:right w:val="none" w:sz="0" w:space="0" w:color="auto"/>
      </w:divBdr>
    </w:div>
    <w:div w:id="712927287">
      <w:marLeft w:val="640"/>
      <w:marRight w:val="0"/>
      <w:marTop w:val="0"/>
      <w:marBottom w:val="0"/>
      <w:divBdr>
        <w:top w:val="none" w:sz="0" w:space="0" w:color="auto"/>
        <w:left w:val="none" w:sz="0" w:space="0" w:color="auto"/>
        <w:bottom w:val="none" w:sz="0" w:space="0" w:color="auto"/>
        <w:right w:val="none" w:sz="0" w:space="0" w:color="auto"/>
      </w:divBdr>
    </w:div>
    <w:div w:id="713311212">
      <w:marLeft w:val="640"/>
      <w:marRight w:val="0"/>
      <w:marTop w:val="0"/>
      <w:marBottom w:val="0"/>
      <w:divBdr>
        <w:top w:val="none" w:sz="0" w:space="0" w:color="auto"/>
        <w:left w:val="none" w:sz="0" w:space="0" w:color="auto"/>
        <w:bottom w:val="none" w:sz="0" w:space="0" w:color="auto"/>
        <w:right w:val="none" w:sz="0" w:space="0" w:color="auto"/>
      </w:divBdr>
    </w:div>
    <w:div w:id="713313652">
      <w:marLeft w:val="640"/>
      <w:marRight w:val="0"/>
      <w:marTop w:val="0"/>
      <w:marBottom w:val="0"/>
      <w:divBdr>
        <w:top w:val="none" w:sz="0" w:space="0" w:color="auto"/>
        <w:left w:val="none" w:sz="0" w:space="0" w:color="auto"/>
        <w:bottom w:val="none" w:sz="0" w:space="0" w:color="auto"/>
        <w:right w:val="none" w:sz="0" w:space="0" w:color="auto"/>
      </w:divBdr>
    </w:div>
    <w:div w:id="714231598">
      <w:marLeft w:val="640"/>
      <w:marRight w:val="0"/>
      <w:marTop w:val="0"/>
      <w:marBottom w:val="0"/>
      <w:divBdr>
        <w:top w:val="none" w:sz="0" w:space="0" w:color="auto"/>
        <w:left w:val="none" w:sz="0" w:space="0" w:color="auto"/>
        <w:bottom w:val="none" w:sz="0" w:space="0" w:color="auto"/>
        <w:right w:val="none" w:sz="0" w:space="0" w:color="auto"/>
      </w:divBdr>
    </w:div>
    <w:div w:id="714432056">
      <w:marLeft w:val="640"/>
      <w:marRight w:val="0"/>
      <w:marTop w:val="0"/>
      <w:marBottom w:val="0"/>
      <w:divBdr>
        <w:top w:val="none" w:sz="0" w:space="0" w:color="auto"/>
        <w:left w:val="none" w:sz="0" w:space="0" w:color="auto"/>
        <w:bottom w:val="none" w:sz="0" w:space="0" w:color="auto"/>
        <w:right w:val="none" w:sz="0" w:space="0" w:color="auto"/>
      </w:divBdr>
    </w:div>
    <w:div w:id="714815667">
      <w:marLeft w:val="640"/>
      <w:marRight w:val="0"/>
      <w:marTop w:val="0"/>
      <w:marBottom w:val="0"/>
      <w:divBdr>
        <w:top w:val="none" w:sz="0" w:space="0" w:color="auto"/>
        <w:left w:val="none" w:sz="0" w:space="0" w:color="auto"/>
        <w:bottom w:val="none" w:sz="0" w:space="0" w:color="auto"/>
        <w:right w:val="none" w:sz="0" w:space="0" w:color="auto"/>
      </w:divBdr>
    </w:div>
    <w:div w:id="715280069">
      <w:marLeft w:val="640"/>
      <w:marRight w:val="0"/>
      <w:marTop w:val="0"/>
      <w:marBottom w:val="0"/>
      <w:divBdr>
        <w:top w:val="none" w:sz="0" w:space="0" w:color="auto"/>
        <w:left w:val="none" w:sz="0" w:space="0" w:color="auto"/>
        <w:bottom w:val="none" w:sz="0" w:space="0" w:color="auto"/>
        <w:right w:val="none" w:sz="0" w:space="0" w:color="auto"/>
      </w:divBdr>
    </w:div>
    <w:div w:id="715280862">
      <w:marLeft w:val="640"/>
      <w:marRight w:val="0"/>
      <w:marTop w:val="0"/>
      <w:marBottom w:val="0"/>
      <w:divBdr>
        <w:top w:val="none" w:sz="0" w:space="0" w:color="auto"/>
        <w:left w:val="none" w:sz="0" w:space="0" w:color="auto"/>
        <w:bottom w:val="none" w:sz="0" w:space="0" w:color="auto"/>
        <w:right w:val="none" w:sz="0" w:space="0" w:color="auto"/>
      </w:divBdr>
    </w:div>
    <w:div w:id="717164408">
      <w:marLeft w:val="640"/>
      <w:marRight w:val="0"/>
      <w:marTop w:val="0"/>
      <w:marBottom w:val="0"/>
      <w:divBdr>
        <w:top w:val="none" w:sz="0" w:space="0" w:color="auto"/>
        <w:left w:val="none" w:sz="0" w:space="0" w:color="auto"/>
        <w:bottom w:val="none" w:sz="0" w:space="0" w:color="auto"/>
        <w:right w:val="none" w:sz="0" w:space="0" w:color="auto"/>
      </w:divBdr>
    </w:div>
    <w:div w:id="718169782">
      <w:marLeft w:val="640"/>
      <w:marRight w:val="0"/>
      <w:marTop w:val="0"/>
      <w:marBottom w:val="0"/>
      <w:divBdr>
        <w:top w:val="none" w:sz="0" w:space="0" w:color="auto"/>
        <w:left w:val="none" w:sz="0" w:space="0" w:color="auto"/>
        <w:bottom w:val="none" w:sz="0" w:space="0" w:color="auto"/>
        <w:right w:val="none" w:sz="0" w:space="0" w:color="auto"/>
      </w:divBdr>
    </w:div>
    <w:div w:id="718473434">
      <w:marLeft w:val="640"/>
      <w:marRight w:val="0"/>
      <w:marTop w:val="0"/>
      <w:marBottom w:val="0"/>
      <w:divBdr>
        <w:top w:val="none" w:sz="0" w:space="0" w:color="auto"/>
        <w:left w:val="none" w:sz="0" w:space="0" w:color="auto"/>
        <w:bottom w:val="none" w:sz="0" w:space="0" w:color="auto"/>
        <w:right w:val="none" w:sz="0" w:space="0" w:color="auto"/>
      </w:divBdr>
    </w:div>
    <w:div w:id="718479192">
      <w:marLeft w:val="640"/>
      <w:marRight w:val="0"/>
      <w:marTop w:val="0"/>
      <w:marBottom w:val="0"/>
      <w:divBdr>
        <w:top w:val="none" w:sz="0" w:space="0" w:color="auto"/>
        <w:left w:val="none" w:sz="0" w:space="0" w:color="auto"/>
        <w:bottom w:val="none" w:sz="0" w:space="0" w:color="auto"/>
        <w:right w:val="none" w:sz="0" w:space="0" w:color="auto"/>
      </w:divBdr>
    </w:div>
    <w:div w:id="718942919">
      <w:marLeft w:val="640"/>
      <w:marRight w:val="0"/>
      <w:marTop w:val="0"/>
      <w:marBottom w:val="0"/>
      <w:divBdr>
        <w:top w:val="none" w:sz="0" w:space="0" w:color="auto"/>
        <w:left w:val="none" w:sz="0" w:space="0" w:color="auto"/>
        <w:bottom w:val="none" w:sz="0" w:space="0" w:color="auto"/>
        <w:right w:val="none" w:sz="0" w:space="0" w:color="auto"/>
      </w:divBdr>
    </w:div>
    <w:div w:id="721248976">
      <w:marLeft w:val="640"/>
      <w:marRight w:val="0"/>
      <w:marTop w:val="0"/>
      <w:marBottom w:val="0"/>
      <w:divBdr>
        <w:top w:val="none" w:sz="0" w:space="0" w:color="auto"/>
        <w:left w:val="none" w:sz="0" w:space="0" w:color="auto"/>
        <w:bottom w:val="none" w:sz="0" w:space="0" w:color="auto"/>
        <w:right w:val="none" w:sz="0" w:space="0" w:color="auto"/>
      </w:divBdr>
    </w:div>
    <w:div w:id="721562600">
      <w:marLeft w:val="640"/>
      <w:marRight w:val="0"/>
      <w:marTop w:val="0"/>
      <w:marBottom w:val="0"/>
      <w:divBdr>
        <w:top w:val="none" w:sz="0" w:space="0" w:color="auto"/>
        <w:left w:val="none" w:sz="0" w:space="0" w:color="auto"/>
        <w:bottom w:val="none" w:sz="0" w:space="0" w:color="auto"/>
        <w:right w:val="none" w:sz="0" w:space="0" w:color="auto"/>
      </w:divBdr>
    </w:div>
    <w:div w:id="722293790">
      <w:marLeft w:val="640"/>
      <w:marRight w:val="0"/>
      <w:marTop w:val="0"/>
      <w:marBottom w:val="0"/>
      <w:divBdr>
        <w:top w:val="none" w:sz="0" w:space="0" w:color="auto"/>
        <w:left w:val="none" w:sz="0" w:space="0" w:color="auto"/>
        <w:bottom w:val="none" w:sz="0" w:space="0" w:color="auto"/>
        <w:right w:val="none" w:sz="0" w:space="0" w:color="auto"/>
      </w:divBdr>
    </w:div>
    <w:div w:id="722561277">
      <w:marLeft w:val="640"/>
      <w:marRight w:val="0"/>
      <w:marTop w:val="0"/>
      <w:marBottom w:val="0"/>
      <w:divBdr>
        <w:top w:val="none" w:sz="0" w:space="0" w:color="auto"/>
        <w:left w:val="none" w:sz="0" w:space="0" w:color="auto"/>
        <w:bottom w:val="none" w:sz="0" w:space="0" w:color="auto"/>
        <w:right w:val="none" w:sz="0" w:space="0" w:color="auto"/>
      </w:divBdr>
    </w:div>
    <w:div w:id="723136364">
      <w:marLeft w:val="640"/>
      <w:marRight w:val="0"/>
      <w:marTop w:val="0"/>
      <w:marBottom w:val="0"/>
      <w:divBdr>
        <w:top w:val="none" w:sz="0" w:space="0" w:color="auto"/>
        <w:left w:val="none" w:sz="0" w:space="0" w:color="auto"/>
        <w:bottom w:val="none" w:sz="0" w:space="0" w:color="auto"/>
        <w:right w:val="none" w:sz="0" w:space="0" w:color="auto"/>
      </w:divBdr>
    </w:div>
    <w:div w:id="723217414">
      <w:marLeft w:val="640"/>
      <w:marRight w:val="0"/>
      <w:marTop w:val="0"/>
      <w:marBottom w:val="0"/>
      <w:divBdr>
        <w:top w:val="none" w:sz="0" w:space="0" w:color="auto"/>
        <w:left w:val="none" w:sz="0" w:space="0" w:color="auto"/>
        <w:bottom w:val="none" w:sz="0" w:space="0" w:color="auto"/>
        <w:right w:val="none" w:sz="0" w:space="0" w:color="auto"/>
      </w:divBdr>
    </w:div>
    <w:div w:id="723600656">
      <w:marLeft w:val="640"/>
      <w:marRight w:val="0"/>
      <w:marTop w:val="0"/>
      <w:marBottom w:val="0"/>
      <w:divBdr>
        <w:top w:val="none" w:sz="0" w:space="0" w:color="auto"/>
        <w:left w:val="none" w:sz="0" w:space="0" w:color="auto"/>
        <w:bottom w:val="none" w:sz="0" w:space="0" w:color="auto"/>
        <w:right w:val="none" w:sz="0" w:space="0" w:color="auto"/>
      </w:divBdr>
    </w:div>
    <w:div w:id="724986769">
      <w:marLeft w:val="640"/>
      <w:marRight w:val="0"/>
      <w:marTop w:val="0"/>
      <w:marBottom w:val="0"/>
      <w:divBdr>
        <w:top w:val="none" w:sz="0" w:space="0" w:color="auto"/>
        <w:left w:val="none" w:sz="0" w:space="0" w:color="auto"/>
        <w:bottom w:val="none" w:sz="0" w:space="0" w:color="auto"/>
        <w:right w:val="none" w:sz="0" w:space="0" w:color="auto"/>
      </w:divBdr>
    </w:div>
    <w:div w:id="725445623">
      <w:marLeft w:val="640"/>
      <w:marRight w:val="0"/>
      <w:marTop w:val="0"/>
      <w:marBottom w:val="0"/>
      <w:divBdr>
        <w:top w:val="none" w:sz="0" w:space="0" w:color="auto"/>
        <w:left w:val="none" w:sz="0" w:space="0" w:color="auto"/>
        <w:bottom w:val="none" w:sz="0" w:space="0" w:color="auto"/>
        <w:right w:val="none" w:sz="0" w:space="0" w:color="auto"/>
      </w:divBdr>
    </w:div>
    <w:div w:id="725955193">
      <w:marLeft w:val="640"/>
      <w:marRight w:val="0"/>
      <w:marTop w:val="0"/>
      <w:marBottom w:val="0"/>
      <w:divBdr>
        <w:top w:val="none" w:sz="0" w:space="0" w:color="auto"/>
        <w:left w:val="none" w:sz="0" w:space="0" w:color="auto"/>
        <w:bottom w:val="none" w:sz="0" w:space="0" w:color="auto"/>
        <w:right w:val="none" w:sz="0" w:space="0" w:color="auto"/>
      </w:divBdr>
    </w:div>
    <w:div w:id="726685801">
      <w:marLeft w:val="640"/>
      <w:marRight w:val="0"/>
      <w:marTop w:val="0"/>
      <w:marBottom w:val="0"/>
      <w:divBdr>
        <w:top w:val="none" w:sz="0" w:space="0" w:color="auto"/>
        <w:left w:val="none" w:sz="0" w:space="0" w:color="auto"/>
        <w:bottom w:val="none" w:sz="0" w:space="0" w:color="auto"/>
        <w:right w:val="none" w:sz="0" w:space="0" w:color="auto"/>
      </w:divBdr>
    </w:div>
    <w:div w:id="727538646">
      <w:marLeft w:val="640"/>
      <w:marRight w:val="0"/>
      <w:marTop w:val="0"/>
      <w:marBottom w:val="0"/>
      <w:divBdr>
        <w:top w:val="none" w:sz="0" w:space="0" w:color="auto"/>
        <w:left w:val="none" w:sz="0" w:space="0" w:color="auto"/>
        <w:bottom w:val="none" w:sz="0" w:space="0" w:color="auto"/>
        <w:right w:val="none" w:sz="0" w:space="0" w:color="auto"/>
      </w:divBdr>
    </w:div>
    <w:div w:id="727918926">
      <w:marLeft w:val="640"/>
      <w:marRight w:val="0"/>
      <w:marTop w:val="0"/>
      <w:marBottom w:val="0"/>
      <w:divBdr>
        <w:top w:val="none" w:sz="0" w:space="0" w:color="auto"/>
        <w:left w:val="none" w:sz="0" w:space="0" w:color="auto"/>
        <w:bottom w:val="none" w:sz="0" w:space="0" w:color="auto"/>
        <w:right w:val="none" w:sz="0" w:space="0" w:color="auto"/>
      </w:divBdr>
    </w:div>
    <w:div w:id="728724810">
      <w:marLeft w:val="640"/>
      <w:marRight w:val="0"/>
      <w:marTop w:val="0"/>
      <w:marBottom w:val="0"/>
      <w:divBdr>
        <w:top w:val="none" w:sz="0" w:space="0" w:color="auto"/>
        <w:left w:val="none" w:sz="0" w:space="0" w:color="auto"/>
        <w:bottom w:val="none" w:sz="0" w:space="0" w:color="auto"/>
        <w:right w:val="none" w:sz="0" w:space="0" w:color="auto"/>
      </w:divBdr>
    </w:div>
    <w:div w:id="730691675">
      <w:marLeft w:val="640"/>
      <w:marRight w:val="0"/>
      <w:marTop w:val="0"/>
      <w:marBottom w:val="0"/>
      <w:divBdr>
        <w:top w:val="none" w:sz="0" w:space="0" w:color="auto"/>
        <w:left w:val="none" w:sz="0" w:space="0" w:color="auto"/>
        <w:bottom w:val="none" w:sz="0" w:space="0" w:color="auto"/>
        <w:right w:val="none" w:sz="0" w:space="0" w:color="auto"/>
      </w:divBdr>
    </w:div>
    <w:div w:id="730932147">
      <w:marLeft w:val="640"/>
      <w:marRight w:val="0"/>
      <w:marTop w:val="0"/>
      <w:marBottom w:val="0"/>
      <w:divBdr>
        <w:top w:val="none" w:sz="0" w:space="0" w:color="auto"/>
        <w:left w:val="none" w:sz="0" w:space="0" w:color="auto"/>
        <w:bottom w:val="none" w:sz="0" w:space="0" w:color="auto"/>
        <w:right w:val="none" w:sz="0" w:space="0" w:color="auto"/>
      </w:divBdr>
    </w:div>
    <w:div w:id="731544813">
      <w:marLeft w:val="640"/>
      <w:marRight w:val="0"/>
      <w:marTop w:val="0"/>
      <w:marBottom w:val="0"/>
      <w:divBdr>
        <w:top w:val="none" w:sz="0" w:space="0" w:color="auto"/>
        <w:left w:val="none" w:sz="0" w:space="0" w:color="auto"/>
        <w:bottom w:val="none" w:sz="0" w:space="0" w:color="auto"/>
        <w:right w:val="none" w:sz="0" w:space="0" w:color="auto"/>
      </w:divBdr>
    </w:div>
    <w:div w:id="731655123">
      <w:marLeft w:val="640"/>
      <w:marRight w:val="0"/>
      <w:marTop w:val="0"/>
      <w:marBottom w:val="0"/>
      <w:divBdr>
        <w:top w:val="none" w:sz="0" w:space="0" w:color="auto"/>
        <w:left w:val="none" w:sz="0" w:space="0" w:color="auto"/>
        <w:bottom w:val="none" w:sz="0" w:space="0" w:color="auto"/>
        <w:right w:val="none" w:sz="0" w:space="0" w:color="auto"/>
      </w:divBdr>
    </w:div>
    <w:div w:id="731775669">
      <w:marLeft w:val="640"/>
      <w:marRight w:val="0"/>
      <w:marTop w:val="0"/>
      <w:marBottom w:val="0"/>
      <w:divBdr>
        <w:top w:val="none" w:sz="0" w:space="0" w:color="auto"/>
        <w:left w:val="none" w:sz="0" w:space="0" w:color="auto"/>
        <w:bottom w:val="none" w:sz="0" w:space="0" w:color="auto"/>
        <w:right w:val="none" w:sz="0" w:space="0" w:color="auto"/>
      </w:divBdr>
    </w:div>
    <w:div w:id="731777642">
      <w:marLeft w:val="640"/>
      <w:marRight w:val="0"/>
      <w:marTop w:val="0"/>
      <w:marBottom w:val="0"/>
      <w:divBdr>
        <w:top w:val="none" w:sz="0" w:space="0" w:color="auto"/>
        <w:left w:val="none" w:sz="0" w:space="0" w:color="auto"/>
        <w:bottom w:val="none" w:sz="0" w:space="0" w:color="auto"/>
        <w:right w:val="none" w:sz="0" w:space="0" w:color="auto"/>
      </w:divBdr>
    </w:div>
    <w:div w:id="732000793">
      <w:marLeft w:val="640"/>
      <w:marRight w:val="0"/>
      <w:marTop w:val="0"/>
      <w:marBottom w:val="0"/>
      <w:divBdr>
        <w:top w:val="none" w:sz="0" w:space="0" w:color="auto"/>
        <w:left w:val="none" w:sz="0" w:space="0" w:color="auto"/>
        <w:bottom w:val="none" w:sz="0" w:space="0" w:color="auto"/>
        <w:right w:val="none" w:sz="0" w:space="0" w:color="auto"/>
      </w:divBdr>
    </w:div>
    <w:div w:id="732971303">
      <w:marLeft w:val="480"/>
      <w:marRight w:val="0"/>
      <w:marTop w:val="0"/>
      <w:marBottom w:val="0"/>
      <w:divBdr>
        <w:top w:val="none" w:sz="0" w:space="0" w:color="auto"/>
        <w:left w:val="none" w:sz="0" w:space="0" w:color="auto"/>
        <w:bottom w:val="none" w:sz="0" w:space="0" w:color="auto"/>
        <w:right w:val="none" w:sz="0" w:space="0" w:color="auto"/>
      </w:divBdr>
    </w:div>
    <w:div w:id="735783952">
      <w:marLeft w:val="640"/>
      <w:marRight w:val="0"/>
      <w:marTop w:val="0"/>
      <w:marBottom w:val="0"/>
      <w:divBdr>
        <w:top w:val="none" w:sz="0" w:space="0" w:color="auto"/>
        <w:left w:val="none" w:sz="0" w:space="0" w:color="auto"/>
        <w:bottom w:val="none" w:sz="0" w:space="0" w:color="auto"/>
        <w:right w:val="none" w:sz="0" w:space="0" w:color="auto"/>
      </w:divBdr>
    </w:div>
    <w:div w:id="736170671">
      <w:marLeft w:val="480"/>
      <w:marRight w:val="0"/>
      <w:marTop w:val="0"/>
      <w:marBottom w:val="0"/>
      <w:divBdr>
        <w:top w:val="none" w:sz="0" w:space="0" w:color="auto"/>
        <w:left w:val="none" w:sz="0" w:space="0" w:color="auto"/>
        <w:bottom w:val="none" w:sz="0" w:space="0" w:color="auto"/>
        <w:right w:val="none" w:sz="0" w:space="0" w:color="auto"/>
      </w:divBdr>
    </w:div>
    <w:div w:id="736561269">
      <w:marLeft w:val="640"/>
      <w:marRight w:val="0"/>
      <w:marTop w:val="0"/>
      <w:marBottom w:val="0"/>
      <w:divBdr>
        <w:top w:val="none" w:sz="0" w:space="0" w:color="auto"/>
        <w:left w:val="none" w:sz="0" w:space="0" w:color="auto"/>
        <w:bottom w:val="none" w:sz="0" w:space="0" w:color="auto"/>
        <w:right w:val="none" w:sz="0" w:space="0" w:color="auto"/>
      </w:divBdr>
    </w:div>
    <w:div w:id="737365023">
      <w:marLeft w:val="640"/>
      <w:marRight w:val="0"/>
      <w:marTop w:val="0"/>
      <w:marBottom w:val="0"/>
      <w:divBdr>
        <w:top w:val="none" w:sz="0" w:space="0" w:color="auto"/>
        <w:left w:val="none" w:sz="0" w:space="0" w:color="auto"/>
        <w:bottom w:val="none" w:sz="0" w:space="0" w:color="auto"/>
        <w:right w:val="none" w:sz="0" w:space="0" w:color="auto"/>
      </w:divBdr>
    </w:div>
    <w:div w:id="741099442">
      <w:marLeft w:val="640"/>
      <w:marRight w:val="0"/>
      <w:marTop w:val="0"/>
      <w:marBottom w:val="0"/>
      <w:divBdr>
        <w:top w:val="none" w:sz="0" w:space="0" w:color="auto"/>
        <w:left w:val="none" w:sz="0" w:space="0" w:color="auto"/>
        <w:bottom w:val="none" w:sz="0" w:space="0" w:color="auto"/>
        <w:right w:val="none" w:sz="0" w:space="0" w:color="auto"/>
      </w:divBdr>
    </w:div>
    <w:div w:id="741298013">
      <w:marLeft w:val="640"/>
      <w:marRight w:val="0"/>
      <w:marTop w:val="0"/>
      <w:marBottom w:val="0"/>
      <w:divBdr>
        <w:top w:val="none" w:sz="0" w:space="0" w:color="auto"/>
        <w:left w:val="none" w:sz="0" w:space="0" w:color="auto"/>
        <w:bottom w:val="none" w:sz="0" w:space="0" w:color="auto"/>
        <w:right w:val="none" w:sz="0" w:space="0" w:color="auto"/>
      </w:divBdr>
    </w:div>
    <w:div w:id="741490460">
      <w:marLeft w:val="640"/>
      <w:marRight w:val="0"/>
      <w:marTop w:val="0"/>
      <w:marBottom w:val="0"/>
      <w:divBdr>
        <w:top w:val="none" w:sz="0" w:space="0" w:color="auto"/>
        <w:left w:val="none" w:sz="0" w:space="0" w:color="auto"/>
        <w:bottom w:val="none" w:sz="0" w:space="0" w:color="auto"/>
        <w:right w:val="none" w:sz="0" w:space="0" w:color="auto"/>
      </w:divBdr>
    </w:div>
    <w:div w:id="742067496">
      <w:marLeft w:val="640"/>
      <w:marRight w:val="0"/>
      <w:marTop w:val="0"/>
      <w:marBottom w:val="0"/>
      <w:divBdr>
        <w:top w:val="none" w:sz="0" w:space="0" w:color="auto"/>
        <w:left w:val="none" w:sz="0" w:space="0" w:color="auto"/>
        <w:bottom w:val="none" w:sz="0" w:space="0" w:color="auto"/>
        <w:right w:val="none" w:sz="0" w:space="0" w:color="auto"/>
      </w:divBdr>
    </w:div>
    <w:div w:id="742213866">
      <w:marLeft w:val="640"/>
      <w:marRight w:val="0"/>
      <w:marTop w:val="0"/>
      <w:marBottom w:val="0"/>
      <w:divBdr>
        <w:top w:val="none" w:sz="0" w:space="0" w:color="auto"/>
        <w:left w:val="none" w:sz="0" w:space="0" w:color="auto"/>
        <w:bottom w:val="none" w:sz="0" w:space="0" w:color="auto"/>
        <w:right w:val="none" w:sz="0" w:space="0" w:color="auto"/>
      </w:divBdr>
    </w:div>
    <w:div w:id="742218106">
      <w:marLeft w:val="640"/>
      <w:marRight w:val="0"/>
      <w:marTop w:val="0"/>
      <w:marBottom w:val="0"/>
      <w:divBdr>
        <w:top w:val="none" w:sz="0" w:space="0" w:color="auto"/>
        <w:left w:val="none" w:sz="0" w:space="0" w:color="auto"/>
        <w:bottom w:val="none" w:sz="0" w:space="0" w:color="auto"/>
        <w:right w:val="none" w:sz="0" w:space="0" w:color="auto"/>
      </w:divBdr>
    </w:div>
    <w:div w:id="742530031">
      <w:marLeft w:val="640"/>
      <w:marRight w:val="0"/>
      <w:marTop w:val="0"/>
      <w:marBottom w:val="0"/>
      <w:divBdr>
        <w:top w:val="none" w:sz="0" w:space="0" w:color="auto"/>
        <w:left w:val="none" w:sz="0" w:space="0" w:color="auto"/>
        <w:bottom w:val="none" w:sz="0" w:space="0" w:color="auto"/>
        <w:right w:val="none" w:sz="0" w:space="0" w:color="auto"/>
      </w:divBdr>
    </w:div>
    <w:div w:id="742602894">
      <w:marLeft w:val="640"/>
      <w:marRight w:val="0"/>
      <w:marTop w:val="0"/>
      <w:marBottom w:val="0"/>
      <w:divBdr>
        <w:top w:val="none" w:sz="0" w:space="0" w:color="auto"/>
        <w:left w:val="none" w:sz="0" w:space="0" w:color="auto"/>
        <w:bottom w:val="none" w:sz="0" w:space="0" w:color="auto"/>
        <w:right w:val="none" w:sz="0" w:space="0" w:color="auto"/>
      </w:divBdr>
    </w:div>
    <w:div w:id="742869264">
      <w:marLeft w:val="640"/>
      <w:marRight w:val="0"/>
      <w:marTop w:val="0"/>
      <w:marBottom w:val="0"/>
      <w:divBdr>
        <w:top w:val="none" w:sz="0" w:space="0" w:color="auto"/>
        <w:left w:val="none" w:sz="0" w:space="0" w:color="auto"/>
        <w:bottom w:val="none" w:sz="0" w:space="0" w:color="auto"/>
        <w:right w:val="none" w:sz="0" w:space="0" w:color="auto"/>
      </w:divBdr>
    </w:div>
    <w:div w:id="742987483">
      <w:marLeft w:val="640"/>
      <w:marRight w:val="0"/>
      <w:marTop w:val="0"/>
      <w:marBottom w:val="0"/>
      <w:divBdr>
        <w:top w:val="none" w:sz="0" w:space="0" w:color="auto"/>
        <w:left w:val="none" w:sz="0" w:space="0" w:color="auto"/>
        <w:bottom w:val="none" w:sz="0" w:space="0" w:color="auto"/>
        <w:right w:val="none" w:sz="0" w:space="0" w:color="auto"/>
      </w:divBdr>
    </w:div>
    <w:div w:id="743530267">
      <w:marLeft w:val="640"/>
      <w:marRight w:val="0"/>
      <w:marTop w:val="0"/>
      <w:marBottom w:val="0"/>
      <w:divBdr>
        <w:top w:val="none" w:sz="0" w:space="0" w:color="auto"/>
        <w:left w:val="none" w:sz="0" w:space="0" w:color="auto"/>
        <w:bottom w:val="none" w:sz="0" w:space="0" w:color="auto"/>
        <w:right w:val="none" w:sz="0" w:space="0" w:color="auto"/>
      </w:divBdr>
    </w:div>
    <w:div w:id="743533050">
      <w:marLeft w:val="640"/>
      <w:marRight w:val="0"/>
      <w:marTop w:val="0"/>
      <w:marBottom w:val="0"/>
      <w:divBdr>
        <w:top w:val="none" w:sz="0" w:space="0" w:color="auto"/>
        <w:left w:val="none" w:sz="0" w:space="0" w:color="auto"/>
        <w:bottom w:val="none" w:sz="0" w:space="0" w:color="auto"/>
        <w:right w:val="none" w:sz="0" w:space="0" w:color="auto"/>
      </w:divBdr>
    </w:div>
    <w:div w:id="744886018">
      <w:marLeft w:val="640"/>
      <w:marRight w:val="0"/>
      <w:marTop w:val="0"/>
      <w:marBottom w:val="0"/>
      <w:divBdr>
        <w:top w:val="none" w:sz="0" w:space="0" w:color="auto"/>
        <w:left w:val="none" w:sz="0" w:space="0" w:color="auto"/>
        <w:bottom w:val="none" w:sz="0" w:space="0" w:color="auto"/>
        <w:right w:val="none" w:sz="0" w:space="0" w:color="auto"/>
      </w:divBdr>
    </w:div>
    <w:div w:id="745539073">
      <w:marLeft w:val="640"/>
      <w:marRight w:val="0"/>
      <w:marTop w:val="0"/>
      <w:marBottom w:val="0"/>
      <w:divBdr>
        <w:top w:val="none" w:sz="0" w:space="0" w:color="auto"/>
        <w:left w:val="none" w:sz="0" w:space="0" w:color="auto"/>
        <w:bottom w:val="none" w:sz="0" w:space="0" w:color="auto"/>
        <w:right w:val="none" w:sz="0" w:space="0" w:color="auto"/>
      </w:divBdr>
    </w:div>
    <w:div w:id="745691821">
      <w:marLeft w:val="640"/>
      <w:marRight w:val="0"/>
      <w:marTop w:val="0"/>
      <w:marBottom w:val="0"/>
      <w:divBdr>
        <w:top w:val="none" w:sz="0" w:space="0" w:color="auto"/>
        <w:left w:val="none" w:sz="0" w:space="0" w:color="auto"/>
        <w:bottom w:val="none" w:sz="0" w:space="0" w:color="auto"/>
        <w:right w:val="none" w:sz="0" w:space="0" w:color="auto"/>
      </w:divBdr>
    </w:div>
    <w:div w:id="745958160">
      <w:marLeft w:val="640"/>
      <w:marRight w:val="0"/>
      <w:marTop w:val="0"/>
      <w:marBottom w:val="0"/>
      <w:divBdr>
        <w:top w:val="none" w:sz="0" w:space="0" w:color="auto"/>
        <w:left w:val="none" w:sz="0" w:space="0" w:color="auto"/>
        <w:bottom w:val="none" w:sz="0" w:space="0" w:color="auto"/>
        <w:right w:val="none" w:sz="0" w:space="0" w:color="auto"/>
      </w:divBdr>
    </w:div>
    <w:div w:id="746151729">
      <w:marLeft w:val="640"/>
      <w:marRight w:val="0"/>
      <w:marTop w:val="0"/>
      <w:marBottom w:val="0"/>
      <w:divBdr>
        <w:top w:val="none" w:sz="0" w:space="0" w:color="auto"/>
        <w:left w:val="none" w:sz="0" w:space="0" w:color="auto"/>
        <w:bottom w:val="none" w:sz="0" w:space="0" w:color="auto"/>
        <w:right w:val="none" w:sz="0" w:space="0" w:color="auto"/>
      </w:divBdr>
    </w:div>
    <w:div w:id="746416917">
      <w:marLeft w:val="640"/>
      <w:marRight w:val="0"/>
      <w:marTop w:val="0"/>
      <w:marBottom w:val="0"/>
      <w:divBdr>
        <w:top w:val="none" w:sz="0" w:space="0" w:color="auto"/>
        <w:left w:val="none" w:sz="0" w:space="0" w:color="auto"/>
        <w:bottom w:val="none" w:sz="0" w:space="0" w:color="auto"/>
        <w:right w:val="none" w:sz="0" w:space="0" w:color="auto"/>
      </w:divBdr>
    </w:div>
    <w:div w:id="746608165">
      <w:marLeft w:val="640"/>
      <w:marRight w:val="0"/>
      <w:marTop w:val="0"/>
      <w:marBottom w:val="0"/>
      <w:divBdr>
        <w:top w:val="none" w:sz="0" w:space="0" w:color="auto"/>
        <w:left w:val="none" w:sz="0" w:space="0" w:color="auto"/>
        <w:bottom w:val="none" w:sz="0" w:space="0" w:color="auto"/>
        <w:right w:val="none" w:sz="0" w:space="0" w:color="auto"/>
      </w:divBdr>
    </w:div>
    <w:div w:id="747921450">
      <w:marLeft w:val="640"/>
      <w:marRight w:val="0"/>
      <w:marTop w:val="0"/>
      <w:marBottom w:val="0"/>
      <w:divBdr>
        <w:top w:val="none" w:sz="0" w:space="0" w:color="auto"/>
        <w:left w:val="none" w:sz="0" w:space="0" w:color="auto"/>
        <w:bottom w:val="none" w:sz="0" w:space="0" w:color="auto"/>
        <w:right w:val="none" w:sz="0" w:space="0" w:color="auto"/>
      </w:divBdr>
    </w:div>
    <w:div w:id="748041238">
      <w:marLeft w:val="640"/>
      <w:marRight w:val="0"/>
      <w:marTop w:val="0"/>
      <w:marBottom w:val="0"/>
      <w:divBdr>
        <w:top w:val="none" w:sz="0" w:space="0" w:color="auto"/>
        <w:left w:val="none" w:sz="0" w:space="0" w:color="auto"/>
        <w:bottom w:val="none" w:sz="0" w:space="0" w:color="auto"/>
        <w:right w:val="none" w:sz="0" w:space="0" w:color="auto"/>
      </w:divBdr>
    </w:div>
    <w:div w:id="748118869">
      <w:marLeft w:val="640"/>
      <w:marRight w:val="0"/>
      <w:marTop w:val="0"/>
      <w:marBottom w:val="0"/>
      <w:divBdr>
        <w:top w:val="none" w:sz="0" w:space="0" w:color="auto"/>
        <w:left w:val="none" w:sz="0" w:space="0" w:color="auto"/>
        <w:bottom w:val="none" w:sz="0" w:space="0" w:color="auto"/>
        <w:right w:val="none" w:sz="0" w:space="0" w:color="auto"/>
      </w:divBdr>
    </w:div>
    <w:div w:id="748313508">
      <w:marLeft w:val="640"/>
      <w:marRight w:val="0"/>
      <w:marTop w:val="0"/>
      <w:marBottom w:val="0"/>
      <w:divBdr>
        <w:top w:val="none" w:sz="0" w:space="0" w:color="auto"/>
        <w:left w:val="none" w:sz="0" w:space="0" w:color="auto"/>
        <w:bottom w:val="none" w:sz="0" w:space="0" w:color="auto"/>
        <w:right w:val="none" w:sz="0" w:space="0" w:color="auto"/>
      </w:divBdr>
    </w:div>
    <w:div w:id="749277667">
      <w:marLeft w:val="640"/>
      <w:marRight w:val="0"/>
      <w:marTop w:val="0"/>
      <w:marBottom w:val="0"/>
      <w:divBdr>
        <w:top w:val="none" w:sz="0" w:space="0" w:color="auto"/>
        <w:left w:val="none" w:sz="0" w:space="0" w:color="auto"/>
        <w:bottom w:val="none" w:sz="0" w:space="0" w:color="auto"/>
        <w:right w:val="none" w:sz="0" w:space="0" w:color="auto"/>
      </w:divBdr>
    </w:div>
    <w:div w:id="749355416">
      <w:marLeft w:val="640"/>
      <w:marRight w:val="0"/>
      <w:marTop w:val="0"/>
      <w:marBottom w:val="0"/>
      <w:divBdr>
        <w:top w:val="none" w:sz="0" w:space="0" w:color="auto"/>
        <w:left w:val="none" w:sz="0" w:space="0" w:color="auto"/>
        <w:bottom w:val="none" w:sz="0" w:space="0" w:color="auto"/>
        <w:right w:val="none" w:sz="0" w:space="0" w:color="auto"/>
      </w:divBdr>
    </w:div>
    <w:div w:id="750856502">
      <w:marLeft w:val="640"/>
      <w:marRight w:val="0"/>
      <w:marTop w:val="0"/>
      <w:marBottom w:val="0"/>
      <w:divBdr>
        <w:top w:val="none" w:sz="0" w:space="0" w:color="auto"/>
        <w:left w:val="none" w:sz="0" w:space="0" w:color="auto"/>
        <w:bottom w:val="none" w:sz="0" w:space="0" w:color="auto"/>
        <w:right w:val="none" w:sz="0" w:space="0" w:color="auto"/>
      </w:divBdr>
    </w:div>
    <w:div w:id="751851474">
      <w:marLeft w:val="640"/>
      <w:marRight w:val="0"/>
      <w:marTop w:val="0"/>
      <w:marBottom w:val="0"/>
      <w:divBdr>
        <w:top w:val="none" w:sz="0" w:space="0" w:color="auto"/>
        <w:left w:val="none" w:sz="0" w:space="0" w:color="auto"/>
        <w:bottom w:val="none" w:sz="0" w:space="0" w:color="auto"/>
        <w:right w:val="none" w:sz="0" w:space="0" w:color="auto"/>
      </w:divBdr>
    </w:div>
    <w:div w:id="752166045">
      <w:marLeft w:val="640"/>
      <w:marRight w:val="0"/>
      <w:marTop w:val="0"/>
      <w:marBottom w:val="0"/>
      <w:divBdr>
        <w:top w:val="none" w:sz="0" w:space="0" w:color="auto"/>
        <w:left w:val="none" w:sz="0" w:space="0" w:color="auto"/>
        <w:bottom w:val="none" w:sz="0" w:space="0" w:color="auto"/>
        <w:right w:val="none" w:sz="0" w:space="0" w:color="auto"/>
      </w:divBdr>
    </w:div>
    <w:div w:id="752317923">
      <w:marLeft w:val="640"/>
      <w:marRight w:val="0"/>
      <w:marTop w:val="0"/>
      <w:marBottom w:val="0"/>
      <w:divBdr>
        <w:top w:val="none" w:sz="0" w:space="0" w:color="auto"/>
        <w:left w:val="none" w:sz="0" w:space="0" w:color="auto"/>
        <w:bottom w:val="none" w:sz="0" w:space="0" w:color="auto"/>
        <w:right w:val="none" w:sz="0" w:space="0" w:color="auto"/>
      </w:divBdr>
    </w:div>
    <w:div w:id="752318949">
      <w:marLeft w:val="640"/>
      <w:marRight w:val="0"/>
      <w:marTop w:val="0"/>
      <w:marBottom w:val="0"/>
      <w:divBdr>
        <w:top w:val="none" w:sz="0" w:space="0" w:color="auto"/>
        <w:left w:val="none" w:sz="0" w:space="0" w:color="auto"/>
        <w:bottom w:val="none" w:sz="0" w:space="0" w:color="auto"/>
        <w:right w:val="none" w:sz="0" w:space="0" w:color="auto"/>
      </w:divBdr>
    </w:div>
    <w:div w:id="752703232">
      <w:marLeft w:val="640"/>
      <w:marRight w:val="0"/>
      <w:marTop w:val="0"/>
      <w:marBottom w:val="0"/>
      <w:divBdr>
        <w:top w:val="none" w:sz="0" w:space="0" w:color="auto"/>
        <w:left w:val="none" w:sz="0" w:space="0" w:color="auto"/>
        <w:bottom w:val="none" w:sz="0" w:space="0" w:color="auto"/>
        <w:right w:val="none" w:sz="0" w:space="0" w:color="auto"/>
      </w:divBdr>
    </w:div>
    <w:div w:id="753014723">
      <w:marLeft w:val="640"/>
      <w:marRight w:val="0"/>
      <w:marTop w:val="0"/>
      <w:marBottom w:val="0"/>
      <w:divBdr>
        <w:top w:val="none" w:sz="0" w:space="0" w:color="auto"/>
        <w:left w:val="none" w:sz="0" w:space="0" w:color="auto"/>
        <w:bottom w:val="none" w:sz="0" w:space="0" w:color="auto"/>
        <w:right w:val="none" w:sz="0" w:space="0" w:color="auto"/>
      </w:divBdr>
    </w:div>
    <w:div w:id="754282347">
      <w:marLeft w:val="640"/>
      <w:marRight w:val="0"/>
      <w:marTop w:val="0"/>
      <w:marBottom w:val="0"/>
      <w:divBdr>
        <w:top w:val="none" w:sz="0" w:space="0" w:color="auto"/>
        <w:left w:val="none" w:sz="0" w:space="0" w:color="auto"/>
        <w:bottom w:val="none" w:sz="0" w:space="0" w:color="auto"/>
        <w:right w:val="none" w:sz="0" w:space="0" w:color="auto"/>
      </w:divBdr>
    </w:div>
    <w:div w:id="755319400">
      <w:marLeft w:val="640"/>
      <w:marRight w:val="0"/>
      <w:marTop w:val="0"/>
      <w:marBottom w:val="0"/>
      <w:divBdr>
        <w:top w:val="none" w:sz="0" w:space="0" w:color="auto"/>
        <w:left w:val="none" w:sz="0" w:space="0" w:color="auto"/>
        <w:bottom w:val="none" w:sz="0" w:space="0" w:color="auto"/>
        <w:right w:val="none" w:sz="0" w:space="0" w:color="auto"/>
      </w:divBdr>
    </w:div>
    <w:div w:id="755326634">
      <w:marLeft w:val="640"/>
      <w:marRight w:val="0"/>
      <w:marTop w:val="0"/>
      <w:marBottom w:val="0"/>
      <w:divBdr>
        <w:top w:val="none" w:sz="0" w:space="0" w:color="auto"/>
        <w:left w:val="none" w:sz="0" w:space="0" w:color="auto"/>
        <w:bottom w:val="none" w:sz="0" w:space="0" w:color="auto"/>
        <w:right w:val="none" w:sz="0" w:space="0" w:color="auto"/>
      </w:divBdr>
    </w:div>
    <w:div w:id="755368105">
      <w:marLeft w:val="640"/>
      <w:marRight w:val="0"/>
      <w:marTop w:val="0"/>
      <w:marBottom w:val="0"/>
      <w:divBdr>
        <w:top w:val="none" w:sz="0" w:space="0" w:color="auto"/>
        <w:left w:val="none" w:sz="0" w:space="0" w:color="auto"/>
        <w:bottom w:val="none" w:sz="0" w:space="0" w:color="auto"/>
        <w:right w:val="none" w:sz="0" w:space="0" w:color="auto"/>
      </w:divBdr>
    </w:div>
    <w:div w:id="755590156">
      <w:marLeft w:val="640"/>
      <w:marRight w:val="0"/>
      <w:marTop w:val="0"/>
      <w:marBottom w:val="0"/>
      <w:divBdr>
        <w:top w:val="none" w:sz="0" w:space="0" w:color="auto"/>
        <w:left w:val="none" w:sz="0" w:space="0" w:color="auto"/>
        <w:bottom w:val="none" w:sz="0" w:space="0" w:color="auto"/>
        <w:right w:val="none" w:sz="0" w:space="0" w:color="auto"/>
      </w:divBdr>
    </w:div>
    <w:div w:id="756441402">
      <w:marLeft w:val="640"/>
      <w:marRight w:val="0"/>
      <w:marTop w:val="0"/>
      <w:marBottom w:val="0"/>
      <w:divBdr>
        <w:top w:val="none" w:sz="0" w:space="0" w:color="auto"/>
        <w:left w:val="none" w:sz="0" w:space="0" w:color="auto"/>
        <w:bottom w:val="none" w:sz="0" w:space="0" w:color="auto"/>
        <w:right w:val="none" w:sz="0" w:space="0" w:color="auto"/>
      </w:divBdr>
    </w:div>
    <w:div w:id="756441781">
      <w:marLeft w:val="640"/>
      <w:marRight w:val="0"/>
      <w:marTop w:val="0"/>
      <w:marBottom w:val="0"/>
      <w:divBdr>
        <w:top w:val="none" w:sz="0" w:space="0" w:color="auto"/>
        <w:left w:val="none" w:sz="0" w:space="0" w:color="auto"/>
        <w:bottom w:val="none" w:sz="0" w:space="0" w:color="auto"/>
        <w:right w:val="none" w:sz="0" w:space="0" w:color="auto"/>
      </w:divBdr>
    </w:div>
    <w:div w:id="756513441">
      <w:marLeft w:val="640"/>
      <w:marRight w:val="0"/>
      <w:marTop w:val="0"/>
      <w:marBottom w:val="0"/>
      <w:divBdr>
        <w:top w:val="none" w:sz="0" w:space="0" w:color="auto"/>
        <w:left w:val="none" w:sz="0" w:space="0" w:color="auto"/>
        <w:bottom w:val="none" w:sz="0" w:space="0" w:color="auto"/>
        <w:right w:val="none" w:sz="0" w:space="0" w:color="auto"/>
      </w:divBdr>
    </w:div>
    <w:div w:id="757942874">
      <w:marLeft w:val="640"/>
      <w:marRight w:val="0"/>
      <w:marTop w:val="0"/>
      <w:marBottom w:val="0"/>
      <w:divBdr>
        <w:top w:val="none" w:sz="0" w:space="0" w:color="auto"/>
        <w:left w:val="none" w:sz="0" w:space="0" w:color="auto"/>
        <w:bottom w:val="none" w:sz="0" w:space="0" w:color="auto"/>
        <w:right w:val="none" w:sz="0" w:space="0" w:color="auto"/>
      </w:divBdr>
    </w:div>
    <w:div w:id="758135953">
      <w:marLeft w:val="640"/>
      <w:marRight w:val="0"/>
      <w:marTop w:val="0"/>
      <w:marBottom w:val="0"/>
      <w:divBdr>
        <w:top w:val="none" w:sz="0" w:space="0" w:color="auto"/>
        <w:left w:val="none" w:sz="0" w:space="0" w:color="auto"/>
        <w:bottom w:val="none" w:sz="0" w:space="0" w:color="auto"/>
        <w:right w:val="none" w:sz="0" w:space="0" w:color="auto"/>
      </w:divBdr>
    </w:div>
    <w:div w:id="758259679">
      <w:marLeft w:val="640"/>
      <w:marRight w:val="0"/>
      <w:marTop w:val="0"/>
      <w:marBottom w:val="0"/>
      <w:divBdr>
        <w:top w:val="none" w:sz="0" w:space="0" w:color="auto"/>
        <w:left w:val="none" w:sz="0" w:space="0" w:color="auto"/>
        <w:bottom w:val="none" w:sz="0" w:space="0" w:color="auto"/>
        <w:right w:val="none" w:sz="0" w:space="0" w:color="auto"/>
      </w:divBdr>
    </w:div>
    <w:div w:id="759105441">
      <w:marLeft w:val="640"/>
      <w:marRight w:val="0"/>
      <w:marTop w:val="0"/>
      <w:marBottom w:val="0"/>
      <w:divBdr>
        <w:top w:val="none" w:sz="0" w:space="0" w:color="auto"/>
        <w:left w:val="none" w:sz="0" w:space="0" w:color="auto"/>
        <w:bottom w:val="none" w:sz="0" w:space="0" w:color="auto"/>
        <w:right w:val="none" w:sz="0" w:space="0" w:color="auto"/>
      </w:divBdr>
    </w:div>
    <w:div w:id="759445248">
      <w:marLeft w:val="640"/>
      <w:marRight w:val="0"/>
      <w:marTop w:val="0"/>
      <w:marBottom w:val="0"/>
      <w:divBdr>
        <w:top w:val="none" w:sz="0" w:space="0" w:color="auto"/>
        <w:left w:val="none" w:sz="0" w:space="0" w:color="auto"/>
        <w:bottom w:val="none" w:sz="0" w:space="0" w:color="auto"/>
        <w:right w:val="none" w:sz="0" w:space="0" w:color="auto"/>
      </w:divBdr>
    </w:div>
    <w:div w:id="759522649">
      <w:marLeft w:val="640"/>
      <w:marRight w:val="0"/>
      <w:marTop w:val="0"/>
      <w:marBottom w:val="0"/>
      <w:divBdr>
        <w:top w:val="none" w:sz="0" w:space="0" w:color="auto"/>
        <w:left w:val="none" w:sz="0" w:space="0" w:color="auto"/>
        <w:bottom w:val="none" w:sz="0" w:space="0" w:color="auto"/>
        <w:right w:val="none" w:sz="0" w:space="0" w:color="auto"/>
      </w:divBdr>
    </w:div>
    <w:div w:id="759640707">
      <w:marLeft w:val="640"/>
      <w:marRight w:val="0"/>
      <w:marTop w:val="0"/>
      <w:marBottom w:val="0"/>
      <w:divBdr>
        <w:top w:val="none" w:sz="0" w:space="0" w:color="auto"/>
        <w:left w:val="none" w:sz="0" w:space="0" w:color="auto"/>
        <w:bottom w:val="none" w:sz="0" w:space="0" w:color="auto"/>
        <w:right w:val="none" w:sz="0" w:space="0" w:color="auto"/>
      </w:divBdr>
    </w:div>
    <w:div w:id="759641257">
      <w:marLeft w:val="640"/>
      <w:marRight w:val="0"/>
      <w:marTop w:val="0"/>
      <w:marBottom w:val="0"/>
      <w:divBdr>
        <w:top w:val="none" w:sz="0" w:space="0" w:color="auto"/>
        <w:left w:val="none" w:sz="0" w:space="0" w:color="auto"/>
        <w:bottom w:val="none" w:sz="0" w:space="0" w:color="auto"/>
        <w:right w:val="none" w:sz="0" w:space="0" w:color="auto"/>
      </w:divBdr>
    </w:div>
    <w:div w:id="759642506">
      <w:marLeft w:val="640"/>
      <w:marRight w:val="0"/>
      <w:marTop w:val="0"/>
      <w:marBottom w:val="0"/>
      <w:divBdr>
        <w:top w:val="none" w:sz="0" w:space="0" w:color="auto"/>
        <w:left w:val="none" w:sz="0" w:space="0" w:color="auto"/>
        <w:bottom w:val="none" w:sz="0" w:space="0" w:color="auto"/>
        <w:right w:val="none" w:sz="0" w:space="0" w:color="auto"/>
      </w:divBdr>
    </w:div>
    <w:div w:id="761029908">
      <w:marLeft w:val="640"/>
      <w:marRight w:val="0"/>
      <w:marTop w:val="0"/>
      <w:marBottom w:val="0"/>
      <w:divBdr>
        <w:top w:val="none" w:sz="0" w:space="0" w:color="auto"/>
        <w:left w:val="none" w:sz="0" w:space="0" w:color="auto"/>
        <w:bottom w:val="none" w:sz="0" w:space="0" w:color="auto"/>
        <w:right w:val="none" w:sz="0" w:space="0" w:color="auto"/>
      </w:divBdr>
    </w:div>
    <w:div w:id="761297701">
      <w:marLeft w:val="640"/>
      <w:marRight w:val="0"/>
      <w:marTop w:val="0"/>
      <w:marBottom w:val="0"/>
      <w:divBdr>
        <w:top w:val="none" w:sz="0" w:space="0" w:color="auto"/>
        <w:left w:val="none" w:sz="0" w:space="0" w:color="auto"/>
        <w:bottom w:val="none" w:sz="0" w:space="0" w:color="auto"/>
        <w:right w:val="none" w:sz="0" w:space="0" w:color="auto"/>
      </w:divBdr>
    </w:div>
    <w:div w:id="761339771">
      <w:marLeft w:val="640"/>
      <w:marRight w:val="0"/>
      <w:marTop w:val="0"/>
      <w:marBottom w:val="0"/>
      <w:divBdr>
        <w:top w:val="none" w:sz="0" w:space="0" w:color="auto"/>
        <w:left w:val="none" w:sz="0" w:space="0" w:color="auto"/>
        <w:bottom w:val="none" w:sz="0" w:space="0" w:color="auto"/>
        <w:right w:val="none" w:sz="0" w:space="0" w:color="auto"/>
      </w:divBdr>
    </w:div>
    <w:div w:id="761491246">
      <w:marLeft w:val="640"/>
      <w:marRight w:val="0"/>
      <w:marTop w:val="0"/>
      <w:marBottom w:val="0"/>
      <w:divBdr>
        <w:top w:val="none" w:sz="0" w:space="0" w:color="auto"/>
        <w:left w:val="none" w:sz="0" w:space="0" w:color="auto"/>
        <w:bottom w:val="none" w:sz="0" w:space="0" w:color="auto"/>
        <w:right w:val="none" w:sz="0" w:space="0" w:color="auto"/>
      </w:divBdr>
    </w:div>
    <w:div w:id="761950438">
      <w:marLeft w:val="640"/>
      <w:marRight w:val="0"/>
      <w:marTop w:val="0"/>
      <w:marBottom w:val="0"/>
      <w:divBdr>
        <w:top w:val="none" w:sz="0" w:space="0" w:color="auto"/>
        <w:left w:val="none" w:sz="0" w:space="0" w:color="auto"/>
        <w:bottom w:val="none" w:sz="0" w:space="0" w:color="auto"/>
        <w:right w:val="none" w:sz="0" w:space="0" w:color="auto"/>
      </w:divBdr>
    </w:div>
    <w:div w:id="762452287">
      <w:marLeft w:val="640"/>
      <w:marRight w:val="0"/>
      <w:marTop w:val="0"/>
      <w:marBottom w:val="0"/>
      <w:divBdr>
        <w:top w:val="none" w:sz="0" w:space="0" w:color="auto"/>
        <w:left w:val="none" w:sz="0" w:space="0" w:color="auto"/>
        <w:bottom w:val="none" w:sz="0" w:space="0" w:color="auto"/>
        <w:right w:val="none" w:sz="0" w:space="0" w:color="auto"/>
      </w:divBdr>
    </w:div>
    <w:div w:id="762530250">
      <w:marLeft w:val="640"/>
      <w:marRight w:val="0"/>
      <w:marTop w:val="0"/>
      <w:marBottom w:val="0"/>
      <w:divBdr>
        <w:top w:val="none" w:sz="0" w:space="0" w:color="auto"/>
        <w:left w:val="none" w:sz="0" w:space="0" w:color="auto"/>
        <w:bottom w:val="none" w:sz="0" w:space="0" w:color="auto"/>
        <w:right w:val="none" w:sz="0" w:space="0" w:color="auto"/>
      </w:divBdr>
    </w:div>
    <w:div w:id="763308663">
      <w:marLeft w:val="640"/>
      <w:marRight w:val="0"/>
      <w:marTop w:val="0"/>
      <w:marBottom w:val="0"/>
      <w:divBdr>
        <w:top w:val="none" w:sz="0" w:space="0" w:color="auto"/>
        <w:left w:val="none" w:sz="0" w:space="0" w:color="auto"/>
        <w:bottom w:val="none" w:sz="0" w:space="0" w:color="auto"/>
        <w:right w:val="none" w:sz="0" w:space="0" w:color="auto"/>
      </w:divBdr>
    </w:div>
    <w:div w:id="763914315">
      <w:marLeft w:val="640"/>
      <w:marRight w:val="0"/>
      <w:marTop w:val="0"/>
      <w:marBottom w:val="0"/>
      <w:divBdr>
        <w:top w:val="none" w:sz="0" w:space="0" w:color="auto"/>
        <w:left w:val="none" w:sz="0" w:space="0" w:color="auto"/>
        <w:bottom w:val="none" w:sz="0" w:space="0" w:color="auto"/>
        <w:right w:val="none" w:sz="0" w:space="0" w:color="auto"/>
      </w:divBdr>
    </w:div>
    <w:div w:id="764765452">
      <w:marLeft w:val="640"/>
      <w:marRight w:val="0"/>
      <w:marTop w:val="0"/>
      <w:marBottom w:val="0"/>
      <w:divBdr>
        <w:top w:val="none" w:sz="0" w:space="0" w:color="auto"/>
        <w:left w:val="none" w:sz="0" w:space="0" w:color="auto"/>
        <w:bottom w:val="none" w:sz="0" w:space="0" w:color="auto"/>
        <w:right w:val="none" w:sz="0" w:space="0" w:color="auto"/>
      </w:divBdr>
    </w:div>
    <w:div w:id="765492392">
      <w:marLeft w:val="640"/>
      <w:marRight w:val="0"/>
      <w:marTop w:val="0"/>
      <w:marBottom w:val="0"/>
      <w:divBdr>
        <w:top w:val="none" w:sz="0" w:space="0" w:color="auto"/>
        <w:left w:val="none" w:sz="0" w:space="0" w:color="auto"/>
        <w:bottom w:val="none" w:sz="0" w:space="0" w:color="auto"/>
        <w:right w:val="none" w:sz="0" w:space="0" w:color="auto"/>
      </w:divBdr>
    </w:div>
    <w:div w:id="766390931">
      <w:marLeft w:val="640"/>
      <w:marRight w:val="0"/>
      <w:marTop w:val="0"/>
      <w:marBottom w:val="0"/>
      <w:divBdr>
        <w:top w:val="none" w:sz="0" w:space="0" w:color="auto"/>
        <w:left w:val="none" w:sz="0" w:space="0" w:color="auto"/>
        <w:bottom w:val="none" w:sz="0" w:space="0" w:color="auto"/>
        <w:right w:val="none" w:sz="0" w:space="0" w:color="auto"/>
      </w:divBdr>
    </w:div>
    <w:div w:id="767583305">
      <w:marLeft w:val="640"/>
      <w:marRight w:val="0"/>
      <w:marTop w:val="0"/>
      <w:marBottom w:val="0"/>
      <w:divBdr>
        <w:top w:val="none" w:sz="0" w:space="0" w:color="auto"/>
        <w:left w:val="none" w:sz="0" w:space="0" w:color="auto"/>
        <w:bottom w:val="none" w:sz="0" w:space="0" w:color="auto"/>
        <w:right w:val="none" w:sz="0" w:space="0" w:color="auto"/>
      </w:divBdr>
    </w:div>
    <w:div w:id="768934825">
      <w:marLeft w:val="640"/>
      <w:marRight w:val="0"/>
      <w:marTop w:val="0"/>
      <w:marBottom w:val="0"/>
      <w:divBdr>
        <w:top w:val="none" w:sz="0" w:space="0" w:color="auto"/>
        <w:left w:val="none" w:sz="0" w:space="0" w:color="auto"/>
        <w:bottom w:val="none" w:sz="0" w:space="0" w:color="auto"/>
        <w:right w:val="none" w:sz="0" w:space="0" w:color="auto"/>
      </w:divBdr>
    </w:div>
    <w:div w:id="769282445">
      <w:marLeft w:val="640"/>
      <w:marRight w:val="0"/>
      <w:marTop w:val="0"/>
      <w:marBottom w:val="0"/>
      <w:divBdr>
        <w:top w:val="none" w:sz="0" w:space="0" w:color="auto"/>
        <w:left w:val="none" w:sz="0" w:space="0" w:color="auto"/>
        <w:bottom w:val="none" w:sz="0" w:space="0" w:color="auto"/>
        <w:right w:val="none" w:sz="0" w:space="0" w:color="auto"/>
      </w:divBdr>
    </w:div>
    <w:div w:id="769396977">
      <w:marLeft w:val="640"/>
      <w:marRight w:val="0"/>
      <w:marTop w:val="0"/>
      <w:marBottom w:val="0"/>
      <w:divBdr>
        <w:top w:val="none" w:sz="0" w:space="0" w:color="auto"/>
        <w:left w:val="none" w:sz="0" w:space="0" w:color="auto"/>
        <w:bottom w:val="none" w:sz="0" w:space="0" w:color="auto"/>
        <w:right w:val="none" w:sz="0" w:space="0" w:color="auto"/>
      </w:divBdr>
    </w:div>
    <w:div w:id="769857183">
      <w:marLeft w:val="640"/>
      <w:marRight w:val="0"/>
      <w:marTop w:val="0"/>
      <w:marBottom w:val="0"/>
      <w:divBdr>
        <w:top w:val="none" w:sz="0" w:space="0" w:color="auto"/>
        <w:left w:val="none" w:sz="0" w:space="0" w:color="auto"/>
        <w:bottom w:val="none" w:sz="0" w:space="0" w:color="auto"/>
        <w:right w:val="none" w:sz="0" w:space="0" w:color="auto"/>
      </w:divBdr>
    </w:div>
    <w:div w:id="770125571">
      <w:marLeft w:val="640"/>
      <w:marRight w:val="0"/>
      <w:marTop w:val="0"/>
      <w:marBottom w:val="0"/>
      <w:divBdr>
        <w:top w:val="none" w:sz="0" w:space="0" w:color="auto"/>
        <w:left w:val="none" w:sz="0" w:space="0" w:color="auto"/>
        <w:bottom w:val="none" w:sz="0" w:space="0" w:color="auto"/>
        <w:right w:val="none" w:sz="0" w:space="0" w:color="auto"/>
      </w:divBdr>
    </w:div>
    <w:div w:id="770586080">
      <w:marLeft w:val="640"/>
      <w:marRight w:val="0"/>
      <w:marTop w:val="0"/>
      <w:marBottom w:val="0"/>
      <w:divBdr>
        <w:top w:val="none" w:sz="0" w:space="0" w:color="auto"/>
        <w:left w:val="none" w:sz="0" w:space="0" w:color="auto"/>
        <w:bottom w:val="none" w:sz="0" w:space="0" w:color="auto"/>
        <w:right w:val="none" w:sz="0" w:space="0" w:color="auto"/>
      </w:divBdr>
    </w:div>
    <w:div w:id="770588156">
      <w:marLeft w:val="640"/>
      <w:marRight w:val="0"/>
      <w:marTop w:val="0"/>
      <w:marBottom w:val="0"/>
      <w:divBdr>
        <w:top w:val="none" w:sz="0" w:space="0" w:color="auto"/>
        <w:left w:val="none" w:sz="0" w:space="0" w:color="auto"/>
        <w:bottom w:val="none" w:sz="0" w:space="0" w:color="auto"/>
        <w:right w:val="none" w:sz="0" w:space="0" w:color="auto"/>
      </w:divBdr>
    </w:div>
    <w:div w:id="771633218">
      <w:marLeft w:val="640"/>
      <w:marRight w:val="0"/>
      <w:marTop w:val="0"/>
      <w:marBottom w:val="0"/>
      <w:divBdr>
        <w:top w:val="none" w:sz="0" w:space="0" w:color="auto"/>
        <w:left w:val="none" w:sz="0" w:space="0" w:color="auto"/>
        <w:bottom w:val="none" w:sz="0" w:space="0" w:color="auto"/>
        <w:right w:val="none" w:sz="0" w:space="0" w:color="auto"/>
      </w:divBdr>
    </w:div>
    <w:div w:id="771974363">
      <w:marLeft w:val="640"/>
      <w:marRight w:val="0"/>
      <w:marTop w:val="0"/>
      <w:marBottom w:val="0"/>
      <w:divBdr>
        <w:top w:val="none" w:sz="0" w:space="0" w:color="auto"/>
        <w:left w:val="none" w:sz="0" w:space="0" w:color="auto"/>
        <w:bottom w:val="none" w:sz="0" w:space="0" w:color="auto"/>
        <w:right w:val="none" w:sz="0" w:space="0" w:color="auto"/>
      </w:divBdr>
    </w:div>
    <w:div w:id="773017730">
      <w:marLeft w:val="640"/>
      <w:marRight w:val="0"/>
      <w:marTop w:val="0"/>
      <w:marBottom w:val="0"/>
      <w:divBdr>
        <w:top w:val="none" w:sz="0" w:space="0" w:color="auto"/>
        <w:left w:val="none" w:sz="0" w:space="0" w:color="auto"/>
        <w:bottom w:val="none" w:sz="0" w:space="0" w:color="auto"/>
        <w:right w:val="none" w:sz="0" w:space="0" w:color="auto"/>
      </w:divBdr>
    </w:div>
    <w:div w:id="773287121">
      <w:marLeft w:val="640"/>
      <w:marRight w:val="0"/>
      <w:marTop w:val="0"/>
      <w:marBottom w:val="0"/>
      <w:divBdr>
        <w:top w:val="none" w:sz="0" w:space="0" w:color="auto"/>
        <w:left w:val="none" w:sz="0" w:space="0" w:color="auto"/>
        <w:bottom w:val="none" w:sz="0" w:space="0" w:color="auto"/>
        <w:right w:val="none" w:sz="0" w:space="0" w:color="auto"/>
      </w:divBdr>
    </w:div>
    <w:div w:id="773400546">
      <w:marLeft w:val="640"/>
      <w:marRight w:val="0"/>
      <w:marTop w:val="0"/>
      <w:marBottom w:val="0"/>
      <w:divBdr>
        <w:top w:val="none" w:sz="0" w:space="0" w:color="auto"/>
        <w:left w:val="none" w:sz="0" w:space="0" w:color="auto"/>
        <w:bottom w:val="none" w:sz="0" w:space="0" w:color="auto"/>
        <w:right w:val="none" w:sz="0" w:space="0" w:color="auto"/>
      </w:divBdr>
    </w:div>
    <w:div w:id="773865527">
      <w:marLeft w:val="640"/>
      <w:marRight w:val="0"/>
      <w:marTop w:val="0"/>
      <w:marBottom w:val="0"/>
      <w:divBdr>
        <w:top w:val="none" w:sz="0" w:space="0" w:color="auto"/>
        <w:left w:val="none" w:sz="0" w:space="0" w:color="auto"/>
        <w:bottom w:val="none" w:sz="0" w:space="0" w:color="auto"/>
        <w:right w:val="none" w:sz="0" w:space="0" w:color="auto"/>
      </w:divBdr>
    </w:div>
    <w:div w:id="773865939">
      <w:marLeft w:val="640"/>
      <w:marRight w:val="0"/>
      <w:marTop w:val="0"/>
      <w:marBottom w:val="0"/>
      <w:divBdr>
        <w:top w:val="none" w:sz="0" w:space="0" w:color="auto"/>
        <w:left w:val="none" w:sz="0" w:space="0" w:color="auto"/>
        <w:bottom w:val="none" w:sz="0" w:space="0" w:color="auto"/>
        <w:right w:val="none" w:sz="0" w:space="0" w:color="auto"/>
      </w:divBdr>
    </w:div>
    <w:div w:id="773869685">
      <w:marLeft w:val="640"/>
      <w:marRight w:val="0"/>
      <w:marTop w:val="0"/>
      <w:marBottom w:val="0"/>
      <w:divBdr>
        <w:top w:val="none" w:sz="0" w:space="0" w:color="auto"/>
        <w:left w:val="none" w:sz="0" w:space="0" w:color="auto"/>
        <w:bottom w:val="none" w:sz="0" w:space="0" w:color="auto"/>
        <w:right w:val="none" w:sz="0" w:space="0" w:color="auto"/>
      </w:divBdr>
    </w:div>
    <w:div w:id="774251096">
      <w:marLeft w:val="640"/>
      <w:marRight w:val="0"/>
      <w:marTop w:val="0"/>
      <w:marBottom w:val="0"/>
      <w:divBdr>
        <w:top w:val="none" w:sz="0" w:space="0" w:color="auto"/>
        <w:left w:val="none" w:sz="0" w:space="0" w:color="auto"/>
        <w:bottom w:val="none" w:sz="0" w:space="0" w:color="auto"/>
        <w:right w:val="none" w:sz="0" w:space="0" w:color="auto"/>
      </w:divBdr>
    </w:div>
    <w:div w:id="774636273">
      <w:marLeft w:val="640"/>
      <w:marRight w:val="0"/>
      <w:marTop w:val="0"/>
      <w:marBottom w:val="0"/>
      <w:divBdr>
        <w:top w:val="none" w:sz="0" w:space="0" w:color="auto"/>
        <w:left w:val="none" w:sz="0" w:space="0" w:color="auto"/>
        <w:bottom w:val="none" w:sz="0" w:space="0" w:color="auto"/>
        <w:right w:val="none" w:sz="0" w:space="0" w:color="auto"/>
      </w:divBdr>
    </w:div>
    <w:div w:id="775946544">
      <w:marLeft w:val="640"/>
      <w:marRight w:val="0"/>
      <w:marTop w:val="0"/>
      <w:marBottom w:val="0"/>
      <w:divBdr>
        <w:top w:val="none" w:sz="0" w:space="0" w:color="auto"/>
        <w:left w:val="none" w:sz="0" w:space="0" w:color="auto"/>
        <w:bottom w:val="none" w:sz="0" w:space="0" w:color="auto"/>
        <w:right w:val="none" w:sz="0" w:space="0" w:color="auto"/>
      </w:divBdr>
    </w:div>
    <w:div w:id="776101781">
      <w:marLeft w:val="640"/>
      <w:marRight w:val="0"/>
      <w:marTop w:val="0"/>
      <w:marBottom w:val="0"/>
      <w:divBdr>
        <w:top w:val="none" w:sz="0" w:space="0" w:color="auto"/>
        <w:left w:val="none" w:sz="0" w:space="0" w:color="auto"/>
        <w:bottom w:val="none" w:sz="0" w:space="0" w:color="auto"/>
        <w:right w:val="none" w:sz="0" w:space="0" w:color="auto"/>
      </w:divBdr>
    </w:div>
    <w:div w:id="777915360">
      <w:marLeft w:val="640"/>
      <w:marRight w:val="0"/>
      <w:marTop w:val="0"/>
      <w:marBottom w:val="0"/>
      <w:divBdr>
        <w:top w:val="none" w:sz="0" w:space="0" w:color="auto"/>
        <w:left w:val="none" w:sz="0" w:space="0" w:color="auto"/>
        <w:bottom w:val="none" w:sz="0" w:space="0" w:color="auto"/>
        <w:right w:val="none" w:sz="0" w:space="0" w:color="auto"/>
      </w:divBdr>
    </w:div>
    <w:div w:id="778335395">
      <w:marLeft w:val="640"/>
      <w:marRight w:val="0"/>
      <w:marTop w:val="0"/>
      <w:marBottom w:val="0"/>
      <w:divBdr>
        <w:top w:val="none" w:sz="0" w:space="0" w:color="auto"/>
        <w:left w:val="none" w:sz="0" w:space="0" w:color="auto"/>
        <w:bottom w:val="none" w:sz="0" w:space="0" w:color="auto"/>
        <w:right w:val="none" w:sz="0" w:space="0" w:color="auto"/>
      </w:divBdr>
    </w:div>
    <w:div w:id="778989830">
      <w:marLeft w:val="640"/>
      <w:marRight w:val="0"/>
      <w:marTop w:val="0"/>
      <w:marBottom w:val="0"/>
      <w:divBdr>
        <w:top w:val="none" w:sz="0" w:space="0" w:color="auto"/>
        <w:left w:val="none" w:sz="0" w:space="0" w:color="auto"/>
        <w:bottom w:val="none" w:sz="0" w:space="0" w:color="auto"/>
        <w:right w:val="none" w:sz="0" w:space="0" w:color="auto"/>
      </w:divBdr>
    </w:div>
    <w:div w:id="779450466">
      <w:marLeft w:val="640"/>
      <w:marRight w:val="0"/>
      <w:marTop w:val="0"/>
      <w:marBottom w:val="0"/>
      <w:divBdr>
        <w:top w:val="none" w:sz="0" w:space="0" w:color="auto"/>
        <w:left w:val="none" w:sz="0" w:space="0" w:color="auto"/>
        <w:bottom w:val="none" w:sz="0" w:space="0" w:color="auto"/>
        <w:right w:val="none" w:sz="0" w:space="0" w:color="auto"/>
      </w:divBdr>
    </w:div>
    <w:div w:id="780802312">
      <w:marLeft w:val="640"/>
      <w:marRight w:val="0"/>
      <w:marTop w:val="0"/>
      <w:marBottom w:val="0"/>
      <w:divBdr>
        <w:top w:val="none" w:sz="0" w:space="0" w:color="auto"/>
        <w:left w:val="none" w:sz="0" w:space="0" w:color="auto"/>
        <w:bottom w:val="none" w:sz="0" w:space="0" w:color="auto"/>
        <w:right w:val="none" w:sz="0" w:space="0" w:color="auto"/>
      </w:divBdr>
    </w:div>
    <w:div w:id="781263591">
      <w:marLeft w:val="640"/>
      <w:marRight w:val="0"/>
      <w:marTop w:val="0"/>
      <w:marBottom w:val="0"/>
      <w:divBdr>
        <w:top w:val="none" w:sz="0" w:space="0" w:color="auto"/>
        <w:left w:val="none" w:sz="0" w:space="0" w:color="auto"/>
        <w:bottom w:val="none" w:sz="0" w:space="0" w:color="auto"/>
        <w:right w:val="none" w:sz="0" w:space="0" w:color="auto"/>
      </w:divBdr>
    </w:div>
    <w:div w:id="781461025">
      <w:marLeft w:val="640"/>
      <w:marRight w:val="0"/>
      <w:marTop w:val="0"/>
      <w:marBottom w:val="0"/>
      <w:divBdr>
        <w:top w:val="none" w:sz="0" w:space="0" w:color="auto"/>
        <w:left w:val="none" w:sz="0" w:space="0" w:color="auto"/>
        <w:bottom w:val="none" w:sz="0" w:space="0" w:color="auto"/>
        <w:right w:val="none" w:sz="0" w:space="0" w:color="auto"/>
      </w:divBdr>
    </w:div>
    <w:div w:id="782648134">
      <w:marLeft w:val="640"/>
      <w:marRight w:val="0"/>
      <w:marTop w:val="0"/>
      <w:marBottom w:val="0"/>
      <w:divBdr>
        <w:top w:val="none" w:sz="0" w:space="0" w:color="auto"/>
        <w:left w:val="none" w:sz="0" w:space="0" w:color="auto"/>
        <w:bottom w:val="none" w:sz="0" w:space="0" w:color="auto"/>
        <w:right w:val="none" w:sz="0" w:space="0" w:color="auto"/>
      </w:divBdr>
    </w:div>
    <w:div w:id="783039534">
      <w:marLeft w:val="640"/>
      <w:marRight w:val="0"/>
      <w:marTop w:val="0"/>
      <w:marBottom w:val="0"/>
      <w:divBdr>
        <w:top w:val="none" w:sz="0" w:space="0" w:color="auto"/>
        <w:left w:val="none" w:sz="0" w:space="0" w:color="auto"/>
        <w:bottom w:val="none" w:sz="0" w:space="0" w:color="auto"/>
        <w:right w:val="none" w:sz="0" w:space="0" w:color="auto"/>
      </w:divBdr>
    </w:div>
    <w:div w:id="783228409">
      <w:marLeft w:val="640"/>
      <w:marRight w:val="0"/>
      <w:marTop w:val="0"/>
      <w:marBottom w:val="0"/>
      <w:divBdr>
        <w:top w:val="none" w:sz="0" w:space="0" w:color="auto"/>
        <w:left w:val="none" w:sz="0" w:space="0" w:color="auto"/>
        <w:bottom w:val="none" w:sz="0" w:space="0" w:color="auto"/>
        <w:right w:val="none" w:sz="0" w:space="0" w:color="auto"/>
      </w:divBdr>
    </w:div>
    <w:div w:id="784232489">
      <w:marLeft w:val="640"/>
      <w:marRight w:val="0"/>
      <w:marTop w:val="0"/>
      <w:marBottom w:val="0"/>
      <w:divBdr>
        <w:top w:val="none" w:sz="0" w:space="0" w:color="auto"/>
        <w:left w:val="none" w:sz="0" w:space="0" w:color="auto"/>
        <w:bottom w:val="none" w:sz="0" w:space="0" w:color="auto"/>
        <w:right w:val="none" w:sz="0" w:space="0" w:color="auto"/>
      </w:divBdr>
    </w:div>
    <w:div w:id="785545422">
      <w:marLeft w:val="640"/>
      <w:marRight w:val="0"/>
      <w:marTop w:val="0"/>
      <w:marBottom w:val="0"/>
      <w:divBdr>
        <w:top w:val="none" w:sz="0" w:space="0" w:color="auto"/>
        <w:left w:val="none" w:sz="0" w:space="0" w:color="auto"/>
        <w:bottom w:val="none" w:sz="0" w:space="0" w:color="auto"/>
        <w:right w:val="none" w:sz="0" w:space="0" w:color="auto"/>
      </w:divBdr>
    </w:div>
    <w:div w:id="785777699">
      <w:marLeft w:val="640"/>
      <w:marRight w:val="0"/>
      <w:marTop w:val="0"/>
      <w:marBottom w:val="0"/>
      <w:divBdr>
        <w:top w:val="none" w:sz="0" w:space="0" w:color="auto"/>
        <w:left w:val="none" w:sz="0" w:space="0" w:color="auto"/>
        <w:bottom w:val="none" w:sz="0" w:space="0" w:color="auto"/>
        <w:right w:val="none" w:sz="0" w:space="0" w:color="auto"/>
      </w:divBdr>
    </w:div>
    <w:div w:id="786973497">
      <w:marLeft w:val="480"/>
      <w:marRight w:val="0"/>
      <w:marTop w:val="0"/>
      <w:marBottom w:val="0"/>
      <w:divBdr>
        <w:top w:val="none" w:sz="0" w:space="0" w:color="auto"/>
        <w:left w:val="none" w:sz="0" w:space="0" w:color="auto"/>
        <w:bottom w:val="none" w:sz="0" w:space="0" w:color="auto"/>
        <w:right w:val="none" w:sz="0" w:space="0" w:color="auto"/>
      </w:divBdr>
    </w:div>
    <w:div w:id="788622208">
      <w:marLeft w:val="640"/>
      <w:marRight w:val="0"/>
      <w:marTop w:val="0"/>
      <w:marBottom w:val="0"/>
      <w:divBdr>
        <w:top w:val="none" w:sz="0" w:space="0" w:color="auto"/>
        <w:left w:val="none" w:sz="0" w:space="0" w:color="auto"/>
        <w:bottom w:val="none" w:sz="0" w:space="0" w:color="auto"/>
        <w:right w:val="none" w:sz="0" w:space="0" w:color="auto"/>
      </w:divBdr>
    </w:div>
    <w:div w:id="788863259">
      <w:marLeft w:val="640"/>
      <w:marRight w:val="0"/>
      <w:marTop w:val="0"/>
      <w:marBottom w:val="0"/>
      <w:divBdr>
        <w:top w:val="none" w:sz="0" w:space="0" w:color="auto"/>
        <w:left w:val="none" w:sz="0" w:space="0" w:color="auto"/>
        <w:bottom w:val="none" w:sz="0" w:space="0" w:color="auto"/>
        <w:right w:val="none" w:sz="0" w:space="0" w:color="auto"/>
      </w:divBdr>
    </w:div>
    <w:div w:id="788935630">
      <w:marLeft w:val="640"/>
      <w:marRight w:val="0"/>
      <w:marTop w:val="0"/>
      <w:marBottom w:val="0"/>
      <w:divBdr>
        <w:top w:val="none" w:sz="0" w:space="0" w:color="auto"/>
        <w:left w:val="none" w:sz="0" w:space="0" w:color="auto"/>
        <w:bottom w:val="none" w:sz="0" w:space="0" w:color="auto"/>
        <w:right w:val="none" w:sz="0" w:space="0" w:color="auto"/>
      </w:divBdr>
    </w:div>
    <w:div w:id="789855560">
      <w:marLeft w:val="640"/>
      <w:marRight w:val="0"/>
      <w:marTop w:val="0"/>
      <w:marBottom w:val="0"/>
      <w:divBdr>
        <w:top w:val="none" w:sz="0" w:space="0" w:color="auto"/>
        <w:left w:val="none" w:sz="0" w:space="0" w:color="auto"/>
        <w:bottom w:val="none" w:sz="0" w:space="0" w:color="auto"/>
        <w:right w:val="none" w:sz="0" w:space="0" w:color="auto"/>
      </w:divBdr>
    </w:div>
    <w:div w:id="791554301">
      <w:marLeft w:val="640"/>
      <w:marRight w:val="0"/>
      <w:marTop w:val="0"/>
      <w:marBottom w:val="0"/>
      <w:divBdr>
        <w:top w:val="none" w:sz="0" w:space="0" w:color="auto"/>
        <w:left w:val="none" w:sz="0" w:space="0" w:color="auto"/>
        <w:bottom w:val="none" w:sz="0" w:space="0" w:color="auto"/>
        <w:right w:val="none" w:sz="0" w:space="0" w:color="auto"/>
      </w:divBdr>
    </w:div>
    <w:div w:id="791630887">
      <w:marLeft w:val="640"/>
      <w:marRight w:val="0"/>
      <w:marTop w:val="0"/>
      <w:marBottom w:val="0"/>
      <w:divBdr>
        <w:top w:val="none" w:sz="0" w:space="0" w:color="auto"/>
        <w:left w:val="none" w:sz="0" w:space="0" w:color="auto"/>
        <w:bottom w:val="none" w:sz="0" w:space="0" w:color="auto"/>
        <w:right w:val="none" w:sz="0" w:space="0" w:color="auto"/>
      </w:divBdr>
    </w:div>
    <w:div w:id="792136964">
      <w:marLeft w:val="640"/>
      <w:marRight w:val="0"/>
      <w:marTop w:val="0"/>
      <w:marBottom w:val="0"/>
      <w:divBdr>
        <w:top w:val="none" w:sz="0" w:space="0" w:color="auto"/>
        <w:left w:val="none" w:sz="0" w:space="0" w:color="auto"/>
        <w:bottom w:val="none" w:sz="0" w:space="0" w:color="auto"/>
        <w:right w:val="none" w:sz="0" w:space="0" w:color="auto"/>
      </w:divBdr>
    </w:div>
    <w:div w:id="792361732">
      <w:marLeft w:val="640"/>
      <w:marRight w:val="0"/>
      <w:marTop w:val="0"/>
      <w:marBottom w:val="0"/>
      <w:divBdr>
        <w:top w:val="none" w:sz="0" w:space="0" w:color="auto"/>
        <w:left w:val="none" w:sz="0" w:space="0" w:color="auto"/>
        <w:bottom w:val="none" w:sz="0" w:space="0" w:color="auto"/>
        <w:right w:val="none" w:sz="0" w:space="0" w:color="auto"/>
      </w:divBdr>
    </w:div>
    <w:div w:id="792476729">
      <w:marLeft w:val="640"/>
      <w:marRight w:val="0"/>
      <w:marTop w:val="0"/>
      <w:marBottom w:val="0"/>
      <w:divBdr>
        <w:top w:val="none" w:sz="0" w:space="0" w:color="auto"/>
        <w:left w:val="none" w:sz="0" w:space="0" w:color="auto"/>
        <w:bottom w:val="none" w:sz="0" w:space="0" w:color="auto"/>
        <w:right w:val="none" w:sz="0" w:space="0" w:color="auto"/>
      </w:divBdr>
    </w:div>
    <w:div w:id="793594036">
      <w:marLeft w:val="640"/>
      <w:marRight w:val="0"/>
      <w:marTop w:val="0"/>
      <w:marBottom w:val="0"/>
      <w:divBdr>
        <w:top w:val="none" w:sz="0" w:space="0" w:color="auto"/>
        <w:left w:val="none" w:sz="0" w:space="0" w:color="auto"/>
        <w:bottom w:val="none" w:sz="0" w:space="0" w:color="auto"/>
        <w:right w:val="none" w:sz="0" w:space="0" w:color="auto"/>
      </w:divBdr>
    </w:div>
    <w:div w:id="793720601">
      <w:marLeft w:val="640"/>
      <w:marRight w:val="0"/>
      <w:marTop w:val="0"/>
      <w:marBottom w:val="0"/>
      <w:divBdr>
        <w:top w:val="none" w:sz="0" w:space="0" w:color="auto"/>
        <w:left w:val="none" w:sz="0" w:space="0" w:color="auto"/>
        <w:bottom w:val="none" w:sz="0" w:space="0" w:color="auto"/>
        <w:right w:val="none" w:sz="0" w:space="0" w:color="auto"/>
      </w:divBdr>
    </w:div>
    <w:div w:id="794249210">
      <w:marLeft w:val="640"/>
      <w:marRight w:val="0"/>
      <w:marTop w:val="0"/>
      <w:marBottom w:val="0"/>
      <w:divBdr>
        <w:top w:val="none" w:sz="0" w:space="0" w:color="auto"/>
        <w:left w:val="none" w:sz="0" w:space="0" w:color="auto"/>
        <w:bottom w:val="none" w:sz="0" w:space="0" w:color="auto"/>
        <w:right w:val="none" w:sz="0" w:space="0" w:color="auto"/>
      </w:divBdr>
    </w:div>
    <w:div w:id="794711639">
      <w:marLeft w:val="640"/>
      <w:marRight w:val="0"/>
      <w:marTop w:val="0"/>
      <w:marBottom w:val="0"/>
      <w:divBdr>
        <w:top w:val="none" w:sz="0" w:space="0" w:color="auto"/>
        <w:left w:val="none" w:sz="0" w:space="0" w:color="auto"/>
        <w:bottom w:val="none" w:sz="0" w:space="0" w:color="auto"/>
        <w:right w:val="none" w:sz="0" w:space="0" w:color="auto"/>
      </w:divBdr>
    </w:div>
    <w:div w:id="795292109">
      <w:marLeft w:val="640"/>
      <w:marRight w:val="0"/>
      <w:marTop w:val="0"/>
      <w:marBottom w:val="0"/>
      <w:divBdr>
        <w:top w:val="none" w:sz="0" w:space="0" w:color="auto"/>
        <w:left w:val="none" w:sz="0" w:space="0" w:color="auto"/>
        <w:bottom w:val="none" w:sz="0" w:space="0" w:color="auto"/>
        <w:right w:val="none" w:sz="0" w:space="0" w:color="auto"/>
      </w:divBdr>
    </w:div>
    <w:div w:id="795484701">
      <w:marLeft w:val="640"/>
      <w:marRight w:val="0"/>
      <w:marTop w:val="0"/>
      <w:marBottom w:val="0"/>
      <w:divBdr>
        <w:top w:val="none" w:sz="0" w:space="0" w:color="auto"/>
        <w:left w:val="none" w:sz="0" w:space="0" w:color="auto"/>
        <w:bottom w:val="none" w:sz="0" w:space="0" w:color="auto"/>
        <w:right w:val="none" w:sz="0" w:space="0" w:color="auto"/>
      </w:divBdr>
    </w:div>
    <w:div w:id="797064742">
      <w:marLeft w:val="640"/>
      <w:marRight w:val="0"/>
      <w:marTop w:val="0"/>
      <w:marBottom w:val="0"/>
      <w:divBdr>
        <w:top w:val="none" w:sz="0" w:space="0" w:color="auto"/>
        <w:left w:val="none" w:sz="0" w:space="0" w:color="auto"/>
        <w:bottom w:val="none" w:sz="0" w:space="0" w:color="auto"/>
        <w:right w:val="none" w:sz="0" w:space="0" w:color="auto"/>
      </w:divBdr>
    </w:div>
    <w:div w:id="797335039">
      <w:marLeft w:val="640"/>
      <w:marRight w:val="0"/>
      <w:marTop w:val="0"/>
      <w:marBottom w:val="0"/>
      <w:divBdr>
        <w:top w:val="none" w:sz="0" w:space="0" w:color="auto"/>
        <w:left w:val="none" w:sz="0" w:space="0" w:color="auto"/>
        <w:bottom w:val="none" w:sz="0" w:space="0" w:color="auto"/>
        <w:right w:val="none" w:sz="0" w:space="0" w:color="auto"/>
      </w:divBdr>
    </w:div>
    <w:div w:id="797525933">
      <w:marLeft w:val="640"/>
      <w:marRight w:val="0"/>
      <w:marTop w:val="0"/>
      <w:marBottom w:val="0"/>
      <w:divBdr>
        <w:top w:val="none" w:sz="0" w:space="0" w:color="auto"/>
        <w:left w:val="none" w:sz="0" w:space="0" w:color="auto"/>
        <w:bottom w:val="none" w:sz="0" w:space="0" w:color="auto"/>
        <w:right w:val="none" w:sz="0" w:space="0" w:color="auto"/>
      </w:divBdr>
    </w:div>
    <w:div w:id="798062422">
      <w:marLeft w:val="640"/>
      <w:marRight w:val="0"/>
      <w:marTop w:val="0"/>
      <w:marBottom w:val="0"/>
      <w:divBdr>
        <w:top w:val="none" w:sz="0" w:space="0" w:color="auto"/>
        <w:left w:val="none" w:sz="0" w:space="0" w:color="auto"/>
        <w:bottom w:val="none" w:sz="0" w:space="0" w:color="auto"/>
        <w:right w:val="none" w:sz="0" w:space="0" w:color="auto"/>
      </w:divBdr>
    </w:div>
    <w:div w:id="798382582">
      <w:marLeft w:val="640"/>
      <w:marRight w:val="0"/>
      <w:marTop w:val="0"/>
      <w:marBottom w:val="0"/>
      <w:divBdr>
        <w:top w:val="none" w:sz="0" w:space="0" w:color="auto"/>
        <w:left w:val="none" w:sz="0" w:space="0" w:color="auto"/>
        <w:bottom w:val="none" w:sz="0" w:space="0" w:color="auto"/>
        <w:right w:val="none" w:sz="0" w:space="0" w:color="auto"/>
      </w:divBdr>
    </w:div>
    <w:div w:id="798956492">
      <w:marLeft w:val="640"/>
      <w:marRight w:val="0"/>
      <w:marTop w:val="0"/>
      <w:marBottom w:val="0"/>
      <w:divBdr>
        <w:top w:val="none" w:sz="0" w:space="0" w:color="auto"/>
        <w:left w:val="none" w:sz="0" w:space="0" w:color="auto"/>
        <w:bottom w:val="none" w:sz="0" w:space="0" w:color="auto"/>
        <w:right w:val="none" w:sz="0" w:space="0" w:color="auto"/>
      </w:divBdr>
    </w:div>
    <w:div w:id="799612018">
      <w:marLeft w:val="640"/>
      <w:marRight w:val="0"/>
      <w:marTop w:val="0"/>
      <w:marBottom w:val="0"/>
      <w:divBdr>
        <w:top w:val="none" w:sz="0" w:space="0" w:color="auto"/>
        <w:left w:val="none" w:sz="0" w:space="0" w:color="auto"/>
        <w:bottom w:val="none" w:sz="0" w:space="0" w:color="auto"/>
        <w:right w:val="none" w:sz="0" w:space="0" w:color="auto"/>
      </w:divBdr>
    </w:div>
    <w:div w:id="799693572">
      <w:marLeft w:val="640"/>
      <w:marRight w:val="0"/>
      <w:marTop w:val="0"/>
      <w:marBottom w:val="0"/>
      <w:divBdr>
        <w:top w:val="none" w:sz="0" w:space="0" w:color="auto"/>
        <w:left w:val="none" w:sz="0" w:space="0" w:color="auto"/>
        <w:bottom w:val="none" w:sz="0" w:space="0" w:color="auto"/>
        <w:right w:val="none" w:sz="0" w:space="0" w:color="auto"/>
      </w:divBdr>
    </w:div>
    <w:div w:id="800225957">
      <w:marLeft w:val="640"/>
      <w:marRight w:val="0"/>
      <w:marTop w:val="0"/>
      <w:marBottom w:val="0"/>
      <w:divBdr>
        <w:top w:val="none" w:sz="0" w:space="0" w:color="auto"/>
        <w:left w:val="none" w:sz="0" w:space="0" w:color="auto"/>
        <w:bottom w:val="none" w:sz="0" w:space="0" w:color="auto"/>
        <w:right w:val="none" w:sz="0" w:space="0" w:color="auto"/>
      </w:divBdr>
    </w:div>
    <w:div w:id="801382283">
      <w:marLeft w:val="640"/>
      <w:marRight w:val="0"/>
      <w:marTop w:val="0"/>
      <w:marBottom w:val="0"/>
      <w:divBdr>
        <w:top w:val="none" w:sz="0" w:space="0" w:color="auto"/>
        <w:left w:val="none" w:sz="0" w:space="0" w:color="auto"/>
        <w:bottom w:val="none" w:sz="0" w:space="0" w:color="auto"/>
        <w:right w:val="none" w:sz="0" w:space="0" w:color="auto"/>
      </w:divBdr>
    </w:div>
    <w:div w:id="801926260">
      <w:marLeft w:val="640"/>
      <w:marRight w:val="0"/>
      <w:marTop w:val="0"/>
      <w:marBottom w:val="0"/>
      <w:divBdr>
        <w:top w:val="none" w:sz="0" w:space="0" w:color="auto"/>
        <w:left w:val="none" w:sz="0" w:space="0" w:color="auto"/>
        <w:bottom w:val="none" w:sz="0" w:space="0" w:color="auto"/>
        <w:right w:val="none" w:sz="0" w:space="0" w:color="auto"/>
      </w:divBdr>
    </w:div>
    <w:div w:id="802623810">
      <w:marLeft w:val="640"/>
      <w:marRight w:val="0"/>
      <w:marTop w:val="0"/>
      <w:marBottom w:val="0"/>
      <w:divBdr>
        <w:top w:val="none" w:sz="0" w:space="0" w:color="auto"/>
        <w:left w:val="none" w:sz="0" w:space="0" w:color="auto"/>
        <w:bottom w:val="none" w:sz="0" w:space="0" w:color="auto"/>
        <w:right w:val="none" w:sz="0" w:space="0" w:color="auto"/>
      </w:divBdr>
    </w:div>
    <w:div w:id="802775306">
      <w:marLeft w:val="640"/>
      <w:marRight w:val="0"/>
      <w:marTop w:val="0"/>
      <w:marBottom w:val="0"/>
      <w:divBdr>
        <w:top w:val="none" w:sz="0" w:space="0" w:color="auto"/>
        <w:left w:val="none" w:sz="0" w:space="0" w:color="auto"/>
        <w:bottom w:val="none" w:sz="0" w:space="0" w:color="auto"/>
        <w:right w:val="none" w:sz="0" w:space="0" w:color="auto"/>
      </w:divBdr>
    </w:div>
    <w:div w:id="803035956">
      <w:marLeft w:val="640"/>
      <w:marRight w:val="0"/>
      <w:marTop w:val="0"/>
      <w:marBottom w:val="0"/>
      <w:divBdr>
        <w:top w:val="none" w:sz="0" w:space="0" w:color="auto"/>
        <w:left w:val="none" w:sz="0" w:space="0" w:color="auto"/>
        <w:bottom w:val="none" w:sz="0" w:space="0" w:color="auto"/>
        <w:right w:val="none" w:sz="0" w:space="0" w:color="auto"/>
      </w:divBdr>
    </w:div>
    <w:div w:id="803084721">
      <w:marLeft w:val="640"/>
      <w:marRight w:val="0"/>
      <w:marTop w:val="0"/>
      <w:marBottom w:val="0"/>
      <w:divBdr>
        <w:top w:val="none" w:sz="0" w:space="0" w:color="auto"/>
        <w:left w:val="none" w:sz="0" w:space="0" w:color="auto"/>
        <w:bottom w:val="none" w:sz="0" w:space="0" w:color="auto"/>
        <w:right w:val="none" w:sz="0" w:space="0" w:color="auto"/>
      </w:divBdr>
    </w:div>
    <w:div w:id="804128944">
      <w:marLeft w:val="640"/>
      <w:marRight w:val="0"/>
      <w:marTop w:val="0"/>
      <w:marBottom w:val="0"/>
      <w:divBdr>
        <w:top w:val="none" w:sz="0" w:space="0" w:color="auto"/>
        <w:left w:val="none" w:sz="0" w:space="0" w:color="auto"/>
        <w:bottom w:val="none" w:sz="0" w:space="0" w:color="auto"/>
        <w:right w:val="none" w:sz="0" w:space="0" w:color="auto"/>
      </w:divBdr>
    </w:div>
    <w:div w:id="804738079">
      <w:marLeft w:val="640"/>
      <w:marRight w:val="0"/>
      <w:marTop w:val="0"/>
      <w:marBottom w:val="0"/>
      <w:divBdr>
        <w:top w:val="none" w:sz="0" w:space="0" w:color="auto"/>
        <w:left w:val="none" w:sz="0" w:space="0" w:color="auto"/>
        <w:bottom w:val="none" w:sz="0" w:space="0" w:color="auto"/>
        <w:right w:val="none" w:sz="0" w:space="0" w:color="auto"/>
      </w:divBdr>
    </w:div>
    <w:div w:id="804927202">
      <w:marLeft w:val="640"/>
      <w:marRight w:val="0"/>
      <w:marTop w:val="0"/>
      <w:marBottom w:val="0"/>
      <w:divBdr>
        <w:top w:val="none" w:sz="0" w:space="0" w:color="auto"/>
        <w:left w:val="none" w:sz="0" w:space="0" w:color="auto"/>
        <w:bottom w:val="none" w:sz="0" w:space="0" w:color="auto"/>
        <w:right w:val="none" w:sz="0" w:space="0" w:color="auto"/>
      </w:divBdr>
    </w:div>
    <w:div w:id="805048224">
      <w:marLeft w:val="640"/>
      <w:marRight w:val="0"/>
      <w:marTop w:val="0"/>
      <w:marBottom w:val="0"/>
      <w:divBdr>
        <w:top w:val="none" w:sz="0" w:space="0" w:color="auto"/>
        <w:left w:val="none" w:sz="0" w:space="0" w:color="auto"/>
        <w:bottom w:val="none" w:sz="0" w:space="0" w:color="auto"/>
        <w:right w:val="none" w:sz="0" w:space="0" w:color="auto"/>
      </w:divBdr>
    </w:div>
    <w:div w:id="805467862">
      <w:marLeft w:val="640"/>
      <w:marRight w:val="0"/>
      <w:marTop w:val="0"/>
      <w:marBottom w:val="0"/>
      <w:divBdr>
        <w:top w:val="none" w:sz="0" w:space="0" w:color="auto"/>
        <w:left w:val="none" w:sz="0" w:space="0" w:color="auto"/>
        <w:bottom w:val="none" w:sz="0" w:space="0" w:color="auto"/>
        <w:right w:val="none" w:sz="0" w:space="0" w:color="auto"/>
      </w:divBdr>
    </w:div>
    <w:div w:id="805900044">
      <w:marLeft w:val="640"/>
      <w:marRight w:val="0"/>
      <w:marTop w:val="0"/>
      <w:marBottom w:val="0"/>
      <w:divBdr>
        <w:top w:val="none" w:sz="0" w:space="0" w:color="auto"/>
        <w:left w:val="none" w:sz="0" w:space="0" w:color="auto"/>
        <w:bottom w:val="none" w:sz="0" w:space="0" w:color="auto"/>
        <w:right w:val="none" w:sz="0" w:space="0" w:color="auto"/>
      </w:divBdr>
    </w:div>
    <w:div w:id="806820171">
      <w:marLeft w:val="640"/>
      <w:marRight w:val="0"/>
      <w:marTop w:val="0"/>
      <w:marBottom w:val="0"/>
      <w:divBdr>
        <w:top w:val="none" w:sz="0" w:space="0" w:color="auto"/>
        <w:left w:val="none" w:sz="0" w:space="0" w:color="auto"/>
        <w:bottom w:val="none" w:sz="0" w:space="0" w:color="auto"/>
        <w:right w:val="none" w:sz="0" w:space="0" w:color="auto"/>
      </w:divBdr>
    </w:div>
    <w:div w:id="807161286">
      <w:marLeft w:val="640"/>
      <w:marRight w:val="0"/>
      <w:marTop w:val="0"/>
      <w:marBottom w:val="0"/>
      <w:divBdr>
        <w:top w:val="none" w:sz="0" w:space="0" w:color="auto"/>
        <w:left w:val="none" w:sz="0" w:space="0" w:color="auto"/>
        <w:bottom w:val="none" w:sz="0" w:space="0" w:color="auto"/>
        <w:right w:val="none" w:sz="0" w:space="0" w:color="auto"/>
      </w:divBdr>
    </w:div>
    <w:div w:id="807164570">
      <w:marLeft w:val="640"/>
      <w:marRight w:val="0"/>
      <w:marTop w:val="0"/>
      <w:marBottom w:val="0"/>
      <w:divBdr>
        <w:top w:val="none" w:sz="0" w:space="0" w:color="auto"/>
        <w:left w:val="none" w:sz="0" w:space="0" w:color="auto"/>
        <w:bottom w:val="none" w:sz="0" w:space="0" w:color="auto"/>
        <w:right w:val="none" w:sz="0" w:space="0" w:color="auto"/>
      </w:divBdr>
    </w:div>
    <w:div w:id="809441241">
      <w:marLeft w:val="640"/>
      <w:marRight w:val="0"/>
      <w:marTop w:val="0"/>
      <w:marBottom w:val="0"/>
      <w:divBdr>
        <w:top w:val="none" w:sz="0" w:space="0" w:color="auto"/>
        <w:left w:val="none" w:sz="0" w:space="0" w:color="auto"/>
        <w:bottom w:val="none" w:sz="0" w:space="0" w:color="auto"/>
        <w:right w:val="none" w:sz="0" w:space="0" w:color="auto"/>
      </w:divBdr>
    </w:div>
    <w:div w:id="809984267">
      <w:marLeft w:val="640"/>
      <w:marRight w:val="0"/>
      <w:marTop w:val="0"/>
      <w:marBottom w:val="0"/>
      <w:divBdr>
        <w:top w:val="none" w:sz="0" w:space="0" w:color="auto"/>
        <w:left w:val="none" w:sz="0" w:space="0" w:color="auto"/>
        <w:bottom w:val="none" w:sz="0" w:space="0" w:color="auto"/>
        <w:right w:val="none" w:sz="0" w:space="0" w:color="auto"/>
      </w:divBdr>
    </w:div>
    <w:div w:id="810053222">
      <w:marLeft w:val="640"/>
      <w:marRight w:val="0"/>
      <w:marTop w:val="0"/>
      <w:marBottom w:val="0"/>
      <w:divBdr>
        <w:top w:val="none" w:sz="0" w:space="0" w:color="auto"/>
        <w:left w:val="none" w:sz="0" w:space="0" w:color="auto"/>
        <w:bottom w:val="none" w:sz="0" w:space="0" w:color="auto"/>
        <w:right w:val="none" w:sz="0" w:space="0" w:color="auto"/>
      </w:divBdr>
    </w:div>
    <w:div w:id="810630702">
      <w:marLeft w:val="640"/>
      <w:marRight w:val="0"/>
      <w:marTop w:val="0"/>
      <w:marBottom w:val="0"/>
      <w:divBdr>
        <w:top w:val="none" w:sz="0" w:space="0" w:color="auto"/>
        <w:left w:val="none" w:sz="0" w:space="0" w:color="auto"/>
        <w:bottom w:val="none" w:sz="0" w:space="0" w:color="auto"/>
        <w:right w:val="none" w:sz="0" w:space="0" w:color="auto"/>
      </w:divBdr>
    </w:div>
    <w:div w:id="811020277">
      <w:marLeft w:val="640"/>
      <w:marRight w:val="0"/>
      <w:marTop w:val="0"/>
      <w:marBottom w:val="0"/>
      <w:divBdr>
        <w:top w:val="none" w:sz="0" w:space="0" w:color="auto"/>
        <w:left w:val="none" w:sz="0" w:space="0" w:color="auto"/>
        <w:bottom w:val="none" w:sz="0" w:space="0" w:color="auto"/>
        <w:right w:val="none" w:sz="0" w:space="0" w:color="auto"/>
      </w:divBdr>
    </w:div>
    <w:div w:id="811020742">
      <w:marLeft w:val="640"/>
      <w:marRight w:val="0"/>
      <w:marTop w:val="0"/>
      <w:marBottom w:val="0"/>
      <w:divBdr>
        <w:top w:val="none" w:sz="0" w:space="0" w:color="auto"/>
        <w:left w:val="none" w:sz="0" w:space="0" w:color="auto"/>
        <w:bottom w:val="none" w:sz="0" w:space="0" w:color="auto"/>
        <w:right w:val="none" w:sz="0" w:space="0" w:color="auto"/>
      </w:divBdr>
    </w:div>
    <w:div w:id="811822998">
      <w:marLeft w:val="640"/>
      <w:marRight w:val="0"/>
      <w:marTop w:val="0"/>
      <w:marBottom w:val="0"/>
      <w:divBdr>
        <w:top w:val="none" w:sz="0" w:space="0" w:color="auto"/>
        <w:left w:val="none" w:sz="0" w:space="0" w:color="auto"/>
        <w:bottom w:val="none" w:sz="0" w:space="0" w:color="auto"/>
        <w:right w:val="none" w:sz="0" w:space="0" w:color="auto"/>
      </w:divBdr>
    </w:div>
    <w:div w:id="815295351">
      <w:marLeft w:val="640"/>
      <w:marRight w:val="0"/>
      <w:marTop w:val="0"/>
      <w:marBottom w:val="0"/>
      <w:divBdr>
        <w:top w:val="none" w:sz="0" w:space="0" w:color="auto"/>
        <w:left w:val="none" w:sz="0" w:space="0" w:color="auto"/>
        <w:bottom w:val="none" w:sz="0" w:space="0" w:color="auto"/>
        <w:right w:val="none" w:sz="0" w:space="0" w:color="auto"/>
      </w:divBdr>
    </w:div>
    <w:div w:id="816148108">
      <w:marLeft w:val="640"/>
      <w:marRight w:val="0"/>
      <w:marTop w:val="0"/>
      <w:marBottom w:val="0"/>
      <w:divBdr>
        <w:top w:val="none" w:sz="0" w:space="0" w:color="auto"/>
        <w:left w:val="none" w:sz="0" w:space="0" w:color="auto"/>
        <w:bottom w:val="none" w:sz="0" w:space="0" w:color="auto"/>
        <w:right w:val="none" w:sz="0" w:space="0" w:color="auto"/>
      </w:divBdr>
    </w:div>
    <w:div w:id="817578670">
      <w:marLeft w:val="640"/>
      <w:marRight w:val="0"/>
      <w:marTop w:val="0"/>
      <w:marBottom w:val="0"/>
      <w:divBdr>
        <w:top w:val="none" w:sz="0" w:space="0" w:color="auto"/>
        <w:left w:val="none" w:sz="0" w:space="0" w:color="auto"/>
        <w:bottom w:val="none" w:sz="0" w:space="0" w:color="auto"/>
        <w:right w:val="none" w:sz="0" w:space="0" w:color="auto"/>
      </w:divBdr>
    </w:div>
    <w:div w:id="817694183">
      <w:marLeft w:val="640"/>
      <w:marRight w:val="0"/>
      <w:marTop w:val="0"/>
      <w:marBottom w:val="0"/>
      <w:divBdr>
        <w:top w:val="none" w:sz="0" w:space="0" w:color="auto"/>
        <w:left w:val="none" w:sz="0" w:space="0" w:color="auto"/>
        <w:bottom w:val="none" w:sz="0" w:space="0" w:color="auto"/>
        <w:right w:val="none" w:sz="0" w:space="0" w:color="auto"/>
      </w:divBdr>
    </w:div>
    <w:div w:id="818420526">
      <w:marLeft w:val="640"/>
      <w:marRight w:val="0"/>
      <w:marTop w:val="0"/>
      <w:marBottom w:val="0"/>
      <w:divBdr>
        <w:top w:val="none" w:sz="0" w:space="0" w:color="auto"/>
        <w:left w:val="none" w:sz="0" w:space="0" w:color="auto"/>
        <w:bottom w:val="none" w:sz="0" w:space="0" w:color="auto"/>
        <w:right w:val="none" w:sz="0" w:space="0" w:color="auto"/>
      </w:divBdr>
    </w:div>
    <w:div w:id="819350085">
      <w:marLeft w:val="640"/>
      <w:marRight w:val="0"/>
      <w:marTop w:val="0"/>
      <w:marBottom w:val="0"/>
      <w:divBdr>
        <w:top w:val="none" w:sz="0" w:space="0" w:color="auto"/>
        <w:left w:val="none" w:sz="0" w:space="0" w:color="auto"/>
        <w:bottom w:val="none" w:sz="0" w:space="0" w:color="auto"/>
        <w:right w:val="none" w:sz="0" w:space="0" w:color="auto"/>
      </w:divBdr>
    </w:div>
    <w:div w:id="819351378">
      <w:marLeft w:val="640"/>
      <w:marRight w:val="0"/>
      <w:marTop w:val="0"/>
      <w:marBottom w:val="0"/>
      <w:divBdr>
        <w:top w:val="none" w:sz="0" w:space="0" w:color="auto"/>
        <w:left w:val="none" w:sz="0" w:space="0" w:color="auto"/>
        <w:bottom w:val="none" w:sz="0" w:space="0" w:color="auto"/>
        <w:right w:val="none" w:sz="0" w:space="0" w:color="auto"/>
      </w:divBdr>
    </w:div>
    <w:div w:id="820000147">
      <w:marLeft w:val="640"/>
      <w:marRight w:val="0"/>
      <w:marTop w:val="0"/>
      <w:marBottom w:val="0"/>
      <w:divBdr>
        <w:top w:val="none" w:sz="0" w:space="0" w:color="auto"/>
        <w:left w:val="none" w:sz="0" w:space="0" w:color="auto"/>
        <w:bottom w:val="none" w:sz="0" w:space="0" w:color="auto"/>
        <w:right w:val="none" w:sz="0" w:space="0" w:color="auto"/>
      </w:divBdr>
    </w:div>
    <w:div w:id="820539798">
      <w:marLeft w:val="640"/>
      <w:marRight w:val="0"/>
      <w:marTop w:val="0"/>
      <w:marBottom w:val="0"/>
      <w:divBdr>
        <w:top w:val="none" w:sz="0" w:space="0" w:color="auto"/>
        <w:left w:val="none" w:sz="0" w:space="0" w:color="auto"/>
        <w:bottom w:val="none" w:sz="0" w:space="0" w:color="auto"/>
        <w:right w:val="none" w:sz="0" w:space="0" w:color="auto"/>
      </w:divBdr>
    </w:div>
    <w:div w:id="821195314">
      <w:marLeft w:val="640"/>
      <w:marRight w:val="0"/>
      <w:marTop w:val="0"/>
      <w:marBottom w:val="0"/>
      <w:divBdr>
        <w:top w:val="none" w:sz="0" w:space="0" w:color="auto"/>
        <w:left w:val="none" w:sz="0" w:space="0" w:color="auto"/>
        <w:bottom w:val="none" w:sz="0" w:space="0" w:color="auto"/>
        <w:right w:val="none" w:sz="0" w:space="0" w:color="auto"/>
      </w:divBdr>
    </w:div>
    <w:div w:id="821695254">
      <w:marLeft w:val="640"/>
      <w:marRight w:val="0"/>
      <w:marTop w:val="0"/>
      <w:marBottom w:val="0"/>
      <w:divBdr>
        <w:top w:val="none" w:sz="0" w:space="0" w:color="auto"/>
        <w:left w:val="none" w:sz="0" w:space="0" w:color="auto"/>
        <w:bottom w:val="none" w:sz="0" w:space="0" w:color="auto"/>
        <w:right w:val="none" w:sz="0" w:space="0" w:color="auto"/>
      </w:divBdr>
    </w:div>
    <w:div w:id="822546246">
      <w:marLeft w:val="640"/>
      <w:marRight w:val="0"/>
      <w:marTop w:val="0"/>
      <w:marBottom w:val="0"/>
      <w:divBdr>
        <w:top w:val="none" w:sz="0" w:space="0" w:color="auto"/>
        <w:left w:val="none" w:sz="0" w:space="0" w:color="auto"/>
        <w:bottom w:val="none" w:sz="0" w:space="0" w:color="auto"/>
        <w:right w:val="none" w:sz="0" w:space="0" w:color="auto"/>
      </w:divBdr>
    </w:div>
    <w:div w:id="823013541">
      <w:marLeft w:val="640"/>
      <w:marRight w:val="0"/>
      <w:marTop w:val="0"/>
      <w:marBottom w:val="0"/>
      <w:divBdr>
        <w:top w:val="none" w:sz="0" w:space="0" w:color="auto"/>
        <w:left w:val="none" w:sz="0" w:space="0" w:color="auto"/>
        <w:bottom w:val="none" w:sz="0" w:space="0" w:color="auto"/>
        <w:right w:val="none" w:sz="0" w:space="0" w:color="auto"/>
      </w:divBdr>
    </w:div>
    <w:div w:id="823424822">
      <w:marLeft w:val="640"/>
      <w:marRight w:val="0"/>
      <w:marTop w:val="0"/>
      <w:marBottom w:val="0"/>
      <w:divBdr>
        <w:top w:val="none" w:sz="0" w:space="0" w:color="auto"/>
        <w:left w:val="none" w:sz="0" w:space="0" w:color="auto"/>
        <w:bottom w:val="none" w:sz="0" w:space="0" w:color="auto"/>
        <w:right w:val="none" w:sz="0" w:space="0" w:color="auto"/>
      </w:divBdr>
    </w:div>
    <w:div w:id="823741400">
      <w:marLeft w:val="640"/>
      <w:marRight w:val="0"/>
      <w:marTop w:val="0"/>
      <w:marBottom w:val="0"/>
      <w:divBdr>
        <w:top w:val="none" w:sz="0" w:space="0" w:color="auto"/>
        <w:left w:val="none" w:sz="0" w:space="0" w:color="auto"/>
        <w:bottom w:val="none" w:sz="0" w:space="0" w:color="auto"/>
        <w:right w:val="none" w:sz="0" w:space="0" w:color="auto"/>
      </w:divBdr>
    </w:div>
    <w:div w:id="824473175">
      <w:marLeft w:val="640"/>
      <w:marRight w:val="0"/>
      <w:marTop w:val="0"/>
      <w:marBottom w:val="0"/>
      <w:divBdr>
        <w:top w:val="none" w:sz="0" w:space="0" w:color="auto"/>
        <w:left w:val="none" w:sz="0" w:space="0" w:color="auto"/>
        <w:bottom w:val="none" w:sz="0" w:space="0" w:color="auto"/>
        <w:right w:val="none" w:sz="0" w:space="0" w:color="auto"/>
      </w:divBdr>
    </w:div>
    <w:div w:id="824971672">
      <w:marLeft w:val="640"/>
      <w:marRight w:val="0"/>
      <w:marTop w:val="0"/>
      <w:marBottom w:val="0"/>
      <w:divBdr>
        <w:top w:val="none" w:sz="0" w:space="0" w:color="auto"/>
        <w:left w:val="none" w:sz="0" w:space="0" w:color="auto"/>
        <w:bottom w:val="none" w:sz="0" w:space="0" w:color="auto"/>
        <w:right w:val="none" w:sz="0" w:space="0" w:color="auto"/>
      </w:divBdr>
    </w:div>
    <w:div w:id="824980280">
      <w:marLeft w:val="640"/>
      <w:marRight w:val="0"/>
      <w:marTop w:val="0"/>
      <w:marBottom w:val="0"/>
      <w:divBdr>
        <w:top w:val="none" w:sz="0" w:space="0" w:color="auto"/>
        <w:left w:val="none" w:sz="0" w:space="0" w:color="auto"/>
        <w:bottom w:val="none" w:sz="0" w:space="0" w:color="auto"/>
        <w:right w:val="none" w:sz="0" w:space="0" w:color="auto"/>
      </w:divBdr>
    </w:div>
    <w:div w:id="825321690">
      <w:marLeft w:val="640"/>
      <w:marRight w:val="0"/>
      <w:marTop w:val="0"/>
      <w:marBottom w:val="0"/>
      <w:divBdr>
        <w:top w:val="none" w:sz="0" w:space="0" w:color="auto"/>
        <w:left w:val="none" w:sz="0" w:space="0" w:color="auto"/>
        <w:bottom w:val="none" w:sz="0" w:space="0" w:color="auto"/>
        <w:right w:val="none" w:sz="0" w:space="0" w:color="auto"/>
      </w:divBdr>
    </w:div>
    <w:div w:id="826097949">
      <w:marLeft w:val="640"/>
      <w:marRight w:val="0"/>
      <w:marTop w:val="0"/>
      <w:marBottom w:val="0"/>
      <w:divBdr>
        <w:top w:val="none" w:sz="0" w:space="0" w:color="auto"/>
        <w:left w:val="none" w:sz="0" w:space="0" w:color="auto"/>
        <w:bottom w:val="none" w:sz="0" w:space="0" w:color="auto"/>
        <w:right w:val="none" w:sz="0" w:space="0" w:color="auto"/>
      </w:divBdr>
    </w:div>
    <w:div w:id="827407372">
      <w:marLeft w:val="640"/>
      <w:marRight w:val="0"/>
      <w:marTop w:val="0"/>
      <w:marBottom w:val="0"/>
      <w:divBdr>
        <w:top w:val="none" w:sz="0" w:space="0" w:color="auto"/>
        <w:left w:val="none" w:sz="0" w:space="0" w:color="auto"/>
        <w:bottom w:val="none" w:sz="0" w:space="0" w:color="auto"/>
        <w:right w:val="none" w:sz="0" w:space="0" w:color="auto"/>
      </w:divBdr>
    </w:div>
    <w:div w:id="828593973">
      <w:marLeft w:val="640"/>
      <w:marRight w:val="0"/>
      <w:marTop w:val="0"/>
      <w:marBottom w:val="0"/>
      <w:divBdr>
        <w:top w:val="none" w:sz="0" w:space="0" w:color="auto"/>
        <w:left w:val="none" w:sz="0" w:space="0" w:color="auto"/>
        <w:bottom w:val="none" w:sz="0" w:space="0" w:color="auto"/>
        <w:right w:val="none" w:sz="0" w:space="0" w:color="auto"/>
      </w:divBdr>
    </w:div>
    <w:div w:id="829056906">
      <w:marLeft w:val="640"/>
      <w:marRight w:val="0"/>
      <w:marTop w:val="0"/>
      <w:marBottom w:val="0"/>
      <w:divBdr>
        <w:top w:val="none" w:sz="0" w:space="0" w:color="auto"/>
        <w:left w:val="none" w:sz="0" w:space="0" w:color="auto"/>
        <w:bottom w:val="none" w:sz="0" w:space="0" w:color="auto"/>
        <w:right w:val="none" w:sz="0" w:space="0" w:color="auto"/>
      </w:divBdr>
    </w:div>
    <w:div w:id="829716433">
      <w:marLeft w:val="640"/>
      <w:marRight w:val="0"/>
      <w:marTop w:val="0"/>
      <w:marBottom w:val="0"/>
      <w:divBdr>
        <w:top w:val="none" w:sz="0" w:space="0" w:color="auto"/>
        <w:left w:val="none" w:sz="0" w:space="0" w:color="auto"/>
        <w:bottom w:val="none" w:sz="0" w:space="0" w:color="auto"/>
        <w:right w:val="none" w:sz="0" w:space="0" w:color="auto"/>
      </w:divBdr>
    </w:div>
    <w:div w:id="829954032">
      <w:marLeft w:val="640"/>
      <w:marRight w:val="0"/>
      <w:marTop w:val="0"/>
      <w:marBottom w:val="0"/>
      <w:divBdr>
        <w:top w:val="none" w:sz="0" w:space="0" w:color="auto"/>
        <w:left w:val="none" w:sz="0" w:space="0" w:color="auto"/>
        <w:bottom w:val="none" w:sz="0" w:space="0" w:color="auto"/>
        <w:right w:val="none" w:sz="0" w:space="0" w:color="auto"/>
      </w:divBdr>
    </w:div>
    <w:div w:id="832141675">
      <w:marLeft w:val="640"/>
      <w:marRight w:val="0"/>
      <w:marTop w:val="0"/>
      <w:marBottom w:val="0"/>
      <w:divBdr>
        <w:top w:val="none" w:sz="0" w:space="0" w:color="auto"/>
        <w:left w:val="none" w:sz="0" w:space="0" w:color="auto"/>
        <w:bottom w:val="none" w:sz="0" w:space="0" w:color="auto"/>
        <w:right w:val="none" w:sz="0" w:space="0" w:color="auto"/>
      </w:divBdr>
    </w:div>
    <w:div w:id="832456146">
      <w:marLeft w:val="640"/>
      <w:marRight w:val="0"/>
      <w:marTop w:val="0"/>
      <w:marBottom w:val="0"/>
      <w:divBdr>
        <w:top w:val="none" w:sz="0" w:space="0" w:color="auto"/>
        <w:left w:val="none" w:sz="0" w:space="0" w:color="auto"/>
        <w:bottom w:val="none" w:sz="0" w:space="0" w:color="auto"/>
        <w:right w:val="none" w:sz="0" w:space="0" w:color="auto"/>
      </w:divBdr>
    </w:div>
    <w:div w:id="832601862">
      <w:marLeft w:val="640"/>
      <w:marRight w:val="0"/>
      <w:marTop w:val="0"/>
      <w:marBottom w:val="0"/>
      <w:divBdr>
        <w:top w:val="none" w:sz="0" w:space="0" w:color="auto"/>
        <w:left w:val="none" w:sz="0" w:space="0" w:color="auto"/>
        <w:bottom w:val="none" w:sz="0" w:space="0" w:color="auto"/>
        <w:right w:val="none" w:sz="0" w:space="0" w:color="auto"/>
      </w:divBdr>
    </w:div>
    <w:div w:id="832796070">
      <w:marLeft w:val="640"/>
      <w:marRight w:val="0"/>
      <w:marTop w:val="0"/>
      <w:marBottom w:val="0"/>
      <w:divBdr>
        <w:top w:val="none" w:sz="0" w:space="0" w:color="auto"/>
        <w:left w:val="none" w:sz="0" w:space="0" w:color="auto"/>
        <w:bottom w:val="none" w:sz="0" w:space="0" w:color="auto"/>
        <w:right w:val="none" w:sz="0" w:space="0" w:color="auto"/>
      </w:divBdr>
    </w:div>
    <w:div w:id="834153661">
      <w:marLeft w:val="640"/>
      <w:marRight w:val="0"/>
      <w:marTop w:val="0"/>
      <w:marBottom w:val="0"/>
      <w:divBdr>
        <w:top w:val="none" w:sz="0" w:space="0" w:color="auto"/>
        <w:left w:val="none" w:sz="0" w:space="0" w:color="auto"/>
        <w:bottom w:val="none" w:sz="0" w:space="0" w:color="auto"/>
        <w:right w:val="none" w:sz="0" w:space="0" w:color="auto"/>
      </w:divBdr>
    </w:div>
    <w:div w:id="835071566">
      <w:marLeft w:val="640"/>
      <w:marRight w:val="0"/>
      <w:marTop w:val="0"/>
      <w:marBottom w:val="0"/>
      <w:divBdr>
        <w:top w:val="none" w:sz="0" w:space="0" w:color="auto"/>
        <w:left w:val="none" w:sz="0" w:space="0" w:color="auto"/>
        <w:bottom w:val="none" w:sz="0" w:space="0" w:color="auto"/>
        <w:right w:val="none" w:sz="0" w:space="0" w:color="auto"/>
      </w:divBdr>
    </w:div>
    <w:div w:id="835918940">
      <w:marLeft w:val="640"/>
      <w:marRight w:val="0"/>
      <w:marTop w:val="0"/>
      <w:marBottom w:val="0"/>
      <w:divBdr>
        <w:top w:val="none" w:sz="0" w:space="0" w:color="auto"/>
        <w:left w:val="none" w:sz="0" w:space="0" w:color="auto"/>
        <w:bottom w:val="none" w:sz="0" w:space="0" w:color="auto"/>
        <w:right w:val="none" w:sz="0" w:space="0" w:color="auto"/>
      </w:divBdr>
    </w:div>
    <w:div w:id="836387398">
      <w:marLeft w:val="640"/>
      <w:marRight w:val="0"/>
      <w:marTop w:val="0"/>
      <w:marBottom w:val="0"/>
      <w:divBdr>
        <w:top w:val="none" w:sz="0" w:space="0" w:color="auto"/>
        <w:left w:val="none" w:sz="0" w:space="0" w:color="auto"/>
        <w:bottom w:val="none" w:sz="0" w:space="0" w:color="auto"/>
        <w:right w:val="none" w:sz="0" w:space="0" w:color="auto"/>
      </w:divBdr>
    </w:div>
    <w:div w:id="836650344">
      <w:marLeft w:val="640"/>
      <w:marRight w:val="0"/>
      <w:marTop w:val="0"/>
      <w:marBottom w:val="0"/>
      <w:divBdr>
        <w:top w:val="none" w:sz="0" w:space="0" w:color="auto"/>
        <w:left w:val="none" w:sz="0" w:space="0" w:color="auto"/>
        <w:bottom w:val="none" w:sz="0" w:space="0" w:color="auto"/>
        <w:right w:val="none" w:sz="0" w:space="0" w:color="auto"/>
      </w:divBdr>
    </w:div>
    <w:div w:id="836770331">
      <w:marLeft w:val="640"/>
      <w:marRight w:val="0"/>
      <w:marTop w:val="0"/>
      <w:marBottom w:val="0"/>
      <w:divBdr>
        <w:top w:val="none" w:sz="0" w:space="0" w:color="auto"/>
        <w:left w:val="none" w:sz="0" w:space="0" w:color="auto"/>
        <w:bottom w:val="none" w:sz="0" w:space="0" w:color="auto"/>
        <w:right w:val="none" w:sz="0" w:space="0" w:color="auto"/>
      </w:divBdr>
    </w:div>
    <w:div w:id="836924843">
      <w:marLeft w:val="640"/>
      <w:marRight w:val="0"/>
      <w:marTop w:val="0"/>
      <w:marBottom w:val="0"/>
      <w:divBdr>
        <w:top w:val="none" w:sz="0" w:space="0" w:color="auto"/>
        <w:left w:val="none" w:sz="0" w:space="0" w:color="auto"/>
        <w:bottom w:val="none" w:sz="0" w:space="0" w:color="auto"/>
        <w:right w:val="none" w:sz="0" w:space="0" w:color="auto"/>
      </w:divBdr>
    </w:div>
    <w:div w:id="837042413">
      <w:marLeft w:val="640"/>
      <w:marRight w:val="0"/>
      <w:marTop w:val="0"/>
      <w:marBottom w:val="0"/>
      <w:divBdr>
        <w:top w:val="none" w:sz="0" w:space="0" w:color="auto"/>
        <w:left w:val="none" w:sz="0" w:space="0" w:color="auto"/>
        <w:bottom w:val="none" w:sz="0" w:space="0" w:color="auto"/>
        <w:right w:val="none" w:sz="0" w:space="0" w:color="auto"/>
      </w:divBdr>
    </w:div>
    <w:div w:id="837355422">
      <w:marLeft w:val="640"/>
      <w:marRight w:val="0"/>
      <w:marTop w:val="0"/>
      <w:marBottom w:val="0"/>
      <w:divBdr>
        <w:top w:val="none" w:sz="0" w:space="0" w:color="auto"/>
        <w:left w:val="none" w:sz="0" w:space="0" w:color="auto"/>
        <w:bottom w:val="none" w:sz="0" w:space="0" w:color="auto"/>
        <w:right w:val="none" w:sz="0" w:space="0" w:color="auto"/>
      </w:divBdr>
    </w:div>
    <w:div w:id="838497410">
      <w:marLeft w:val="640"/>
      <w:marRight w:val="0"/>
      <w:marTop w:val="0"/>
      <w:marBottom w:val="0"/>
      <w:divBdr>
        <w:top w:val="none" w:sz="0" w:space="0" w:color="auto"/>
        <w:left w:val="none" w:sz="0" w:space="0" w:color="auto"/>
        <w:bottom w:val="none" w:sz="0" w:space="0" w:color="auto"/>
        <w:right w:val="none" w:sz="0" w:space="0" w:color="auto"/>
      </w:divBdr>
    </w:div>
    <w:div w:id="838732121">
      <w:marLeft w:val="640"/>
      <w:marRight w:val="0"/>
      <w:marTop w:val="0"/>
      <w:marBottom w:val="0"/>
      <w:divBdr>
        <w:top w:val="none" w:sz="0" w:space="0" w:color="auto"/>
        <w:left w:val="none" w:sz="0" w:space="0" w:color="auto"/>
        <w:bottom w:val="none" w:sz="0" w:space="0" w:color="auto"/>
        <w:right w:val="none" w:sz="0" w:space="0" w:color="auto"/>
      </w:divBdr>
    </w:div>
    <w:div w:id="840000605">
      <w:marLeft w:val="640"/>
      <w:marRight w:val="0"/>
      <w:marTop w:val="0"/>
      <w:marBottom w:val="0"/>
      <w:divBdr>
        <w:top w:val="none" w:sz="0" w:space="0" w:color="auto"/>
        <w:left w:val="none" w:sz="0" w:space="0" w:color="auto"/>
        <w:bottom w:val="none" w:sz="0" w:space="0" w:color="auto"/>
        <w:right w:val="none" w:sz="0" w:space="0" w:color="auto"/>
      </w:divBdr>
    </w:div>
    <w:div w:id="840462739">
      <w:marLeft w:val="640"/>
      <w:marRight w:val="0"/>
      <w:marTop w:val="0"/>
      <w:marBottom w:val="0"/>
      <w:divBdr>
        <w:top w:val="none" w:sz="0" w:space="0" w:color="auto"/>
        <w:left w:val="none" w:sz="0" w:space="0" w:color="auto"/>
        <w:bottom w:val="none" w:sz="0" w:space="0" w:color="auto"/>
        <w:right w:val="none" w:sz="0" w:space="0" w:color="auto"/>
      </w:divBdr>
    </w:div>
    <w:div w:id="840899124">
      <w:marLeft w:val="640"/>
      <w:marRight w:val="0"/>
      <w:marTop w:val="0"/>
      <w:marBottom w:val="0"/>
      <w:divBdr>
        <w:top w:val="none" w:sz="0" w:space="0" w:color="auto"/>
        <w:left w:val="none" w:sz="0" w:space="0" w:color="auto"/>
        <w:bottom w:val="none" w:sz="0" w:space="0" w:color="auto"/>
        <w:right w:val="none" w:sz="0" w:space="0" w:color="auto"/>
      </w:divBdr>
    </w:div>
    <w:div w:id="840970291">
      <w:marLeft w:val="640"/>
      <w:marRight w:val="0"/>
      <w:marTop w:val="0"/>
      <w:marBottom w:val="0"/>
      <w:divBdr>
        <w:top w:val="none" w:sz="0" w:space="0" w:color="auto"/>
        <w:left w:val="none" w:sz="0" w:space="0" w:color="auto"/>
        <w:bottom w:val="none" w:sz="0" w:space="0" w:color="auto"/>
        <w:right w:val="none" w:sz="0" w:space="0" w:color="auto"/>
      </w:divBdr>
    </w:div>
    <w:div w:id="841047674">
      <w:marLeft w:val="640"/>
      <w:marRight w:val="0"/>
      <w:marTop w:val="0"/>
      <w:marBottom w:val="0"/>
      <w:divBdr>
        <w:top w:val="none" w:sz="0" w:space="0" w:color="auto"/>
        <w:left w:val="none" w:sz="0" w:space="0" w:color="auto"/>
        <w:bottom w:val="none" w:sz="0" w:space="0" w:color="auto"/>
        <w:right w:val="none" w:sz="0" w:space="0" w:color="auto"/>
      </w:divBdr>
    </w:div>
    <w:div w:id="841510635">
      <w:marLeft w:val="640"/>
      <w:marRight w:val="0"/>
      <w:marTop w:val="0"/>
      <w:marBottom w:val="0"/>
      <w:divBdr>
        <w:top w:val="none" w:sz="0" w:space="0" w:color="auto"/>
        <w:left w:val="none" w:sz="0" w:space="0" w:color="auto"/>
        <w:bottom w:val="none" w:sz="0" w:space="0" w:color="auto"/>
        <w:right w:val="none" w:sz="0" w:space="0" w:color="auto"/>
      </w:divBdr>
    </w:div>
    <w:div w:id="844129416">
      <w:marLeft w:val="640"/>
      <w:marRight w:val="0"/>
      <w:marTop w:val="0"/>
      <w:marBottom w:val="0"/>
      <w:divBdr>
        <w:top w:val="none" w:sz="0" w:space="0" w:color="auto"/>
        <w:left w:val="none" w:sz="0" w:space="0" w:color="auto"/>
        <w:bottom w:val="none" w:sz="0" w:space="0" w:color="auto"/>
        <w:right w:val="none" w:sz="0" w:space="0" w:color="auto"/>
      </w:divBdr>
    </w:div>
    <w:div w:id="845052664">
      <w:marLeft w:val="640"/>
      <w:marRight w:val="0"/>
      <w:marTop w:val="0"/>
      <w:marBottom w:val="0"/>
      <w:divBdr>
        <w:top w:val="none" w:sz="0" w:space="0" w:color="auto"/>
        <w:left w:val="none" w:sz="0" w:space="0" w:color="auto"/>
        <w:bottom w:val="none" w:sz="0" w:space="0" w:color="auto"/>
        <w:right w:val="none" w:sz="0" w:space="0" w:color="auto"/>
      </w:divBdr>
    </w:div>
    <w:div w:id="847135618">
      <w:marLeft w:val="640"/>
      <w:marRight w:val="0"/>
      <w:marTop w:val="0"/>
      <w:marBottom w:val="0"/>
      <w:divBdr>
        <w:top w:val="none" w:sz="0" w:space="0" w:color="auto"/>
        <w:left w:val="none" w:sz="0" w:space="0" w:color="auto"/>
        <w:bottom w:val="none" w:sz="0" w:space="0" w:color="auto"/>
        <w:right w:val="none" w:sz="0" w:space="0" w:color="auto"/>
      </w:divBdr>
    </w:div>
    <w:div w:id="847477419">
      <w:marLeft w:val="640"/>
      <w:marRight w:val="0"/>
      <w:marTop w:val="0"/>
      <w:marBottom w:val="0"/>
      <w:divBdr>
        <w:top w:val="none" w:sz="0" w:space="0" w:color="auto"/>
        <w:left w:val="none" w:sz="0" w:space="0" w:color="auto"/>
        <w:bottom w:val="none" w:sz="0" w:space="0" w:color="auto"/>
        <w:right w:val="none" w:sz="0" w:space="0" w:color="auto"/>
      </w:divBdr>
    </w:div>
    <w:div w:id="847868167">
      <w:marLeft w:val="640"/>
      <w:marRight w:val="0"/>
      <w:marTop w:val="0"/>
      <w:marBottom w:val="0"/>
      <w:divBdr>
        <w:top w:val="none" w:sz="0" w:space="0" w:color="auto"/>
        <w:left w:val="none" w:sz="0" w:space="0" w:color="auto"/>
        <w:bottom w:val="none" w:sz="0" w:space="0" w:color="auto"/>
        <w:right w:val="none" w:sz="0" w:space="0" w:color="auto"/>
      </w:divBdr>
    </w:div>
    <w:div w:id="848062323">
      <w:marLeft w:val="640"/>
      <w:marRight w:val="0"/>
      <w:marTop w:val="0"/>
      <w:marBottom w:val="0"/>
      <w:divBdr>
        <w:top w:val="none" w:sz="0" w:space="0" w:color="auto"/>
        <w:left w:val="none" w:sz="0" w:space="0" w:color="auto"/>
        <w:bottom w:val="none" w:sz="0" w:space="0" w:color="auto"/>
        <w:right w:val="none" w:sz="0" w:space="0" w:color="auto"/>
      </w:divBdr>
    </w:div>
    <w:div w:id="848370101">
      <w:marLeft w:val="640"/>
      <w:marRight w:val="0"/>
      <w:marTop w:val="0"/>
      <w:marBottom w:val="0"/>
      <w:divBdr>
        <w:top w:val="none" w:sz="0" w:space="0" w:color="auto"/>
        <w:left w:val="none" w:sz="0" w:space="0" w:color="auto"/>
        <w:bottom w:val="none" w:sz="0" w:space="0" w:color="auto"/>
        <w:right w:val="none" w:sz="0" w:space="0" w:color="auto"/>
      </w:divBdr>
    </w:div>
    <w:div w:id="848448275">
      <w:marLeft w:val="640"/>
      <w:marRight w:val="0"/>
      <w:marTop w:val="0"/>
      <w:marBottom w:val="0"/>
      <w:divBdr>
        <w:top w:val="none" w:sz="0" w:space="0" w:color="auto"/>
        <w:left w:val="none" w:sz="0" w:space="0" w:color="auto"/>
        <w:bottom w:val="none" w:sz="0" w:space="0" w:color="auto"/>
        <w:right w:val="none" w:sz="0" w:space="0" w:color="auto"/>
      </w:divBdr>
    </w:div>
    <w:div w:id="848830512">
      <w:marLeft w:val="640"/>
      <w:marRight w:val="0"/>
      <w:marTop w:val="0"/>
      <w:marBottom w:val="0"/>
      <w:divBdr>
        <w:top w:val="none" w:sz="0" w:space="0" w:color="auto"/>
        <w:left w:val="none" w:sz="0" w:space="0" w:color="auto"/>
        <w:bottom w:val="none" w:sz="0" w:space="0" w:color="auto"/>
        <w:right w:val="none" w:sz="0" w:space="0" w:color="auto"/>
      </w:divBdr>
    </w:div>
    <w:div w:id="848835548">
      <w:marLeft w:val="640"/>
      <w:marRight w:val="0"/>
      <w:marTop w:val="0"/>
      <w:marBottom w:val="0"/>
      <w:divBdr>
        <w:top w:val="none" w:sz="0" w:space="0" w:color="auto"/>
        <w:left w:val="none" w:sz="0" w:space="0" w:color="auto"/>
        <w:bottom w:val="none" w:sz="0" w:space="0" w:color="auto"/>
        <w:right w:val="none" w:sz="0" w:space="0" w:color="auto"/>
      </w:divBdr>
    </w:div>
    <w:div w:id="849369090">
      <w:marLeft w:val="640"/>
      <w:marRight w:val="0"/>
      <w:marTop w:val="0"/>
      <w:marBottom w:val="0"/>
      <w:divBdr>
        <w:top w:val="none" w:sz="0" w:space="0" w:color="auto"/>
        <w:left w:val="none" w:sz="0" w:space="0" w:color="auto"/>
        <w:bottom w:val="none" w:sz="0" w:space="0" w:color="auto"/>
        <w:right w:val="none" w:sz="0" w:space="0" w:color="auto"/>
      </w:divBdr>
    </w:div>
    <w:div w:id="849567112">
      <w:marLeft w:val="640"/>
      <w:marRight w:val="0"/>
      <w:marTop w:val="0"/>
      <w:marBottom w:val="0"/>
      <w:divBdr>
        <w:top w:val="none" w:sz="0" w:space="0" w:color="auto"/>
        <w:left w:val="none" w:sz="0" w:space="0" w:color="auto"/>
        <w:bottom w:val="none" w:sz="0" w:space="0" w:color="auto"/>
        <w:right w:val="none" w:sz="0" w:space="0" w:color="auto"/>
      </w:divBdr>
    </w:div>
    <w:div w:id="849638537">
      <w:marLeft w:val="640"/>
      <w:marRight w:val="0"/>
      <w:marTop w:val="0"/>
      <w:marBottom w:val="0"/>
      <w:divBdr>
        <w:top w:val="none" w:sz="0" w:space="0" w:color="auto"/>
        <w:left w:val="none" w:sz="0" w:space="0" w:color="auto"/>
        <w:bottom w:val="none" w:sz="0" w:space="0" w:color="auto"/>
        <w:right w:val="none" w:sz="0" w:space="0" w:color="auto"/>
      </w:divBdr>
    </w:div>
    <w:div w:id="850333724">
      <w:marLeft w:val="640"/>
      <w:marRight w:val="0"/>
      <w:marTop w:val="0"/>
      <w:marBottom w:val="0"/>
      <w:divBdr>
        <w:top w:val="none" w:sz="0" w:space="0" w:color="auto"/>
        <w:left w:val="none" w:sz="0" w:space="0" w:color="auto"/>
        <w:bottom w:val="none" w:sz="0" w:space="0" w:color="auto"/>
        <w:right w:val="none" w:sz="0" w:space="0" w:color="auto"/>
      </w:divBdr>
    </w:div>
    <w:div w:id="850337338">
      <w:marLeft w:val="640"/>
      <w:marRight w:val="0"/>
      <w:marTop w:val="0"/>
      <w:marBottom w:val="0"/>
      <w:divBdr>
        <w:top w:val="none" w:sz="0" w:space="0" w:color="auto"/>
        <w:left w:val="none" w:sz="0" w:space="0" w:color="auto"/>
        <w:bottom w:val="none" w:sz="0" w:space="0" w:color="auto"/>
        <w:right w:val="none" w:sz="0" w:space="0" w:color="auto"/>
      </w:divBdr>
    </w:div>
    <w:div w:id="850489581">
      <w:marLeft w:val="640"/>
      <w:marRight w:val="0"/>
      <w:marTop w:val="0"/>
      <w:marBottom w:val="0"/>
      <w:divBdr>
        <w:top w:val="none" w:sz="0" w:space="0" w:color="auto"/>
        <w:left w:val="none" w:sz="0" w:space="0" w:color="auto"/>
        <w:bottom w:val="none" w:sz="0" w:space="0" w:color="auto"/>
        <w:right w:val="none" w:sz="0" w:space="0" w:color="auto"/>
      </w:divBdr>
    </w:div>
    <w:div w:id="851190924">
      <w:marLeft w:val="640"/>
      <w:marRight w:val="0"/>
      <w:marTop w:val="0"/>
      <w:marBottom w:val="0"/>
      <w:divBdr>
        <w:top w:val="none" w:sz="0" w:space="0" w:color="auto"/>
        <w:left w:val="none" w:sz="0" w:space="0" w:color="auto"/>
        <w:bottom w:val="none" w:sz="0" w:space="0" w:color="auto"/>
        <w:right w:val="none" w:sz="0" w:space="0" w:color="auto"/>
      </w:divBdr>
    </w:div>
    <w:div w:id="851603678">
      <w:marLeft w:val="640"/>
      <w:marRight w:val="0"/>
      <w:marTop w:val="0"/>
      <w:marBottom w:val="0"/>
      <w:divBdr>
        <w:top w:val="none" w:sz="0" w:space="0" w:color="auto"/>
        <w:left w:val="none" w:sz="0" w:space="0" w:color="auto"/>
        <w:bottom w:val="none" w:sz="0" w:space="0" w:color="auto"/>
        <w:right w:val="none" w:sz="0" w:space="0" w:color="auto"/>
      </w:divBdr>
    </w:div>
    <w:div w:id="851839033">
      <w:marLeft w:val="640"/>
      <w:marRight w:val="0"/>
      <w:marTop w:val="0"/>
      <w:marBottom w:val="0"/>
      <w:divBdr>
        <w:top w:val="none" w:sz="0" w:space="0" w:color="auto"/>
        <w:left w:val="none" w:sz="0" w:space="0" w:color="auto"/>
        <w:bottom w:val="none" w:sz="0" w:space="0" w:color="auto"/>
        <w:right w:val="none" w:sz="0" w:space="0" w:color="auto"/>
      </w:divBdr>
    </w:div>
    <w:div w:id="852452189">
      <w:marLeft w:val="640"/>
      <w:marRight w:val="0"/>
      <w:marTop w:val="0"/>
      <w:marBottom w:val="0"/>
      <w:divBdr>
        <w:top w:val="none" w:sz="0" w:space="0" w:color="auto"/>
        <w:left w:val="none" w:sz="0" w:space="0" w:color="auto"/>
        <w:bottom w:val="none" w:sz="0" w:space="0" w:color="auto"/>
        <w:right w:val="none" w:sz="0" w:space="0" w:color="auto"/>
      </w:divBdr>
    </w:div>
    <w:div w:id="852842683">
      <w:marLeft w:val="640"/>
      <w:marRight w:val="0"/>
      <w:marTop w:val="0"/>
      <w:marBottom w:val="0"/>
      <w:divBdr>
        <w:top w:val="none" w:sz="0" w:space="0" w:color="auto"/>
        <w:left w:val="none" w:sz="0" w:space="0" w:color="auto"/>
        <w:bottom w:val="none" w:sz="0" w:space="0" w:color="auto"/>
        <w:right w:val="none" w:sz="0" w:space="0" w:color="auto"/>
      </w:divBdr>
    </w:div>
    <w:div w:id="853033122">
      <w:marLeft w:val="640"/>
      <w:marRight w:val="0"/>
      <w:marTop w:val="0"/>
      <w:marBottom w:val="0"/>
      <w:divBdr>
        <w:top w:val="none" w:sz="0" w:space="0" w:color="auto"/>
        <w:left w:val="none" w:sz="0" w:space="0" w:color="auto"/>
        <w:bottom w:val="none" w:sz="0" w:space="0" w:color="auto"/>
        <w:right w:val="none" w:sz="0" w:space="0" w:color="auto"/>
      </w:divBdr>
    </w:div>
    <w:div w:id="854151387">
      <w:marLeft w:val="640"/>
      <w:marRight w:val="0"/>
      <w:marTop w:val="0"/>
      <w:marBottom w:val="0"/>
      <w:divBdr>
        <w:top w:val="none" w:sz="0" w:space="0" w:color="auto"/>
        <w:left w:val="none" w:sz="0" w:space="0" w:color="auto"/>
        <w:bottom w:val="none" w:sz="0" w:space="0" w:color="auto"/>
        <w:right w:val="none" w:sz="0" w:space="0" w:color="auto"/>
      </w:divBdr>
    </w:div>
    <w:div w:id="854465214">
      <w:marLeft w:val="640"/>
      <w:marRight w:val="0"/>
      <w:marTop w:val="0"/>
      <w:marBottom w:val="0"/>
      <w:divBdr>
        <w:top w:val="none" w:sz="0" w:space="0" w:color="auto"/>
        <w:left w:val="none" w:sz="0" w:space="0" w:color="auto"/>
        <w:bottom w:val="none" w:sz="0" w:space="0" w:color="auto"/>
        <w:right w:val="none" w:sz="0" w:space="0" w:color="auto"/>
      </w:divBdr>
    </w:div>
    <w:div w:id="854659929">
      <w:marLeft w:val="640"/>
      <w:marRight w:val="0"/>
      <w:marTop w:val="0"/>
      <w:marBottom w:val="0"/>
      <w:divBdr>
        <w:top w:val="none" w:sz="0" w:space="0" w:color="auto"/>
        <w:left w:val="none" w:sz="0" w:space="0" w:color="auto"/>
        <w:bottom w:val="none" w:sz="0" w:space="0" w:color="auto"/>
        <w:right w:val="none" w:sz="0" w:space="0" w:color="auto"/>
      </w:divBdr>
    </w:div>
    <w:div w:id="855460695">
      <w:marLeft w:val="640"/>
      <w:marRight w:val="0"/>
      <w:marTop w:val="0"/>
      <w:marBottom w:val="0"/>
      <w:divBdr>
        <w:top w:val="none" w:sz="0" w:space="0" w:color="auto"/>
        <w:left w:val="none" w:sz="0" w:space="0" w:color="auto"/>
        <w:bottom w:val="none" w:sz="0" w:space="0" w:color="auto"/>
        <w:right w:val="none" w:sz="0" w:space="0" w:color="auto"/>
      </w:divBdr>
    </w:div>
    <w:div w:id="855969019">
      <w:marLeft w:val="640"/>
      <w:marRight w:val="0"/>
      <w:marTop w:val="0"/>
      <w:marBottom w:val="0"/>
      <w:divBdr>
        <w:top w:val="none" w:sz="0" w:space="0" w:color="auto"/>
        <w:left w:val="none" w:sz="0" w:space="0" w:color="auto"/>
        <w:bottom w:val="none" w:sz="0" w:space="0" w:color="auto"/>
        <w:right w:val="none" w:sz="0" w:space="0" w:color="auto"/>
      </w:divBdr>
    </w:div>
    <w:div w:id="858083100">
      <w:marLeft w:val="640"/>
      <w:marRight w:val="0"/>
      <w:marTop w:val="0"/>
      <w:marBottom w:val="0"/>
      <w:divBdr>
        <w:top w:val="none" w:sz="0" w:space="0" w:color="auto"/>
        <w:left w:val="none" w:sz="0" w:space="0" w:color="auto"/>
        <w:bottom w:val="none" w:sz="0" w:space="0" w:color="auto"/>
        <w:right w:val="none" w:sz="0" w:space="0" w:color="auto"/>
      </w:divBdr>
    </w:div>
    <w:div w:id="858466583">
      <w:marLeft w:val="640"/>
      <w:marRight w:val="0"/>
      <w:marTop w:val="0"/>
      <w:marBottom w:val="0"/>
      <w:divBdr>
        <w:top w:val="none" w:sz="0" w:space="0" w:color="auto"/>
        <w:left w:val="none" w:sz="0" w:space="0" w:color="auto"/>
        <w:bottom w:val="none" w:sz="0" w:space="0" w:color="auto"/>
        <w:right w:val="none" w:sz="0" w:space="0" w:color="auto"/>
      </w:divBdr>
    </w:div>
    <w:div w:id="858860582">
      <w:marLeft w:val="640"/>
      <w:marRight w:val="0"/>
      <w:marTop w:val="0"/>
      <w:marBottom w:val="0"/>
      <w:divBdr>
        <w:top w:val="none" w:sz="0" w:space="0" w:color="auto"/>
        <w:left w:val="none" w:sz="0" w:space="0" w:color="auto"/>
        <w:bottom w:val="none" w:sz="0" w:space="0" w:color="auto"/>
        <w:right w:val="none" w:sz="0" w:space="0" w:color="auto"/>
      </w:divBdr>
    </w:div>
    <w:div w:id="859003560">
      <w:marLeft w:val="640"/>
      <w:marRight w:val="0"/>
      <w:marTop w:val="0"/>
      <w:marBottom w:val="0"/>
      <w:divBdr>
        <w:top w:val="none" w:sz="0" w:space="0" w:color="auto"/>
        <w:left w:val="none" w:sz="0" w:space="0" w:color="auto"/>
        <w:bottom w:val="none" w:sz="0" w:space="0" w:color="auto"/>
        <w:right w:val="none" w:sz="0" w:space="0" w:color="auto"/>
      </w:divBdr>
    </w:div>
    <w:div w:id="859052905">
      <w:marLeft w:val="640"/>
      <w:marRight w:val="0"/>
      <w:marTop w:val="0"/>
      <w:marBottom w:val="0"/>
      <w:divBdr>
        <w:top w:val="none" w:sz="0" w:space="0" w:color="auto"/>
        <w:left w:val="none" w:sz="0" w:space="0" w:color="auto"/>
        <w:bottom w:val="none" w:sz="0" w:space="0" w:color="auto"/>
        <w:right w:val="none" w:sz="0" w:space="0" w:color="auto"/>
      </w:divBdr>
    </w:div>
    <w:div w:id="859396463">
      <w:marLeft w:val="640"/>
      <w:marRight w:val="0"/>
      <w:marTop w:val="0"/>
      <w:marBottom w:val="0"/>
      <w:divBdr>
        <w:top w:val="none" w:sz="0" w:space="0" w:color="auto"/>
        <w:left w:val="none" w:sz="0" w:space="0" w:color="auto"/>
        <w:bottom w:val="none" w:sz="0" w:space="0" w:color="auto"/>
        <w:right w:val="none" w:sz="0" w:space="0" w:color="auto"/>
      </w:divBdr>
    </w:div>
    <w:div w:id="860095886">
      <w:marLeft w:val="480"/>
      <w:marRight w:val="0"/>
      <w:marTop w:val="0"/>
      <w:marBottom w:val="0"/>
      <w:divBdr>
        <w:top w:val="none" w:sz="0" w:space="0" w:color="auto"/>
        <w:left w:val="none" w:sz="0" w:space="0" w:color="auto"/>
        <w:bottom w:val="none" w:sz="0" w:space="0" w:color="auto"/>
        <w:right w:val="none" w:sz="0" w:space="0" w:color="auto"/>
      </w:divBdr>
    </w:div>
    <w:div w:id="861164123">
      <w:marLeft w:val="640"/>
      <w:marRight w:val="0"/>
      <w:marTop w:val="0"/>
      <w:marBottom w:val="0"/>
      <w:divBdr>
        <w:top w:val="none" w:sz="0" w:space="0" w:color="auto"/>
        <w:left w:val="none" w:sz="0" w:space="0" w:color="auto"/>
        <w:bottom w:val="none" w:sz="0" w:space="0" w:color="auto"/>
        <w:right w:val="none" w:sz="0" w:space="0" w:color="auto"/>
      </w:divBdr>
    </w:div>
    <w:div w:id="861749836">
      <w:marLeft w:val="640"/>
      <w:marRight w:val="0"/>
      <w:marTop w:val="0"/>
      <w:marBottom w:val="0"/>
      <w:divBdr>
        <w:top w:val="none" w:sz="0" w:space="0" w:color="auto"/>
        <w:left w:val="none" w:sz="0" w:space="0" w:color="auto"/>
        <w:bottom w:val="none" w:sz="0" w:space="0" w:color="auto"/>
        <w:right w:val="none" w:sz="0" w:space="0" w:color="auto"/>
      </w:divBdr>
    </w:div>
    <w:div w:id="861823041">
      <w:marLeft w:val="640"/>
      <w:marRight w:val="0"/>
      <w:marTop w:val="0"/>
      <w:marBottom w:val="0"/>
      <w:divBdr>
        <w:top w:val="none" w:sz="0" w:space="0" w:color="auto"/>
        <w:left w:val="none" w:sz="0" w:space="0" w:color="auto"/>
        <w:bottom w:val="none" w:sz="0" w:space="0" w:color="auto"/>
        <w:right w:val="none" w:sz="0" w:space="0" w:color="auto"/>
      </w:divBdr>
    </w:div>
    <w:div w:id="862136715">
      <w:marLeft w:val="640"/>
      <w:marRight w:val="0"/>
      <w:marTop w:val="0"/>
      <w:marBottom w:val="0"/>
      <w:divBdr>
        <w:top w:val="none" w:sz="0" w:space="0" w:color="auto"/>
        <w:left w:val="none" w:sz="0" w:space="0" w:color="auto"/>
        <w:bottom w:val="none" w:sz="0" w:space="0" w:color="auto"/>
        <w:right w:val="none" w:sz="0" w:space="0" w:color="auto"/>
      </w:divBdr>
    </w:div>
    <w:div w:id="862863381">
      <w:marLeft w:val="640"/>
      <w:marRight w:val="0"/>
      <w:marTop w:val="0"/>
      <w:marBottom w:val="0"/>
      <w:divBdr>
        <w:top w:val="none" w:sz="0" w:space="0" w:color="auto"/>
        <w:left w:val="none" w:sz="0" w:space="0" w:color="auto"/>
        <w:bottom w:val="none" w:sz="0" w:space="0" w:color="auto"/>
        <w:right w:val="none" w:sz="0" w:space="0" w:color="auto"/>
      </w:divBdr>
    </w:div>
    <w:div w:id="863252866">
      <w:marLeft w:val="640"/>
      <w:marRight w:val="0"/>
      <w:marTop w:val="0"/>
      <w:marBottom w:val="0"/>
      <w:divBdr>
        <w:top w:val="none" w:sz="0" w:space="0" w:color="auto"/>
        <w:left w:val="none" w:sz="0" w:space="0" w:color="auto"/>
        <w:bottom w:val="none" w:sz="0" w:space="0" w:color="auto"/>
        <w:right w:val="none" w:sz="0" w:space="0" w:color="auto"/>
      </w:divBdr>
    </w:div>
    <w:div w:id="863325427">
      <w:marLeft w:val="640"/>
      <w:marRight w:val="0"/>
      <w:marTop w:val="0"/>
      <w:marBottom w:val="0"/>
      <w:divBdr>
        <w:top w:val="none" w:sz="0" w:space="0" w:color="auto"/>
        <w:left w:val="none" w:sz="0" w:space="0" w:color="auto"/>
        <w:bottom w:val="none" w:sz="0" w:space="0" w:color="auto"/>
        <w:right w:val="none" w:sz="0" w:space="0" w:color="auto"/>
      </w:divBdr>
    </w:div>
    <w:div w:id="863515935">
      <w:marLeft w:val="640"/>
      <w:marRight w:val="0"/>
      <w:marTop w:val="0"/>
      <w:marBottom w:val="0"/>
      <w:divBdr>
        <w:top w:val="none" w:sz="0" w:space="0" w:color="auto"/>
        <w:left w:val="none" w:sz="0" w:space="0" w:color="auto"/>
        <w:bottom w:val="none" w:sz="0" w:space="0" w:color="auto"/>
        <w:right w:val="none" w:sz="0" w:space="0" w:color="auto"/>
      </w:divBdr>
    </w:div>
    <w:div w:id="864825815">
      <w:marLeft w:val="640"/>
      <w:marRight w:val="0"/>
      <w:marTop w:val="0"/>
      <w:marBottom w:val="0"/>
      <w:divBdr>
        <w:top w:val="none" w:sz="0" w:space="0" w:color="auto"/>
        <w:left w:val="none" w:sz="0" w:space="0" w:color="auto"/>
        <w:bottom w:val="none" w:sz="0" w:space="0" w:color="auto"/>
        <w:right w:val="none" w:sz="0" w:space="0" w:color="auto"/>
      </w:divBdr>
    </w:div>
    <w:div w:id="864908636">
      <w:marLeft w:val="640"/>
      <w:marRight w:val="0"/>
      <w:marTop w:val="0"/>
      <w:marBottom w:val="0"/>
      <w:divBdr>
        <w:top w:val="none" w:sz="0" w:space="0" w:color="auto"/>
        <w:left w:val="none" w:sz="0" w:space="0" w:color="auto"/>
        <w:bottom w:val="none" w:sz="0" w:space="0" w:color="auto"/>
        <w:right w:val="none" w:sz="0" w:space="0" w:color="auto"/>
      </w:divBdr>
    </w:div>
    <w:div w:id="866140167">
      <w:marLeft w:val="640"/>
      <w:marRight w:val="0"/>
      <w:marTop w:val="0"/>
      <w:marBottom w:val="0"/>
      <w:divBdr>
        <w:top w:val="none" w:sz="0" w:space="0" w:color="auto"/>
        <w:left w:val="none" w:sz="0" w:space="0" w:color="auto"/>
        <w:bottom w:val="none" w:sz="0" w:space="0" w:color="auto"/>
        <w:right w:val="none" w:sz="0" w:space="0" w:color="auto"/>
      </w:divBdr>
    </w:div>
    <w:div w:id="867566094">
      <w:marLeft w:val="640"/>
      <w:marRight w:val="0"/>
      <w:marTop w:val="0"/>
      <w:marBottom w:val="0"/>
      <w:divBdr>
        <w:top w:val="none" w:sz="0" w:space="0" w:color="auto"/>
        <w:left w:val="none" w:sz="0" w:space="0" w:color="auto"/>
        <w:bottom w:val="none" w:sz="0" w:space="0" w:color="auto"/>
        <w:right w:val="none" w:sz="0" w:space="0" w:color="auto"/>
      </w:divBdr>
    </w:div>
    <w:div w:id="868226351">
      <w:marLeft w:val="640"/>
      <w:marRight w:val="0"/>
      <w:marTop w:val="0"/>
      <w:marBottom w:val="0"/>
      <w:divBdr>
        <w:top w:val="none" w:sz="0" w:space="0" w:color="auto"/>
        <w:left w:val="none" w:sz="0" w:space="0" w:color="auto"/>
        <w:bottom w:val="none" w:sz="0" w:space="0" w:color="auto"/>
        <w:right w:val="none" w:sz="0" w:space="0" w:color="auto"/>
      </w:divBdr>
    </w:div>
    <w:div w:id="871462240">
      <w:marLeft w:val="640"/>
      <w:marRight w:val="0"/>
      <w:marTop w:val="0"/>
      <w:marBottom w:val="0"/>
      <w:divBdr>
        <w:top w:val="none" w:sz="0" w:space="0" w:color="auto"/>
        <w:left w:val="none" w:sz="0" w:space="0" w:color="auto"/>
        <w:bottom w:val="none" w:sz="0" w:space="0" w:color="auto"/>
        <w:right w:val="none" w:sz="0" w:space="0" w:color="auto"/>
      </w:divBdr>
    </w:div>
    <w:div w:id="872234446">
      <w:marLeft w:val="640"/>
      <w:marRight w:val="0"/>
      <w:marTop w:val="0"/>
      <w:marBottom w:val="0"/>
      <w:divBdr>
        <w:top w:val="none" w:sz="0" w:space="0" w:color="auto"/>
        <w:left w:val="none" w:sz="0" w:space="0" w:color="auto"/>
        <w:bottom w:val="none" w:sz="0" w:space="0" w:color="auto"/>
        <w:right w:val="none" w:sz="0" w:space="0" w:color="auto"/>
      </w:divBdr>
    </w:div>
    <w:div w:id="872882238">
      <w:marLeft w:val="640"/>
      <w:marRight w:val="0"/>
      <w:marTop w:val="0"/>
      <w:marBottom w:val="0"/>
      <w:divBdr>
        <w:top w:val="none" w:sz="0" w:space="0" w:color="auto"/>
        <w:left w:val="none" w:sz="0" w:space="0" w:color="auto"/>
        <w:bottom w:val="none" w:sz="0" w:space="0" w:color="auto"/>
        <w:right w:val="none" w:sz="0" w:space="0" w:color="auto"/>
      </w:divBdr>
    </w:div>
    <w:div w:id="873537161">
      <w:marLeft w:val="640"/>
      <w:marRight w:val="0"/>
      <w:marTop w:val="0"/>
      <w:marBottom w:val="0"/>
      <w:divBdr>
        <w:top w:val="none" w:sz="0" w:space="0" w:color="auto"/>
        <w:left w:val="none" w:sz="0" w:space="0" w:color="auto"/>
        <w:bottom w:val="none" w:sz="0" w:space="0" w:color="auto"/>
        <w:right w:val="none" w:sz="0" w:space="0" w:color="auto"/>
      </w:divBdr>
    </w:div>
    <w:div w:id="874195956">
      <w:marLeft w:val="640"/>
      <w:marRight w:val="0"/>
      <w:marTop w:val="0"/>
      <w:marBottom w:val="0"/>
      <w:divBdr>
        <w:top w:val="none" w:sz="0" w:space="0" w:color="auto"/>
        <w:left w:val="none" w:sz="0" w:space="0" w:color="auto"/>
        <w:bottom w:val="none" w:sz="0" w:space="0" w:color="auto"/>
        <w:right w:val="none" w:sz="0" w:space="0" w:color="auto"/>
      </w:divBdr>
    </w:div>
    <w:div w:id="874543532">
      <w:marLeft w:val="640"/>
      <w:marRight w:val="0"/>
      <w:marTop w:val="0"/>
      <w:marBottom w:val="0"/>
      <w:divBdr>
        <w:top w:val="none" w:sz="0" w:space="0" w:color="auto"/>
        <w:left w:val="none" w:sz="0" w:space="0" w:color="auto"/>
        <w:bottom w:val="none" w:sz="0" w:space="0" w:color="auto"/>
        <w:right w:val="none" w:sz="0" w:space="0" w:color="auto"/>
      </w:divBdr>
    </w:div>
    <w:div w:id="874584519">
      <w:marLeft w:val="640"/>
      <w:marRight w:val="0"/>
      <w:marTop w:val="0"/>
      <w:marBottom w:val="0"/>
      <w:divBdr>
        <w:top w:val="none" w:sz="0" w:space="0" w:color="auto"/>
        <w:left w:val="none" w:sz="0" w:space="0" w:color="auto"/>
        <w:bottom w:val="none" w:sz="0" w:space="0" w:color="auto"/>
        <w:right w:val="none" w:sz="0" w:space="0" w:color="auto"/>
      </w:divBdr>
    </w:div>
    <w:div w:id="875658592">
      <w:marLeft w:val="640"/>
      <w:marRight w:val="0"/>
      <w:marTop w:val="0"/>
      <w:marBottom w:val="0"/>
      <w:divBdr>
        <w:top w:val="none" w:sz="0" w:space="0" w:color="auto"/>
        <w:left w:val="none" w:sz="0" w:space="0" w:color="auto"/>
        <w:bottom w:val="none" w:sz="0" w:space="0" w:color="auto"/>
        <w:right w:val="none" w:sz="0" w:space="0" w:color="auto"/>
      </w:divBdr>
    </w:div>
    <w:div w:id="875779145">
      <w:marLeft w:val="640"/>
      <w:marRight w:val="0"/>
      <w:marTop w:val="0"/>
      <w:marBottom w:val="0"/>
      <w:divBdr>
        <w:top w:val="none" w:sz="0" w:space="0" w:color="auto"/>
        <w:left w:val="none" w:sz="0" w:space="0" w:color="auto"/>
        <w:bottom w:val="none" w:sz="0" w:space="0" w:color="auto"/>
        <w:right w:val="none" w:sz="0" w:space="0" w:color="auto"/>
      </w:divBdr>
    </w:div>
    <w:div w:id="875973804">
      <w:marLeft w:val="640"/>
      <w:marRight w:val="0"/>
      <w:marTop w:val="0"/>
      <w:marBottom w:val="0"/>
      <w:divBdr>
        <w:top w:val="none" w:sz="0" w:space="0" w:color="auto"/>
        <w:left w:val="none" w:sz="0" w:space="0" w:color="auto"/>
        <w:bottom w:val="none" w:sz="0" w:space="0" w:color="auto"/>
        <w:right w:val="none" w:sz="0" w:space="0" w:color="auto"/>
      </w:divBdr>
    </w:div>
    <w:div w:id="876544480">
      <w:marLeft w:val="640"/>
      <w:marRight w:val="0"/>
      <w:marTop w:val="0"/>
      <w:marBottom w:val="0"/>
      <w:divBdr>
        <w:top w:val="none" w:sz="0" w:space="0" w:color="auto"/>
        <w:left w:val="none" w:sz="0" w:space="0" w:color="auto"/>
        <w:bottom w:val="none" w:sz="0" w:space="0" w:color="auto"/>
        <w:right w:val="none" w:sz="0" w:space="0" w:color="auto"/>
      </w:divBdr>
    </w:div>
    <w:div w:id="877350692">
      <w:marLeft w:val="640"/>
      <w:marRight w:val="0"/>
      <w:marTop w:val="0"/>
      <w:marBottom w:val="0"/>
      <w:divBdr>
        <w:top w:val="none" w:sz="0" w:space="0" w:color="auto"/>
        <w:left w:val="none" w:sz="0" w:space="0" w:color="auto"/>
        <w:bottom w:val="none" w:sz="0" w:space="0" w:color="auto"/>
        <w:right w:val="none" w:sz="0" w:space="0" w:color="auto"/>
      </w:divBdr>
    </w:div>
    <w:div w:id="877746064">
      <w:marLeft w:val="640"/>
      <w:marRight w:val="0"/>
      <w:marTop w:val="0"/>
      <w:marBottom w:val="0"/>
      <w:divBdr>
        <w:top w:val="none" w:sz="0" w:space="0" w:color="auto"/>
        <w:left w:val="none" w:sz="0" w:space="0" w:color="auto"/>
        <w:bottom w:val="none" w:sz="0" w:space="0" w:color="auto"/>
        <w:right w:val="none" w:sz="0" w:space="0" w:color="auto"/>
      </w:divBdr>
    </w:div>
    <w:div w:id="878861986">
      <w:marLeft w:val="640"/>
      <w:marRight w:val="0"/>
      <w:marTop w:val="0"/>
      <w:marBottom w:val="0"/>
      <w:divBdr>
        <w:top w:val="none" w:sz="0" w:space="0" w:color="auto"/>
        <w:left w:val="none" w:sz="0" w:space="0" w:color="auto"/>
        <w:bottom w:val="none" w:sz="0" w:space="0" w:color="auto"/>
        <w:right w:val="none" w:sz="0" w:space="0" w:color="auto"/>
      </w:divBdr>
    </w:div>
    <w:div w:id="879047207">
      <w:marLeft w:val="640"/>
      <w:marRight w:val="0"/>
      <w:marTop w:val="0"/>
      <w:marBottom w:val="0"/>
      <w:divBdr>
        <w:top w:val="none" w:sz="0" w:space="0" w:color="auto"/>
        <w:left w:val="none" w:sz="0" w:space="0" w:color="auto"/>
        <w:bottom w:val="none" w:sz="0" w:space="0" w:color="auto"/>
        <w:right w:val="none" w:sz="0" w:space="0" w:color="auto"/>
      </w:divBdr>
    </w:div>
    <w:div w:id="879171210">
      <w:marLeft w:val="640"/>
      <w:marRight w:val="0"/>
      <w:marTop w:val="0"/>
      <w:marBottom w:val="0"/>
      <w:divBdr>
        <w:top w:val="none" w:sz="0" w:space="0" w:color="auto"/>
        <w:left w:val="none" w:sz="0" w:space="0" w:color="auto"/>
        <w:bottom w:val="none" w:sz="0" w:space="0" w:color="auto"/>
        <w:right w:val="none" w:sz="0" w:space="0" w:color="auto"/>
      </w:divBdr>
    </w:div>
    <w:div w:id="879514846">
      <w:marLeft w:val="640"/>
      <w:marRight w:val="0"/>
      <w:marTop w:val="0"/>
      <w:marBottom w:val="0"/>
      <w:divBdr>
        <w:top w:val="none" w:sz="0" w:space="0" w:color="auto"/>
        <w:left w:val="none" w:sz="0" w:space="0" w:color="auto"/>
        <w:bottom w:val="none" w:sz="0" w:space="0" w:color="auto"/>
        <w:right w:val="none" w:sz="0" w:space="0" w:color="auto"/>
      </w:divBdr>
    </w:div>
    <w:div w:id="880048006">
      <w:marLeft w:val="640"/>
      <w:marRight w:val="0"/>
      <w:marTop w:val="0"/>
      <w:marBottom w:val="0"/>
      <w:divBdr>
        <w:top w:val="none" w:sz="0" w:space="0" w:color="auto"/>
        <w:left w:val="none" w:sz="0" w:space="0" w:color="auto"/>
        <w:bottom w:val="none" w:sz="0" w:space="0" w:color="auto"/>
        <w:right w:val="none" w:sz="0" w:space="0" w:color="auto"/>
      </w:divBdr>
    </w:div>
    <w:div w:id="880744185">
      <w:marLeft w:val="640"/>
      <w:marRight w:val="0"/>
      <w:marTop w:val="0"/>
      <w:marBottom w:val="0"/>
      <w:divBdr>
        <w:top w:val="none" w:sz="0" w:space="0" w:color="auto"/>
        <w:left w:val="none" w:sz="0" w:space="0" w:color="auto"/>
        <w:bottom w:val="none" w:sz="0" w:space="0" w:color="auto"/>
        <w:right w:val="none" w:sz="0" w:space="0" w:color="auto"/>
      </w:divBdr>
    </w:div>
    <w:div w:id="881207601">
      <w:marLeft w:val="640"/>
      <w:marRight w:val="0"/>
      <w:marTop w:val="0"/>
      <w:marBottom w:val="0"/>
      <w:divBdr>
        <w:top w:val="none" w:sz="0" w:space="0" w:color="auto"/>
        <w:left w:val="none" w:sz="0" w:space="0" w:color="auto"/>
        <w:bottom w:val="none" w:sz="0" w:space="0" w:color="auto"/>
        <w:right w:val="none" w:sz="0" w:space="0" w:color="auto"/>
      </w:divBdr>
    </w:div>
    <w:div w:id="881481769">
      <w:marLeft w:val="640"/>
      <w:marRight w:val="0"/>
      <w:marTop w:val="0"/>
      <w:marBottom w:val="0"/>
      <w:divBdr>
        <w:top w:val="none" w:sz="0" w:space="0" w:color="auto"/>
        <w:left w:val="none" w:sz="0" w:space="0" w:color="auto"/>
        <w:bottom w:val="none" w:sz="0" w:space="0" w:color="auto"/>
        <w:right w:val="none" w:sz="0" w:space="0" w:color="auto"/>
      </w:divBdr>
    </w:div>
    <w:div w:id="882131862">
      <w:marLeft w:val="640"/>
      <w:marRight w:val="0"/>
      <w:marTop w:val="0"/>
      <w:marBottom w:val="0"/>
      <w:divBdr>
        <w:top w:val="none" w:sz="0" w:space="0" w:color="auto"/>
        <w:left w:val="none" w:sz="0" w:space="0" w:color="auto"/>
        <w:bottom w:val="none" w:sz="0" w:space="0" w:color="auto"/>
        <w:right w:val="none" w:sz="0" w:space="0" w:color="auto"/>
      </w:divBdr>
    </w:div>
    <w:div w:id="882523169">
      <w:marLeft w:val="640"/>
      <w:marRight w:val="0"/>
      <w:marTop w:val="0"/>
      <w:marBottom w:val="0"/>
      <w:divBdr>
        <w:top w:val="none" w:sz="0" w:space="0" w:color="auto"/>
        <w:left w:val="none" w:sz="0" w:space="0" w:color="auto"/>
        <w:bottom w:val="none" w:sz="0" w:space="0" w:color="auto"/>
        <w:right w:val="none" w:sz="0" w:space="0" w:color="auto"/>
      </w:divBdr>
    </w:div>
    <w:div w:id="884372706">
      <w:marLeft w:val="640"/>
      <w:marRight w:val="0"/>
      <w:marTop w:val="0"/>
      <w:marBottom w:val="0"/>
      <w:divBdr>
        <w:top w:val="none" w:sz="0" w:space="0" w:color="auto"/>
        <w:left w:val="none" w:sz="0" w:space="0" w:color="auto"/>
        <w:bottom w:val="none" w:sz="0" w:space="0" w:color="auto"/>
        <w:right w:val="none" w:sz="0" w:space="0" w:color="auto"/>
      </w:divBdr>
    </w:div>
    <w:div w:id="884757123">
      <w:marLeft w:val="640"/>
      <w:marRight w:val="0"/>
      <w:marTop w:val="0"/>
      <w:marBottom w:val="0"/>
      <w:divBdr>
        <w:top w:val="none" w:sz="0" w:space="0" w:color="auto"/>
        <w:left w:val="none" w:sz="0" w:space="0" w:color="auto"/>
        <w:bottom w:val="none" w:sz="0" w:space="0" w:color="auto"/>
        <w:right w:val="none" w:sz="0" w:space="0" w:color="auto"/>
      </w:divBdr>
    </w:div>
    <w:div w:id="885217599">
      <w:marLeft w:val="640"/>
      <w:marRight w:val="0"/>
      <w:marTop w:val="0"/>
      <w:marBottom w:val="0"/>
      <w:divBdr>
        <w:top w:val="none" w:sz="0" w:space="0" w:color="auto"/>
        <w:left w:val="none" w:sz="0" w:space="0" w:color="auto"/>
        <w:bottom w:val="none" w:sz="0" w:space="0" w:color="auto"/>
        <w:right w:val="none" w:sz="0" w:space="0" w:color="auto"/>
      </w:divBdr>
    </w:div>
    <w:div w:id="885526312">
      <w:marLeft w:val="640"/>
      <w:marRight w:val="0"/>
      <w:marTop w:val="0"/>
      <w:marBottom w:val="0"/>
      <w:divBdr>
        <w:top w:val="none" w:sz="0" w:space="0" w:color="auto"/>
        <w:left w:val="none" w:sz="0" w:space="0" w:color="auto"/>
        <w:bottom w:val="none" w:sz="0" w:space="0" w:color="auto"/>
        <w:right w:val="none" w:sz="0" w:space="0" w:color="auto"/>
      </w:divBdr>
    </w:div>
    <w:div w:id="887304117">
      <w:marLeft w:val="640"/>
      <w:marRight w:val="0"/>
      <w:marTop w:val="0"/>
      <w:marBottom w:val="0"/>
      <w:divBdr>
        <w:top w:val="none" w:sz="0" w:space="0" w:color="auto"/>
        <w:left w:val="none" w:sz="0" w:space="0" w:color="auto"/>
        <w:bottom w:val="none" w:sz="0" w:space="0" w:color="auto"/>
        <w:right w:val="none" w:sz="0" w:space="0" w:color="auto"/>
      </w:divBdr>
    </w:div>
    <w:div w:id="887686157">
      <w:marLeft w:val="640"/>
      <w:marRight w:val="0"/>
      <w:marTop w:val="0"/>
      <w:marBottom w:val="0"/>
      <w:divBdr>
        <w:top w:val="none" w:sz="0" w:space="0" w:color="auto"/>
        <w:left w:val="none" w:sz="0" w:space="0" w:color="auto"/>
        <w:bottom w:val="none" w:sz="0" w:space="0" w:color="auto"/>
        <w:right w:val="none" w:sz="0" w:space="0" w:color="auto"/>
      </w:divBdr>
    </w:div>
    <w:div w:id="887692956">
      <w:marLeft w:val="640"/>
      <w:marRight w:val="0"/>
      <w:marTop w:val="0"/>
      <w:marBottom w:val="0"/>
      <w:divBdr>
        <w:top w:val="none" w:sz="0" w:space="0" w:color="auto"/>
        <w:left w:val="none" w:sz="0" w:space="0" w:color="auto"/>
        <w:bottom w:val="none" w:sz="0" w:space="0" w:color="auto"/>
        <w:right w:val="none" w:sz="0" w:space="0" w:color="auto"/>
      </w:divBdr>
    </w:div>
    <w:div w:id="888959919">
      <w:marLeft w:val="640"/>
      <w:marRight w:val="0"/>
      <w:marTop w:val="0"/>
      <w:marBottom w:val="0"/>
      <w:divBdr>
        <w:top w:val="none" w:sz="0" w:space="0" w:color="auto"/>
        <w:left w:val="none" w:sz="0" w:space="0" w:color="auto"/>
        <w:bottom w:val="none" w:sz="0" w:space="0" w:color="auto"/>
        <w:right w:val="none" w:sz="0" w:space="0" w:color="auto"/>
      </w:divBdr>
    </w:div>
    <w:div w:id="889615048">
      <w:marLeft w:val="640"/>
      <w:marRight w:val="0"/>
      <w:marTop w:val="0"/>
      <w:marBottom w:val="0"/>
      <w:divBdr>
        <w:top w:val="none" w:sz="0" w:space="0" w:color="auto"/>
        <w:left w:val="none" w:sz="0" w:space="0" w:color="auto"/>
        <w:bottom w:val="none" w:sz="0" w:space="0" w:color="auto"/>
        <w:right w:val="none" w:sz="0" w:space="0" w:color="auto"/>
      </w:divBdr>
    </w:div>
    <w:div w:id="890193995">
      <w:marLeft w:val="640"/>
      <w:marRight w:val="0"/>
      <w:marTop w:val="0"/>
      <w:marBottom w:val="0"/>
      <w:divBdr>
        <w:top w:val="none" w:sz="0" w:space="0" w:color="auto"/>
        <w:left w:val="none" w:sz="0" w:space="0" w:color="auto"/>
        <w:bottom w:val="none" w:sz="0" w:space="0" w:color="auto"/>
        <w:right w:val="none" w:sz="0" w:space="0" w:color="auto"/>
      </w:divBdr>
    </w:div>
    <w:div w:id="890507524">
      <w:marLeft w:val="640"/>
      <w:marRight w:val="0"/>
      <w:marTop w:val="0"/>
      <w:marBottom w:val="0"/>
      <w:divBdr>
        <w:top w:val="none" w:sz="0" w:space="0" w:color="auto"/>
        <w:left w:val="none" w:sz="0" w:space="0" w:color="auto"/>
        <w:bottom w:val="none" w:sz="0" w:space="0" w:color="auto"/>
        <w:right w:val="none" w:sz="0" w:space="0" w:color="auto"/>
      </w:divBdr>
    </w:div>
    <w:div w:id="891422820">
      <w:marLeft w:val="640"/>
      <w:marRight w:val="0"/>
      <w:marTop w:val="0"/>
      <w:marBottom w:val="0"/>
      <w:divBdr>
        <w:top w:val="none" w:sz="0" w:space="0" w:color="auto"/>
        <w:left w:val="none" w:sz="0" w:space="0" w:color="auto"/>
        <w:bottom w:val="none" w:sz="0" w:space="0" w:color="auto"/>
        <w:right w:val="none" w:sz="0" w:space="0" w:color="auto"/>
      </w:divBdr>
    </w:div>
    <w:div w:id="892082966">
      <w:marLeft w:val="640"/>
      <w:marRight w:val="0"/>
      <w:marTop w:val="0"/>
      <w:marBottom w:val="0"/>
      <w:divBdr>
        <w:top w:val="none" w:sz="0" w:space="0" w:color="auto"/>
        <w:left w:val="none" w:sz="0" w:space="0" w:color="auto"/>
        <w:bottom w:val="none" w:sz="0" w:space="0" w:color="auto"/>
        <w:right w:val="none" w:sz="0" w:space="0" w:color="auto"/>
      </w:divBdr>
    </w:div>
    <w:div w:id="892229735">
      <w:marLeft w:val="640"/>
      <w:marRight w:val="0"/>
      <w:marTop w:val="0"/>
      <w:marBottom w:val="0"/>
      <w:divBdr>
        <w:top w:val="none" w:sz="0" w:space="0" w:color="auto"/>
        <w:left w:val="none" w:sz="0" w:space="0" w:color="auto"/>
        <w:bottom w:val="none" w:sz="0" w:space="0" w:color="auto"/>
        <w:right w:val="none" w:sz="0" w:space="0" w:color="auto"/>
      </w:divBdr>
    </w:div>
    <w:div w:id="892424661">
      <w:marLeft w:val="640"/>
      <w:marRight w:val="0"/>
      <w:marTop w:val="0"/>
      <w:marBottom w:val="0"/>
      <w:divBdr>
        <w:top w:val="none" w:sz="0" w:space="0" w:color="auto"/>
        <w:left w:val="none" w:sz="0" w:space="0" w:color="auto"/>
        <w:bottom w:val="none" w:sz="0" w:space="0" w:color="auto"/>
        <w:right w:val="none" w:sz="0" w:space="0" w:color="auto"/>
      </w:divBdr>
    </w:div>
    <w:div w:id="894196410">
      <w:marLeft w:val="640"/>
      <w:marRight w:val="0"/>
      <w:marTop w:val="0"/>
      <w:marBottom w:val="0"/>
      <w:divBdr>
        <w:top w:val="none" w:sz="0" w:space="0" w:color="auto"/>
        <w:left w:val="none" w:sz="0" w:space="0" w:color="auto"/>
        <w:bottom w:val="none" w:sz="0" w:space="0" w:color="auto"/>
        <w:right w:val="none" w:sz="0" w:space="0" w:color="auto"/>
      </w:divBdr>
    </w:div>
    <w:div w:id="894698298">
      <w:marLeft w:val="640"/>
      <w:marRight w:val="0"/>
      <w:marTop w:val="0"/>
      <w:marBottom w:val="0"/>
      <w:divBdr>
        <w:top w:val="none" w:sz="0" w:space="0" w:color="auto"/>
        <w:left w:val="none" w:sz="0" w:space="0" w:color="auto"/>
        <w:bottom w:val="none" w:sz="0" w:space="0" w:color="auto"/>
        <w:right w:val="none" w:sz="0" w:space="0" w:color="auto"/>
      </w:divBdr>
    </w:div>
    <w:div w:id="894925535">
      <w:marLeft w:val="480"/>
      <w:marRight w:val="0"/>
      <w:marTop w:val="0"/>
      <w:marBottom w:val="0"/>
      <w:divBdr>
        <w:top w:val="none" w:sz="0" w:space="0" w:color="auto"/>
        <w:left w:val="none" w:sz="0" w:space="0" w:color="auto"/>
        <w:bottom w:val="none" w:sz="0" w:space="0" w:color="auto"/>
        <w:right w:val="none" w:sz="0" w:space="0" w:color="auto"/>
      </w:divBdr>
    </w:div>
    <w:div w:id="895243047">
      <w:marLeft w:val="640"/>
      <w:marRight w:val="0"/>
      <w:marTop w:val="0"/>
      <w:marBottom w:val="0"/>
      <w:divBdr>
        <w:top w:val="none" w:sz="0" w:space="0" w:color="auto"/>
        <w:left w:val="none" w:sz="0" w:space="0" w:color="auto"/>
        <w:bottom w:val="none" w:sz="0" w:space="0" w:color="auto"/>
        <w:right w:val="none" w:sz="0" w:space="0" w:color="auto"/>
      </w:divBdr>
    </w:div>
    <w:div w:id="895313650">
      <w:marLeft w:val="640"/>
      <w:marRight w:val="0"/>
      <w:marTop w:val="0"/>
      <w:marBottom w:val="0"/>
      <w:divBdr>
        <w:top w:val="none" w:sz="0" w:space="0" w:color="auto"/>
        <w:left w:val="none" w:sz="0" w:space="0" w:color="auto"/>
        <w:bottom w:val="none" w:sz="0" w:space="0" w:color="auto"/>
        <w:right w:val="none" w:sz="0" w:space="0" w:color="auto"/>
      </w:divBdr>
    </w:div>
    <w:div w:id="895357359">
      <w:marLeft w:val="640"/>
      <w:marRight w:val="0"/>
      <w:marTop w:val="0"/>
      <w:marBottom w:val="0"/>
      <w:divBdr>
        <w:top w:val="none" w:sz="0" w:space="0" w:color="auto"/>
        <w:left w:val="none" w:sz="0" w:space="0" w:color="auto"/>
        <w:bottom w:val="none" w:sz="0" w:space="0" w:color="auto"/>
        <w:right w:val="none" w:sz="0" w:space="0" w:color="auto"/>
      </w:divBdr>
    </w:div>
    <w:div w:id="897013260">
      <w:marLeft w:val="640"/>
      <w:marRight w:val="0"/>
      <w:marTop w:val="0"/>
      <w:marBottom w:val="0"/>
      <w:divBdr>
        <w:top w:val="none" w:sz="0" w:space="0" w:color="auto"/>
        <w:left w:val="none" w:sz="0" w:space="0" w:color="auto"/>
        <w:bottom w:val="none" w:sz="0" w:space="0" w:color="auto"/>
        <w:right w:val="none" w:sz="0" w:space="0" w:color="auto"/>
      </w:divBdr>
    </w:div>
    <w:div w:id="898051503">
      <w:marLeft w:val="640"/>
      <w:marRight w:val="0"/>
      <w:marTop w:val="0"/>
      <w:marBottom w:val="0"/>
      <w:divBdr>
        <w:top w:val="none" w:sz="0" w:space="0" w:color="auto"/>
        <w:left w:val="none" w:sz="0" w:space="0" w:color="auto"/>
        <w:bottom w:val="none" w:sz="0" w:space="0" w:color="auto"/>
        <w:right w:val="none" w:sz="0" w:space="0" w:color="auto"/>
      </w:divBdr>
    </w:div>
    <w:div w:id="898126376">
      <w:marLeft w:val="640"/>
      <w:marRight w:val="0"/>
      <w:marTop w:val="0"/>
      <w:marBottom w:val="0"/>
      <w:divBdr>
        <w:top w:val="none" w:sz="0" w:space="0" w:color="auto"/>
        <w:left w:val="none" w:sz="0" w:space="0" w:color="auto"/>
        <w:bottom w:val="none" w:sz="0" w:space="0" w:color="auto"/>
        <w:right w:val="none" w:sz="0" w:space="0" w:color="auto"/>
      </w:divBdr>
    </w:div>
    <w:div w:id="898246800">
      <w:marLeft w:val="640"/>
      <w:marRight w:val="0"/>
      <w:marTop w:val="0"/>
      <w:marBottom w:val="0"/>
      <w:divBdr>
        <w:top w:val="none" w:sz="0" w:space="0" w:color="auto"/>
        <w:left w:val="none" w:sz="0" w:space="0" w:color="auto"/>
        <w:bottom w:val="none" w:sz="0" w:space="0" w:color="auto"/>
        <w:right w:val="none" w:sz="0" w:space="0" w:color="auto"/>
      </w:divBdr>
    </w:div>
    <w:div w:id="901065272">
      <w:marLeft w:val="640"/>
      <w:marRight w:val="0"/>
      <w:marTop w:val="0"/>
      <w:marBottom w:val="0"/>
      <w:divBdr>
        <w:top w:val="none" w:sz="0" w:space="0" w:color="auto"/>
        <w:left w:val="none" w:sz="0" w:space="0" w:color="auto"/>
        <w:bottom w:val="none" w:sz="0" w:space="0" w:color="auto"/>
        <w:right w:val="none" w:sz="0" w:space="0" w:color="auto"/>
      </w:divBdr>
    </w:div>
    <w:div w:id="902375036">
      <w:marLeft w:val="640"/>
      <w:marRight w:val="0"/>
      <w:marTop w:val="0"/>
      <w:marBottom w:val="0"/>
      <w:divBdr>
        <w:top w:val="none" w:sz="0" w:space="0" w:color="auto"/>
        <w:left w:val="none" w:sz="0" w:space="0" w:color="auto"/>
        <w:bottom w:val="none" w:sz="0" w:space="0" w:color="auto"/>
        <w:right w:val="none" w:sz="0" w:space="0" w:color="auto"/>
      </w:divBdr>
    </w:div>
    <w:div w:id="903182793">
      <w:marLeft w:val="640"/>
      <w:marRight w:val="0"/>
      <w:marTop w:val="0"/>
      <w:marBottom w:val="0"/>
      <w:divBdr>
        <w:top w:val="none" w:sz="0" w:space="0" w:color="auto"/>
        <w:left w:val="none" w:sz="0" w:space="0" w:color="auto"/>
        <w:bottom w:val="none" w:sz="0" w:space="0" w:color="auto"/>
        <w:right w:val="none" w:sz="0" w:space="0" w:color="auto"/>
      </w:divBdr>
    </w:div>
    <w:div w:id="903490665">
      <w:marLeft w:val="640"/>
      <w:marRight w:val="0"/>
      <w:marTop w:val="0"/>
      <w:marBottom w:val="0"/>
      <w:divBdr>
        <w:top w:val="none" w:sz="0" w:space="0" w:color="auto"/>
        <w:left w:val="none" w:sz="0" w:space="0" w:color="auto"/>
        <w:bottom w:val="none" w:sz="0" w:space="0" w:color="auto"/>
        <w:right w:val="none" w:sz="0" w:space="0" w:color="auto"/>
      </w:divBdr>
    </w:div>
    <w:div w:id="903566483">
      <w:marLeft w:val="640"/>
      <w:marRight w:val="0"/>
      <w:marTop w:val="0"/>
      <w:marBottom w:val="0"/>
      <w:divBdr>
        <w:top w:val="none" w:sz="0" w:space="0" w:color="auto"/>
        <w:left w:val="none" w:sz="0" w:space="0" w:color="auto"/>
        <w:bottom w:val="none" w:sz="0" w:space="0" w:color="auto"/>
        <w:right w:val="none" w:sz="0" w:space="0" w:color="auto"/>
      </w:divBdr>
    </w:div>
    <w:div w:id="904410699">
      <w:marLeft w:val="640"/>
      <w:marRight w:val="0"/>
      <w:marTop w:val="0"/>
      <w:marBottom w:val="0"/>
      <w:divBdr>
        <w:top w:val="none" w:sz="0" w:space="0" w:color="auto"/>
        <w:left w:val="none" w:sz="0" w:space="0" w:color="auto"/>
        <w:bottom w:val="none" w:sz="0" w:space="0" w:color="auto"/>
        <w:right w:val="none" w:sz="0" w:space="0" w:color="auto"/>
      </w:divBdr>
    </w:div>
    <w:div w:id="905064616">
      <w:marLeft w:val="640"/>
      <w:marRight w:val="0"/>
      <w:marTop w:val="0"/>
      <w:marBottom w:val="0"/>
      <w:divBdr>
        <w:top w:val="none" w:sz="0" w:space="0" w:color="auto"/>
        <w:left w:val="none" w:sz="0" w:space="0" w:color="auto"/>
        <w:bottom w:val="none" w:sz="0" w:space="0" w:color="auto"/>
        <w:right w:val="none" w:sz="0" w:space="0" w:color="auto"/>
      </w:divBdr>
    </w:div>
    <w:div w:id="905645217">
      <w:marLeft w:val="640"/>
      <w:marRight w:val="0"/>
      <w:marTop w:val="0"/>
      <w:marBottom w:val="0"/>
      <w:divBdr>
        <w:top w:val="none" w:sz="0" w:space="0" w:color="auto"/>
        <w:left w:val="none" w:sz="0" w:space="0" w:color="auto"/>
        <w:bottom w:val="none" w:sz="0" w:space="0" w:color="auto"/>
        <w:right w:val="none" w:sz="0" w:space="0" w:color="auto"/>
      </w:divBdr>
    </w:div>
    <w:div w:id="905719774">
      <w:marLeft w:val="640"/>
      <w:marRight w:val="0"/>
      <w:marTop w:val="0"/>
      <w:marBottom w:val="0"/>
      <w:divBdr>
        <w:top w:val="none" w:sz="0" w:space="0" w:color="auto"/>
        <w:left w:val="none" w:sz="0" w:space="0" w:color="auto"/>
        <w:bottom w:val="none" w:sz="0" w:space="0" w:color="auto"/>
        <w:right w:val="none" w:sz="0" w:space="0" w:color="auto"/>
      </w:divBdr>
    </w:div>
    <w:div w:id="905844404">
      <w:marLeft w:val="640"/>
      <w:marRight w:val="0"/>
      <w:marTop w:val="0"/>
      <w:marBottom w:val="0"/>
      <w:divBdr>
        <w:top w:val="none" w:sz="0" w:space="0" w:color="auto"/>
        <w:left w:val="none" w:sz="0" w:space="0" w:color="auto"/>
        <w:bottom w:val="none" w:sz="0" w:space="0" w:color="auto"/>
        <w:right w:val="none" w:sz="0" w:space="0" w:color="auto"/>
      </w:divBdr>
    </w:div>
    <w:div w:id="906106909">
      <w:marLeft w:val="640"/>
      <w:marRight w:val="0"/>
      <w:marTop w:val="0"/>
      <w:marBottom w:val="0"/>
      <w:divBdr>
        <w:top w:val="none" w:sz="0" w:space="0" w:color="auto"/>
        <w:left w:val="none" w:sz="0" w:space="0" w:color="auto"/>
        <w:bottom w:val="none" w:sz="0" w:space="0" w:color="auto"/>
        <w:right w:val="none" w:sz="0" w:space="0" w:color="auto"/>
      </w:divBdr>
    </w:div>
    <w:div w:id="907612032">
      <w:marLeft w:val="640"/>
      <w:marRight w:val="0"/>
      <w:marTop w:val="0"/>
      <w:marBottom w:val="0"/>
      <w:divBdr>
        <w:top w:val="none" w:sz="0" w:space="0" w:color="auto"/>
        <w:left w:val="none" w:sz="0" w:space="0" w:color="auto"/>
        <w:bottom w:val="none" w:sz="0" w:space="0" w:color="auto"/>
        <w:right w:val="none" w:sz="0" w:space="0" w:color="auto"/>
      </w:divBdr>
    </w:div>
    <w:div w:id="907766526">
      <w:marLeft w:val="640"/>
      <w:marRight w:val="0"/>
      <w:marTop w:val="0"/>
      <w:marBottom w:val="0"/>
      <w:divBdr>
        <w:top w:val="none" w:sz="0" w:space="0" w:color="auto"/>
        <w:left w:val="none" w:sz="0" w:space="0" w:color="auto"/>
        <w:bottom w:val="none" w:sz="0" w:space="0" w:color="auto"/>
        <w:right w:val="none" w:sz="0" w:space="0" w:color="auto"/>
      </w:divBdr>
    </w:div>
    <w:div w:id="907958898">
      <w:marLeft w:val="640"/>
      <w:marRight w:val="0"/>
      <w:marTop w:val="0"/>
      <w:marBottom w:val="0"/>
      <w:divBdr>
        <w:top w:val="none" w:sz="0" w:space="0" w:color="auto"/>
        <w:left w:val="none" w:sz="0" w:space="0" w:color="auto"/>
        <w:bottom w:val="none" w:sz="0" w:space="0" w:color="auto"/>
        <w:right w:val="none" w:sz="0" w:space="0" w:color="auto"/>
      </w:divBdr>
    </w:div>
    <w:div w:id="908539903">
      <w:marLeft w:val="640"/>
      <w:marRight w:val="0"/>
      <w:marTop w:val="0"/>
      <w:marBottom w:val="0"/>
      <w:divBdr>
        <w:top w:val="none" w:sz="0" w:space="0" w:color="auto"/>
        <w:left w:val="none" w:sz="0" w:space="0" w:color="auto"/>
        <w:bottom w:val="none" w:sz="0" w:space="0" w:color="auto"/>
        <w:right w:val="none" w:sz="0" w:space="0" w:color="auto"/>
      </w:divBdr>
    </w:div>
    <w:div w:id="908729329">
      <w:marLeft w:val="640"/>
      <w:marRight w:val="0"/>
      <w:marTop w:val="0"/>
      <w:marBottom w:val="0"/>
      <w:divBdr>
        <w:top w:val="none" w:sz="0" w:space="0" w:color="auto"/>
        <w:left w:val="none" w:sz="0" w:space="0" w:color="auto"/>
        <w:bottom w:val="none" w:sz="0" w:space="0" w:color="auto"/>
        <w:right w:val="none" w:sz="0" w:space="0" w:color="auto"/>
      </w:divBdr>
    </w:div>
    <w:div w:id="910580065">
      <w:marLeft w:val="640"/>
      <w:marRight w:val="0"/>
      <w:marTop w:val="0"/>
      <w:marBottom w:val="0"/>
      <w:divBdr>
        <w:top w:val="none" w:sz="0" w:space="0" w:color="auto"/>
        <w:left w:val="none" w:sz="0" w:space="0" w:color="auto"/>
        <w:bottom w:val="none" w:sz="0" w:space="0" w:color="auto"/>
        <w:right w:val="none" w:sz="0" w:space="0" w:color="auto"/>
      </w:divBdr>
    </w:div>
    <w:div w:id="910699453">
      <w:marLeft w:val="640"/>
      <w:marRight w:val="0"/>
      <w:marTop w:val="0"/>
      <w:marBottom w:val="0"/>
      <w:divBdr>
        <w:top w:val="none" w:sz="0" w:space="0" w:color="auto"/>
        <w:left w:val="none" w:sz="0" w:space="0" w:color="auto"/>
        <w:bottom w:val="none" w:sz="0" w:space="0" w:color="auto"/>
        <w:right w:val="none" w:sz="0" w:space="0" w:color="auto"/>
      </w:divBdr>
    </w:div>
    <w:div w:id="911625473">
      <w:marLeft w:val="640"/>
      <w:marRight w:val="0"/>
      <w:marTop w:val="0"/>
      <w:marBottom w:val="0"/>
      <w:divBdr>
        <w:top w:val="none" w:sz="0" w:space="0" w:color="auto"/>
        <w:left w:val="none" w:sz="0" w:space="0" w:color="auto"/>
        <w:bottom w:val="none" w:sz="0" w:space="0" w:color="auto"/>
        <w:right w:val="none" w:sz="0" w:space="0" w:color="auto"/>
      </w:divBdr>
    </w:div>
    <w:div w:id="914827071">
      <w:marLeft w:val="640"/>
      <w:marRight w:val="0"/>
      <w:marTop w:val="0"/>
      <w:marBottom w:val="0"/>
      <w:divBdr>
        <w:top w:val="none" w:sz="0" w:space="0" w:color="auto"/>
        <w:left w:val="none" w:sz="0" w:space="0" w:color="auto"/>
        <w:bottom w:val="none" w:sz="0" w:space="0" w:color="auto"/>
        <w:right w:val="none" w:sz="0" w:space="0" w:color="auto"/>
      </w:divBdr>
    </w:div>
    <w:div w:id="915553278">
      <w:marLeft w:val="640"/>
      <w:marRight w:val="0"/>
      <w:marTop w:val="0"/>
      <w:marBottom w:val="0"/>
      <w:divBdr>
        <w:top w:val="none" w:sz="0" w:space="0" w:color="auto"/>
        <w:left w:val="none" w:sz="0" w:space="0" w:color="auto"/>
        <w:bottom w:val="none" w:sz="0" w:space="0" w:color="auto"/>
        <w:right w:val="none" w:sz="0" w:space="0" w:color="auto"/>
      </w:divBdr>
    </w:div>
    <w:div w:id="916015035">
      <w:marLeft w:val="640"/>
      <w:marRight w:val="0"/>
      <w:marTop w:val="0"/>
      <w:marBottom w:val="0"/>
      <w:divBdr>
        <w:top w:val="none" w:sz="0" w:space="0" w:color="auto"/>
        <w:left w:val="none" w:sz="0" w:space="0" w:color="auto"/>
        <w:bottom w:val="none" w:sz="0" w:space="0" w:color="auto"/>
        <w:right w:val="none" w:sz="0" w:space="0" w:color="auto"/>
      </w:divBdr>
    </w:div>
    <w:div w:id="916591170">
      <w:marLeft w:val="640"/>
      <w:marRight w:val="0"/>
      <w:marTop w:val="0"/>
      <w:marBottom w:val="0"/>
      <w:divBdr>
        <w:top w:val="none" w:sz="0" w:space="0" w:color="auto"/>
        <w:left w:val="none" w:sz="0" w:space="0" w:color="auto"/>
        <w:bottom w:val="none" w:sz="0" w:space="0" w:color="auto"/>
        <w:right w:val="none" w:sz="0" w:space="0" w:color="auto"/>
      </w:divBdr>
    </w:div>
    <w:div w:id="917010872">
      <w:marLeft w:val="640"/>
      <w:marRight w:val="0"/>
      <w:marTop w:val="0"/>
      <w:marBottom w:val="0"/>
      <w:divBdr>
        <w:top w:val="none" w:sz="0" w:space="0" w:color="auto"/>
        <w:left w:val="none" w:sz="0" w:space="0" w:color="auto"/>
        <w:bottom w:val="none" w:sz="0" w:space="0" w:color="auto"/>
        <w:right w:val="none" w:sz="0" w:space="0" w:color="auto"/>
      </w:divBdr>
    </w:div>
    <w:div w:id="918297558">
      <w:marLeft w:val="640"/>
      <w:marRight w:val="0"/>
      <w:marTop w:val="0"/>
      <w:marBottom w:val="0"/>
      <w:divBdr>
        <w:top w:val="none" w:sz="0" w:space="0" w:color="auto"/>
        <w:left w:val="none" w:sz="0" w:space="0" w:color="auto"/>
        <w:bottom w:val="none" w:sz="0" w:space="0" w:color="auto"/>
        <w:right w:val="none" w:sz="0" w:space="0" w:color="auto"/>
      </w:divBdr>
    </w:div>
    <w:div w:id="918712208">
      <w:marLeft w:val="640"/>
      <w:marRight w:val="0"/>
      <w:marTop w:val="0"/>
      <w:marBottom w:val="0"/>
      <w:divBdr>
        <w:top w:val="none" w:sz="0" w:space="0" w:color="auto"/>
        <w:left w:val="none" w:sz="0" w:space="0" w:color="auto"/>
        <w:bottom w:val="none" w:sz="0" w:space="0" w:color="auto"/>
        <w:right w:val="none" w:sz="0" w:space="0" w:color="auto"/>
      </w:divBdr>
    </w:div>
    <w:div w:id="919293690">
      <w:marLeft w:val="640"/>
      <w:marRight w:val="0"/>
      <w:marTop w:val="0"/>
      <w:marBottom w:val="0"/>
      <w:divBdr>
        <w:top w:val="none" w:sz="0" w:space="0" w:color="auto"/>
        <w:left w:val="none" w:sz="0" w:space="0" w:color="auto"/>
        <w:bottom w:val="none" w:sz="0" w:space="0" w:color="auto"/>
        <w:right w:val="none" w:sz="0" w:space="0" w:color="auto"/>
      </w:divBdr>
    </w:div>
    <w:div w:id="920717754">
      <w:marLeft w:val="640"/>
      <w:marRight w:val="0"/>
      <w:marTop w:val="0"/>
      <w:marBottom w:val="0"/>
      <w:divBdr>
        <w:top w:val="none" w:sz="0" w:space="0" w:color="auto"/>
        <w:left w:val="none" w:sz="0" w:space="0" w:color="auto"/>
        <w:bottom w:val="none" w:sz="0" w:space="0" w:color="auto"/>
        <w:right w:val="none" w:sz="0" w:space="0" w:color="auto"/>
      </w:divBdr>
    </w:div>
    <w:div w:id="920795346">
      <w:marLeft w:val="640"/>
      <w:marRight w:val="0"/>
      <w:marTop w:val="0"/>
      <w:marBottom w:val="0"/>
      <w:divBdr>
        <w:top w:val="none" w:sz="0" w:space="0" w:color="auto"/>
        <w:left w:val="none" w:sz="0" w:space="0" w:color="auto"/>
        <w:bottom w:val="none" w:sz="0" w:space="0" w:color="auto"/>
        <w:right w:val="none" w:sz="0" w:space="0" w:color="auto"/>
      </w:divBdr>
    </w:div>
    <w:div w:id="921794737">
      <w:marLeft w:val="640"/>
      <w:marRight w:val="0"/>
      <w:marTop w:val="0"/>
      <w:marBottom w:val="0"/>
      <w:divBdr>
        <w:top w:val="none" w:sz="0" w:space="0" w:color="auto"/>
        <w:left w:val="none" w:sz="0" w:space="0" w:color="auto"/>
        <w:bottom w:val="none" w:sz="0" w:space="0" w:color="auto"/>
        <w:right w:val="none" w:sz="0" w:space="0" w:color="auto"/>
      </w:divBdr>
    </w:div>
    <w:div w:id="921796347">
      <w:marLeft w:val="640"/>
      <w:marRight w:val="0"/>
      <w:marTop w:val="0"/>
      <w:marBottom w:val="0"/>
      <w:divBdr>
        <w:top w:val="none" w:sz="0" w:space="0" w:color="auto"/>
        <w:left w:val="none" w:sz="0" w:space="0" w:color="auto"/>
        <w:bottom w:val="none" w:sz="0" w:space="0" w:color="auto"/>
        <w:right w:val="none" w:sz="0" w:space="0" w:color="auto"/>
      </w:divBdr>
    </w:div>
    <w:div w:id="921842223">
      <w:marLeft w:val="640"/>
      <w:marRight w:val="0"/>
      <w:marTop w:val="0"/>
      <w:marBottom w:val="0"/>
      <w:divBdr>
        <w:top w:val="none" w:sz="0" w:space="0" w:color="auto"/>
        <w:left w:val="none" w:sz="0" w:space="0" w:color="auto"/>
        <w:bottom w:val="none" w:sz="0" w:space="0" w:color="auto"/>
        <w:right w:val="none" w:sz="0" w:space="0" w:color="auto"/>
      </w:divBdr>
    </w:div>
    <w:div w:id="922376011">
      <w:marLeft w:val="640"/>
      <w:marRight w:val="0"/>
      <w:marTop w:val="0"/>
      <w:marBottom w:val="0"/>
      <w:divBdr>
        <w:top w:val="none" w:sz="0" w:space="0" w:color="auto"/>
        <w:left w:val="none" w:sz="0" w:space="0" w:color="auto"/>
        <w:bottom w:val="none" w:sz="0" w:space="0" w:color="auto"/>
        <w:right w:val="none" w:sz="0" w:space="0" w:color="auto"/>
      </w:divBdr>
    </w:div>
    <w:div w:id="922881990">
      <w:marLeft w:val="640"/>
      <w:marRight w:val="0"/>
      <w:marTop w:val="0"/>
      <w:marBottom w:val="0"/>
      <w:divBdr>
        <w:top w:val="none" w:sz="0" w:space="0" w:color="auto"/>
        <w:left w:val="none" w:sz="0" w:space="0" w:color="auto"/>
        <w:bottom w:val="none" w:sz="0" w:space="0" w:color="auto"/>
        <w:right w:val="none" w:sz="0" w:space="0" w:color="auto"/>
      </w:divBdr>
    </w:div>
    <w:div w:id="923077309">
      <w:marLeft w:val="640"/>
      <w:marRight w:val="0"/>
      <w:marTop w:val="0"/>
      <w:marBottom w:val="0"/>
      <w:divBdr>
        <w:top w:val="none" w:sz="0" w:space="0" w:color="auto"/>
        <w:left w:val="none" w:sz="0" w:space="0" w:color="auto"/>
        <w:bottom w:val="none" w:sz="0" w:space="0" w:color="auto"/>
        <w:right w:val="none" w:sz="0" w:space="0" w:color="auto"/>
      </w:divBdr>
    </w:div>
    <w:div w:id="923337402">
      <w:marLeft w:val="640"/>
      <w:marRight w:val="0"/>
      <w:marTop w:val="0"/>
      <w:marBottom w:val="0"/>
      <w:divBdr>
        <w:top w:val="none" w:sz="0" w:space="0" w:color="auto"/>
        <w:left w:val="none" w:sz="0" w:space="0" w:color="auto"/>
        <w:bottom w:val="none" w:sz="0" w:space="0" w:color="auto"/>
        <w:right w:val="none" w:sz="0" w:space="0" w:color="auto"/>
      </w:divBdr>
    </w:div>
    <w:div w:id="923607493">
      <w:marLeft w:val="640"/>
      <w:marRight w:val="0"/>
      <w:marTop w:val="0"/>
      <w:marBottom w:val="0"/>
      <w:divBdr>
        <w:top w:val="none" w:sz="0" w:space="0" w:color="auto"/>
        <w:left w:val="none" w:sz="0" w:space="0" w:color="auto"/>
        <w:bottom w:val="none" w:sz="0" w:space="0" w:color="auto"/>
        <w:right w:val="none" w:sz="0" w:space="0" w:color="auto"/>
      </w:divBdr>
    </w:div>
    <w:div w:id="924651624">
      <w:marLeft w:val="640"/>
      <w:marRight w:val="0"/>
      <w:marTop w:val="0"/>
      <w:marBottom w:val="0"/>
      <w:divBdr>
        <w:top w:val="none" w:sz="0" w:space="0" w:color="auto"/>
        <w:left w:val="none" w:sz="0" w:space="0" w:color="auto"/>
        <w:bottom w:val="none" w:sz="0" w:space="0" w:color="auto"/>
        <w:right w:val="none" w:sz="0" w:space="0" w:color="auto"/>
      </w:divBdr>
    </w:div>
    <w:div w:id="925303774">
      <w:marLeft w:val="640"/>
      <w:marRight w:val="0"/>
      <w:marTop w:val="0"/>
      <w:marBottom w:val="0"/>
      <w:divBdr>
        <w:top w:val="none" w:sz="0" w:space="0" w:color="auto"/>
        <w:left w:val="none" w:sz="0" w:space="0" w:color="auto"/>
        <w:bottom w:val="none" w:sz="0" w:space="0" w:color="auto"/>
        <w:right w:val="none" w:sz="0" w:space="0" w:color="auto"/>
      </w:divBdr>
    </w:div>
    <w:div w:id="925501937">
      <w:marLeft w:val="640"/>
      <w:marRight w:val="0"/>
      <w:marTop w:val="0"/>
      <w:marBottom w:val="0"/>
      <w:divBdr>
        <w:top w:val="none" w:sz="0" w:space="0" w:color="auto"/>
        <w:left w:val="none" w:sz="0" w:space="0" w:color="auto"/>
        <w:bottom w:val="none" w:sz="0" w:space="0" w:color="auto"/>
        <w:right w:val="none" w:sz="0" w:space="0" w:color="auto"/>
      </w:divBdr>
    </w:div>
    <w:div w:id="925573247">
      <w:marLeft w:val="640"/>
      <w:marRight w:val="0"/>
      <w:marTop w:val="0"/>
      <w:marBottom w:val="0"/>
      <w:divBdr>
        <w:top w:val="none" w:sz="0" w:space="0" w:color="auto"/>
        <w:left w:val="none" w:sz="0" w:space="0" w:color="auto"/>
        <w:bottom w:val="none" w:sz="0" w:space="0" w:color="auto"/>
        <w:right w:val="none" w:sz="0" w:space="0" w:color="auto"/>
      </w:divBdr>
    </w:div>
    <w:div w:id="925577123">
      <w:marLeft w:val="640"/>
      <w:marRight w:val="0"/>
      <w:marTop w:val="0"/>
      <w:marBottom w:val="0"/>
      <w:divBdr>
        <w:top w:val="none" w:sz="0" w:space="0" w:color="auto"/>
        <w:left w:val="none" w:sz="0" w:space="0" w:color="auto"/>
        <w:bottom w:val="none" w:sz="0" w:space="0" w:color="auto"/>
        <w:right w:val="none" w:sz="0" w:space="0" w:color="auto"/>
      </w:divBdr>
    </w:div>
    <w:div w:id="926688859">
      <w:marLeft w:val="640"/>
      <w:marRight w:val="0"/>
      <w:marTop w:val="0"/>
      <w:marBottom w:val="0"/>
      <w:divBdr>
        <w:top w:val="none" w:sz="0" w:space="0" w:color="auto"/>
        <w:left w:val="none" w:sz="0" w:space="0" w:color="auto"/>
        <w:bottom w:val="none" w:sz="0" w:space="0" w:color="auto"/>
        <w:right w:val="none" w:sz="0" w:space="0" w:color="auto"/>
      </w:divBdr>
    </w:div>
    <w:div w:id="927082549">
      <w:marLeft w:val="640"/>
      <w:marRight w:val="0"/>
      <w:marTop w:val="0"/>
      <w:marBottom w:val="0"/>
      <w:divBdr>
        <w:top w:val="none" w:sz="0" w:space="0" w:color="auto"/>
        <w:left w:val="none" w:sz="0" w:space="0" w:color="auto"/>
        <w:bottom w:val="none" w:sz="0" w:space="0" w:color="auto"/>
        <w:right w:val="none" w:sz="0" w:space="0" w:color="auto"/>
      </w:divBdr>
    </w:div>
    <w:div w:id="927272538">
      <w:marLeft w:val="640"/>
      <w:marRight w:val="0"/>
      <w:marTop w:val="0"/>
      <w:marBottom w:val="0"/>
      <w:divBdr>
        <w:top w:val="none" w:sz="0" w:space="0" w:color="auto"/>
        <w:left w:val="none" w:sz="0" w:space="0" w:color="auto"/>
        <w:bottom w:val="none" w:sz="0" w:space="0" w:color="auto"/>
        <w:right w:val="none" w:sz="0" w:space="0" w:color="auto"/>
      </w:divBdr>
    </w:div>
    <w:div w:id="928007557">
      <w:marLeft w:val="640"/>
      <w:marRight w:val="0"/>
      <w:marTop w:val="0"/>
      <w:marBottom w:val="0"/>
      <w:divBdr>
        <w:top w:val="none" w:sz="0" w:space="0" w:color="auto"/>
        <w:left w:val="none" w:sz="0" w:space="0" w:color="auto"/>
        <w:bottom w:val="none" w:sz="0" w:space="0" w:color="auto"/>
        <w:right w:val="none" w:sz="0" w:space="0" w:color="auto"/>
      </w:divBdr>
    </w:div>
    <w:div w:id="928579973">
      <w:marLeft w:val="640"/>
      <w:marRight w:val="0"/>
      <w:marTop w:val="0"/>
      <w:marBottom w:val="0"/>
      <w:divBdr>
        <w:top w:val="none" w:sz="0" w:space="0" w:color="auto"/>
        <w:left w:val="none" w:sz="0" w:space="0" w:color="auto"/>
        <w:bottom w:val="none" w:sz="0" w:space="0" w:color="auto"/>
        <w:right w:val="none" w:sz="0" w:space="0" w:color="auto"/>
      </w:divBdr>
    </w:div>
    <w:div w:id="928778922">
      <w:marLeft w:val="640"/>
      <w:marRight w:val="0"/>
      <w:marTop w:val="0"/>
      <w:marBottom w:val="0"/>
      <w:divBdr>
        <w:top w:val="none" w:sz="0" w:space="0" w:color="auto"/>
        <w:left w:val="none" w:sz="0" w:space="0" w:color="auto"/>
        <w:bottom w:val="none" w:sz="0" w:space="0" w:color="auto"/>
        <w:right w:val="none" w:sz="0" w:space="0" w:color="auto"/>
      </w:divBdr>
    </w:div>
    <w:div w:id="928779001">
      <w:marLeft w:val="640"/>
      <w:marRight w:val="0"/>
      <w:marTop w:val="0"/>
      <w:marBottom w:val="0"/>
      <w:divBdr>
        <w:top w:val="none" w:sz="0" w:space="0" w:color="auto"/>
        <w:left w:val="none" w:sz="0" w:space="0" w:color="auto"/>
        <w:bottom w:val="none" w:sz="0" w:space="0" w:color="auto"/>
        <w:right w:val="none" w:sz="0" w:space="0" w:color="auto"/>
      </w:divBdr>
    </w:div>
    <w:div w:id="928999559">
      <w:marLeft w:val="640"/>
      <w:marRight w:val="0"/>
      <w:marTop w:val="0"/>
      <w:marBottom w:val="0"/>
      <w:divBdr>
        <w:top w:val="none" w:sz="0" w:space="0" w:color="auto"/>
        <w:left w:val="none" w:sz="0" w:space="0" w:color="auto"/>
        <w:bottom w:val="none" w:sz="0" w:space="0" w:color="auto"/>
        <w:right w:val="none" w:sz="0" w:space="0" w:color="auto"/>
      </w:divBdr>
    </w:div>
    <w:div w:id="929241723">
      <w:marLeft w:val="640"/>
      <w:marRight w:val="0"/>
      <w:marTop w:val="0"/>
      <w:marBottom w:val="0"/>
      <w:divBdr>
        <w:top w:val="none" w:sz="0" w:space="0" w:color="auto"/>
        <w:left w:val="none" w:sz="0" w:space="0" w:color="auto"/>
        <w:bottom w:val="none" w:sz="0" w:space="0" w:color="auto"/>
        <w:right w:val="none" w:sz="0" w:space="0" w:color="auto"/>
      </w:divBdr>
    </w:div>
    <w:div w:id="929780476">
      <w:marLeft w:val="640"/>
      <w:marRight w:val="0"/>
      <w:marTop w:val="0"/>
      <w:marBottom w:val="0"/>
      <w:divBdr>
        <w:top w:val="none" w:sz="0" w:space="0" w:color="auto"/>
        <w:left w:val="none" w:sz="0" w:space="0" w:color="auto"/>
        <w:bottom w:val="none" w:sz="0" w:space="0" w:color="auto"/>
        <w:right w:val="none" w:sz="0" w:space="0" w:color="auto"/>
      </w:divBdr>
    </w:div>
    <w:div w:id="930118815">
      <w:marLeft w:val="640"/>
      <w:marRight w:val="0"/>
      <w:marTop w:val="0"/>
      <w:marBottom w:val="0"/>
      <w:divBdr>
        <w:top w:val="none" w:sz="0" w:space="0" w:color="auto"/>
        <w:left w:val="none" w:sz="0" w:space="0" w:color="auto"/>
        <w:bottom w:val="none" w:sz="0" w:space="0" w:color="auto"/>
        <w:right w:val="none" w:sz="0" w:space="0" w:color="auto"/>
      </w:divBdr>
    </w:div>
    <w:div w:id="930355752">
      <w:marLeft w:val="640"/>
      <w:marRight w:val="0"/>
      <w:marTop w:val="0"/>
      <w:marBottom w:val="0"/>
      <w:divBdr>
        <w:top w:val="none" w:sz="0" w:space="0" w:color="auto"/>
        <w:left w:val="none" w:sz="0" w:space="0" w:color="auto"/>
        <w:bottom w:val="none" w:sz="0" w:space="0" w:color="auto"/>
        <w:right w:val="none" w:sz="0" w:space="0" w:color="auto"/>
      </w:divBdr>
    </w:div>
    <w:div w:id="930968618">
      <w:marLeft w:val="640"/>
      <w:marRight w:val="0"/>
      <w:marTop w:val="0"/>
      <w:marBottom w:val="0"/>
      <w:divBdr>
        <w:top w:val="none" w:sz="0" w:space="0" w:color="auto"/>
        <w:left w:val="none" w:sz="0" w:space="0" w:color="auto"/>
        <w:bottom w:val="none" w:sz="0" w:space="0" w:color="auto"/>
        <w:right w:val="none" w:sz="0" w:space="0" w:color="auto"/>
      </w:divBdr>
    </w:div>
    <w:div w:id="933048401">
      <w:marLeft w:val="640"/>
      <w:marRight w:val="0"/>
      <w:marTop w:val="0"/>
      <w:marBottom w:val="0"/>
      <w:divBdr>
        <w:top w:val="none" w:sz="0" w:space="0" w:color="auto"/>
        <w:left w:val="none" w:sz="0" w:space="0" w:color="auto"/>
        <w:bottom w:val="none" w:sz="0" w:space="0" w:color="auto"/>
        <w:right w:val="none" w:sz="0" w:space="0" w:color="auto"/>
      </w:divBdr>
    </w:div>
    <w:div w:id="933899022">
      <w:marLeft w:val="640"/>
      <w:marRight w:val="0"/>
      <w:marTop w:val="0"/>
      <w:marBottom w:val="0"/>
      <w:divBdr>
        <w:top w:val="none" w:sz="0" w:space="0" w:color="auto"/>
        <w:left w:val="none" w:sz="0" w:space="0" w:color="auto"/>
        <w:bottom w:val="none" w:sz="0" w:space="0" w:color="auto"/>
        <w:right w:val="none" w:sz="0" w:space="0" w:color="auto"/>
      </w:divBdr>
    </w:div>
    <w:div w:id="934435150">
      <w:marLeft w:val="640"/>
      <w:marRight w:val="0"/>
      <w:marTop w:val="0"/>
      <w:marBottom w:val="0"/>
      <w:divBdr>
        <w:top w:val="none" w:sz="0" w:space="0" w:color="auto"/>
        <w:left w:val="none" w:sz="0" w:space="0" w:color="auto"/>
        <w:bottom w:val="none" w:sz="0" w:space="0" w:color="auto"/>
        <w:right w:val="none" w:sz="0" w:space="0" w:color="auto"/>
      </w:divBdr>
    </w:div>
    <w:div w:id="936447591">
      <w:marLeft w:val="640"/>
      <w:marRight w:val="0"/>
      <w:marTop w:val="0"/>
      <w:marBottom w:val="0"/>
      <w:divBdr>
        <w:top w:val="none" w:sz="0" w:space="0" w:color="auto"/>
        <w:left w:val="none" w:sz="0" w:space="0" w:color="auto"/>
        <w:bottom w:val="none" w:sz="0" w:space="0" w:color="auto"/>
        <w:right w:val="none" w:sz="0" w:space="0" w:color="auto"/>
      </w:divBdr>
    </w:div>
    <w:div w:id="936710813">
      <w:marLeft w:val="640"/>
      <w:marRight w:val="0"/>
      <w:marTop w:val="0"/>
      <w:marBottom w:val="0"/>
      <w:divBdr>
        <w:top w:val="none" w:sz="0" w:space="0" w:color="auto"/>
        <w:left w:val="none" w:sz="0" w:space="0" w:color="auto"/>
        <w:bottom w:val="none" w:sz="0" w:space="0" w:color="auto"/>
        <w:right w:val="none" w:sz="0" w:space="0" w:color="auto"/>
      </w:divBdr>
    </w:div>
    <w:div w:id="937830556">
      <w:marLeft w:val="640"/>
      <w:marRight w:val="0"/>
      <w:marTop w:val="0"/>
      <w:marBottom w:val="0"/>
      <w:divBdr>
        <w:top w:val="none" w:sz="0" w:space="0" w:color="auto"/>
        <w:left w:val="none" w:sz="0" w:space="0" w:color="auto"/>
        <w:bottom w:val="none" w:sz="0" w:space="0" w:color="auto"/>
        <w:right w:val="none" w:sz="0" w:space="0" w:color="auto"/>
      </w:divBdr>
    </w:div>
    <w:div w:id="938179538">
      <w:marLeft w:val="640"/>
      <w:marRight w:val="0"/>
      <w:marTop w:val="0"/>
      <w:marBottom w:val="0"/>
      <w:divBdr>
        <w:top w:val="none" w:sz="0" w:space="0" w:color="auto"/>
        <w:left w:val="none" w:sz="0" w:space="0" w:color="auto"/>
        <w:bottom w:val="none" w:sz="0" w:space="0" w:color="auto"/>
        <w:right w:val="none" w:sz="0" w:space="0" w:color="auto"/>
      </w:divBdr>
    </w:div>
    <w:div w:id="939683452">
      <w:marLeft w:val="640"/>
      <w:marRight w:val="0"/>
      <w:marTop w:val="0"/>
      <w:marBottom w:val="0"/>
      <w:divBdr>
        <w:top w:val="none" w:sz="0" w:space="0" w:color="auto"/>
        <w:left w:val="none" w:sz="0" w:space="0" w:color="auto"/>
        <w:bottom w:val="none" w:sz="0" w:space="0" w:color="auto"/>
        <w:right w:val="none" w:sz="0" w:space="0" w:color="auto"/>
      </w:divBdr>
    </w:div>
    <w:div w:id="939873042">
      <w:marLeft w:val="640"/>
      <w:marRight w:val="0"/>
      <w:marTop w:val="0"/>
      <w:marBottom w:val="0"/>
      <w:divBdr>
        <w:top w:val="none" w:sz="0" w:space="0" w:color="auto"/>
        <w:left w:val="none" w:sz="0" w:space="0" w:color="auto"/>
        <w:bottom w:val="none" w:sz="0" w:space="0" w:color="auto"/>
        <w:right w:val="none" w:sz="0" w:space="0" w:color="auto"/>
      </w:divBdr>
    </w:div>
    <w:div w:id="939948837">
      <w:marLeft w:val="640"/>
      <w:marRight w:val="0"/>
      <w:marTop w:val="0"/>
      <w:marBottom w:val="0"/>
      <w:divBdr>
        <w:top w:val="none" w:sz="0" w:space="0" w:color="auto"/>
        <w:left w:val="none" w:sz="0" w:space="0" w:color="auto"/>
        <w:bottom w:val="none" w:sz="0" w:space="0" w:color="auto"/>
        <w:right w:val="none" w:sz="0" w:space="0" w:color="auto"/>
      </w:divBdr>
    </w:div>
    <w:div w:id="940145122">
      <w:marLeft w:val="640"/>
      <w:marRight w:val="0"/>
      <w:marTop w:val="0"/>
      <w:marBottom w:val="0"/>
      <w:divBdr>
        <w:top w:val="none" w:sz="0" w:space="0" w:color="auto"/>
        <w:left w:val="none" w:sz="0" w:space="0" w:color="auto"/>
        <w:bottom w:val="none" w:sz="0" w:space="0" w:color="auto"/>
        <w:right w:val="none" w:sz="0" w:space="0" w:color="auto"/>
      </w:divBdr>
    </w:div>
    <w:div w:id="940187369">
      <w:marLeft w:val="640"/>
      <w:marRight w:val="0"/>
      <w:marTop w:val="0"/>
      <w:marBottom w:val="0"/>
      <w:divBdr>
        <w:top w:val="none" w:sz="0" w:space="0" w:color="auto"/>
        <w:left w:val="none" w:sz="0" w:space="0" w:color="auto"/>
        <w:bottom w:val="none" w:sz="0" w:space="0" w:color="auto"/>
        <w:right w:val="none" w:sz="0" w:space="0" w:color="auto"/>
      </w:divBdr>
    </w:div>
    <w:div w:id="940339566">
      <w:marLeft w:val="640"/>
      <w:marRight w:val="0"/>
      <w:marTop w:val="0"/>
      <w:marBottom w:val="0"/>
      <w:divBdr>
        <w:top w:val="none" w:sz="0" w:space="0" w:color="auto"/>
        <w:left w:val="none" w:sz="0" w:space="0" w:color="auto"/>
        <w:bottom w:val="none" w:sz="0" w:space="0" w:color="auto"/>
        <w:right w:val="none" w:sz="0" w:space="0" w:color="auto"/>
      </w:divBdr>
    </w:div>
    <w:div w:id="940383122">
      <w:marLeft w:val="640"/>
      <w:marRight w:val="0"/>
      <w:marTop w:val="0"/>
      <w:marBottom w:val="0"/>
      <w:divBdr>
        <w:top w:val="none" w:sz="0" w:space="0" w:color="auto"/>
        <w:left w:val="none" w:sz="0" w:space="0" w:color="auto"/>
        <w:bottom w:val="none" w:sz="0" w:space="0" w:color="auto"/>
        <w:right w:val="none" w:sz="0" w:space="0" w:color="auto"/>
      </w:divBdr>
    </w:div>
    <w:div w:id="940722262">
      <w:marLeft w:val="640"/>
      <w:marRight w:val="0"/>
      <w:marTop w:val="0"/>
      <w:marBottom w:val="0"/>
      <w:divBdr>
        <w:top w:val="none" w:sz="0" w:space="0" w:color="auto"/>
        <w:left w:val="none" w:sz="0" w:space="0" w:color="auto"/>
        <w:bottom w:val="none" w:sz="0" w:space="0" w:color="auto"/>
        <w:right w:val="none" w:sz="0" w:space="0" w:color="auto"/>
      </w:divBdr>
    </w:div>
    <w:div w:id="940722441">
      <w:marLeft w:val="640"/>
      <w:marRight w:val="0"/>
      <w:marTop w:val="0"/>
      <w:marBottom w:val="0"/>
      <w:divBdr>
        <w:top w:val="none" w:sz="0" w:space="0" w:color="auto"/>
        <w:left w:val="none" w:sz="0" w:space="0" w:color="auto"/>
        <w:bottom w:val="none" w:sz="0" w:space="0" w:color="auto"/>
        <w:right w:val="none" w:sz="0" w:space="0" w:color="auto"/>
      </w:divBdr>
    </w:div>
    <w:div w:id="940836257">
      <w:marLeft w:val="640"/>
      <w:marRight w:val="0"/>
      <w:marTop w:val="0"/>
      <w:marBottom w:val="0"/>
      <w:divBdr>
        <w:top w:val="none" w:sz="0" w:space="0" w:color="auto"/>
        <w:left w:val="none" w:sz="0" w:space="0" w:color="auto"/>
        <w:bottom w:val="none" w:sz="0" w:space="0" w:color="auto"/>
        <w:right w:val="none" w:sz="0" w:space="0" w:color="auto"/>
      </w:divBdr>
    </w:div>
    <w:div w:id="941181843">
      <w:marLeft w:val="640"/>
      <w:marRight w:val="0"/>
      <w:marTop w:val="0"/>
      <w:marBottom w:val="0"/>
      <w:divBdr>
        <w:top w:val="none" w:sz="0" w:space="0" w:color="auto"/>
        <w:left w:val="none" w:sz="0" w:space="0" w:color="auto"/>
        <w:bottom w:val="none" w:sz="0" w:space="0" w:color="auto"/>
        <w:right w:val="none" w:sz="0" w:space="0" w:color="auto"/>
      </w:divBdr>
    </w:div>
    <w:div w:id="941493994">
      <w:marLeft w:val="640"/>
      <w:marRight w:val="0"/>
      <w:marTop w:val="0"/>
      <w:marBottom w:val="0"/>
      <w:divBdr>
        <w:top w:val="none" w:sz="0" w:space="0" w:color="auto"/>
        <w:left w:val="none" w:sz="0" w:space="0" w:color="auto"/>
        <w:bottom w:val="none" w:sz="0" w:space="0" w:color="auto"/>
        <w:right w:val="none" w:sz="0" w:space="0" w:color="auto"/>
      </w:divBdr>
    </w:div>
    <w:div w:id="942034273">
      <w:marLeft w:val="640"/>
      <w:marRight w:val="0"/>
      <w:marTop w:val="0"/>
      <w:marBottom w:val="0"/>
      <w:divBdr>
        <w:top w:val="none" w:sz="0" w:space="0" w:color="auto"/>
        <w:left w:val="none" w:sz="0" w:space="0" w:color="auto"/>
        <w:bottom w:val="none" w:sz="0" w:space="0" w:color="auto"/>
        <w:right w:val="none" w:sz="0" w:space="0" w:color="auto"/>
      </w:divBdr>
    </w:div>
    <w:div w:id="943000384">
      <w:marLeft w:val="640"/>
      <w:marRight w:val="0"/>
      <w:marTop w:val="0"/>
      <w:marBottom w:val="0"/>
      <w:divBdr>
        <w:top w:val="none" w:sz="0" w:space="0" w:color="auto"/>
        <w:left w:val="none" w:sz="0" w:space="0" w:color="auto"/>
        <w:bottom w:val="none" w:sz="0" w:space="0" w:color="auto"/>
        <w:right w:val="none" w:sz="0" w:space="0" w:color="auto"/>
      </w:divBdr>
    </w:div>
    <w:div w:id="943150532">
      <w:marLeft w:val="640"/>
      <w:marRight w:val="0"/>
      <w:marTop w:val="0"/>
      <w:marBottom w:val="0"/>
      <w:divBdr>
        <w:top w:val="none" w:sz="0" w:space="0" w:color="auto"/>
        <w:left w:val="none" w:sz="0" w:space="0" w:color="auto"/>
        <w:bottom w:val="none" w:sz="0" w:space="0" w:color="auto"/>
        <w:right w:val="none" w:sz="0" w:space="0" w:color="auto"/>
      </w:divBdr>
    </w:div>
    <w:div w:id="943423405">
      <w:marLeft w:val="640"/>
      <w:marRight w:val="0"/>
      <w:marTop w:val="0"/>
      <w:marBottom w:val="0"/>
      <w:divBdr>
        <w:top w:val="none" w:sz="0" w:space="0" w:color="auto"/>
        <w:left w:val="none" w:sz="0" w:space="0" w:color="auto"/>
        <w:bottom w:val="none" w:sz="0" w:space="0" w:color="auto"/>
        <w:right w:val="none" w:sz="0" w:space="0" w:color="auto"/>
      </w:divBdr>
    </w:div>
    <w:div w:id="943461072">
      <w:marLeft w:val="640"/>
      <w:marRight w:val="0"/>
      <w:marTop w:val="0"/>
      <w:marBottom w:val="0"/>
      <w:divBdr>
        <w:top w:val="none" w:sz="0" w:space="0" w:color="auto"/>
        <w:left w:val="none" w:sz="0" w:space="0" w:color="auto"/>
        <w:bottom w:val="none" w:sz="0" w:space="0" w:color="auto"/>
        <w:right w:val="none" w:sz="0" w:space="0" w:color="auto"/>
      </w:divBdr>
    </w:div>
    <w:div w:id="943682940">
      <w:marLeft w:val="640"/>
      <w:marRight w:val="0"/>
      <w:marTop w:val="0"/>
      <w:marBottom w:val="0"/>
      <w:divBdr>
        <w:top w:val="none" w:sz="0" w:space="0" w:color="auto"/>
        <w:left w:val="none" w:sz="0" w:space="0" w:color="auto"/>
        <w:bottom w:val="none" w:sz="0" w:space="0" w:color="auto"/>
        <w:right w:val="none" w:sz="0" w:space="0" w:color="auto"/>
      </w:divBdr>
    </w:div>
    <w:div w:id="944457743">
      <w:marLeft w:val="640"/>
      <w:marRight w:val="0"/>
      <w:marTop w:val="0"/>
      <w:marBottom w:val="0"/>
      <w:divBdr>
        <w:top w:val="none" w:sz="0" w:space="0" w:color="auto"/>
        <w:left w:val="none" w:sz="0" w:space="0" w:color="auto"/>
        <w:bottom w:val="none" w:sz="0" w:space="0" w:color="auto"/>
        <w:right w:val="none" w:sz="0" w:space="0" w:color="auto"/>
      </w:divBdr>
    </w:div>
    <w:div w:id="944728575">
      <w:marLeft w:val="640"/>
      <w:marRight w:val="0"/>
      <w:marTop w:val="0"/>
      <w:marBottom w:val="0"/>
      <w:divBdr>
        <w:top w:val="none" w:sz="0" w:space="0" w:color="auto"/>
        <w:left w:val="none" w:sz="0" w:space="0" w:color="auto"/>
        <w:bottom w:val="none" w:sz="0" w:space="0" w:color="auto"/>
        <w:right w:val="none" w:sz="0" w:space="0" w:color="auto"/>
      </w:divBdr>
    </w:div>
    <w:div w:id="945232998">
      <w:marLeft w:val="640"/>
      <w:marRight w:val="0"/>
      <w:marTop w:val="0"/>
      <w:marBottom w:val="0"/>
      <w:divBdr>
        <w:top w:val="none" w:sz="0" w:space="0" w:color="auto"/>
        <w:left w:val="none" w:sz="0" w:space="0" w:color="auto"/>
        <w:bottom w:val="none" w:sz="0" w:space="0" w:color="auto"/>
        <w:right w:val="none" w:sz="0" w:space="0" w:color="auto"/>
      </w:divBdr>
    </w:div>
    <w:div w:id="945965296">
      <w:marLeft w:val="640"/>
      <w:marRight w:val="0"/>
      <w:marTop w:val="0"/>
      <w:marBottom w:val="0"/>
      <w:divBdr>
        <w:top w:val="none" w:sz="0" w:space="0" w:color="auto"/>
        <w:left w:val="none" w:sz="0" w:space="0" w:color="auto"/>
        <w:bottom w:val="none" w:sz="0" w:space="0" w:color="auto"/>
        <w:right w:val="none" w:sz="0" w:space="0" w:color="auto"/>
      </w:divBdr>
    </w:div>
    <w:div w:id="946698562">
      <w:marLeft w:val="640"/>
      <w:marRight w:val="0"/>
      <w:marTop w:val="0"/>
      <w:marBottom w:val="0"/>
      <w:divBdr>
        <w:top w:val="none" w:sz="0" w:space="0" w:color="auto"/>
        <w:left w:val="none" w:sz="0" w:space="0" w:color="auto"/>
        <w:bottom w:val="none" w:sz="0" w:space="0" w:color="auto"/>
        <w:right w:val="none" w:sz="0" w:space="0" w:color="auto"/>
      </w:divBdr>
    </w:div>
    <w:div w:id="946889663">
      <w:marLeft w:val="640"/>
      <w:marRight w:val="0"/>
      <w:marTop w:val="0"/>
      <w:marBottom w:val="0"/>
      <w:divBdr>
        <w:top w:val="none" w:sz="0" w:space="0" w:color="auto"/>
        <w:left w:val="none" w:sz="0" w:space="0" w:color="auto"/>
        <w:bottom w:val="none" w:sz="0" w:space="0" w:color="auto"/>
        <w:right w:val="none" w:sz="0" w:space="0" w:color="auto"/>
      </w:divBdr>
    </w:div>
    <w:div w:id="947004378">
      <w:marLeft w:val="640"/>
      <w:marRight w:val="0"/>
      <w:marTop w:val="0"/>
      <w:marBottom w:val="0"/>
      <w:divBdr>
        <w:top w:val="none" w:sz="0" w:space="0" w:color="auto"/>
        <w:left w:val="none" w:sz="0" w:space="0" w:color="auto"/>
        <w:bottom w:val="none" w:sz="0" w:space="0" w:color="auto"/>
        <w:right w:val="none" w:sz="0" w:space="0" w:color="auto"/>
      </w:divBdr>
    </w:div>
    <w:div w:id="948122239">
      <w:marLeft w:val="640"/>
      <w:marRight w:val="0"/>
      <w:marTop w:val="0"/>
      <w:marBottom w:val="0"/>
      <w:divBdr>
        <w:top w:val="none" w:sz="0" w:space="0" w:color="auto"/>
        <w:left w:val="none" w:sz="0" w:space="0" w:color="auto"/>
        <w:bottom w:val="none" w:sz="0" w:space="0" w:color="auto"/>
        <w:right w:val="none" w:sz="0" w:space="0" w:color="auto"/>
      </w:divBdr>
    </w:div>
    <w:div w:id="949169818">
      <w:marLeft w:val="640"/>
      <w:marRight w:val="0"/>
      <w:marTop w:val="0"/>
      <w:marBottom w:val="0"/>
      <w:divBdr>
        <w:top w:val="none" w:sz="0" w:space="0" w:color="auto"/>
        <w:left w:val="none" w:sz="0" w:space="0" w:color="auto"/>
        <w:bottom w:val="none" w:sz="0" w:space="0" w:color="auto"/>
        <w:right w:val="none" w:sz="0" w:space="0" w:color="auto"/>
      </w:divBdr>
    </w:div>
    <w:div w:id="949439260">
      <w:marLeft w:val="640"/>
      <w:marRight w:val="0"/>
      <w:marTop w:val="0"/>
      <w:marBottom w:val="0"/>
      <w:divBdr>
        <w:top w:val="none" w:sz="0" w:space="0" w:color="auto"/>
        <w:left w:val="none" w:sz="0" w:space="0" w:color="auto"/>
        <w:bottom w:val="none" w:sz="0" w:space="0" w:color="auto"/>
        <w:right w:val="none" w:sz="0" w:space="0" w:color="auto"/>
      </w:divBdr>
    </w:div>
    <w:div w:id="949748663">
      <w:marLeft w:val="640"/>
      <w:marRight w:val="0"/>
      <w:marTop w:val="0"/>
      <w:marBottom w:val="0"/>
      <w:divBdr>
        <w:top w:val="none" w:sz="0" w:space="0" w:color="auto"/>
        <w:left w:val="none" w:sz="0" w:space="0" w:color="auto"/>
        <w:bottom w:val="none" w:sz="0" w:space="0" w:color="auto"/>
        <w:right w:val="none" w:sz="0" w:space="0" w:color="auto"/>
      </w:divBdr>
    </w:div>
    <w:div w:id="950552002">
      <w:marLeft w:val="640"/>
      <w:marRight w:val="0"/>
      <w:marTop w:val="0"/>
      <w:marBottom w:val="0"/>
      <w:divBdr>
        <w:top w:val="none" w:sz="0" w:space="0" w:color="auto"/>
        <w:left w:val="none" w:sz="0" w:space="0" w:color="auto"/>
        <w:bottom w:val="none" w:sz="0" w:space="0" w:color="auto"/>
        <w:right w:val="none" w:sz="0" w:space="0" w:color="auto"/>
      </w:divBdr>
    </w:div>
    <w:div w:id="951132977">
      <w:marLeft w:val="640"/>
      <w:marRight w:val="0"/>
      <w:marTop w:val="0"/>
      <w:marBottom w:val="0"/>
      <w:divBdr>
        <w:top w:val="none" w:sz="0" w:space="0" w:color="auto"/>
        <w:left w:val="none" w:sz="0" w:space="0" w:color="auto"/>
        <w:bottom w:val="none" w:sz="0" w:space="0" w:color="auto"/>
        <w:right w:val="none" w:sz="0" w:space="0" w:color="auto"/>
      </w:divBdr>
    </w:div>
    <w:div w:id="951786056">
      <w:marLeft w:val="640"/>
      <w:marRight w:val="0"/>
      <w:marTop w:val="0"/>
      <w:marBottom w:val="0"/>
      <w:divBdr>
        <w:top w:val="none" w:sz="0" w:space="0" w:color="auto"/>
        <w:left w:val="none" w:sz="0" w:space="0" w:color="auto"/>
        <w:bottom w:val="none" w:sz="0" w:space="0" w:color="auto"/>
        <w:right w:val="none" w:sz="0" w:space="0" w:color="auto"/>
      </w:divBdr>
    </w:div>
    <w:div w:id="952589173">
      <w:marLeft w:val="640"/>
      <w:marRight w:val="0"/>
      <w:marTop w:val="0"/>
      <w:marBottom w:val="0"/>
      <w:divBdr>
        <w:top w:val="none" w:sz="0" w:space="0" w:color="auto"/>
        <w:left w:val="none" w:sz="0" w:space="0" w:color="auto"/>
        <w:bottom w:val="none" w:sz="0" w:space="0" w:color="auto"/>
        <w:right w:val="none" w:sz="0" w:space="0" w:color="auto"/>
      </w:divBdr>
    </w:div>
    <w:div w:id="953051371">
      <w:marLeft w:val="640"/>
      <w:marRight w:val="0"/>
      <w:marTop w:val="0"/>
      <w:marBottom w:val="0"/>
      <w:divBdr>
        <w:top w:val="none" w:sz="0" w:space="0" w:color="auto"/>
        <w:left w:val="none" w:sz="0" w:space="0" w:color="auto"/>
        <w:bottom w:val="none" w:sz="0" w:space="0" w:color="auto"/>
        <w:right w:val="none" w:sz="0" w:space="0" w:color="auto"/>
      </w:divBdr>
    </w:div>
    <w:div w:id="953705400">
      <w:marLeft w:val="640"/>
      <w:marRight w:val="0"/>
      <w:marTop w:val="0"/>
      <w:marBottom w:val="0"/>
      <w:divBdr>
        <w:top w:val="none" w:sz="0" w:space="0" w:color="auto"/>
        <w:left w:val="none" w:sz="0" w:space="0" w:color="auto"/>
        <w:bottom w:val="none" w:sz="0" w:space="0" w:color="auto"/>
        <w:right w:val="none" w:sz="0" w:space="0" w:color="auto"/>
      </w:divBdr>
    </w:div>
    <w:div w:id="954335898">
      <w:marLeft w:val="640"/>
      <w:marRight w:val="0"/>
      <w:marTop w:val="0"/>
      <w:marBottom w:val="0"/>
      <w:divBdr>
        <w:top w:val="none" w:sz="0" w:space="0" w:color="auto"/>
        <w:left w:val="none" w:sz="0" w:space="0" w:color="auto"/>
        <w:bottom w:val="none" w:sz="0" w:space="0" w:color="auto"/>
        <w:right w:val="none" w:sz="0" w:space="0" w:color="auto"/>
      </w:divBdr>
    </w:div>
    <w:div w:id="954673860">
      <w:marLeft w:val="640"/>
      <w:marRight w:val="0"/>
      <w:marTop w:val="0"/>
      <w:marBottom w:val="0"/>
      <w:divBdr>
        <w:top w:val="none" w:sz="0" w:space="0" w:color="auto"/>
        <w:left w:val="none" w:sz="0" w:space="0" w:color="auto"/>
        <w:bottom w:val="none" w:sz="0" w:space="0" w:color="auto"/>
        <w:right w:val="none" w:sz="0" w:space="0" w:color="auto"/>
      </w:divBdr>
    </w:div>
    <w:div w:id="955138958">
      <w:marLeft w:val="640"/>
      <w:marRight w:val="0"/>
      <w:marTop w:val="0"/>
      <w:marBottom w:val="0"/>
      <w:divBdr>
        <w:top w:val="none" w:sz="0" w:space="0" w:color="auto"/>
        <w:left w:val="none" w:sz="0" w:space="0" w:color="auto"/>
        <w:bottom w:val="none" w:sz="0" w:space="0" w:color="auto"/>
        <w:right w:val="none" w:sz="0" w:space="0" w:color="auto"/>
      </w:divBdr>
    </w:div>
    <w:div w:id="956446486">
      <w:marLeft w:val="640"/>
      <w:marRight w:val="0"/>
      <w:marTop w:val="0"/>
      <w:marBottom w:val="0"/>
      <w:divBdr>
        <w:top w:val="none" w:sz="0" w:space="0" w:color="auto"/>
        <w:left w:val="none" w:sz="0" w:space="0" w:color="auto"/>
        <w:bottom w:val="none" w:sz="0" w:space="0" w:color="auto"/>
        <w:right w:val="none" w:sz="0" w:space="0" w:color="auto"/>
      </w:divBdr>
    </w:div>
    <w:div w:id="956451166">
      <w:marLeft w:val="640"/>
      <w:marRight w:val="0"/>
      <w:marTop w:val="0"/>
      <w:marBottom w:val="0"/>
      <w:divBdr>
        <w:top w:val="none" w:sz="0" w:space="0" w:color="auto"/>
        <w:left w:val="none" w:sz="0" w:space="0" w:color="auto"/>
        <w:bottom w:val="none" w:sz="0" w:space="0" w:color="auto"/>
        <w:right w:val="none" w:sz="0" w:space="0" w:color="auto"/>
      </w:divBdr>
    </w:div>
    <w:div w:id="956791807">
      <w:marLeft w:val="640"/>
      <w:marRight w:val="0"/>
      <w:marTop w:val="0"/>
      <w:marBottom w:val="0"/>
      <w:divBdr>
        <w:top w:val="none" w:sz="0" w:space="0" w:color="auto"/>
        <w:left w:val="none" w:sz="0" w:space="0" w:color="auto"/>
        <w:bottom w:val="none" w:sz="0" w:space="0" w:color="auto"/>
        <w:right w:val="none" w:sz="0" w:space="0" w:color="auto"/>
      </w:divBdr>
    </w:div>
    <w:div w:id="957177439">
      <w:marLeft w:val="640"/>
      <w:marRight w:val="0"/>
      <w:marTop w:val="0"/>
      <w:marBottom w:val="0"/>
      <w:divBdr>
        <w:top w:val="none" w:sz="0" w:space="0" w:color="auto"/>
        <w:left w:val="none" w:sz="0" w:space="0" w:color="auto"/>
        <w:bottom w:val="none" w:sz="0" w:space="0" w:color="auto"/>
        <w:right w:val="none" w:sz="0" w:space="0" w:color="auto"/>
      </w:divBdr>
    </w:div>
    <w:div w:id="957952683">
      <w:marLeft w:val="640"/>
      <w:marRight w:val="0"/>
      <w:marTop w:val="0"/>
      <w:marBottom w:val="0"/>
      <w:divBdr>
        <w:top w:val="none" w:sz="0" w:space="0" w:color="auto"/>
        <w:left w:val="none" w:sz="0" w:space="0" w:color="auto"/>
        <w:bottom w:val="none" w:sz="0" w:space="0" w:color="auto"/>
        <w:right w:val="none" w:sz="0" w:space="0" w:color="auto"/>
      </w:divBdr>
    </w:div>
    <w:div w:id="958025553">
      <w:marLeft w:val="640"/>
      <w:marRight w:val="0"/>
      <w:marTop w:val="0"/>
      <w:marBottom w:val="0"/>
      <w:divBdr>
        <w:top w:val="none" w:sz="0" w:space="0" w:color="auto"/>
        <w:left w:val="none" w:sz="0" w:space="0" w:color="auto"/>
        <w:bottom w:val="none" w:sz="0" w:space="0" w:color="auto"/>
        <w:right w:val="none" w:sz="0" w:space="0" w:color="auto"/>
      </w:divBdr>
    </w:div>
    <w:div w:id="958141619">
      <w:marLeft w:val="640"/>
      <w:marRight w:val="0"/>
      <w:marTop w:val="0"/>
      <w:marBottom w:val="0"/>
      <w:divBdr>
        <w:top w:val="none" w:sz="0" w:space="0" w:color="auto"/>
        <w:left w:val="none" w:sz="0" w:space="0" w:color="auto"/>
        <w:bottom w:val="none" w:sz="0" w:space="0" w:color="auto"/>
        <w:right w:val="none" w:sz="0" w:space="0" w:color="auto"/>
      </w:divBdr>
    </w:div>
    <w:div w:id="958534931">
      <w:marLeft w:val="640"/>
      <w:marRight w:val="0"/>
      <w:marTop w:val="0"/>
      <w:marBottom w:val="0"/>
      <w:divBdr>
        <w:top w:val="none" w:sz="0" w:space="0" w:color="auto"/>
        <w:left w:val="none" w:sz="0" w:space="0" w:color="auto"/>
        <w:bottom w:val="none" w:sz="0" w:space="0" w:color="auto"/>
        <w:right w:val="none" w:sz="0" w:space="0" w:color="auto"/>
      </w:divBdr>
    </w:div>
    <w:div w:id="959336605">
      <w:marLeft w:val="640"/>
      <w:marRight w:val="0"/>
      <w:marTop w:val="0"/>
      <w:marBottom w:val="0"/>
      <w:divBdr>
        <w:top w:val="none" w:sz="0" w:space="0" w:color="auto"/>
        <w:left w:val="none" w:sz="0" w:space="0" w:color="auto"/>
        <w:bottom w:val="none" w:sz="0" w:space="0" w:color="auto"/>
        <w:right w:val="none" w:sz="0" w:space="0" w:color="auto"/>
      </w:divBdr>
    </w:div>
    <w:div w:id="959336956">
      <w:marLeft w:val="640"/>
      <w:marRight w:val="0"/>
      <w:marTop w:val="0"/>
      <w:marBottom w:val="0"/>
      <w:divBdr>
        <w:top w:val="none" w:sz="0" w:space="0" w:color="auto"/>
        <w:left w:val="none" w:sz="0" w:space="0" w:color="auto"/>
        <w:bottom w:val="none" w:sz="0" w:space="0" w:color="auto"/>
        <w:right w:val="none" w:sz="0" w:space="0" w:color="auto"/>
      </w:divBdr>
    </w:div>
    <w:div w:id="959343097">
      <w:marLeft w:val="640"/>
      <w:marRight w:val="0"/>
      <w:marTop w:val="0"/>
      <w:marBottom w:val="0"/>
      <w:divBdr>
        <w:top w:val="none" w:sz="0" w:space="0" w:color="auto"/>
        <w:left w:val="none" w:sz="0" w:space="0" w:color="auto"/>
        <w:bottom w:val="none" w:sz="0" w:space="0" w:color="auto"/>
        <w:right w:val="none" w:sz="0" w:space="0" w:color="auto"/>
      </w:divBdr>
    </w:div>
    <w:div w:id="959384943">
      <w:marLeft w:val="640"/>
      <w:marRight w:val="0"/>
      <w:marTop w:val="0"/>
      <w:marBottom w:val="0"/>
      <w:divBdr>
        <w:top w:val="none" w:sz="0" w:space="0" w:color="auto"/>
        <w:left w:val="none" w:sz="0" w:space="0" w:color="auto"/>
        <w:bottom w:val="none" w:sz="0" w:space="0" w:color="auto"/>
        <w:right w:val="none" w:sz="0" w:space="0" w:color="auto"/>
      </w:divBdr>
    </w:div>
    <w:div w:id="959920724">
      <w:marLeft w:val="640"/>
      <w:marRight w:val="0"/>
      <w:marTop w:val="0"/>
      <w:marBottom w:val="0"/>
      <w:divBdr>
        <w:top w:val="none" w:sz="0" w:space="0" w:color="auto"/>
        <w:left w:val="none" w:sz="0" w:space="0" w:color="auto"/>
        <w:bottom w:val="none" w:sz="0" w:space="0" w:color="auto"/>
        <w:right w:val="none" w:sz="0" w:space="0" w:color="auto"/>
      </w:divBdr>
    </w:div>
    <w:div w:id="959923481">
      <w:marLeft w:val="640"/>
      <w:marRight w:val="0"/>
      <w:marTop w:val="0"/>
      <w:marBottom w:val="0"/>
      <w:divBdr>
        <w:top w:val="none" w:sz="0" w:space="0" w:color="auto"/>
        <w:left w:val="none" w:sz="0" w:space="0" w:color="auto"/>
        <w:bottom w:val="none" w:sz="0" w:space="0" w:color="auto"/>
        <w:right w:val="none" w:sz="0" w:space="0" w:color="auto"/>
      </w:divBdr>
    </w:div>
    <w:div w:id="959993769">
      <w:marLeft w:val="640"/>
      <w:marRight w:val="0"/>
      <w:marTop w:val="0"/>
      <w:marBottom w:val="0"/>
      <w:divBdr>
        <w:top w:val="none" w:sz="0" w:space="0" w:color="auto"/>
        <w:left w:val="none" w:sz="0" w:space="0" w:color="auto"/>
        <w:bottom w:val="none" w:sz="0" w:space="0" w:color="auto"/>
        <w:right w:val="none" w:sz="0" w:space="0" w:color="auto"/>
      </w:divBdr>
    </w:div>
    <w:div w:id="961182195">
      <w:marLeft w:val="640"/>
      <w:marRight w:val="0"/>
      <w:marTop w:val="0"/>
      <w:marBottom w:val="0"/>
      <w:divBdr>
        <w:top w:val="none" w:sz="0" w:space="0" w:color="auto"/>
        <w:left w:val="none" w:sz="0" w:space="0" w:color="auto"/>
        <w:bottom w:val="none" w:sz="0" w:space="0" w:color="auto"/>
        <w:right w:val="none" w:sz="0" w:space="0" w:color="auto"/>
      </w:divBdr>
    </w:div>
    <w:div w:id="961308539">
      <w:marLeft w:val="640"/>
      <w:marRight w:val="0"/>
      <w:marTop w:val="0"/>
      <w:marBottom w:val="0"/>
      <w:divBdr>
        <w:top w:val="none" w:sz="0" w:space="0" w:color="auto"/>
        <w:left w:val="none" w:sz="0" w:space="0" w:color="auto"/>
        <w:bottom w:val="none" w:sz="0" w:space="0" w:color="auto"/>
        <w:right w:val="none" w:sz="0" w:space="0" w:color="auto"/>
      </w:divBdr>
    </w:div>
    <w:div w:id="962346970">
      <w:marLeft w:val="640"/>
      <w:marRight w:val="0"/>
      <w:marTop w:val="0"/>
      <w:marBottom w:val="0"/>
      <w:divBdr>
        <w:top w:val="none" w:sz="0" w:space="0" w:color="auto"/>
        <w:left w:val="none" w:sz="0" w:space="0" w:color="auto"/>
        <w:bottom w:val="none" w:sz="0" w:space="0" w:color="auto"/>
        <w:right w:val="none" w:sz="0" w:space="0" w:color="auto"/>
      </w:divBdr>
    </w:div>
    <w:div w:id="962803575">
      <w:marLeft w:val="640"/>
      <w:marRight w:val="0"/>
      <w:marTop w:val="0"/>
      <w:marBottom w:val="0"/>
      <w:divBdr>
        <w:top w:val="none" w:sz="0" w:space="0" w:color="auto"/>
        <w:left w:val="none" w:sz="0" w:space="0" w:color="auto"/>
        <w:bottom w:val="none" w:sz="0" w:space="0" w:color="auto"/>
        <w:right w:val="none" w:sz="0" w:space="0" w:color="auto"/>
      </w:divBdr>
    </w:div>
    <w:div w:id="964238865">
      <w:marLeft w:val="640"/>
      <w:marRight w:val="0"/>
      <w:marTop w:val="0"/>
      <w:marBottom w:val="0"/>
      <w:divBdr>
        <w:top w:val="none" w:sz="0" w:space="0" w:color="auto"/>
        <w:left w:val="none" w:sz="0" w:space="0" w:color="auto"/>
        <w:bottom w:val="none" w:sz="0" w:space="0" w:color="auto"/>
        <w:right w:val="none" w:sz="0" w:space="0" w:color="auto"/>
      </w:divBdr>
    </w:div>
    <w:div w:id="964776909">
      <w:marLeft w:val="640"/>
      <w:marRight w:val="0"/>
      <w:marTop w:val="0"/>
      <w:marBottom w:val="0"/>
      <w:divBdr>
        <w:top w:val="none" w:sz="0" w:space="0" w:color="auto"/>
        <w:left w:val="none" w:sz="0" w:space="0" w:color="auto"/>
        <w:bottom w:val="none" w:sz="0" w:space="0" w:color="auto"/>
        <w:right w:val="none" w:sz="0" w:space="0" w:color="auto"/>
      </w:divBdr>
    </w:div>
    <w:div w:id="966273433">
      <w:marLeft w:val="640"/>
      <w:marRight w:val="0"/>
      <w:marTop w:val="0"/>
      <w:marBottom w:val="0"/>
      <w:divBdr>
        <w:top w:val="none" w:sz="0" w:space="0" w:color="auto"/>
        <w:left w:val="none" w:sz="0" w:space="0" w:color="auto"/>
        <w:bottom w:val="none" w:sz="0" w:space="0" w:color="auto"/>
        <w:right w:val="none" w:sz="0" w:space="0" w:color="auto"/>
      </w:divBdr>
    </w:div>
    <w:div w:id="966669541">
      <w:marLeft w:val="640"/>
      <w:marRight w:val="0"/>
      <w:marTop w:val="0"/>
      <w:marBottom w:val="0"/>
      <w:divBdr>
        <w:top w:val="none" w:sz="0" w:space="0" w:color="auto"/>
        <w:left w:val="none" w:sz="0" w:space="0" w:color="auto"/>
        <w:bottom w:val="none" w:sz="0" w:space="0" w:color="auto"/>
        <w:right w:val="none" w:sz="0" w:space="0" w:color="auto"/>
      </w:divBdr>
    </w:div>
    <w:div w:id="967123842">
      <w:marLeft w:val="640"/>
      <w:marRight w:val="0"/>
      <w:marTop w:val="0"/>
      <w:marBottom w:val="0"/>
      <w:divBdr>
        <w:top w:val="none" w:sz="0" w:space="0" w:color="auto"/>
        <w:left w:val="none" w:sz="0" w:space="0" w:color="auto"/>
        <w:bottom w:val="none" w:sz="0" w:space="0" w:color="auto"/>
        <w:right w:val="none" w:sz="0" w:space="0" w:color="auto"/>
      </w:divBdr>
    </w:div>
    <w:div w:id="967783048">
      <w:marLeft w:val="640"/>
      <w:marRight w:val="0"/>
      <w:marTop w:val="0"/>
      <w:marBottom w:val="0"/>
      <w:divBdr>
        <w:top w:val="none" w:sz="0" w:space="0" w:color="auto"/>
        <w:left w:val="none" w:sz="0" w:space="0" w:color="auto"/>
        <w:bottom w:val="none" w:sz="0" w:space="0" w:color="auto"/>
        <w:right w:val="none" w:sz="0" w:space="0" w:color="auto"/>
      </w:divBdr>
    </w:div>
    <w:div w:id="967857514">
      <w:marLeft w:val="640"/>
      <w:marRight w:val="0"/>
      <w:marTop w:val="0"/>
      <w:marBottom w:val="0"/>
      <w:divBdr>
        <w:top w:val="none" w:sz="0" w:space="0" w:color="auto"/>
        <w:left w:val="none" w:sz="0" w:space="0" w:color="auto"/>
        <w:bottom w:val="none" w:sz="0" w:space="0" w:color="auto"/>
        <w:right w:val="none" w:sz="0" w:space="0" w:color="auto"/>
      </w:divBdr>
    </w:div>
    <w:div w:id="968896751">
      <w:marLeft w:val="640"/>
      <w:marRight w:val="0"/>
      <w:marTop w:val="0"/>
      <w:marBottom w:val="0"/>
      <w:divBdr>
        <w:top w:val="none" w:sz="0" w:space="0" w:color="auto"/>
        <w:left w:val="none" w:sz="0" w:space="0" w:color="auto"/>
        <w:bottom w:val="none" w:sz="0" w:space="0" w:color="auto"/>
        <w:right w:val="none" w:sz="0" w:space="0" w:color="auto"/>
      </w:divBdr>
    </w:div>
    <w:div w:id="969090879">
      <w:marLeft w:val="640"/>
      <w:marRight w:val="0"/>
      <w:marTop w:val="0"/>
      <w:marBottom w:val="0"/>
      <w:divBdr>
        <w:top w:val="none" w:sz="0" w:space="0" w:color="auto"/>
        <w:left w:val="none" w:sz="0" w:space="0" w:color="auto"/>
        <w:bottom w:val="none" w:sz="0" w:space="0" w:color="auto"/>
        <w:right w:val="none" w:sz="0" w:space="0" w:color="auto"/>
      </w:divBdr>
    </w:div>
    <w:div w:id="969095790">
      <w:marLeft w:val="640"/>
      <w:marRight w:val="0"/>
      <w:marTop w:val="0"/>
      <w:marBottom w:val="0"/>
      <w:divBdr>
        <w:top w:val="none" w:sz="0" w:space="0" w:color="auto"/>
        <w:left w:val="none" w:sz="0" w:space="0" w:color="auto"/>
        <w:bottom w:val="none" w:sz="0" w:space="0" w:color="auto"/>
        <w:right w:val="none" w:sz="0" w:space="0" w:color="auto"/>
      </w:divBdr>
    </w:div>
    <w:div w:id="971254097">
      <w:marLeft w:val="640"/>
      <w:marRight w:val="0"/>
      <w:marTop w:val="0"/>
      <w:marBottom w:val="0"/>
      <w:divBdr>
        <w:top w:val="none" w:sz="0" w:space="0" w:color="auto"/>
        <w:left w:val="none" w:sz="0" w:space="0" w:color="auto"/>
        <w:bottom w:val="none" w:sz="0" w:space="0" w:color="auto"/>
        <w:right w:val="none" w:sz="0" w:space="0" w:color="auto"/>
      </w:divBdr>
    </w:div>
    <w:div w:id="971444682">
      <w:marLeft w:val="640"/>
      <w:marRight w:val="0"/>
      <w:marTop w:val="0"/>
      <w:marBottom w:val="0"/>
      <w:divBdr>
        <w:top w:val="none" w:sz="0" w:space="0" w:color="auto"/>
        <w:left w:val="none" w:sz="0" w:space="0" w:color="auto"/>
        <w:bottom w:val="none" w:sz="0" w:space="0" w:color="auto"/>
        <w:right w:val="none" w:sz="0" w:space="0" w:color="auto"/>
      </w:divBdr>
    </w:div>
    <w:div w:id="971904122">
      <w:marLeft w:val="640"/>
      <w:marRight w:val="0"/>
      <w:marTop w:val="0"/>
      <w:marBottom w:val="0"/>
      <w:divBdr>
        <w:top w:val="none" w:sz="0" w:space="0" w:color="auto"/>
        <w:left w:val="none" w:sz="0" w:space="0" w:color="auto"/>
        <w:bottom w:val="none" w:sz="0" w:space="0" w:color="auto"/>
        <w:right w:val="none" w:sz="0" w:space="0" w:color="auto"/>
      </w:divBdr>
    </w:div>
    <w:div w:id="972054235">
      <w:marLeft w:val="640"/>
      <w:marRight w:val="0"/>
      <w:marTop w:val="0"/>
      <w:marBottom w:val="0"/>
      <w:divBdr>
        <w:top w:val="none" w:sz="0" w:space="0" w:color="auto"/>
        <w:left w:val="none" w:sz="0" w:space="0" w:color="auto"/>
        <w:bottom w:val="none" w:sz="0" w:space="0" w:color="auto"/>
        <w:right w:val="none" w:sz="0" w:space="0" w:color="auto"/>
      </w:divBdr>
    </w:div>
    <w:div w:id="972294146">
      <w:marLeft w:val="640"/>
      <w:marRight w:val="0"/>
      <w:marTop w:val="0"/>
      <w:marBottom w:val="0"/>
      <w:divBdr>
        <w:top w:val="none" w:sz="0" w:space="0" w:color="auto"/>
        <w:left w:val="none" w:sz="0" w:space="0" w:color="auto"/>
        <w:bottom w:val="none" w:sz="0" w:space="0" w:color="auto"/>
        <w:right w:val="none" w:sz="0" w:space="0" w:color="auto"/>
      </w:divBdr>
    </w:div>
    <w:div w:id="972323627">
      <w:marLeft w:val="640"/>
      <w:marRight w:val="0"/>
      <w:marTop w:val="0"/>
      <w:marBottom w:val="0"/>
      <w:divBdr>
        <w:top w:val="none" w:sz="0" w:space="0" w:color="auto"/>
        <w:left w:val="none" w:sz="0" w:space="0" w:color="auto"/>
        <w:bottom w:val="none" w:sz="0" w:space="0" w:color="auto"/>
        <w:right w:val="none" w:sz="0" w:space="0" w:color="auto"/>
      </w:divBdr>
    </w:div>
    <w:div w:id="972832783">
      <w:marLeft w:val="640"/>
      <w:marRight w:val="0"/>
      <w:marTop w:val="0"/>
      <w:marBottom w:val="0"/>
      <w:divBdr>
        <w:top w:val="none" w:sz="0" w:space="0" w:color="auto"/>
        <w:left w:val="none" w:sz="0" w:space="0" w:color="auto"/>
        <w:bottom w:val="none" w:sz="0" w:space="0" w:color="auto"/>
        <w:right w:val="none" w:sz="0" w:space="0" w:color="auto"/>
      </w:divBdr>
    </w:div>
    <w:div w:id="973291467">
      <w:marLeft w:val="640"/>
      <w:marRight w:val="0"/>
      <w:marTop w:val="0"/>
      <w:marBottom w:val="0"/>
      <w:divBdr>
        <w:top w:val="none" w:sz="0" w:space="0" w:color="auto"/>
        <w:left w:val="none" w:sz="0" w:space="0" w:color="auto"/>
        <w:bottom w:val="none" w:sz="0" w:space="0" w:color="auto"/>
        <w:right w:val="none" w:sz="0" w:space="0" w:color="auto"/>
      </w:divBdr>
    </w:div>
    <w:div w:id="974018686">
      <w:marLeft w:val="640"/>
      <w:marRight w:val="0"/>
      <w:marTop w:val="0"/>
      <w:marBottom w:val="0"/>
      <w:divBdr>
        <w:top w:val="none" w:sz="0" w:space="0" w:color="auto"/>
        <w:left w:val="none" w:sz="0" w:space="0" w:color="auto"/>
        <w:bottom w:val="none" w:sz="0" w:space="0" w:color="auto"/>
        <w:right w:val="none" w:sz="0" w:space="0" w:color="auto"/>
      </w:divBdr>
    </w:div>
    <w:div w:id="974141494">
      <w:marLeft w:val="640"/>
      <w:marRight w:val="0"/>
      <w:marTop w:val="0"/>
      <w:marBottom w:val="0"/>
      <w:divBdr>
        <w:top w:val="none" w:sz="0" w:space="0" w:color="auto"/>
        <w:left w:val="none" w:sz="0" w:space="0" w:color="auto"/>
        <w:bottom w:val="none" w:sz="0" w:space="0" w:color="auto"/>
        <w:right w:val="none" w:sz="0" w:space="0" w:color="auto"/>
      </w:divBdr>
    </w:div>
    <w:div w:id="974682269">
      <w:marLeft w:val="640"/>
      <w:marRight w:val="0"/>
      <w:marTop w:val="0"/>
      <w:marBottom w:val="0"/>
      <w:divBdr>
        <w:top w:val="none" w:sz="0" w:space="0" w:color="auto"/>
        <w:left w:val="none" w:sz="0" w:space="0" w:color="auto"/>
        <w:bottom w:val="none" w:sz="0" w:space="0" w:color="auto"/>
        <w:right w:val="none" w:sz="0" w:space="0" w:color="auto"/>
      </w:divBdr>
    </w:div>
    <w:div w:id="974717872">
      <w:marLeft w:val="640"/>
      <w:marRight w:val="0"/>
      <w:marTop w:val="0"/>
      <w:marBottom w:val="0"/>
      <w:divBdr>
        <w:top w:val="none" w:sz="0" w:space="0" w:color="auto"/>
        <w:left w:val="none" w:sz="0" w:space="0" w:color="auto"/>
        <w:bottom w:val="none" w:sz="0" w:space="0" w:color="auto"/>
        <w:right w:val="none" w:sz="0" w:space="0" w:color="auto"/>
      </w:divBdr>
    </w:div>
    <w:div w:id="974994538">
      <w:marLeft w:val="640"/>
      <w:marRight w:val="0"/>
      <w:marTop w:val="0"/>
      <w:marBottom w:val="0"/>
      <w:divBdr>
        <w:top w:val="none" w:sz="0" w:space="0" w:color="auto"/>
        <w:left w:val="none" w:sz="0" w:space="0" w:color="auto"/>
        <w:bottom w:val="none" w:sz="0" w:space="0" w:color="auto"/>
        <w:right w:val="none" w:sz="0" w:space="0" w:color="auto"/>
      </w:divBdr>
    </w:div>
    <w:div w:id="975991284">
      <w:marLeft w:val="640"/>
      <w:marRight w:val="0"/>
      <w:marTop w:val="0"/>
      <w:marBottom w:val="0"/>
      <w:divBdr>
        <w:top w:val="none" w:sz="0" w:space="0" w:color="auto"/>
        <w:left w:val="none" w:sz="0" w:space="0" w:color="auto"/>
        <w:bottom w:val="none" w:sz="0" w:space="0" w:color="auto"/>
        <w:right w:val="none" w:sz="0" w:space="0" w:color="auto"/>
      </w:divBdr>
    </w:div>
    <w:div w:id="976031759">
      <w:marLeft w:val="640"/>
      <w:marRight w:val="0"/>
      <w:marTop w:val="0"/>
      <w:marBottom w:val="0"/>
      <w:divBdr>
        <w:top w:val="none" w:sz="0" w:space="0" w:color="auto"/>
        <w:left w:val="none" w:sz="0" w:space="0" w:color="auto"/>
        <w:bottom w:val="none" w:sz="0" w:space="0" w:color="auto"/>
        <w:right w:val="none" w:sz="0" w:space="0" w:color="auto"/>
      </w:divBdr>
    </w:div>
    <w:div w:id="976253708">
      <w:marLeft w:val="640"/>
      <w:marRight w:val="0"/>
      <w:marTop w:val="0"/>
      <w:marBottom w:val="0"/>
      <w:divBdr>
        <w:top w:val="none" w:sz="0" w:space="0" w:color="auto"/>
        <w:left w:val="none" w:sz="0" w:space="0" w:color="auto"/>
        <w:bottom w:val="none" w:sz="0" w:space="0" w:color="auto"/>
        <w:right w:val="none" w:sz="0" w:space="0" w:color="auto"/>
      </w:divBdr>
    </w:div>
    <w:div w:id="977029460">
      <w:marLeft w:val="640"/>
      <w:marRight w:val="0"/>
      <w:marTop w:val="0"/>
      <w:marBottom w:val="0"/>
      <w:divBdr>
        <w:top w:val="none" w:sz="0" w:space="0" w:color="auto"/>
        <w:left w:val="none" w:sz="0" w:space="0" w:color="auto"/>
        <w:bottom w:val="none" w:sz="0" w:space="0" w:color="auto"/>
        <w:right w:val="none" w:sz="0" w:space="0" w:color="auto"/>
      </w:divBdr>
    </w:div>
    <w:div w:id="977033247">
      <w:marLeft w:val="640"/>
      <w:marRight w:val="0"/>
      <w:marTop w:val="0"/>
      <w:marBottom w:val="0"/>
      <w:divBdr>
        <w:top w:val="none" w:sz="0" w:space="0" w:color="auto"/>
        <w:left w:val="none" w:sz="0" w:space="0" w:color="auto"/>
        <w:bottom w:val="none" w:sz="0" w:space="0" w:color="auto"/>
        <w:right w:val="none" w:sz="0" w:space="0" w:color="auto"/>
      </w:divBdr>
    </w:div>
    <w:div w:id="977492381">
      <w:marLeft w:val="640"/>
      <w:marRight w:val="0"/>
      <w:marTop w:val="0"/>
      <w:marBottom w:val="0"/>
      <w:divBdr>
        <w:top w:val="none" w:sz="0" w:space="0" w:color="auto"/>
        <w:left w:val="none" w:sz="0" w:space="0" w:color="auto"/>
        <w:bottom w:val="none" w:sz="0" w:space="0" w:color="auto"/>
        <w:right w:val="none" w:sz="0" w:space="0" w:color="auto"/>
      </w:divBdr>
    </w:div>
    <w:div w:id="977607699">
      <w:marLeft w:val="640"/>
      <w:marRight w:val="0"/>
      <w:marTop w:val="0"/>
      <w:marBottom w:val="0"/>
      <w:divBdr>
        <w:top w:val="none" w:sz="0" w:space="0" w:color="auto"/>
        <w:left w:val="none" w:sz="0" w:space="0" w:color="auto"/>
        <w:bottom w:val="none" w:sz="0" w:space="0" w:color="auto"/>
        <w:right w:val="none" w:sz="0" w:space="0" w:color="auto"/>
      </w:divBdr>
    </w:div>
    <w:div w:id="977731783">
      <w:marLeft w:val="640"/>
      <w:marRight w:val="0"/>
      <w:marTop w:val="0"/>
      <w:marBottom w:val="0"/>
      <w:divBdr>
        <w:top w:val="none" w:sz="0" w:space="0" w:color="auto"/>
        <w:left w:val="none" w:sz="0" w:space="0" w:color="auto"/>
        <w:bottom w:val="none" w:sz="0" w:space="0" w:color="auto"/>
        <w:right w:val="none" w:sz="0" w:space="0" w:color="auto"/>
      </w:divBdr>
    </w:div>
    <w:div w:id="977800147">
      <w:marLeft w:val="640"/>
      <w:marRight w:val="0"/>
      <w:marTop w:val="0"/>
      <w:marBottom w:val="0"/>
      <w:divBdr>
        <w:top w:val="none" w:sz="0" w:space="0" w:color="auto"/>
        <w:left w:val="none" w:sz="0" w:space="0" w:color="auto"/>
        <w:bottom w:val="none" w:sz="0" w:space="0" w:color="auto"/>
        <w:right w:val="none" w:sz="0" w:space="0" w:color="auto"/>
      </w:divBdr>
    </w:div>
    <w:div w:id="979001212">
      <w:marLeft w:val="640"/>
      <w:marRight w:val="0"/>
      <w:marTop w:val="0"/>
      <w:marBottom w:val="0"/>
      <w:divBdr>
        <w:top w:val="none" w:sz="0" w:space="0" w:color="auto"/>
        <w:left w:val="none" w:sz="0" w:space="0" w:color="auto"/>
        <w:bottom w:val="none" w:sz="0" w:space="0" w:color="auto"/>
        <w:right w:val="none" w:sz="0" w:space="0" w:color="auto"/>
      </w:divBdr>
    </w:div>
    <w:div w:id="979841112">
      <w:marLeft w:val="640"/>
      <w:marRight w:val="0"/>
      <w:marTop w:val="0"/>
      <w:marBottom w:val="0"/>
      <w:divBdr>
        <w:top w:val="none" w:sz="0" w:space="0" w:color="auto"/>
        <w:left w:val="none" w:sz="0" w:space="0" w:color="auto"/>
        <w:bottom w:val="none" w:sz="0" w:space="0" w:color="auto"/>
        <w:right w:val="none" w:sz="0" w:space="0" w:color="auto"/>
      </w:divBdr>
    </w:div>
    <w:div w:id="980113533">
      <w:marLeft w:val="640"/>
      <w:marRight w:val="0"/>
      <w:marTop w:val="0"/>
      <w:marBottom w:val="0"/>
      <w:divBdr>
        <w:top w:val="none" w:sz="0" w:space="0" w:color="auto"/>
        <w:left w:val="none" w:sz="0" w:space="0" w:color="auto"/>
        <w:bottom w:val="none" w:sz="0" w:space="0" w:color="auto"/>
        <w:right w:val="none" w:sz="0" w:space="0" w:color="auto"/>
      </w:divBdr>
    </w:div>
    <w:div w:id="980503085">
      <w:marLeft w:val="640"/>
      <w:marRight w:val="0"/>
      <w:marTop w:val="0"/>
      <w:marBottom w:val="0"/>
      <w:divBdr>
        <w:top w:val="none" w:sz="0" w:space="0" w:color="auto"/>
        <w:left w:val="none" w:sz="0" w:space="0" w:color="auto"/>
        <w:bottom w:val="none" w:sz="0" w:space="0" w:color="auto"/>
        <w:right w:val="none" w:sz="0" w:space="0" w:color="auto"/>
      </w:divBdr>
    </w:div>
    <w:div w:id="980619653">
      <w:marLeft w:val="640"/>
      <w:marRight w:val="0"/>
      <w:marTop w:val="0"/>
      <w:marBottom w:val="0"/>
      <w:divBdr>
        <w:top w:val="none" w:sz="0" w:space="0" w:color="auto"/>
        <w:left w:val="none" w:sz="0" w:space="0" w:color="auto"/>
        <w:bottom w:val="none" w:sz="0" w:space="0" w:color="auto"/>
        <w:right w:val="none" w:sz="0" w:space="0" w:color="auto"/>
      </w:divBdr>
    </w:div>
    <w:div w:id="981230358">
      <w:marLeft w:val="640"/>
      <w:marRight w:val="0"/>
      <w:marTop w:val="0"/>
      <w:marBottom w:val="0"/>
      <w:divBdr>
        <w:top w:val="none" w:sz="0" w:space="0" w:color="auto"/>
        <w:left w:val="none" w:sz="0" w:space="0" w:color="auto"/>
        <w:bottom w:val="none" w:sz="0" w:space="0" w:color="auto"/>
        <w:right w:val="none" w:sz="0" w:space="0" w:color="auto"/>
      </w:divBdr>
    </w:div>
    <w:div w:id="982394337">
      <w:marLeft w:val="640"/>
      <w:marRight w:val="0"/>
      <w:marTop w:val="0"/>
      <w:marBottom w:val="0"/>
      <w:divBdr>
        <w:top w:val="none" w:sz="0" w:space="0" w:color="auto"/>
        <w:left w:val="none" w:sz="0" w:space="0" w:color="auto"/>
        <w:bottom w:val="none" w:sz="0" w:space="0" w:color="auto"/>
        <w:right w:val="none" w:sz="0" w:space="0" w:color="auto"/>
      </w:divBdr>
    </w:div>
    <w:div w:id="982464948">
      <w:marLeft w:val="640"/>
      <w:marRight w:val="0"/>
      <w:marTop w:val="0"/>
      <w:marBottom w:val="0"/>
      <w:divBdr>
        <w:top w:val="none" w:sz="0" w:space="0" w:color="auto"/>
        <w:left w:val="none" w:sz="0" w:space="0" w:color="auto"/>
        <w:bottom w:val="none" w:sz="0" w:space="0" w:color="auto"/>
        <w:right w:val="none" w:sz="0" w:space="0" w:color="auto"/>
      </w:divBdr>
    </w:div>
    <w:div w:id="982735441">
      <w:marLeft w:val="640"/>
      <w:marRight w:val="0"/>
      <w:marTop w:val="0"/>
      <w:marBottom w:val="0"/>
      <w:divBdr>
        <w:top w:val="none" w:sz="0" w:space="0" w:color="auto"/>
        <w:left w:val="none" w:sz="0" w:space="0" w:color="auto"/>
        <w:bottom w:val="none" w:sz="0" w:space="0" w:color="auto"/>
        <w:right w:val="none" w:sz="0" w:space="0" w:color="auto"/>
      </w:divBdr>
    </w:div>
    <w:div w:id="983436738">
      <w:marLeft w:val="640"/>
      <w:marRight w:val="0"/>
      <w:marTop w:val="0"/>
      <w:marBottom w:val="0"/>
      <w:divBdr>
        <w:top w:val="none" w:sz="0" w:space="0" w:color="auto"/>
        <w:left w:val="none" w:sz="0" w:space="0" w:color="auto"/>
        <w:bottom w:val="none" w:sz="0" w:space="0" w:color="auto"/>
        <w:right w:val="none" w:sz="0" w:space="0" w:color="auto"/>
      </w:divBdr>
    </w:div>
    <w:div w:id="983972074">
      <w:marLeft w:val="640"/>
      <w:marRight w:val="0"/>
      <w:marTop w:val="0"/>
      <w:marBottom w:val="0"/>
      <w:divBdr>
        <w:top w:val="none" w:sz="0" w:space="0" w:color="auto"/>
        <w:left w:val="none" w:sz="0" w:space="0" w:color="auto"/>
        <w:bottom w:val="none" w:sz="0" w:space="0" w:color="auto"/>
        <w:right w:val="none" w:sz="0" w:space="0" w:color="auto"/>
      </w:divBdr>
    </w:div>
    <w:div w:id="984433105">
      <w:marLeft w:val="640"/>
      <w:marRight w:val="0"/>
      <w:marTop w:val="0"/>
      <w:marBottom w:val="0"/>
      <w:divBdr>
        <w:top w:val="none" w:sz="0" w:space="0" w:color="auto"/>
        <w:left w:val="none" w:sz="0" w:space="0" w:color="auto"/>
        <w:bottom w:val="none" w:sz="0" w:space="0" w:color="auto"/>
        <w:right w:val="none" w:sz="0" w:space="0" w:color="auto"/>
      </w:divBdr>
    </w:div>
    <w:div w:id="984621868">
      <w:marLeft w:val="640"/>
      <w:marRight w:val="0"/>
      <w:marTop w:val="0"/>
      <w:marBottom w:val="0"/>
      <w:divBdr>
        <w:top w:val="none" w:sz="0" w:space="0" w:color="auto"/>
        <w:left w:val="none" w:sz="0" w:space="0" w:color="auto"/>
        <w:bottom w:val="none" w:sz="0" w:space="0" w:color="auto"/>
        <w:right w:val="none" w:sz="0" w:space="0" w:color="auto"/>
      </w:divBdr>
    </w:div>
    <w:div w:id="984820044">
      <w:marLeft w:val="640"/>
      <w:marRight w:val="0"/>
      <w:marTop w:val="0"/>
      <w:marBottom w:val="0"/>
      <w:divBdr>
        <w:top w:val="none" w:sz="0" w:space="0" w:color="auto"/>
        <w:left w:val="none" w:sz="0" w:space="0" w:color="auto"/>
        <w:bottom w:val="none" w:sz="0" w:space="0" w:color="auto"/>
        <w:right w:val="none" w:sz="0" w:space="0" w:color="auto"/>
      </w:divBdr>
    </w:div>
    <w:div w:id="984890277">
      <w:marLeft w:val="640"/>
      <w:marRight w:val="0"/>
      <w:marTop w:val="0"/>
      <w:marBottom w:val="0"/>
      <w:divBdr>
        <w:top w:val="none" w:sz="0" w:space="0" w:color="auto"/>
        <w:left w:val="none" w:sz="0" w:space="0" w:color="auto"/>
        <w:bottom w:val="none" w:sz="0" w:space="0" w:color="auto"/>
        <w:right w:val="none" w:sz="0" w:space="0" w:color="auto"/>
      </w:divBdr>
    </w:div>
    <w:div w:id="985090802">
      <w:marLeft w:val="640"/>
      <w:marRight w:val="0"/>
      <w:marTop w:val="0"/>
      <w:marBottom w:val="0"/>
      <w:divBdr>
        <w:top w:val="none" w:sz="0" w:space="0" w:color="auto"/>
        <w:left w:val="none" w:sz="0" w:space="0" w:color="auto"/>
        <w:bottom w:val="none" w:sz="0" w:space="0" w:color="auto"/>
        <w:right w:val="none" w:sz="0" w:space="0" w:color="auto"/>
      </w:divBdr>
    </w:div>
    <w:div w:id="986015826">
      <w:marLeft w:val="640"/>
      <w:marRight w:val="0"/>
      <w:marTop w:val="0"/>
      <w:marBottom w:val="0"/>
      <w:divBdr>
        <w:top w:val="none" w:sz="0" w:space="0" w:color="auto"/>
        <w:left w:val="none" w:sz="0" w:space="0" w:color="auto"/>
        <w:bottom w:val="none" w:sz="0" w:space="0" w:color="auto"/>
        <w:right w:val="none" w:sz="0" w:space="0" w:color="auto"/>
      </w:divBdr>
    </w:div>
    <w:div w:id="986055343">
      <w:marLeft w:val="640"/>
      <w:marRight w:val="0"/>
      <w:marTop w:val="0"/>
      <w:marBottom w:val="0"/>
      <w:divBdr>
        <w:top w:val="none" w:sz="0" w:space="0" w:color="auto"/>
        <w:left w:val="none" w:sz="0" w:space="0" w:color="auto"/>
        <w:bottom w:val="none" w:sz="0" w:space="0" w:color="auto"/>
        <w:right w:val="none" w:sz="0" w:space="0" w:color="auto"/>
      </w:divBdr>
    </w:div>
    <w:div w:id="986279963">
      <w:marLeft w:val="640"/>
      <w:marRight w:val="0"/>
      <w:marTop w:val="0"/>
      <w:marBottom w:val="0"/>
      <w:divBdr>
        <w:top w:val="none" w:sz="0" w:space="0" w:color="auto"/>
        <w:left w:val="none" w:sz="0" w:space="0" w:color="auto"/>
        <w:bottom w:val="none" w:sz="0" w:space="0" w:color="auto"/>
        <w:right w:val="none" w:sz="0" w:space="0" w:color="auto"/>
      </w:divBdr>
    </w:div>
    <w:div w:id="986713226">
      <w:marLeft w:val="640"/>
      <w:marRight w:val="0"/>
      <w:marTop w:val="0"/>
      <w:marBottom w:val="0"/>
      <w:divBdr>
        <w:top w:val="none" w:sz="0" w:space="0" w:color="auto"/>
        <w:left w:val="none" w:sz="0" w:space="0" w:color="auto"/>
        <w:bottom w:val="none" w:sz="0" w:space="0" w:color="auto"/>
        <w:right w:val="none" w:sz="0" w:space="0" w:color="auto"/>
      </w:divBdr>
    </w:div>
    <w:div w:id="987321228">
      <w:marLeft w:val="640"/>
      <w:marRight w:val="0"/>
      <w:marTop w:val="0"/>
      <w:marBottom w:val="0"/>
      <w:divBdr>
        <w:top w:val="none" w:sz="0" w:space="0" w:color="auto"/>
        <w:left w:val="none" w:sz="0" w:space="0" w:color="auto"/>
        <w:bottom w:val="none" w:sz="0" w:space="0" w:color="auto"/>
        <w:right w:val="none" w:sz="0" w:space="0" w:color="auto"/>
      </w:divBdr>
    </w:div>
    <w:div w:id="987442981">
      <w:marLeft w:val="640"/>
      <w:marRight w:val="0"/>
      <w:marTop w:val="0"/>
      <w:marBottom w:val="0"/>
      <w:divBdr>
        <w:top w:val="none" w:sz="0" w:space="0" w:color="auto"/>
        <w:left w:val="none" w:sz="0" w:space="0" w:color="auto"/>
        <w:bottom w:val="none" w:sz="0" w:space="0" w:color="auto"/>
        <w:right w:val="none" w:sz="0" w:space="0" w:color="auto"/>
      </w:divBdr>
    </w:div>
    <w:div w:id="988172669">
      <w:marLeft w:val="640"/>
      <w:marRight w:val="0"/>
      <w:marTop w:val="0"/>
      <w:marBottom w:val="0"/>
      <w:divBdr>
        <w:top w:val="none" w:sz="0" w:space="0" w:color="auto"/>
        <w:left w:val="none" w:sz="0" w:space="0" w:color="auto"/>
        <w:bottom w:val="none" w:sz="0" w:space="0" w:color="auto"/>
        <w:right w:val="none" w:sz="0" w:space="0" w:color="auto"/>
      </w:divBdr>
    </w:div>
    <w:div w:id="989018049">
      <w:marLeft w:val="640"/>
      <w:marRight w:val="0"/>
      <w:marTop w:val="0"/>
      <w:marBottom w:val="0"/>
      <w:divBdr>
        <w:top w:val="none" w:sz="0" w:space="0" w:color="auto"/>
        <w:left w:val="none" w:sz="0" w:space="0" w:color="auto"/>
        <w:bottom w:val="none" w:sz="0" w:space="0" w:color="auto"/>
        <w:right w:val="none" w:sz="0" w:space="0" w:color="auto"/>
      </w:divBdr>
    </w:div>
    <w:div w:id="989019452">
      <w:marLeft w:val="640"/>
      <w:marRight w:val="0"/>
      <w:marTop w:val="0"/>
      <w:marBottom w:val="0"/>
      <w:divBdr>
        <w:top w:val="none" w:sz="0" w:space="0" w:color="auto"/>
        <w:left w:val="none" w:sz="0" w:space="0" w:color="auto"/>
        <w:bottom w:val="none" w:sz="0" w:space="0" w:color="auto"/>
        <w:right w:val="none" w:sz="0" w:space="0" w:color="auto"/>
      </w:divBdr>
    </w:div>
    <w:div w:id="989677369">
      <w:marLeft w:val="640"/>
      <w:marRight w:val="0"/>
      <w:marTop w:val="0"/>
      <w:marBottom w:val="0"/>
      <w:divBdr>
        <w:top w:val="none" w:sz="0" w:space="0" w:color="auto"/>
        <w:left w:val="none" w:sz="0" w:space="0" w:color="auto"/>
        <w:bottom w:val="none" w:sz="0" w:space="0" w:color="auto"/>
        <w:right w:val="none" w:sz="0" w:space="0" w:color="auto"/>
      </w:divBdr>
    </w:div>
    <w:div w:id="990135385">
      <w:marLeft w:val="640"/>
      <w:marRight w:val="0"/>
      <w:marTop w:val="0"/>
      <w:marBottom w:val="0"/>
      <w:divBdr>
        <w:top w:val="none" w:sz="0" w:space="0" w:color="auto"/>
        <w:left w:val="none" w:sz="0" w:space="0" w:color="auto"/>
        <w:bottom w:val="none" w:sz="0" w:space="0" w:color="auto"/>
        <w:right w:val="none" w:sz="0" w:space="0" w:color="auto"/>
      </w:divBdr>
    </w:div>
    <w:div w:id="990207961">
      <w:marLeft w:val="640"/>
      <w:marRight w:val="0"/>
      <w:marTop w:val="0"/>
      <w:marBottom w:val="0"/>
      <w:divBdr>
        <w:top w:val="none" w:sz="0" w:space="0" w:color="auto"/>
        <w:left w:val="none" w:sz="0" w:space="0" w:color="auto"/>
        <w:bottom w:val="none" w:sz="0" w:space="0" w:color="auto"/>
        <w:right w:val="none" w:sz="0" w:space="0" w:color="auto"/>
      </w:divBdr>
    </w:div>
    <w:div w:id="990521476">
      <w:marLeft w:val="640"/>
      <w:marRight w:val="0"/>
      <w:marTop w:val="0"/>
      <w:marBottom w:val="0"/>
      <w:divBdr>
        <w:top w:val="none" w:sz="0" w:space="0" w:color="auto"/>
        <w:left w:val="none" w:sz="0" w:space="0" w:color="auto"/>
        <w:bottom w:val="none" w:sz="0" w:space="0" w:color="auto"/>
        <w:right w:val="none" w:sz="0" w:space="0" w:color="auto"/>
      </w:divBdr>
    </w:div>
    <w:div w:id="991443517">
      <w:marLeft w:val="640"/>
      <w:marRight w:val="0"/>
      <w:marTop w:val="0"/>
      <w:marBottom w:val="0"/>
      <w:divBdr>
        <w:top w:val="none" w:sz="0" w:space="0" w:color="auto"/>
        <w:left w:val="none" w:sz="0" w:space="0" w:color="auto"/>
        <w:bottom w:val="none" w:sz="0" w:space="0" w:color="auto"/>
        <w:right w:val="none" w:sz="0" w:space="0" w:color="auto"/>
      </w:divBdr>
    </w:div>
    <w:div w:id="991788361">
      <w:marLeft w:val="640"/>
      <w:marRight w:val="0"/>
      <w:marTop w:val="0"/>
      <w:marBottom w:val="0"/>
      <w:divBdr>
        <w:top w:val="none" w:sz="0" w:space="0" w:color="auto"/>
        <w:left w:val="none" w:sz="0" w:space="0" w:color="auto"/>
        <w:bottom w:val="none" w:sz="0" w:space="0" w:color="auto"/>
        <w:right w:val="none" w:sz="0" w:space="0" w:color="auto"/>
      </w:divBdr>
    </w:div>
    <w:div w:id="993336733">
      <w:marLeft w:val="640"/>
      <w:marRight w:val="0"/>
      <w:marTop w:val="0"/>
      <w:marBottom w:val="0"/>
      <w:divBdr>
        <w:top w:val="none" w:sz="0" w:space="0" w:color="auto"/>
        <w:left w:val="none" w:sz="0" w:space="0" w:color="auto"/>
        <w:bottom w:val="none" w:sz="0" w:space="0" w:color="auto"/>
        <w:right w:val="none" w:sz="0" w:space="0" w:color="auto"/>
      </w:divBdr>
    </w:div>
    <w:div w:id="995494529">
      <w:marLeft w:val="640"/>
      <w:marRight w:val="0"/>
      <w:marTop w:val="0"/>
      <w:marBottom w:val="0"/>
      <w:divBdr>
        <w:top w:val="none" w:sz="0" w:space="0" w:color="auto"/>
        <w:left w:val="none" w:sz="0" w:space="0" w:color="auto"/>
        <w:bottom w:val="none" w:sz="0" w:space="0" w:color="auto"/>
        <w:right w:val="none" w:sz="0" w:space="0" w:color="auto"/>
      </w:divBdr>
    </w:div>
    <w:div w:id="995841496">
      <w:marLeft w:val="640"/>
      <w:marRight w:val="0"/>
      <w:marTop w:val="0"/>
      <w:marBottom w:val="0"/>
      <w:divBdr>
        <w:top w:val="none" w:sz="0" w:space="0" w:color="auto"/>
        <w:left w:val="none" w:sz="0" w:space="0" w:color="auto"/>
        <w:bottom w:val="none" w:sz="0" w:space="0" w:color="auto"/>
        <w:right w:val="none" w:sz="0" w:space="0" w:color="auto"/>
      </w:divBdr>
    </w:div>
    <w:div w:id="995844652">
      <w:marLeft w:val="640"/>
      <w:marRight w:val="0"/>
      <w:marTop w:val="0"/>
      <w:marBottom w:val="0"/>
      <w:divBdr>
        <w:top w:val="none" w:sz="0" w:space="0" w:color="auto"/>
        <w:left w:val="none" w:sz="0" w:space="0" w:color="auto"/>
        <w:bottom w:val="none" w:sz="0" w:space="0" w:color="auto"/>
        <w:right w:val="none" w:sz="0" w:space="0" w:color="auto"/>
      </w:divBdr>
    </w:div>
    <w:div w:id="996569792">
      <w:marLeft w:val="640"/>
      <w:marRight w:val="0"/>
      <w:marTop w:val="0"/>
      <w:marBottom w:val="0"/>
      <w:divBdr>
        <w:top w:val="none" w:sz="0" w:space="0" w:color="auto"/>
        <w:left w:val="none" w:sz="0" w:space="0" w:color="auto"/>
        <w:bottom w:val="none" w:sz="0" w:space="0" w:color="auto"/>
        <w:right w:val="none" w:sz="0" w:space="0" w:color="auto"/>
      </w:divBdr>
    </w:div>
    <w:div w:id="996879646">
      <w:marLeft w:val="640"/>
      <w:marRight w:val="0"/>
      <w:marTop w:val="0"/>
      <w:marBottom w:val="0"/>
      <w:divBdr>
        <w:top w:val="none" w:sz="0" w:space="0" w:color="auto"/>
        <w:left w:val="none" w:sz="0" w:space="0" w:color="auto"/>
        <w:bottom w:val="none" w:sz="0" w:space="0" w:color="auto"/>
        <w:right w:val="none" w:sz="0" w:space="0" w:color="auto"/>
      </w:divBdr>
    </w:div>
    <w:div w:id="997074729">
      <w:marLeft w:val="640"/>
      <w:marRight w:val="0"/>
      <w:marTop w:val="0"/>
      <w:marBottom w:val="0"/>
      <w:divBdr>
        <w:top w:val="none" w:sz="0" w:space="0" w:color="auto"/>
        <w:left w:val="none" w:sz="0" w:space="0" w:color="auto"/>
        <w:bottom w:val="none" w:sz="0" w:space="0" w:color="auto"/>
        <w:right w:val="none" w:sz="0" w:space="0" w:color="auto"/>
      </w:divBdr>
    </w:div>
    <w:div w:id="997804005">
      <w:marLeft w:val="640"/>
      <w:marRight w:val="0"/>
      <w:marTop w:val="0"/>
      <w:marBottom w:val="0"/>
      <w:divBdr>
        <w:top w:val="none" w:sz="0" w:space="0" w:color="auto"/>
        <w:left w:val="none" w:sz="0" w:space="0" w:color="auto"/>
        <w:bottom w:val="none" w:sz="0" w:space="0" w:color="auto"/>
        <w:right w:val="none" w:sz="0" w:space="0" w:color="auto"/>
      </w:divBdr>
    </w:div>
    <w:div w:id="997999560">
      <w:marLeft w:val="640"/>
      <w:marRight w:val="0"/>
      <w:marTop w:val="0"/>
      <w:marBottom w:val="0"/>
      <w:divBdr>
        <w:top w:val="none" w:sz="0" w:space="0" w:color="auto"/>
        <w:left w:val="none" w:sz="0" w:space="0" w:color="auto"/>
        <w:bottom w:val="none" w:sz="0" w:space="0" w:color="auto"/>
        <w:right w:val="none" w:sz="0" w:space="0" w:color="auto"/>
      </w:divBdr>
    </w:div>
    <w:div w:id="998508185">
      <w:marLeft w:val="640"/>
      <w:marRight w:val="0"/>
      <w:marTop w:val="0"/>
      <w:marBottom w:val="0"/>
      <w:divBdr>
        <w:top w:val="none" w:sz="0" w:space="0" w:color="auto"/>
        <w:left w:val="none" w:sz="0" w:space="0" w:color="auto"/>
        <w:bottom w:val="none" w:sz="0" w:space="0" w:color="auto"/>
        <w:right w:val="none" w:sz="0" w:space="0" w:color="auto"/>
      </w:divBdr>
    </w:div>
    <w:div w:id="999387240">
      <w:marLeft w:val="640"/>
      <w:marRight w:val="0"/>
      <w:marTop w:val="0"/>
      <w:marBottom w:val="0"/>
      <w:divBdr>
        <w:top w:val="none" w:sz="0" w:space="0" w:color="auto"/>
        <w:left w:val="none" w:sz="0" w:space="0" w:color="auto"/>
        <w:bottom w:val="none" w:sz="0" w:space="0" w:color="auto"/>
        <w:right w:val="none" w:sz="0" w:space="0" w:color="auto"/>
      </w:divBdr>
    </w:div>
    <w:div w:id="1000087059">
      <w:marLeft w:val="640"/>
      <w:marRight w:val="0"/>
      <w:marTop w:val="0"/>
      <w:marBottom w:val="0"/>
      <w:divBdr>
        <w:top w:val="none" w:sz="0" w:space="0" w:color="auto"/>
        <w:left w:val="none" w:sz="0" w:space="0" w:color="auto"/>
        <w:bottom w:val="none" w:sz="0" w:space="0" w:color="auto"/>
        <w:right w:val="none" w:sz="0" w:space="0" w:color="auto"/>
      </w:divBdr>
    </w:div>
    <w:div w:id="1000276492">
      <w:marLeft w:val="640"/>
      <w:marRight w:val="0"/>
      <w:marTop w:val="0"/>
      <w:marBottom w:val="0"/>
      <w:divBdr>
        <w:top w:val="none" w:sz="0" w:space="0" w:color="auto"/>
        <w:left w:val="none" w:sz="0" w:space="0" w:color="auto"/>
        <w:bottom w:val="none" w:sz="0" w:space="0" w:color="auto"/>
        <w:right w:val="none" w:sz="0" w:space="0" w:color="auto"/>
      </w:divBdr>
    </w:div>
    <w:div w:id="1000307741">
      <w:marLeft w:val="640"/>
      <w:marRight w:val="0"/>
      <w:marTop w:val="0"/>
      <w:marBottom w:val="0"/>
      <w:divBdr>
        <w:top w:val="none" w:sz="0" w:space="0" w:color="auto"/>
        <w:left w:val="none" w:sz="0" w:space="0" w:color="auto"/>
        <w:bottom w:val="none" w:sz="0" w:space="0" w:color="auto"/>
        <w:right w:val="none" w:sz="0" w:space="0" w:color="auto"/>
      </w:divBdr>
    </w:div>
    <w:div w:id="1000890298">
      <w:marLeft w:val="640"/>
      <w:marRight w:val="0"/>
      <w:marTop w:val="0"/>
      <w:marBottom w:val="0"/>
      <w:divBdr>
        <w:top w:val="none" w:sz="0" w:space="0" w:color="auto"/>
        <w:left w:val="none" w:sz="0" w:space="0" w:color="auto"/>
        <w:bottom w:val="none" w:sz="0" w:space="0" w:color="auto"/>
        <w:right w:val="none" w:sz="0" w:space="0" w:color="auto"/>
      </w:divBdr>
    </w:div>
    <w:div w:id="1000894025">
      <w:marLeft w:val="640"/>
      <w:marRight w:val="0"/>
      <w:marTop w:val="0"/>
      <w:marBottom w:val="0"/>
      <w:divBdr>
        <w:top w:val="none" w:sz="0" w:space="0" w:color="auto"/>
        <w:left w:val="none" w:sz="0" w:space="0" w:color="auto"/>
        <w:bottom w:val="none" w:sz="0" w:space="0" w:color="auto"/>
        <w:right w:val="none" w:sz="0" w:space="0" w:color="auto"/>
      </w:divBdr>
    </w:div>
    <w:div w:id="1001392351">
      <w:marLeft w:val="640"/>
      <w:marRight w:val="0"/>
      <w:marTop w:val="0"/>
      <w:marBottom w:val="0"/>
      <w:divBdr>
        <w:top w:val="none" w:sz="0" w:space="0" w:color="auto"/>
        <w:left w:val="none" w:sz="0" w:space="0" w:color="auto"/>
        <w:bottom w:val="none" w:sz="0" w:space="0" w:color="auto"/>
        <w:right w:val="none" w:sz="0" w:space="0" w:color="auto"/>
      </w:divBdr>
    </w:div>
    <w:div w:id="1001469204">
      <w:marLeft w:val="640"/>
      <w:marRight w:val="0"/>
      <w:marTop w:val="0"/>
      <w:marBottom w:val="0"/>
      <w:divBdr>
        <w:top w:val="none" w:sz="0" w:space="0" w:color="auto"/>
        <w:left w:val="none" w:sz="0" w:space="0" w:color="auto"/>
        <w:bottom w:val="none" w:sz="0" w:space="0" w:color="auto"/>
        <w:right w:val="none" w:sz="0" w:space="0" w:color="auto"/>
      </w:divBdr>
    </w:div>
    <w:div w:id="1002005177">
      <w:marLeft w:val="640"/>
      <w:marRight w:val="0"/>
      <w:marTop w:val="0"/>
      <w:marBottom w:val="0"/>
      <w:divBdr>
        <w:top w:val="none" w:sz="0" w:space="0" w:color="auto"/>
        <w:left w:val="none" w:sz="0" w:space="0" w:color="auto"/>
        <w:bottom w:val="none" w:sz="0" w:space="0" w:color="auto"/>
        <w:right w:val="none" w:sz="0" w:space="0" w:color="auto"/>
      </w:divBdr>
    </w:div>
    <w:div w:id="1002854818">
      <w:marLeft w:val="640"/>
      <w:marRight w:val="0"/>
      <w:marTop w:val="0"/>
      <w:marBottom w:val="0"/>
      <w:divBdr>
        <w:top w:val="none" w:sz="0" w:space="0" w:color="auto"/>
        <w:left w:val="none" w:sz="0" w:space="0" w:color="auto"/>
        <w:bottom w:val="none" w:sz="0" w:space="0" w:color="auto"/>
        <w:right w:val="none" w:sz="0" w:space="0" w:color="auto"/>
      </w:divBdr>
    </w:div>
    <w:div w:id="1003511217">
      <w:marLeft w:val="640"/>
      <w:marRight w:val="0"/>
      <w:marTop w:val="0"/>
      <w:marBottom w:val="0"/>
      <w:divBdr>
        <w:top w:val="none" w:sz="0" w:space="0" w:color="auto"/>
        <w:left w:val="none" w:sz="0" w:space="0" w:color="auto"/>
        <w:bottom w:val="none" w:sz="0" w:space="0" w:color="auto"/>
        <w:right w:val="none" w:sz="0" w:space="0" w:color="auto"/>
      </w:divBdr>
    </w:div>
    <w:div w:id="1003968030">
      <w:marLeft w:val="640"/>
      <w:marRight w:val="0"/>
      <w:marTop w:val="0"/>
      <w:marBottom w:val="0"/>
      <w:divBdr>
        <w:top w:val="none" w:sz="0" w:space="0" w:color="auto"/>
        <w:left w:val="none" w:sz="0" w:space="0" w:color="auto"/>
        <w:bottom w:val="none" w:sz="0" w:space="0" w:color="auto"/>
        <w:right w:val="none" w:sz="0" w:space="0" w:color="auto"/>
      </w:divBdr>
    </w:div>
    <w:div w:id="1004014934">
      <w:marLeft w:val="640"/>
      <w:marRight w:val="0"/>
      <w:marTop w:val="0"/>
      <w:marBottom w:val="0"/>
      <w:divBdr>
        <w:top w:val="none" w:sz="0" w:space="0" w:color="auto"/>
        <w:left w:val="none" w:sz="0" w:space="0" w:color="auto"/>
        <w:bottom w:val="none" w:sz="0" w:space="0" w:color="auto"/>
        <w:right w:val="none" w:sz="0" w:space="0" w:color="auto"/>
      </w:divBdr>
    </w:div>
    <w:div w:id="1004236197">
      <w:marLeft w:val="640"/>
      <w:marRight w:val="0"/>
      <w:marTop w:val="0"/>
      <w:marBottom w:val="0"/>
      <w:divBdr>
        <w:top w:val="none" w:sz="0" w:space="0" w:color="auto"/>
        <w:left w:val="none" w:sz="0" w:space="0" w:color="auto"/>
        <w:bottom w:val="none" w:sz="0" w:space="0" w:color="auto"/>
        <w:right w:val="none" w:sz="0" w:space="0" w:color="auto"/>
      </w:divBdr>
    </w:div>
    <w:div w:id="1004819741">
      <w:marLeft w:val="640"/>
      <w:marRight w:val="0"/>
      <w:marTop w:val="0"/>
      <w:marBottom w:val="0"/>
      <w:divBdr>
        <w:top w:val="none" w:sz="0" w:space="0" w:color="auto"/>
        <w:left w:val="none" w:sz="0" w:space="0" w:color="auto"/>
        <w:bottom w:val="none" w:sz="0" w:space="0" w:color="auto"/>
        <w:right w:val="none" w:sz="0" w:space="0" w:color="auto"/>
      </w:divBdr>
    </w:div>
    <w:div w:id="1005741765">
      <w:marLeft w:val="640"/>
      <w:marRight w:val="0"/>
      <w:marTop w:val="0"/>
      <w:marBottom w:val="0"/>
      <w:divBdr>
        <w:top w:val="none" w:sz="0" w:space="0" w:color="auto"/>
        <w:left w:val="none" w:sz="0" w:space="0" w:color="auto"/>
        <w:bottom w:val="none" w:sz="0" w:space="0" w:color="auto"/>
        <w:right w:val="none" w:sz="0" w:space="0" w:color="auto"/>
      </w:divBdr>
    </w:div>
    <w:div w:id="1005791162">
      <w:marLeft w:val="640"/>
      <w:marRight w:val="0"/>
      <w:marTop w:val="0"/>
      <w:marBottom w:val="0"/>
      <w:divBdr>
        <w:top w:val="none" w:sz="0" w:space="0" w:color="auto"/>
        <w:left w:val="none" w:sz="0" w:space="0" w:color="auto"/>
        <w:bottom w:val="none" w:sz="0" w:space="0" w:color="auto"/>
        <w:right w:val="none" w:sz="0" w:space="0" w:color="auto"/>
      </w:divBdr>
    </w:div>
    <w:div w:id="1006055205">
      <w:marLeft w:val="640"/>
      <w:marRight w:val="0"/>
      <w:marTop w:val="0"/>
      <w:marBottom w:val="0"/>
      <w:divBdr>
        <w:top w:val="none" w:sz="0" w:space="0" w:color="auto"/>
        <w:left w:val="none" w:sz="0" w:space="0" w:color="auto"/>
        <w:bottom w:val="none" w:sz="0" w:space="0" w:color="auto"/>
        <w:right w:val="none" w:sz="0" w:space="0" w:color="auto"/>
      </w:divBdr>
    </w:div>
    <w:div w:id="1007367385">
      <w:marLeft w:val="640"/>
      <w:marRight w:val="0"/>
      <w:marTop w:val="0"/>
      <w:marBottom w:val="0"/>
      <w:divBdr>
        <w:top w:val="none" w:sz="0" w:space="0" w:color="auto"/>
        <w:left w:val="none" w:sz="0" w:space="0" w:color="auto"/>
        <w:bottom w:val="none" w:sz="0" w:space="0" w:color="auto"/>
        <w:right w:val="none" w:sz="0" w:space="0" w:color="auto"/>
      </w:divBdr>
    </w:div>
    <w:div w:id="1008337630">
      <w:marLeft w:val="640"/>
      <w:marRight w:val="0"/>
      <w:marTop w:val="0"/>
      <w:marBottom w:val="0"/>
      <w:divBdr>
        <w:top w:val="none" w:sz="0" w:space="0" w:color="auto"/>
        <w:left w:val="none" w:sz="0" w:space="0" w:color="auto"/>
        <w:bottom w:val="none" w:sz="0" w:space="0" w:color="auto"/>
        <w:right w:val="none" w:sz="0" w:space="0" w:color="auto"/>
      </w:divBdr>
    </w:div>
    <w:div w:id="1008337739">
      <w:marLeft w:val="640"/>
      <w:marRight w:val="0"/>
      <w:marTop w:val="0"/>
      <w:marBottom w:val="0"/>
      <w:divBdr>
        <w:top w:val="none" w:sz="0" w:space="0" w:color="auto"/>
        <w:left w:val="none" w:sz="0" w:space="0" w:color="auto"/>
        <w:bottom w:val="none" w:sz="0" w:space="0" w:color="auto"/>
        <w:right w:val="none" w:sz="0" w:space="0" w:color="auto"/>
      </w:divBdr>
    </w:div>
    <w:div w:id="1009874562">
      <w:marLeft w:val="640"/>
      <w:marRight w:val="0"/>
      <w:marTop w:val="0"/>
      <w:marBottom w:val="0"/>
      <w:divBdr>
        <w:top w:val="none" w:sz="0" w:space="0" w:color="auto"/>
        <w:left w:val="none" w:sz="0" w:space="0" w:color="auto"/>
        <w:bottom w:val="none" w:sz="0" w:space="0" w:color="auto"/>
        <w:right w:val="none" w:sz="0" w:space="0" w:color="auto"/>
      </w:divBdr>
    </w:div>
    <w:div w:id="1011761725">
      <w:marLeft w:val="640"/>
      <w:marRight w:val="0"/>
      <w:marTop w:val="0"/>
      <w:marBottom w:val="0"/>
      <w:divBdr>
        <w:top w:val="none" w:sz="0" w:space="0" w:color="auto"/>
        <w:left w:val="none" w:sz="0" w:space="0" w:color="auto"/>
        <w:bottom w:val="none" w:sz="0" w:space="0" w:color="auto"/>
        <w:right w:val="none" w:sz="0" w:space="0" w:color="auto"/>
      </w:divBdr>
    </w:div>
    <w:div w:id="1012027482">
      <w:marLeft w:val="640"/>
      <w:marRight w:val="0"/>
      <w:marTop w:val="0"/>
      <w:marBottom w:val="0"/>
      <w:divBdr>
        <w:top w:val="none" w:sz="0" w:space="0" w:color="auto"/>
        <w:left w:val="none" w:sz="0" w:space="0" w:color="auto"/>
        <w:bottom w:val="none" w:sz="0" w:space="0" w:color="auto"/>
        <w:right w:val="none" w:sz="0" w:space="0" w:color="auto"/>
      </w:divBdr>
    </w:div>
    <w:div w:id="1012801197">
      <w:marLeft w:val="640"/>
      <w:marRight w:val="0"/>
      <w:marTop w:val="0"/>
      <w:marBottom w:val="0"/>
      <w:divBdr>
        <w:top w:val="none" w:sz="0" w:space="0" w:color="auto"/>
        <w:left w:val="none" w:sz="0" w:space="0" w:color="auto"/>
        <w:bottom w:val="none" w:sz="0" w:space="0" w:color="auto"/>
        <w:right w:val="none" w:sz="0" w:space="0" w:color="auto"/>
      </w:divBdr>
    </w:div>
    <w:div w:id="1012875484">
      <w:marLeft w:val="640"/>
      <w:marRight w:val="0"/>
      <w:marTop w:val="0"/>
      <w:marBottom w:val="0"/>
      <w:divBdr>
        <w:top w:val="none" w:sz="0" w:space="0" w:color="auto"/>
        <w:left w:val="none" w:sz="0" w:space="0" w:color="auto"/>
        <w:bottom w:val="none" w:sz="0" w:space="0" w:color="auto"/>
        <w:right w:val="none" w:sz="0" w:space="0" w:color="auto"/>
      </w:divBdr>
    </w:div>
    <w:div w:id="1013652710">
      <w:marLeft w:val="640"/>
      <w:marRight w:val="0"/>
      <w:marTop w:val="0"/>
      <w:marBottom w:val="0"/>
      <w:divBdr>
        <w:top w:val="none" w:sz="0" w:space="0" w:color="auto"/>
        <w:left w:val="none" w:sz="0" w:space="0" w:color="auto"/>
        <w:bottom w:val="none" w:sz="0" w:space="0" w:color="auto"/>
        <w:right w:val="none" w:sz="0" w:space="0" w:color="auto"/>
      </w:divBdr>
    </w:div>
    <w:div w:id="1014305056">
      <w:marLeft w:val="640"/>
      <w:marRight w:val="0"/>
      <w:marTop w:val="0"/>
      <w:marBottom w:val="0"/>
      <w:divBdr>
        <w:top w:val="none" w:sz="0" w:space="0" w:color="auto"/>
        <w:left w:val="none" w:sz="0" w:space="0" w:color="auto"/>
        <w:bottom w:val="none" w:sz="0" w:space="0" w:color="auto"/>
        <w:right w:val="none" w:sz="0" w:space="0" w:color="auto"/>
      </w:divBdr>
    </w:div>
    <w:div w:id="1014578637">
      <w:marLeft w:val="640"/>
      <w:marRight w:val="0"/>
      <w:marTop w:val="0"/>
      <w:marBottom w:val="0"/>
      <w:divBdr>
        <w:top w:val="none" w:sz="0" w:space="0" w:color="auto"/>
        <w:left w:val="none" w:sz="0" w:space="0" w:color="auto"/>
        <w:bottom w:val="none" w:sz="0" w:space="0" w:color="auto"/>
        <w:right w:val="none" w:sz="0" w:space="0" w:color="auto"/>
      </w:divBdr>
    </w:div>
    <w:div w:id="1015569909">
      <w:marLeft w:val="640"/>
      <w:marRight w:val="0"/>
      <w:marTop w:val="0"/>
      <w:marBottom w:val="0"/>
      <w:divBdr>
        <w:top w:val="none" w:sz="0" w:space="0" w:color="auto"/>
        <w:left w:val="none" w:sz="0" w:space="0" w:color="auto"/>
        <w:bottom w:val="none" w:sz="0" w:space="0" w:color="auto"/>
        <w:right w:val="none" w:sz="0" w:space="0" w:color="auto"/>
      </w:divBdr>
    </w:div>
    <w:div w:id="1015960353">
      <w:marLeft w:val="640"/>
      <w:marRight w:val="0"/>
      <w:marTop w:val="0"/>
      <w:marBottom w:val="0"/>
      <w:divBdr>
        <w:top w:val="none" w:sz="0" w:space="0" w:color="auto"/>
        <w:left w:val="none" w:sz="0" w:space="0" w:color="auto"/>
        <w:bottom w:val="none" w:sz="0" w:space="0" w:color="auto"/>
        <w:right w:val="none" w:sz="0" w:space="0" w:color="auto"/>
      </w:divBdr>
    </w:div>
    <w:div w:id="1016271344">
      <w:marLeft w:val="640"/>
      <w:marRight w:val="0"/>
      <w:marTop w:val="0"/>
      <w:marBottom w:val="0"/>
      <w:divBdr>
        <w:top w:val="none" w:sz="0" w:space="0" w:color="auto"/>
        <w:left w:val="none" w:sz="0" w:space="0" w:color="auto"/>
        <w:bottom w:val="none" w:sz="0" w:space="0" w:color="auto"/>
        <w:right w:val="none" w:sz="0" w:space="0" w:color="auto"/>
      </w:divBdr>
    </w:div>
    <w:div w:id="1017268991">
      <w:marLeft w:val="640"/>
      <w:marRight w:val="0"/>
      <w:marTop w:val="0"/>
      <w:marBottom w:val="0"/>
      <w:divBdr>
        <w:top w:val="none" w:sz="0" w:space="0" w:color="auto"/>
        <w:left w:val="none" w:sz="0" w:space="0" w:color="auto"/>
        <w:bottom w:val="none" w:sz="0" w:space="0" w:color="auto"/>
        <w:right w:val="none" w:sz="0" w:space="0" w:color="auto"/>
      </w:divBdr>
    </w:div>
    <w:div w:id="1017578883">
      <w:marLeft w:val="480"/>
      <w:marRight w:val="0"/>
      <w:marTop w:val="0"/>
      <w:marBottom w:val="0"/>
      <w:divBdr>
        <w:top w:val="none" w:sz="0" w:space="0" w:color="auto"/>
        <w:left w:val="none" w:sz="0" w:space="0" w:color="auto"/>
        <w:bottom w:val="none" w:sz="0" w:space="0" w:color="auto"/>
        <w:right w:val="none" w:sz="0" w:space="0" w:color="auto"/>
      </w:divBdr>
    </w:div>
    <w:div w:id="1018584857">
      <w:marLeft w:val="640"/>
      <w:marRight w:val="0"/>
      <w:marTop w:val="0"/>
      <w:marBottom w:val="0"/>
      <w:divBdr>
        <w:top w:val="none" w:sz="0" w:space="0" w:color="auto"/>
        <w:left w:val="none" w:sz="0" w:space="0" w:color="auto"/>
        <w:bottom w:val="none" w:sz="0" w:space="0" w:color="auto"/>
        <w:right w:val="none" w:sz="0" w:space="0" w:color="auto"/>
      </w:divBdr>
    </w:div>
    <w:div w:id="1018586311">
      <w:marLeft w:val="640"/>
      <w:marRight w:val="0"/>
      <w:marTop w:val="0"/>
      <w:marBottom w:val="0"/>
      <w:divBdr>
        <w:top w:val="none" w:sz="0" w:space="0" w:color="auto"/>
        <w:left w:val="none" w:sz="0" w:space="0" w:color="auto"/>
        <w:bottom w:val="none" w:sz="0" w:space="0" w:color="auto"/>
        <w:right w:val="none" w:sz="0" w:space="0" w:color="auto"/>
      </w:divBdr>
    </w:div>
    <w:div w:id="1019090727">
      <w:marLeft w:val="640"/>
      <w:marRight w:val="0"/>
      <w:marTop w:val="0"/>
      <w:marBottom w:val="0"/>
      <w:divBdr>
        <w:top w:val="none" w:sz="0" w:space="0" w:color="auto"/>
        <w:left w:val="none" w:sz="0" w:space="0" w:color="auto"/>
        <w:bottom w:val="none" w:sz="0" w:space="0" w:color="auto"/>
        <w:right w:val="none" w:sz="0" w:space="0" w:color="auto"/>
      </w:divBdr>
    </w:div>
    <w:div w:id="1019622966">
      <w:marLeft w:val="640"/>
      <w:marRight w:val="0"/>
      <w:marTop w:val="0"/>
      <w:marBottom w:val="0"/>
      <w:divBdr>
        <w:top w:val="none" w:sz="0" w:space="0" w:color="auto"/>
        <w:left w:val="none" w:sz="0" w:space="0" w:color="auto"/>
        <w:bottom w:val="none" w:sz="0" w:space="0" w:color="auto"/>
        <w:right w:val="none" w:sz="0" w:space="0" w:color="auto"/>
      </w:divBdr>
    </w:div>
    <w:div w:id="1019769729">
      <w:marLeft w:val="480"/>
      <w:marRight w:val="0"/>
      <w:marTop w:val="0"/>
      <w:marBottom w:val="0"/>
      <w:divBdr>
        <w:top w:val="none" w:sz="0" w:space="0" w:color="auto"/>
        <w:left w:val="none" w:sz="0" w:space="0" w:color="auto"/>
        <w:bottom w:val="none" w:sz="0" w:space="0" w:color="auto"/>
        <w:right w:val="none" w:sz="0" w:space="0" w:color="auto"/>
      </w:divBdr>
    </w:div>
    <w:div w:id="1020398557">
      <w:marLeft w:val="640"/>
      <w:marRight w:val="0"/>
      <w:marTop w:val="0"/>
      <w:marBottom w:val="0"/>
      <w:divBdr>
        <w:top w:val="none" w:sz="0" w:space="0" w:color="auto"/>
        <w:left w:val="none" w:sz="0" w:space="0" w:color="auto"/>
        <w:bottom w:val="none" w:sz="0" w:space="0" w:color="auto"/>
        <w:right w:val="none" w:sz="0" w:space="0" w:color="auto"/>
      </w:divBdr>
    </w:div>
    <w:div w:id="1021056300">
      <w:marLeft w:val="640"/>
      <w:marRight w:val="0"/>
      <w:marTop w:val="0"/>
      <w:marBottom w:val="0"/>
      <w:divBdr>
        <w:top w:val="none" w:sz="0" w:space="0" w:color="auto"/>
        <w:left w:val="none" w:sz="0" w:space="0" w:color="auto"/>
        <w:bottom w:val="none" w:sz="0" w:space="0" w:color="auto"/>
        <w:right w:val="none" w:sz="0" w:space="0" w:color="auto"/>
      </w:divBdr>
    </w:div>
    <w:div w:id="1022777537">
      <w:marLeft w:val="640"/>
      <w:marRight w:val="0"/>
      <w:marTop w:val="0"/>
      <w:marBottom w:val="0"/>
      <w:divBdr>
        <w:top w:val="none" w:sz="0" w:space="0" w:color="auto"/>
        <w:left w:val="none" w:sz="0" w:space="0" w:color="auto"/>
        <w:bottom w:val="none" w:sz="0" w:space="0" w:color="auto"/>
        <w:right w:val="none" w:sz="0" w:space="0" w:color="auto"/>
      </w:divBdr>
    </w:div>
    <w:div w:id="1022972351">
      <w:marLeft w:val="640"/>
      <w:marRight w:val="0"/>
      <w:marTop w:val="0"/>
      <w:marBottom w:val="0"/>
      <w:divBdr>
        <w:top w:val="none" w:sz="0" w:space="0" w:color="auto"/>
        <w:left w:val="none" w:sz="0" w:space="0" w:color="auto"/>
        <w:bottom w:val="none" w:sz="0" w:space="0" w:color="auto"/>
        <w:right w:val="none" w:sz="0" w:space="0" w:color="auto"/>
      </w:divBdr>
    </w:div>
    <w:div w:id="1023094550">
      <w:marLeft w:val="640"/>
      <w:marRight w:val="0"/>
      <w:marTop w:val="0"/>
      <w:marBottom w:val="0"/>
      <w:divBdr>
        <w:top w:val="none" w:sz="0" w:space="0" w:color="auto"/>
        <w:left w:val="none" w:sz="0" w:space="0" w:color="auto"/>
        <w:bottom w:val="none" w:sz="0" w:space="0" w:color="auto"/>
        <w:right w:val="none" w:sz="0" w:space="0" w:color="auto"/>
      </w:divBdr>
    </w:div>
    <w:div w:id="1023289633">
      <w:marLeft w:val="640"/>
      <w:marRight w:val="0"/>
      <w:marTop w:val="0"/>
      <w:marBottom w:val="0"/>
      <w:divBdr>
        <w:top w:val="none" w:sz="0" w:space="0" w:color="auto"/>
        <w:left w:val="none" w:sz="0" w:space="0" w:color="auto"/>
        <w:bottom w:val="none" w:sz="0" w:space="0" w:color="auto"/>
        <w:right w:val="none" w:sz="0" w:space="0" w:color="auto"/>
      </w:divBdr>
    </w:div>
    <w:div w:id="1023554229">
      <w:marLeft w:val="640"/>
      <w:marRight w:val="0"/>
      <w:marTop w:val="0"/>
      <w:marBottom w:val="0"/>
      <w:divBdr>
        <w:top w:val="none" w:sz="0" w:space="0" w:color="auto"/>
        <w:left w:val="none" w:sz="0" w:space="0" w:color="auto"/>
        <w:bottom w:val="none" w:sz="0" w:space="0" w:color="auto"/>
        <w:right w:val="none" w:sz="0" w:space="0" w:color="auto"/>
      </w:divBdr>
    </w:div>
    <w:div w:id="1024281888">
      <w:marLeft w:val="640"/>
      <w:marRight w:val="0"/>
      <w:marTop w:val="0"/>
      <w:marBottom w:val="0"/>
      <w:divBdr>
        <w:top w:val="none" w:sz="0" w:space="0" w:color="auto"/>
        <w:left w:val="none" w:sz="0" w:space="0" w:color="auto"/>
        <w:bottom w:val="none" w:sz="0" w:space="0" w:color="auto"/>
        <w:right w:val="none" w:sz="0" w:space="0" w:color="auto"/>
      </w:divBdr>
    </w:div>
    <w:div w:id="1025061549">
      <w:marLeft w:val="640"/>
      <w:marRight w:val="0"/>
      <w:marTop w:val="0"/>
      <w:marBottom w:val="0"/>
      <w:divBdr>
        <w:top w:val="none" w:sz="0" w:space="0" w:color="auto"/>
        <w:left w:val="none" w:sz="0" w:space="0" w:color="auto"/>
        <w:bottom w:val="none" w:sz="0" w:space="0" w:color="auto"/>
        <w:right w:val="none" w:sz="0" w:space="0" w:color="auto"/>
      </w:divBdr>
    </w:div>
    <w:div w:id="1026833953">
      <w:marLeft w:val="640"/>
      <w:marRight w:val="0"/>
      <w:marTop w:val="0"/>
      <w:marBottom w:val="0"/>
      <w:divBdr>
        <w:top w:val="none" w:sz="0" w:space="0" w:color="auto"/>
        <w:left w:val="none" w:sz="0" w:space="0" w:color="auto"/>
        <w:bottom w:val="none" w:sz="0" w:space="0" w:color="auto"/>
        <w:right w:val="none" w:sz="0" w:space="0" w:color="auto"/>
      </w:divBdr>
    </w:div>
    <w:div w:id="1027022904">
      <w:marLeft w:val="640"/>
      <w:marRight w:val="0"/>
      <w:marTop w:val="0"/>
      <w:marBottom w:val="0"/>
      <w:divBdr>
        <w:top w:val="none" w:sz="0" w:space="0" w:color="auto"/>
        <w:left w:val="none" w:sz="0" w:space="0" w:color="auto"/>
        <w:bottom w:val="none" w:sz="0" w:space="0" w:color="auto"/>
        <w:right w:val="none" w:sz="0" w:space="0" w:color="auto"/>
      </w:divBdr>
    </w:div>
    <w:div w:id="1027678106">
      <w:marLeft w:val="640"/>
      <w:marRight w:val="0"/>
      <w:marTop w:val="0"/>
      <w:marBottom w:val="0"/>
      <w:divBdr>
        <w:top w:val="none" w:sz="0" w:space="0" w:color="auto"/>
        <w:left w:val="none" w:sz="0" w:space="0" w:color="auto"/>
        <w:bottom w:val="none" w:sz="0" w:space="0" w:color="auto"/>
        <w:right w:val="none" w:sz="0" w:space="0" w:color="auto"/>
      </w:divBdr>
    </w:div>
    <w:div w:id="1028679882">
      <w:marLeft w:val="640"/>
      <w:marRight w:val="0"/>
      <w:marTop w:val="0"/>
      <w:marBottom w:val="0"/>
      <w:divBdr>
        <w:top w:val="none" w:sz="0" w:space="0" w:color="auto"/>
        <w:left w:val="none" w:sz="0" w:space="0" w:color="auto"/>
        <w:bottom w:val="none" w:sz="0" w:space="0" w:color="auto"/>
        <w:right w:val="none" w:sz="0" w:space="0" w:color="auto"/>
      </w:divBdr>
    </w:div>
    <w:div w:id="1028917029">
      <w:marLeft w:val="640"/>
      <w:marRight w:val="0"/>
      <w:marTop w:val="0"/>
      <w:marBottom w:val="0"/>
      <w:divBdr>
        <w:top w:val="none" w:sz="0" w:space="0" w:color="auto"/>
        <w:left w:val="none" w:sz="0" w:space="0" w:color="auto"/>
        <w:bottom w:val="none" w:sz="0" w:space="0" w:color="auto"/>
        <w:right w:val="none" w:sz="0" w:space="0" w:color="auto"/>
      </w:divBdr>
    </w:div>
    <w:div w:id="1029725095">
      <w:marLeft w:val="640"/>
      <w:marRight w:val="0"/>
      <w:marTop w:val="0"/>
      <w:marBottom w:val="0"/>
      <w:divBdr>
        <w:top w:val="none" w:sz="0" w:space="0" w:color="auto"/>
        <w:left w:val="none" w:sz="0" w:space="0" w:color="auto"/>
        <w:bottom w:val="none" w:sz="0" w:space="0" w:color="auto"/>
        <w:right w:val="none" w:sz="0" w:space="0" w:color="auto"/>
      </w:divBdr>
    </w:div>
    <w:div w:id="1030571888">
      <w:marLeft w:val="640"/>
      <w:marRight w:val="0"/>
      <w:marTop w:val="0"/>
      <w:marBottom w:val="0"/>
      <w:divBdr>
        <w:top w:val="none" w:sz="0" w:space="0" w:color="auto"/>
        <w:left w:val="none" w:sz="0" w:space="0" w:color="auto"/>
        <w:bottom w:val="none" w:sz="0" w:space="0" w:color="auto"/>
        <w:right w:val="none" w:sz="0" w:space="0" w:color="auto"/>
      </w:divBdr>
    </w:div>
    <w:div w:id="1031343998">
      <w:marLeft w:val="640"/>
      <w:marRight w:val="0"/>
      <w:marTop w:val="0"/>
      <w:marBottom w:val="0"/>
      <w:divBdr>
        <w:top w:val="none" w:sz="0" w:space="0" w:color="auto"/>
        <w:left w:val="none" w:sz="0" w:space="0" w:color="auto"/>
        <w:bottom w:val="none" w:sz="0" w:space="0" w:color="auto"/>
        <w:right w:val="none" w:sz="0" w:space="0" w:color="auto"/>
      </w:divBdr>
    </w:div>
    <w:div w:id="1032455360">
      <w:marLeft w:val="640"/>
      <w:marRight w:val="0"/>
      <w:marTop w:val="0"/>
      <w:marBottom w:val="0"/>
      <w:divBdr>
        <w:top w:val="none" w:sz="0" w:space="0" w:color="auto"/>
        <w:left w:val="none" w:sz="0" w:space="0" w:color="auto"/>
        <w:bottom w:val="none" w:sz="0" w:space="0" w:color="auto"/>
        <w:right w:val="none" w:sz="0" w:space="0" w:color="auto"/>
      </w:divBdr>
    </w:div>
    <w:div w:id="1032800282">
      <w:marLeft w:val="640"/>
      <w:marRight w:val="0"/>
      <w:marTop w:val="0"/>
      <w:marBottom w:val="0"/>
      <w:divBdr>
        <w:top w:val="none" w:sz="0" w:space="0" w:color="auto"/>
        <w:left w:val="none" w:sz="0" w:space="0" w:color="auto"/>
        <w:bottom w:val="none" w:sz="0" w:space="0" w:color="auto"/>
        <w:right w:val="none" w:sz="0" w:space="0" w:color="auto"/>
      </w:divBdr>
    </w:div>
    <w:div w:id="1033073418">
      <w:marLeft w:val="640"/>
      <w:marRight w:val="0"/>
      <w:marTop w:val="0"/>
      <w:marBottom w:val="0"/>
      <w:divBdr>
        <w:top w:val="none" w:sz="0" w:space="0" w:color="auto"/>
        <w:left w:val="none" w:sz="0" w:space="0" w:color="auto"/>
        <w:bottom w:val="none" w:sz="0" w:space="0" w:color="auto"/>
        <w:right w:val="none" w:sz="0" w:space="0" w:color="auto"/>
      </w:divBdr>
    </w:div>
    <w:div w:id="1033993800">
      <w:marLeft w:val="640"/>
      <w:marRight w:val="0"/>
      <w:marTop w:val="0"/>
      <w:marBottom w:val="0"/>
      <w:divBdr>
        <w:top w:val="none" w:sz="0" w:space="0" w:color="auto"/>
        <w:left w:val="none" w:sz="0" w:space="0" w:color="auto"/>
        <w:bottom w:val="none" w:sz="0" w:space="0" w:color="auto"/>
        <w:right w:val="none" w:sz="0" w:space="0" w:color="auto"/>
      </w:divBdr>
    </w:div>
    <w:div w:id="1034161564">
      <w:marLeft w:val="640"/>
      <w:marRight w:val="0"/>
      <w:marTop w:val="0"/>
      <w:marBottom w:val="0"/>
      <w:divBdr>
        <w:top w:val="none" w:sz="0" w:space="0" w:color="auto"/>
        <w:left w:val="none" w:sz="0" w:space="0" w:color="auto"/>
        <w:bottom w:val="none" w:sz="0" w:space="0" w:color="auto"/>
        <w:right w:val="none" w:sz="0" w:space="0" w:color="auto"/>
      </w:divBdr>
    </w:div>
    <w:div w:id="1034186530">
      <w:marLeft w:val="640"/>
      <w:marRight w:val="0"/>
      <w:marTop w:val="0"/>
      <w:marBottom w:val="0"/>
      <w:divBdr>
        <w:top w:val="none" w:sz="0" w:space="0" w:color="auto"/>
        <w:left w:val="none" w:sz="0" w:space="0" w:color="auto"/>
        <w:bottom w:val="none" w:sz="0" w:space="0" w:color="auto"/>
        <w:right w:val="none" w:sz="0" w:space="0" w:color="auto"/>
      </w:divBdr>
    </w:div>
    <w:div w:id="1034308310">
      <w:marLeft w:val="640"/>
      <w:marRight w:val="0"/>
      <w:marTop w:val="0"/>
      <w:marBottom w:val="0"/>
      <w:divBdr>
        <w:top w:val="none" w:sz="0" w:space="0" w:color="auto"/>
        <w:left w:val="none" w:sz="0" w:space="0" w:color="auto"/>
        <w:bottom w:val="none" w:sz="0" w:space="0" w:color="auto"/>
        <w:right w:val="none" w:sz="0" w:space="0" w:color="auto"/>
      </w:divBdr>
    </w:div>
    <w:div w:id="1034885990">
      <w:marLeft w:val="640"/>
      <w:marRight w:val="0"/>
      <w:marTop w:val="0"/>
      <w:marBottom w:val="0"/>
      <w:divBdr>
        <w:top w:val="none" w:sz="0" w:space="0" w:color="auto"/>
        <w:left w:val="none" w:sz="0" w:space="0" w:color="auto"/>
        <w:bottom w:val="none" w:sz="0" w:space="0" w:color="auto"/>
        <w:right w:val="none" w:sz="0" w:space="0" w:color="auto"/>
      </w:divBdr>
    </w:div>
    <w:div w:id="1035501470">
      <w:marLeft w:val="640"/>
      <w:marRight w:val="0"/>
      <w:marTop w:val="0"/>
      <w:marBottom w:val="0"/>
      <w:divBdr>
        <w:top w:val="none" w:sz="0" w:space="0" w:color="auto"/>
        <w:left w:val="none" w:sz="0" w:space="0" w:color="auto"/>
        <w:bottom w:val="none" w:sz="0" w:space="0" w:color="auto"/>
        <w:right w:val="none" w:sz="0" w:space="0" w:color="auto"/>
      </w:divBdr>
    </w:div>
    <w:div w:id="1037509518">
      <w:marLeft w:val="640"/>
      <w:marRight w:val="0"/>
      <w:marTop w:val="0"/>
      <w:marBottom w:val="0"/>
      <w:divBdr>
        <w:top w:val="none" w:sz="0" w:space="0" w:color="auto"/>
        <w:left w:val="none" w:sz="0" w:space="0" w:color="auto"/>
        <w:bottom w:val="none" w:sz="0" w:space="0" w:color="auto"/>
        <w:right w:val="none" w:sz="0" w:space="0" w:color="auto"/>
      </w:divBdr>
    </w:div>
    <w:div w:id="1038117866">
      <w:marLeft w:val="640"/>
      <w:marRight w:val="0"/>
      <w:marTop w:val="0"/>
      <w:marBottom w:val="0"/>
      <w:divBdr>
        <w:top w:val="none" w:sz="0" w:space="0" w:color="auto"/>
        <w:left w:val="none" w:sz="0" w:space="0" w:color="auto"/>
        <w:bottom w:val="none" w:sz="0" w:space="0" w:color="auto"/>
        <w:right w:val="none" w:sz="0" w:space="0" w:color="auto"/>
      </w:divBdr>
    </w:div>
    <w:div w:id="1039626909">
      <w:marLeft w:val="640"/>
      <w:marRight w:val="0"/>
      <w:marTop w:val="0"/>
      <w:marBottom w:val="0"/>
      <w:divBdr>
        <w:top w:val="none" w:sz="0" w:space="0" w:color="auto"/>
        <w:left w:val="none" w:sz="0" w:space="0" w:color="auto"/>
        <w:bottom w:val="none" w:sz="0" w:space="0" w:color="auto"/>
        <w:right w:val="none" w:sz="0" w:space="0" w:color="auto"/>
      </w:divBdr>
    </w:div>
    <w:div w:id="1040134087">
      <w:marLeft w:val="640"/>
      <w:marRight w:val="0"/>
      <w:marTop w:val="0"/>
      <w:marBottom w:val="0"/>
      <w:divBdr>
        <w:top w:val="none" w:sz="0" w:space="0" w:color="auto"/>
        <w:left w:val="none" w:sz="0" w:space="0" w:color="auto"/>
        <w:bottom w:val="none" w:sz="0" w:space="0" w:color="auto"/>
        <w:right w:val="none" w:sz="0" w:space="0" w:color="auto"/>
      </w:divBdr>
    </w:div>
    <w:div w:id="1040671807">
      <w:marLeft w:val="640"/>
      <w:marRight w:val="0"/>
      <w:marTop w:val="0"/>
      <w:marBottom w:val="0"/>
      <w:divBdr>
        <w:top w:val="none" w:sz="0" w:space="0" w:color="auto"/>
        <w:left w:val="none" w:sz="0" w:space="0" w:color="auto"/>
        <w:bottom w:val="none" w:sz="0" w:space="0" w:color="auto"/>
        <w:right w:val="none" w:sz="0" w:space="0" w:color="auto"/>
      </w:divBdr>
    </w:div>
    <w:div w:id="1040936577">
      <w:marLeft w:val="640"/>
      <w:marRight w:val="0"/>
      <w:marTop w:val="0"/>
      <w:marBottom w:val="0"/>
      <w:divBdr>
        <w:top w:val="none" w:sz="0" w:space="0" w:color="auto"/>
        <w:left w:val="none" w:sz="0" w:space="0" w:color="auto"/>
        <w:bottom w:val="none" w:sz="0" w:space="0" w:color="auto"/>
        <w:right w:val="none" w:sz="0" w:space="0" w:color="auto"/>
      </w:divBdr>
    </w:div>
    <w:div w:id="1041248863">
      <w:marLeft w:val="640"/>
      <w:marRight w:val="0"/>
      <w:marTop w:val="0"/>
      <w:marBottom w:val="0"/>
      <w:divBdr>
        <w:top w:val="none" w:sz="0" w:space="0" w:color="auto"/>
        <w:left w:val="none" w:sz="0" w:space="0" w:color="auto"/>
        <w:bottom w:val="none" w:sz="0" w:space="0" w:color="auto"/>
        <w:right w:val="none" w:sz="0" w:space="0" w:color="auto"/>
      </w:divBdr>
    </w:div>
    <w:div w:id="1041440697">
      <w:marLeft w:val="640"/>
      <w:marRight w:val="0"/>
      <w:marTop w:val="0"/>
      <w:marBottom w:val="0"/>
      <w:divBdr>
        <w:top w:val="none" w:sz="0" w:space="0" w:color="auto"/>
        <w:left w:val="none" w:sz="0" w:space="0" w:color="auto"/>
        <w:bottom w:val="none" w:sz="0" w:space="0" w:color="auto"/>
        <w:right w:val="none" w:sz="0" w:space="0" w:color="auto"/>
      </w:divBdr>
    </w:div>
    <w:div w:id="1041591124">
      <w:marLeft w:val="640"/>
      <w:marRight w:val="0"/>
      <w:marTop w:val="0"/>
      <w:marBottom w:val="0"/>
      <w:divBdr>
        <w:top w:val="none" w:sz="0" w:space="0" w:color="auto"/>
        <w:left w:val="none" w:sz="0" w:space="0" w:color="auto"/>
        <w:bottom w:val="none" w:sz="0" w:space="0" w:color="auto"/>
        <w:right w:val="none" w:sz="0" w:space="0" w:color="auto"/>
      </w:divBdr>
    </w:div>
    <w:div w:id="1041638369">
      <w:marLeft w:val="640"/>
      <w:marRight w:val="0"/>
      <w:marTop w:val="0"/>
      <w:marBottom w:val="0"/>
      <w:divBdr>
        <w:top w:val="none" w:sz="0" w:space="0" w:color="auto"/>
        <w:left w:val="none" w:sz="0" w:space="0" w:color="auto"/>
        <w:bottom w:val="none" w:sz="0" w:space="0" w:color="auto"/>
        <w:right w:val="none" w:sz="0" w:space="0" w:color="auto"/>
      </w:divBdr>
    </w:div>
    <w:div w:id="1041704832">
      <w:marLeft w:val="640"/>
      <w:marRight w:val="0"/>
      <w:marTop w:val="0"/>
      <w:marBottom w:val="0"/>
      <w:divBdr>
        <w:top w:val="none" w:sz="0" w:space="0" w:color="auto"/>
        <w:left w:val="none" w:sz="0" w:space="0" w:color="auto"/>
        <w:bottom w:val="none" w:sz="0" w:space="0" w:color="auto"/>
        <w:right w:val="none" w:sz="0" w:space="0" w:color="auto"/>
      </w:divBdr>
    </w:div>
    <w:div w:id="1042023717">
      <w:marLeft w:val="640"/>
      <w:marRight w:val="0"/>
      <w:marTop w:val="0"/>
      <w:marBottom w:val="0"/>
      <w:divBdr>
        <w:top w:val="none" w:sz="0" w:space="0" w:color="auto"/>
        <w:left w:val="none" w:sz="0" w:space="0" w:color="auto"/>
        <w:bottom w:val="none" w:sz="0" w:space="0" w:color="auto"/>
        <w:right w:val="none" w:sz="0" w:space="0" w:color="auto"/>
      </w:divBdr>
    </w:div>
    <w:div w:id="1042286758">
      <w:marLeft w:val="480"/>
      <w:marRight w:val="0"/>
      <w:marTop w:val="0"/>
      <w:marBottom w:val="0"/>
      <w:divBdr>
        <w:top w:val="none" w:sz="0" w:space="0" w:color="auto"/>
        <w:left w:val="none" w:sz="0" w:space="0" w:color="auto"/>
        <w:bottom w:val="none" w:sz="0" w:space="0" w:color="auto"/>
        <w:right w:val="none" w:sz="0" w:space="0" w:color="auto"/>
      </w:divBdr>
    </w:div>
    <w:div w:id="1042634781">
      <w:marLeft w:val="640"/>
      <w:marRight w:val="0"/>
      <w:marTop w:val="0"/>
      <w:marBottom w:val="0"/>
      <w:divBdr>
        <w:top w:val="none" w:sz="0" w:space="0" w:color="auto"/>
        <w:left w:val="none" w:sz="0" w:space="0" w:color="auto"/>
        <w:bottom w:val="none" w:sz="0" w:space="0" w:color="auto"/>
        <w:right w:val="none" w:sz="0" w:space="0" w:color="auto"/>
      </w:divBdr>
    </w:div>
    <w:div w:id="1043142375">
      <w:marLeft w:val="640"/>
      <w:marRight w:val="0"/>
      <w:marTop w:val="0"/>
      <w:marBottom w:val="0"/>
      <w:divBdr>
        <w:top w:val="none" w:sz="0" w:space="0" w:color="auto"/>
        <w:left w:val="none" w:sz="0" w:space="0" w:color="auto"/>
        <w:bottom w:val="none" w:sz="0" w:space="0" w:color="auto"/>
        <w:right w:val="none" w:sz="0" w:space="0" w:color="auto"/>
      </w:divBdr>
    </w:div>
    <w:div w:id="1043411210">
      <w:marLeft w:val="640"/>
      <w:marRight w:val="0"/>
      <w:marTop w:val="0"/>
      <w:marBottom w:val="0"/>
      <w:divBdr>
        <w:top w:val="none" w:sz="0" w:space="0" w:color="auto"/>
        <w:left w:val="none" w:sz="0" w:space="0" w:color="auto"/>
        <w:bottom w:val="none" w:sz="0" w:space="0" w:color="auto"/>
        <w:right w:val="none" w:sz="0" w:space="0" w:color="auto"/>
      </w:divBdr>
    </w:div>
    <w:div w:id="1043561097">
      <w:marLeft w:val="640"/>
      <w:marRight w:val="0"/>
      <w:marTop w:val="0"/>
      <w:marBottom w:val="0"/>
      <w:divBdr>
        <w:top w:val="none" w:sz="0" w:space="0" w:color="auto"/>
        <w:left w:val="none" w:sz="0" w:space="0" w:color="auto"/>
        <w:bottom w:val="none" w:sz="0" w:space="0" w:color="auto"/>
        <w:right w:val="none" w:sz="0" w:space="0" w:color="auto"/>
      </w:divBdr>
    </w:div>
    <w:div w:id="1043941055">
      <w:marLeft w:val="640"/>
      <w:marRight w:val="0"/>
      <w:marTop w:val="0"/>
      <w:marBottom w:val="0"/>
      <w:divBdr>
        <w:top w:val="none" w:sz="0" w:space="0" w:color="auto"/>
        <w:left w:val="none" w:sz="0" w:space="0" w:color="auto"/>
        <w:bottom w:val="none" w:sz="0" w:space="0" w:color="auto"/>
        <w:right w:val="none" w:sz="0" w:space="0" w:color="auto"/>
      </w:divBdr>
    </w:div>
    <w:div w:id="1046179238">
      <w:marLeft w:val="640"/>
      <w:marRight w:val="0"/>
      <w:marTop w:val="0"/>
      <w:marBottom w:val="0"/>
      <w:divBdr>
        <w:top w:val="none" w:sz="0" w:space="0" w:color="auto"/>
        <w:left w:val="none" w:sz="0" w:space="0" w:color="auto"/>
        <w:bottom w:val="none" w:sz="0" w:space="0" w:color="auto"/>
        <w:right w:val="none" w:sz="0" w:space="0" w:color="auto"/>
      </w:divBdr>
    </w:div>
    <w:div w:id="1046756980">
      <w:marLeft w:val="640"/>
      <w:marRight w:val="0"/>
      <w:marTop w:val="0"/>
      <w:marBottom w:val="0"/>
      <w:divBdr>
        <w:top w:val="none" w:sz="0" w:space="0" w:color="auto"/>
        <w:left w:val="none" w:sz="0" w:space="0" w:color="auto"/>
        <w:bottom w:val="none" w:sz="0" w:space="0" w:color="auto"/>
        <w:right w:val="none" w:sz="0" w:space="0" w:color="auto"/>
      </w:divBdr>
    </w:div>
    <w:div w:id="1047531541">
      <w:marLeft w:val="640"/>
      <w:marRight w:val="0"/>
      <w:marTop w:val="0"/>
      <w:marBottom w:val="0"/>
      <w:divBdr>
        <w:top w:val="none" w:sz="0" w:space="0" w:color="auto"/>
        <w:left w:val="none" w:sz="0" w:space="0" w:color="auto"/>
        <w:bottom w:val="none" w:sz="0" w:space="0" w:color="auto"/>
        <w:right w:val="none" w:sz="0" w:space="0" w:color="auto"/>
      </w:divBdr>
    </w:div>
    <w:div w:id="1048409026">
      <w:marLeft w:val="640"/>
      <w:marRight w:val="0"/>
      <w:marTop w:val="0"/>
      <w:marBottom w:val="0"/>
      <w:divBdr>
        <w:top w:val="none" w:sz="0" w:space="0" w:color="auto"/>
        <w:left w:val="none" w:sz="0" w:space="0" w:color="auto"/>
        <w:bottom w:val="none" w:sz="0" w:space="0" w:color="auto"/>
        <w:right w:val="none" w:sz="0" w:space="0" w:color="auto"/>
      </w:divBdr>
    </w:div>
    <w:div w:id="1049573260">
      <w:marLeft w:val="640"/>
      <w:marRight w:val="0"/>
      <w:marTop w:val="0"/>
      <w:marBottom w:val="0"/>
      <w:divBdr>
        <w:top w:val="none" w:sz="0" w:space="0" w:color="auto"/>
        <w:left w:val="none" w:sz="0" w:space="0" w:color="auto"/>
        <w:bottom w:val="none" w:sz="0" w:space="0" w:color="auto"/>
        <w:right w:val="none" w:sz="0" w:space="0" w:color="auto"/>
      </w:divBdr>
    </w:div>
    <w:div w:id="1049694715">
      <w:marLeft w:val="640"/>
      <w:marRight w:val="0"/>
      <w:marTop w:val="0"/>
      <w:marBottom w:val="0"/>
      <w:divBdr>
        <w:top w:val="none" w:sz="0" w:space="0" w:color="auto"/>
        <w:left w:val="none" w:sz="0" w:space="0" w:color="auto"/>
        <w:bottom w:val="none" w:sz="0" w:space="0" w:color="auto"/>
        <w:right w:val="none" w:sz="0" w:space="0" w:color="auto"/>
      </w:divBdr>
    </w:div>
    <w:div w:id="1050034767">
      <w:marLeft w:val="640"/>
      <w:marRight w:val="0"/>
      <w:marTop w:val="0"/>
      <w:marBottom w:val="0"/>
      <w:divBdr>
        <w:top w:val="none" w:sz="0" w:space="0" w:color="auto"/>
        <w:left w:val="none" w:sz="0" w:space="0" w:color="auto"/>
        <w:bottom w:val="none" w:sz="0" w:space="0" w:color="auto"/>
        <w:right w:val="none" w:sz="0" w:space="0" w:color="auto"/>
      </w:divBdr>
    </w:div>
    <w:div w:id="1050153005">
      <w:marLeft w:val="640"/>
      <w:marRight w:val="0"/>
      <w:marTop w:val="0"/>
      <w:marBottom w:val="0"/>
      <w:divBdr>
        <w:top w:val="none" w:sz="0" w:space="0" w:color="auto"/>
        <w:left w:val="none" w:sz="0" w:space="0" w:color="auto"/>
        <w:bottom w:val="none" w:sz="0" w:space="0" w:color="auto"/>
        <w:right w:val="none" w:sz="0" w:space="0" w:color="auto"/>
      </w:divBdr>
    </w:div>
    <w:div w:id="1050418703">
      <w:marLeft w:val="640"/>
      <w:marRight w:val="0"/>
      <w:marTop w:val="0"/>
      <w:marBottom w:val="0"/>
      <w:divBdr>
        <w:top w:val="none" w:sz="0" w:space="0" w:color="auto"/>
        <w:left w:val="none" w:sz="0" w:space="0" w:color="auto"/>
        <w:bottom w:val="none" w:sz="0" w:space="0" w:color="auto"/>
        <w:right w:val="none" w:sz="0" w:space="0" w:color="auto"/>
      </w:divBdr>
    </w:div>
    <w:div w:id="1051610551">
      <w:marLeft w:val="640"/>
      <w:marRight w:val="0"/>
      <w:marTop w:val="0"/>
      <w:marBottom w:val="0"/>
      <w:divBdr>
        <w:top w:val="none" w:sz="0" w:space="0" w:color="auto"/>
        <w:left w:val="none" w:sz="0" w:space="0" w:color="auto"/>
        <w:bottom w:val="none" w:sz="0" w:space="0" w:color="auto"/>
        <w:right w:val="none" w:sz="0" w:space="0" w:color="auto"/>
      </w:divBdr>
    </w:div>
    <w:div w:id="1051805200">
      <w:marLeft w:val="640"/>
      <w:marRight w:val="0"/>
      <w:marTop w:val="0"/>
      <w:marBottom w:val="0"/>
      <w:divBdr>
        <w:top w:val="none" w:sz="0" w:space="0" w:color="auto"/>
        <w:left w:val="none" w:sz="0" w:space="0" w:color="auto"/>
        <w:bottom w:val="none" w:sz="0" w:space="0" w:color="auto"/>
        <w:right w:val="none" w:sz="0" w:space="0" w:color="auto"/>
      </w:divBdr>
    </w:div>
    <w:div w:id="1051883790">
      <w:marLeft w:val="640"/>
      <w:marRight w:val="0"/>
      <w:marTop w:val="0"/>
      <w:marBottom w:val="0"/>
      <w:divBdr>
        <w:top w:val="none" w:sz="0" w:space="0" w:color="auto"/>
        <w:left w:val="none" w:sz="0" w:space="0" w:color="auto"/>
        <w:bottom w:val="none" w:sz="0" w:space="0" w:color="auto"/>
        <w:right w:val="none" w:sz="0" w:space="0" w:color="auto"/>
      </w:divBdr>
    </w:div>
    <w:div w:id="1052313759">
      <w:marLeft w:val="640"/>
      <w:marRight w:val="0"/>
      <w:marTop w:val="0"/>
      <w:marBottom w:val="0"/>
      <w:divBdr>
        <w:top w:val="none" w:sz="0" w:space="0" w:color="auto"/>
        <w:left w:val="none" w:sz="0" w:space="0" w:color="auto"/>
        <w:bottom w:val="none" w:sz="0" w:space="0" w:color="auto"/>
        <w:right w:val="none" w:sz="0" w:space="0" w:color="auto"/>
      </w:divBdr>
    </w:div>
    <w:div w:id="1053117224">
      <w:marLeft w:val="640"/>
      <w:marRight w:val="0"/>
      <w:marTop w:val="0"/>
      <w:marBottom w:val="0"/>
      <w:divBdr>
        <w:top w:val="none" w:sz="0" w:space="0" w:color="auto"/>
        <w:left w:val="none" w:sz="0" w:space="0" w:color="auto"/>
        <w:bottom w:val="none" w:sz="0" w:space="0" w:color="auto"/>
        <w:right w:val="none" w:sz="0" w:space="0" w:color="auto"/>
      </w:divBdr>
    </w:div>
    <w:div w:id="1053188638">
      <w:marLeft w:val="640"/>
      <w:marRight w:val="0"/>
      <w:marTop w:val="0"/>
      <w:marBottom w:val="0"/>
      <w:divBdr>
        <w:top w:val="none" w:sz="0" w:space="0" w:color="auto"/>
        <w:left w:val="none" w:sz="0" w:space="0" w:color="auto"/>
        <w:bottom w:val="none" w:sz="0" w:space="0" w:color="auto"/>
        <w:right w:val="none" w:sz="0" w:space="0" w:color="auto"/>
      </w:divBdr>
    </w:div>
    <w:div w:id="1053623015">
      <w:marLeft w:val="480"/>
      <w:marRight w:val="0"/>
      <w:marTop w:val="0"/>
      <w:marBottom w:val="0"/>
      <w:divBdr>
        <w:top w:val="none" w:sz="0" w:space="0" w:color="auto"/>
        <w:left w:val="none" w:sz="0" w:space="0" w:color="auto"/>
        <w:bottom w:val="none" w:sz="0" w:space="0" w:color="auto"/>
        <w:right w:val="none" w:sz="0" w:space="0" w:color="auto"/>
      </w:divBdr>
    </w:div>
    <w:div w:id="1053769132">
      <w:marLeft w:val="640"/>
      <w:marRight w:val="0"/>
      <w:marTop w:val="0"/>
      <w:marBottom w:val="0"/>
      <w:divBdr>
        <w:top w:val="none" w:sz="0" w:space="0" w:color="auto"/>
        <w:left w:val="none" w:sz="0" w:space="0" w:color="auto"/>
        <w:bottom w:val="none" w:sz="0" w:space="0" w:color="auto"/>
        <w:right w:val="none" w:sz="0" w:space="0" w:color="auto"/>
      </w:divBdr>
    </w:div>
    <w:div w:id="1054356697">
      <w:marLeft w:val="640"/>
      <w:marRight w:val="0"/>
      <w:marTop w:val="0"/>
      <w:marBottom w:val="0"/>
      <w:divBdr>
        <w:top w:val="none" w:sz="0" w:space="0" w:color="auto"/>
        <w:left w:val="none" w:sz="0" w:space="0" w:color="auto"/>
        <w:bottom w:val="none" w:sz="0" w:space="0" w:color="auto"/>
        <w:right w:val="none" w:sz="0" w:space="0" w:color="auto"/>
      </w:divBdr>
    </w:div>
    <w:div w:id="1054623636">
      <w:marLeft w:val="640"/>
      <w:marRight w:val="0"/>
      <w:marTop w:val="0"/>
      <w:marBottom w:val="0"/>
      <w:divBdr>
        <w:top w:val="none" w:sz="0" w:space="0" w:color="auto"/>
        <w:left w:val="none" w:sz="0" w:space="0" w:color="auto"/>
        <w:bottom w:val="none" w:sz="0" w:space="0" w:color="auto"/>
        <w:right w:val="none" w:sz="0" w:space="0" w:color="auto"/>
      </w:divBdr>
    </w:div>
    <w:div w:id="1054815103">
      <w:marLeft w:val="640"/>
      <w:marRight w:val="0"/>
      <w:marTop w:val="0"/>
      <w:marBottom w:val="0"/>
      <w:divBdr>
        <w:top w:val="none" w:sz="0" w:space="0" w:color="auto"/>
        <w:left w:val="none" w:sz="0" w:space="0" w:color="auto"/>
        <w:bottom w:val="none" w:sz="0" w:space="0" w:color="auto"/>
        <w:right w:val="none" w:sz="0" w:space="0" w:color="auto"/>
      </w:divBdr>
    </w:div>
    <w:div w:id="1055080289">
      <w:marLeft w:val="640"/>
      <w:marRight w:val="0"/>
      <w:marTop w:val="0"/>
      <w:marBottom w:val="0"/>
      <w:divBdr>
        <w:top w:val="none" w:sz="0" w:space="0" w:color="auto"/>
        <w:left w:val="none" w:sz="0" w:space="0" w:color="auto"/>
        <w:bottom w:val="none" w:sz="0" w:space="0" w:color="auto"/>
        <w:right w:val="none" w:sz="0" w:space="0" w:color="auto"/>
      </w:divBdr>
    </w:div>
    <w:div w:id="1055398599">
      <w:marLeft w:val="640"/>
      <w:marRight w:val="0"/>
      <w:marTop w:val="0"/>
      <w:marBottom w:val="0"/>
      <w:divBdr>
        <w:top w:val="none" w:sz="0" w:space="0" w:color="auto"/>
        <w:left w:val="none" w:sz="0" w:space="0" w:color="auto"/>
        <w:bottom w:val="none" w:sz="0" w:space="0" w:color="auto"/>
        <w:right w:val="none" w:sz="0" w:space="0" w:color="auto"/>
      </w:divBdr>
    </w:div>
    <w:div w:id="1055668073">
      <w:marLeft w:val="640"/>
      <w:marRight w:val="0"/>
      <w:marTop w:val="0"/>
      <w:marBottom w:val="0"/>
      <w:divBdr>
        <w:top w:val="none" w:sz="0" w:space="0" w:color="auto"/>
        <w:left w:val="none" w:sz="0" w:space="0" w:color="auto"/>
        <w:bottom w:val="none" w:sz="0" w:space="0" w:color="auto"/>
        <w:right w:val="none" w:sz="0" w:space="0" w:color="auto"/>
      </w:divBdr>
    </w:div>
    <w:div w:id="1055856001">
      <w:marLeft w:val="640"/>
      <w:marRight w:val="0"/>
      <w:marTop w:val="0"/>
      <w:marBottom w:val="0"/>
      <w:divBdr>
        <w:top w:val="none" w:sz="0" w:space="0" w:color="auto"/>
        <w:left w:val="none" w:sz="0" w:space="0" w:color="auto"/>
        <w:bottom w:val="none" w:sz="0" w:space="0" w:color="auto"/>
        <w:right w:val="none" w:sz="0" w:space="0" w:color="auto"/>
      </w:divBdr>
    </w:div>
    <w:div w:id="1056465276">
      <w:marLeft w:val="640"/>
      <w:marRight w:val="0"/>
      <w:marTop w:val="0"/>
      <w:marBottom w:val="0"/>
      <w:divBdr>
        <w:top w:val="none" w:sz="0" w:space="0" w:color="auto"/>
        <w:left w:val="none" w:sz="0" w:space="0" w:color="auto"/>
        <w:bottom w:val="none" w:sz="0" w:space="0" w:color="auto"/>
        <w:right w:val="none" w:sz="0" w:space="0" w:color="auto"/>
      </w:divBdr>
    </w:div>
    <w:div w:id="1057096668">
      <w:marLeft w:val="640"/>
      <w:marRight w:val="0"/>
      <w:marTop w:val="0"/>
      <w:marBottom w:val="0"/>
      <w:divBdr>
        <w:top w:val="none" w:sz="0" w:space="0" w:color="auto"/>
        <w:left w:val="none" w:sz="0" w:space="0" w:color="auto"/>
        <w:bottom w:val="none" w:sz="0" w:space="0" w:color="auto"/>
        <w:right w:val="none" w:sz="0" w:space="0" w:color="auto"/>
      </w:divBdr>
    </w:div>
    <w:div w:id="1057510501">
      <w:marLeft w:val="640"/>
      <w:marRight w:val="0"/>
      <w:marTop w:val="0"/>
      <w:marBottom w:val="0"/>
      <w:divBdr>
        <w:top w:val="none" w:sz="0" w:space="0" w:color="auto"/>
        <w:left w:val="none" w:sz="0" w:space="0" w:color="auto"/>
        <w:bottom w:val="none" w:sz="0" w:space="0" w:color="auto"/>
        <w:right w:val="none" w:sz="0" w:space="0" w:color="auto"/>
      </w:divBdr>
    </w:div>
    <w:div w:id="1057897184">
      <w:marLeft w:val="640"/>
      <w:marRight w:val="0"/>
      <w:marTop w:val="0"/>
      <w:marBottom w:val="0"/>
      <w:divBdr>
        <w:top w:val="none" w:sz="0" w:space="0" w:color="auto"/>
        <w:left w:val="none" w:sz="0" w:space="0" w:color="auto"/>
        <w:bottom w:val="none" w:sz="0" w:space="0" w:color="auto"/>
        <w:right w:val="none" w:sz="0" w:space="0" w:color="auto"/>
      </w:divBdr>
    </w:div>
    <w:div w:id="1058090858">
      <w:marLeft w:val="640"/>
      <w:marRight w:val="0"/>
      <w:marTop w:val="0"/>
      <w:marBottom w:val="0"/>
      <w:divBdr>
        <w:top w:val="none" w:sz="0" w:space="0" w:color="auto"/>
        <w:left w:val="none" w:sz="0" w:space="0" w:color="auto"/>
        <w:bottom w:val="none" w:sz="0" w:space="0" w:color="auto"/>
        <w:right w:val="none" w:sz="0" w:space="0" w:color="auto"/>
      </w:divBdr>
    </w:div>
    <w:div w:id="1059783889">
      <w:marLeft w:val="640"/>
      <w:marRight w:val="0"/>
      <w:marTop w:val="0"/>
      <w:marBottom w:val="0"/>
      <w:divBdr>
        <w:top w:val="none" w:sz="0" w:space="0" w:color="auto"/>
        <w:left w:val="none" w:sz="0" w:space="0" w:color="auto"/>
        <w:bottom w:val="none" w:sz="0" w:space="0" w:color="auto"/>
        <w:right w:val="none" w:sz="0" w:space="0" w:color="auto"/>
      </w:divBdr>
    </w:div>
    <w:div w:id="1060253095">
      <w:marLeft w:val="640"/>
      <w:marRight w:val="0"/>
      <w:marTop w:val="0"/>
      <w:marBottom w:val="0"/>
      <w:divBdr>
        <w:top w:val="none" w:sz="0" w:space="0" w:color="auto"/>
        <w:left w:val="none" w:sz="0" w:space="0" w:color="auto"/>
        <w:bottom w:val="none" w:sz="0" w:space="0" w:color="auto"/>
        <w:right w:val="none" w:sz="0" w:space="0" w:color="auto"/>
      </w:divBdr>
    </w:div>
    <w:div w:id="1060327733">
      <w:marLeft w:val="640"/>
      <w:marRight w:val="0"/>
      <w:marTop w:val="0"/>
      <w:marBottom w:val="0"/>
      <w:divBdr>
        <w:top w:val="none" w:sz="0" w:space="0" w:color="auto"/>
        <w:left w:val="none" w:sz="0" w:space="0" w:color="auto"/>
        <w:bottom w:val="none" w:sz="0" w:space="0" w:color="auto"/>
        <w:right w:val="none" w:sz="0" w:space="0" w:color="auto"/>
      </w:divBdr>
    </w:div>
    <w:div w:id="1061053400">
      <w:marLeft w:val="640"/>
      <w:marRight w:val="0"/>
      <w:marTop w:val="0"/>
      <w:marBottom w:val="0"/>
      <w:divBdr>
        <w:top w:val="none" w:sz="0" w:space="0" w:color="auto"/>
        <w:left w:val="none" w:sz="0" w:space="0" w:color="auto"/>
        <w:bottom w:val="none" w:sz="0" w:space="0" w:color="auto"/>
        <w:right w:val="none" w:sz="0" w:space="0" w:color="auto"/>
      </w:divBdr>
    </w:div>
    <w:div w:id="1062290198">
      <w:marLeft w:val="640"/>
      <w:marRight w:val="0"/>
      <w:marTop w:val="0"/>
      <w:marBottom w:val="0"/>
      <w:divBdr>
        <w:top w:val="none" w:sz="0" w:space="0" w:color="auto"/>
        <w:left w:val="none" w:sz="0" w:space="0" w:color="auto"/>
        <w:bottom w:val="none" w:sz="0" w:space="0" w:color="auto"/>
        <w:right w:val="none" w:sz="0" w:space="0" w:color="auto"/>
      </w:divBdr>
    </w:div>
    <w:div w:id="1062408172">
      <w:marLeft w:val="640"/>
      <w:marRight w:val="0"/>
      <w:marTop w:val="0"/>
      <w:marBottom w:val="0"/>
      <w:divBdr>
        <w:top w:val="none" w:sz="0" w:space="0" w:color="auto"/>
        <w:left w:val="none" w:sz="0" w:space="0" w:color="auto"/>
        <w:bottom w:val="none" w:sz="0" w:space="0" w:color="auto"/>
        <w:right w:val="none" w:sz="0" w:space="0" w:color="auto"/>
      </w:divBdr>
    </w:div>
    <w:div w:id="1062827804">
      <w:marLeft w:val="640"/>
      <w:marRight w:val="0"/>
      <w:marTop w:val="0"/>
      <w:marBottom w:val="0"/>
      <w:divBdr>
        <w:top w:val="none" w:sz="0" w:space="0" w:color="auto"/>
        <w:left w:val="none" w:sz="0" w:space="0" w:color="auto"/>
        <w:bottom w:val="none" w:sz="0" w:space="0" w:color="auto"/>
        <w:right w:val="none" w:sz="0" w:space="0" w:color="auto"/>
      </w:divBdr>
    </w:div>
    <w:div w:id="1064135106">
      <w:marLeft w:val="640"/>
      <w:marRight w:val="0"/>
      <w:marTop w:val="0"/>
      <w:marBottom w:val="0"/>
      <w:divBdr>
        <w:top w:val="none" w:sz="0" w:space="0" w:color="auto"/>
        <w:left w:val="none" w:sz="0" w:space="0" w:color="auto"/>
        <w:bottom w:val="none" w:sz="0" w:space="0" w:color="auto"/>
        <w:right w:val="none" w:sz="0" w:space="0" w:color="auto"/>
      </w:divBdr>
    </w:div>
    <w:div w:id="1064373381">
      <w:marLeft w:val="640"/>
      <w:marRight w:val="0"/>
      <w:marTop w:val="0"/>
      <w:marBottom w:val="0"/>
      <w:divBdr>
        <w:top w:val="none" w:sz="0" w:space="0" w:color="auto"/>
        <w:left w:val="none" w:sz="0" w:space="0" w:color="auto"/>
        <w:bottom w:val="none" w:sz="0" w:space="0" w:color="auto"/>
        <w:right w:val="none" w:sz="0" w:space="0" w:color="auto"/>
      </w:divBdr>
    </w:div>
    <w:div w:id="1064527071">
      <w:marLeft w:val="640"/>
      <w:marRight w:val="0"/>
      <w:marTop w:val="0"/>
      <w:marBottom w:val="0"/>
      <w:divBdr>
        <w:top w:val="none" w:sz="0" w:space="0" w:color="auto"/>
        <w:left w:val="none" w:sz="0" w:space="0" w:color="auto"/>
        <w:bottom w:val="none" w:sz="0" w:space="0" w:color="auto"/>
        <w:right w:val="none" w:sz="0" w:space="0" w:color="auto"/>
      </w:divBdr>
    </w:div>
    <w:div w:id="1064840436">
      <w:marLeft w:val="640"/>
      <w:marRight w:val="0"/>
      <w:marTop w:val="0"/>
      <w:marBottom w:val="0"/>
      <w:divBdr>
        <w:top w:val="none" w:sz="0" w:space="0" w:color="auto"/>
        <w:left w:val="none" w:sz="0" w:space="0" w:color="auto"/>
        <w:bottom w:val="none" w:sz="0" w:space="0" w:color="auto"/>
        <w:right w:val="none" w:sz="0" w:space="0" w:color="auto"/>
      </w:divBdr>
    </w:div>
    <w:div w:id="1064983582">
      <w:marLeft w:val="640"/>
      <w:marRight w:val="0"/>
      <w:marTop w:val="0"/>
      <w:marBottom w:val="0"/>
      <w:divBdr>
        <w:top w:val="none" w:sz="0" w:space="0" w:color="auto"/>
        <w:left w:val="none" w:sz="0" w:space="0" w:color="auto"/>
        <w:bottom w:val="none" w:sz="0" w:space="0" w:color="auto"/>
        <w:right w:val="none" w:sz="0" w:space="0" w:color="auto"/>
      </w:divBdr>
    </w:div>
    <w:div w:id="1066104170">
      <w:marLeft w:val="640"/>
      <w:marRight w:val="0"/>
      <w:marTop w:val="0"/>
      <w:marBottom w:val="0"/>
      <w:divBdr>
        <w:top w:val="none" w:sz="0" w:space="0" w:color="auto"/>
        <w:left w:val="none" w:sz="0" w:space="0" w:color="auto"/>
        <w:bottom w:val="none" w:sz="0" w:space="0" w:color="auto"/>
        <w:right w:val="none" w:sz="0" w:space="0" w:color="auto"/>
      </w:divBdr>
    </w:div>
    <w:div w:id="1066997287">
      <w:marLeft w:val="640"/>
      <w:marRight w:val="0"/>
      <w:marTop w:val="0"/>
      <w:marBottom w:val="0"/>
      <w:divBdr>
        <w:top w:val="none" w:sz="0" w:space="0" w:color="auto"/>
        <w:left w:val="none" w:sz="0" w:space="0" w:color="auto"/>
        <w:bottom w:val="none" w:sz="0" w:space="0" w:color="auto"/>
        <w:right w:val="none" w:sz="0" w:space="0" w:color="auto"/>
      </w:divBdr>
    </w:div>
    <w:div w:id="1067340609">
      <w:marLeft w:val="640"/>
      <w:marRight w:val="0"/>
      <w:marTop w:val="0"/>
      <w:marBottom w:val="0"/>
      <w:divBdr>
        <w:top w:val="none" w:sz="0" w:space="0" w:color="auto"/>
        <w:left w:val="none" w:sz="0" w:space="0" w:color="auto"/>
        <w:bottom w:val="none" w:sz="0" w:space="0" w:color="auto"/>
        <w:right w:val="none" w:sz="0" w:space="0" w:color="auto"/>
      </w:divBdr>
    </w:div>
    <w:div w:id="1067535970">
      <w:marLeft w:val="640"/>
      <w:marRight w:val="0"/>
      <w:marTop w:val="0"/>
      <w:marBottom w:val="0"/>
      <w:divBdr>
        <w:top w:val="none" w:sz="0" w:space="0" w:color="auto"/>
        <w:left w:val="none" w:sz="0" w:space="0" w:color="auto"/>
        <w:bottom w:val="none" w:sz="0" w:space="0" w:color="auto"/>
        <w:right w:val="none" w:sz="0" w:space="0" w:color="auto"/>
      </w:divBdr>
    </w:div>
    <w:div w:id="1068456597">
      <w:marLeft w:val="640"/>
      <w:marRight w:val="0"/>
      <w:marTop w:val="0"/>
      <w:marBottom w:val="0"/>
      <w:divBdr>
        <w:top w:val="none" w:sz="0" w:space="0" w:color="auto"/>
        <w:left w:val="none" w:sz="0" w:space="0" w:color="auto"/>
        <w:bottom w:val="none" w:sz="0" w:space="0" w:color="auto"/>
        <w:right w:val="none" w:sz="0" w:space="0" w:color="auto"/>
      </w:divBdr>
    </w:div>
    <w:div w:id="1068646470">
      <w:marLeft w:val="640"/>
      <w:marRight w:val="0"/>
      <w:marTop w:val="0"/>
      <w:marBottom w:val="0"/>
      <w:divBdr>
        <w:top w:val="none" w:sz="0" w:space="0" w:color="auto"/>
        <w:left w:val="none" w:sz="0" w:space="0" w:color="auto"/>
        <w:bottom w:val="none" w:sz="0" w:space="0" w:color="auto"/>
        <w:right w:val="none" w:sz="0" w:space="0" w:color="auto"/>
      </w:divBdr>
    </w:div>
    <w:div w:id="1069502261">
      <w:marLeft w:val="640"/>
      <w:marRight w:val="0"/>
      <w:marTop w:val="0"/>
      <w:marBottom w:val="0"/>
      <w:divBdr>
        <w:top w:val="none" w:sz="0" w:space="0" w:color="auto"/>
        <w:left w:val="none" w:sz="0" w:space="0" w:color="auto"/>
        <w:bottom w:val="none" w:sz="0" w:space="0" w:color="auto"/>
        <w:right w:val="none" w:sz="0" w:space="0" w:color="auto"/>
      </w:divBdr>
    </w:div>
    <w:div w:id="1069956595">
      <w:marLeft w:val="640"/>
      <w:marRight w:val="0"/>
      <w:marTop w:val="0"/>
      <w:marBottom w:val="0"/>
      <w:divBdr>
        <w:top w:val="none" w:sz="0" w:space="0" w:color="auto"/>
        <w:left w:val="none" w:sz="0" w:space="0" w:color="auto"/>
        <w:bottom w:val="none" w:sz="0" w:space="0" w:color="auto"/>
        <w:right w:val="none" w:sz="0" w:space="0" w:color="auto"/>
      </w:divBdr>
    </w:div>
    <w:div w:id="1070078287">
      <w:marLeft w:val="640"/>
      <w:marRight w:val="0"/>
      <w:marTop w:val="0"/>
      <w:marBottom w:val="0"/>
      <w:divBdr>
        <w:top w:val="none" w:sz="0" w:space="0" w:color="auto"/>
        <w:left w:val="none" w:sz="0" w:space="0" w:color="auto"/>
        <w:bottom w:val="none" w:sz="0" w:space="0" w:color="auto"/>
        <w:right w:val="none" w:sz="0" w:space="0" w:color="auto"/>
      </w:divBdr>
    </w:div>
    <w:div w:id="1071005554">
      <w:marLeft w:val="640"/>
      <w:marRight w:val="0"/>
      <w:marTop w:val="0"/>
      <w:marBottom w:val="0"/>
      <w:divBdr>
        <w:top w:val="none" w:sz="0" w:space="0" w:color="auto"/>
        <w:left w:val="none" w:sz="0" w:space="0" w:color="auto"/>
        <w:bottom w:val="none" w:sz="0" w:space="0" w:color="auto"/>
        <w:right w:val="none" w:sz="0" w:space="0" w:color="auto"/>
      </w:divBdr>
    </w:div>
    <w:div w:id="1072656975">
      <w:marLeft w:val="640"/>
      <w:marRight w:val="0"/>
      <w:marTop w:val="0"/>
      <w:marBottom w:val="0"/>
      <w:divBdr>
        <w:top w:val="none" w:sz="0" w:space="0" w:color="auto"/>
        <w:left w:val="none" w:sz="0" w:space="0" w:color="auto"/>
        <w:bottom w:val="none" w:sz="0" w:space="0" w:color="auto"/>
        <w:right w:val="none" w:sz="0" w:space="0" w:color="auto"/>
      </w:divBdr>
    </w:div>
    <w:div w:id="1072968600">
      <w:marLeft w:val="640"/>
      <w:marRight w:val="0"/>
      <w:marTop w:val="0"/>
      <w:marBottom w:val="0"/>
      <w:divBdr>
        <w:top w:val="none" w:sz="0" w:space="0" w:color="auto"/>
        <w:left w:val="none" w:sz="0" w:space="0" w:color="auto"/>
        <w:bottom w:val="none" w:sz="0" w:space="0" w:color="auto"/>
        <w:right w:val="none" w:sz="0" w:space="0" w:color="auto"/>
      </w:divBdr>
    </w:div>
    <w:div w:id="1073427742">
      <w:marLeft w:val="640"/>
      <w:marRight w:val="0"/>
      <w:marTop w:val="0"/>
      <w:marBottom w:val="0"/>
      <w:divBdr>
        <w:top w:val="none" w:sz="0" w:space="0" w:color="auto"/>
        <w:left w:val="none" w:sz="0" w:space="0" w:color="auto"/>
        <w:bottom w:val="none" w:sz="0" w:space="0" w:color="auto"/>
        <w:right w:val="none" w:sz="0" w:space="0" w:color="auto"/>
      </w:divBdr>
    </w:div>
    <w:div w:id="1074083318">
      <w:marLeft w:val="640"/>
      <w:marRight w:val="0"/>
      <w:marTop w:val="0"/>
      <w:marBottom w:val="0"/>
      <w:divBdr>
        <w:top w:val="none" w:sz="0" w:space="0" w:color="auto"/>
        <w:left w:val="none" w:sz="0" w:space="0" w:color="auto"/>
        <w:bottom w:val="none" w:sz="0" w:space="0" w:color="auto"/>
        <w:right w:val="none" w:sz="0" w:space="0" w:color="auto"/>
      </w:divBdr>
    </w:div>
    <w:div w:id="1075128460">
      <w:marLeft w:val="640"/>
      <w:marRight w:val="0"/>
      <w:marTop w:val="0"/>
      <w:marBottom w:val="0"/>
      <w:divBdr>
        <w:top w:val="none" w:sz="0" w:space="0" w:color="auto"/>
        <w:left w:val="none" w:sz="0" w:space="0" w:color="auto"/>
        <w:bottom w:val="none" w:sz="0" w:space="0" w:color="auto"/>
        <w:right w:val="none" w:sz="0" w:space="0" w:color="auto"/>
      </w:divBdr>
    </w:div>
    <w:div w:id="1075325264">
      <w:marLeft w:val="640"/>
      <w:marRight w:val="0"/>
      <w:marTop w:val="0"/>
      <w:marBottom w:val="0"/>
      <w:divBdr>
        <w:top w:val="none" w:sz="0" w:space="0" w:color="auto"/>
        <w:left w:val="none" w:sz="0" w:space="0" w:color="auto"/>
        <w:bottom w:val="none" w:sz="0" w:space="0" w:color="auto"/>
        <w:right w:val="none" w:sz="0" w:space="0" w:color="auto"/>
      </w:divBdr>
    </w:div>
    <w:div w:id="1075590916">
      <w:marLeft w:val="640"/>
      <w:marRight w:val="0"/>
      <w:marTop w:val="0"/>
      <w:marBottom w:val="0"/>
      <w:divBdr>
        <w:top w:val="none" w:sz="0" w:space="0" w:color="auto"/>
        <w:left w:val="none" w:sz="0" w:space="0" w:color="auto"/>
        <w:bottom w:val="none" w:sz="0" w:space="0" w:color="auto"/>
        <w:right w:val="none" w:sz="0" w:space="0" w:color="auto"/>
      </w:divBdr>
    </w:div>
    <w:div w:id="1075860832">
      <w:marLeft w:val="640"/>
      <w:marRight w:val="0"/>
      <w:marTop w:val="0"/>
      <w:marBottom w:val="0"/>
      <w:divBdr>
        <w:top w:val="none" w:sz="0" w:space="0" w:color="auto"/>
        <w:left w:val="none" w:sz="0" w:space="0" w:color="auto"/>
        <w:bottom w:val="none" w:sz="0" w:space="0" w:color="auto"/>
        <w:right w:val="none" w:sz="0" w:space="0" w:color="auto"/>
      </w:divBdr>
    </w:div>
    <w:div w:id="1075973370">
      <w:marLeft w:val="640"/>
      <w:marRight w:val="0"/>
      <w:marTop w:val="0"/>
      <w:marBottom w:val="0"/>
      <w:divBdr>
        <w:top w:val="none" w:sz="0" w:space="0" w:color="auto"/>
        <w:left w:val="none" w:sz="0" w:space="0" w:color="auto"/>
        <w:bottom w:val="none" w:sz="0" w:space="0" w:color="auto"/>
        <w:right w:val="none" w:sz="0" w:space="0" w:color="auto"/>
      </w:divBdr>
    </w:div>
    <w:div w:id="1075975292">
      <w:marLeft w:val="640"/>
      <w:marRight w:val="0"/>
      <w:marTop w:val="0"/>
      <w:marBottom w:val="0"/>
      <w:divBdr>
        <w:top w:val="none" w:sz="0" w:space="0" w:color="auto"/>
        <w:left w:val="none" w:sz="0" w:space="0" w:color="auto"/>
        <w:bottom w:val="none" w:sz="0" w:space="0" w:color="auto"/>
        <w:right w:val="none" w:sz="0" w:space="0" w:color="auto"/>
      </w:divBdr>
    </w:div>
    <w:div w:id="1076518182">
      <w:marLeft w:val="640"/>
      <w:marRight w:val="0"/>
      <w:marTop w:val="0"/>
      <w:marBottom w:val="0"/>
      <w:divBdr>
        <w:top w:val="none" w:sz="0" w:space="0" w:color="auto"/>
        <w:left w:val="none" w:sz="0" w:space="0" w:color="auto"/>
        <w:bottom w:val="none" w:sz="0" w:space="0" w:color="auto"/>
        <w:right w:val="none" w:sz="0" w:space="0" w:color="auto"/>
      </w:divBdr>
    </w:div>
    <w:div w:id="1076897686">
      <w:marLeft w:val="640"/>
      <w:marRight w:val="0"/>
      <w:marTop w:val="0"/>
      <w:marBottom w:val="0"/>
      <w:divBdr>
        <w:top w:val="none" w:sz="0" w:space="0" w:color="auto"/>
        <w:left w:val="none" w:sz="0" w:space="0" w:color="auto"/>
        <w:bottom w:val="none" w:sz="0" w:space="0" w:color="auto"/>
        <w:right w:val="none" w:sz="0" w:space="0" w:color="auto"/>
      </w:divBdr>
    </w:div>
    <w:div w:id="1077170470">
      <w:marLeft w:val="640"/>
      <w:marRight w:val="0"/>
      <w:marTop w:val="0"/>
      <w:marBottom w:val="0"/>
      <w:divBdr>
        <w:top w:val="none" w:sz="0" w:space="0" w:color="auto"/>
        <w:left w:val="none" w:sz="0" w:space="0" w:color="auto"/>
        <w:bottom w:val="none" w:sz="0" w:space="0" w:color="auto"/>
        <w:right w:val="none" w:sz="0" w:space="0" w:color="auto"/>
      </w:divBdr>
    </w:div>
    <w:div w:id="1077895848">
      <w:marLeft w:val="640"/>
      <w:marRight w:val="0"/>
      <w:marTop w:val="0"/>
      <w:marBottom w:val="0"/>
      <w:divBdr>
        <w:top w:val="none" w:sz="0" w:space="0" w:color="auto"/>
        <w:left w:val="none" w:sz="0" w:space="0" w:color="auto"/>
        <w:bottom w:val="none" w:sz="0" w:space="0" w:color="auto"/>
        <w:right w:val="none" w:sz="0" w:space="0" w:color="auto"/>
      </w:divBdr>
    </w:div>
    <w:div w:id="1077898141">
      <w:marLeft w:val="640"/>
      <w:marRight w:val="0"/>
      <w:marTop w:val="0"/>
      <w:marBottom w:val="0"/>
      <w:divBdr>
        <w:top w:val="none" w:sz="0" w:space="0" w:color="auto"/>
        <w:left w:val="none" w:sz="0" w:space="0" w:color="auto"/>
        <w:bottom w:val="none" w:sz="0" w:space="0" w:color="auto"/>
        <w:right w:val="none" w:sz="0" w:space="0" w:color="auto"/>
      </w:divBdr>
    </w:div>
    <w:div w:id="1078601923">
      <w:marLeft w:val="640"/>
      <w:marRight w:val="0"/>
      <w:marTop w:val="0"/>
      <w:marBottom w:val="0"/>
      <w:divBdr>
        <w:top w:val="none" w:sz="0" w:space="0" w:color="auto"/>
        <w:left w:val="none" w:sz="0" w:space="0" w:color="auto"/>
        <w:bottom w:val="none" w:sz="0" w:space="0" w:color="auto"/>
        <w:right w:val="none" w:sz="0" w:space="0" w:color="auto"/>
      </w:divBdr>
    </w:div>
    <w:div w:id="1079253317">
      <w:marLeft w:val="640"/>
      <w:marRight w:val="0"/>
      <w:marTop w:val="0"/>
      <w:marBottom w:val="0"/>
      <w:divBdr>
        <w:top w:val="none" w:sz="0" w:space="0" w:color="auto"/>
        <w:left w:val="none" w:sz="0" w:space="0" w:color="auto"/>
        <w:bottom w:val="none" w:sz="0" w:space="0" w:color="auto"/>
        <w:right w:val="none" w:sz="0" w:space="0" w:color="auto"/>
      </w:divBdr>
    </w:div>
    <w:div w:id="1079516819">
      <w:marLeft w:val="640"/>
      <w:marRight w:val="0"/>
      <w:marTop w:val="0"/>
      <w:marBottom w:val="0"/>
      <w:divBdr>
        <w:top w:val="none" w:sz="0" w:space="0" w:color="auto"/>
        <w:left w:val="none" w:sz="0" w:space="0" w:color="auto"/>
        <w:bottom w:val="none" w:sz="0" w:space="0" w:color="auto"/>
        <w:right w:val="none" w:sz="0" w:space="0" w:color="auto"/>
      </w:divBdr>
    </w:div>
    <w:div w:id="1080063892">
      <w:marLeft w:val="640"/>
      <w:marRight w:val="0"/>
      <w:marTop w:val="0"/>
      <w:marBottom w:val="0"/>
      <w:divBdr>
        <w:top w:val="none" w:sz="0" w:space="0" w:color="auto"/>
        <w:left w:val="none" w:sz="0" w:space="0" w:color="auto"/>
        <w:bottom w:val="none" w:sz="0" w:space="0" w:color="auto"/>
        <w:right w:val="none" w:sz="0" w:space="0" w:color="auto"/>
      </w:divBdr>
    </w:div>
    <w:div w:id="1080905651">
      <w:marLeft w:val="640"/>
      <w:marRight w:val="0"/>
      <w:marTop w:val="0"/>
      <w:marBottom w:val="0"/>
      <w:divBdr>
        <w:top w:val="none" w:sz="0" w:space="0" w:color="auto"/>
        <w:left w:val="none" w:sz="0" w:space="0" w:color="auto"/>
        <w:bottom w:val="none" w:sz="0" w:space="0" w:color="auto"/>
        <w:right w:val="none" w:sz="0" w:space="0" w:color="auto"/>
      </w:divBdr>
    </w:div>
    <w:div w:id="1080908266">
      <w:marLeft w:val="640"/>
      <w:marRight w:val="0"/>
      <w:marTop w:val="0"/>
      <w:marBottom w:val="0"/>
      <w:divBdr>
        <w:top w:val="none" w:sz="0" w:space="0" w:color="auto"/>
        <w:left w:val="none" w:sz="0" w:space="0" w:color="auto"/>
        <w:bottom w:val="none" w:sz="0" w:space="0" w:color="auto"/>
        <w:right w:val="none" w:sz="0" w:space="0" w:color="auto"/>
      </w:divBdr>
    </w:div>
    <w:div w:id="1080952204">
      <w:marLeft w:val="640"/>
      <w:marRight w:val="0"/>
      <w:marTop w:val="0"/>
      <w:marBottom w:val="0"/>
      <w:divBdr>
        <w:top w:val="none" w:sz="0" w:space="0" w:color="auto"/>
        <w:left w:val="none" w:sz="0" w:space="0" w:color="auto"/>
        <w:bottom w:val="none" w:sz="0" w:space="0" w:color="auto"/>
        <w:right w:val="none" w:sz="0" w:space="0" w:color="auto"/>
      </w:divBdr>
    </w:div>
    <w:div w:id="1081291746">
      <w:marLeft w:val="640"/>
      <w:marRight w:val="0"/>
      <w:marTop w:val="0"/>
      <w:marBottom w:val="0"/>
      <w:divBdr>
        <w:top w:val="none" w:sz="0" w:space="0" w:color="auto"/>
        <w:left w:val="none" w:sz="0" w:space="0" w:color="auto"/>
        <w:bottom w:val="none" w:sz="0" w:space="0" w:color="auto"/>
        <w:right w:val="none" w:sz="0" w:space="0" w:color="auto"/>
      </w:divBdr>
    </w:div>
    <w:div w:id="1081490043">
      <w:marLeft w:val="640"/>
      <w:marRight w:val="0"/>
      <w:marTop w:val="0"/>
      <w:marBottom w:val="0"/>
      <w:divBdr>
        <w:top w:val="none" w:sz="0" w:space="0" w:color="auto"/>
        <w:left w:val="none" w:sz="0" w:space="0" w:color="auto"/>
        <w:bottom w:val="none" w:sz="0" w:space="0" w:color="auto"/>
        <w:right w:val="none" w:sz="0" w:space="0" w:color="auto"/>
      </w:divBdr>
    </w:div>
    <w:div w:id="1081947411">
      <w:marLeft w:val="640"/>
      <w:marRight w:val="0"/>
      <w:marTop w:val="0"/>
      <w:marBottom w:val="0"/>
      <w:divBdr>
        <w:top w:val="none" w:sz="0" w:space="0" w:color="auto"/>
        <w:left w:val="none" w:sz="0" w:space="0" w:color="auto"/>
        <w:bottom w:val="none" w:sz="0" w:space="0" w:color="auto"/>
        <w:right w:val="none" w:sz="0" w:space="0" w:color="auto"/>
      </w:divBdr>
    </w:div>
    <w:div w:id="1082264073">
      <w:marLeft w:val="640"/>
      <w:marRight w:val="0"/>
      <w:marTop w:val="0"/>
      <w:marBottom w:val="0"/>
      <w:divBdr>
        <w:top w:val="none" w:sz="0" w:space="0" w:color="auto"/>
        <w:left w:val="none" w:sz="0" w:space="0" w:color="auto"/>
        <w:bottom w:val="none" w:sz="0" w:space="0" w:color="auto"/>
        <w:right w:val="none" w:sz="0" w:space="0" w:color="auto"/>
      </w:divBdr>
    </w:div>
    <w:div w:id="1082601793">
      <w:marLeft w:val="640"/>
      <w:marRight w:val="0"/>
      <w:marTop w:val="0"/>
      <w:marBottom w:val="0"/>
      <w:divBdr>
        <w:top w:val="none" w:sz="0" w:space="0" w:color="auto"/>
        <w:left w:val="none" w:sz="0" w:space="0" w:color="auto"/>
        <w:bottom w:val="none" w:sz="0" w:space="0" w:color="auto"/>
        <w:right w:val="none" w:sz="0" w:space="0" w:color="auto"/>
      </w:divBdr>
    </w:div>
    <w:div w:id="1082609168">
      <w:marLeft w:val="640"/>
      <w:marRight w:val="0"/>
      <w:marTop w:val="0"/>
      <w:marBottom w:val="0"/>
      <w:divBdr>
        <w:top w:val="none" w:sz="0" w:space="0" w:color="auto"/>
        <w:left w:val="none" w:sz="0" w:space="0" w:color="auto"/>
        <w:bottom w:val="none" w:sz="0" w:space="0" w:color="auto"/>
        <w:right w:val="none" w:sz="0" w:space="0" w:color="auto"/>
      </w:divBdr>
    </w:div>
    <w:div w:id="1083575317">
      <w:marLeft w:val="640"/>
      <w:marRight w:val="0"/>
      <w:marTop w:val="0"/>
      <w:marBottom w:val="0"/>
      <w:divBdr>
        <w:top w:val="none" w:sz="0" w:space="0" w:color="auto"/>
        <w:left w:val="none" w:sz="0" w:space="0" w:color="auto"/>
        <w:bottom w:val="none" w:sz="0" w:space="0" w:color="auto"/>
        <w:right w:val="none" w:sz="0" w:space="0" w:color="auto"/>
      </w:divBdr>
    </w:div>
    <w:div w:id="1084032349">
      <w:marLeft w:val="640"/>
      <w:marRight w:val="0"/>
      <w:marTop w:val="0"/>
      <w:marBottom w:val="0"/>
      <w:divBdr>
        <w:top w:val="none" w:sz="0" w:space="0" w:color="auto"/>
        <w:left w:val="none" w:sz="0" w:space="0" w:color="auto"/>
        <w:bottom w:val="none" w:sz="0" w:space="0" w:color="auto"/>
        <w:right w:val="none" w:sz="0" w:space="0" w:color="auto"/>
      </w:divBdr>
    </w:div>
    <w:div w:id="1084381567">
      <w:marLeft w:val="640"/>
      <w:marRight w:val="0"/>
      <w:marTop w:val="0"/>
      <w:marBottom w:val="0"/>
      <w:divBdr>
        <w:top w:val="none" w:sz="0" w:space="0" w:color="auto"/>
        <w:left w:val="none" w:sz="0" w:space="0" w:color="auto"/>
        <w:bottom w:val="none" w:sz="0" w:space="0" w:color="auto"/>
        <w:right w:val="none" w:sz="0" w:space="0" w:color="auto"/>
      </w:divBdr>
    </w:div>
    <w:div w:id="1085031727">
      <w:marLeft w:val="640"/>
      <w:marRight w:val="0"/>
      <w:marTop w:val="0"/>
      <w:marBottom w:val="0"/>
      <w:divBdr>
        <w:top w:val="none" w:sz="0" w:space="0" w:color="auto"/>
        <w:left w:val="none" w:sz="0" w:space="0" w:color="auto"/>
        <w:bottom w:val="none" w:sz="0" w:space="0" w:color="auto"/>
        <w:right w:val="none" w:sz="0" w:space="0" w:color="auto"/>
      </w:divBdr>
    </w:div>
    <w:div w:id="1085152298">
      <w:marLeft w:val="640"/>
      <w:marRight w:val="0"/>
      <w:marTop w:val="0"/>
      <w:marBottom w:val="0"/>
      <w:divBdr>
        <w:top w:val="none" w:sz="0" w:space="0" w:color="auto"/>
        <w:left w:val="none" w:sz="0" w:space="0" w:color="auto"/>
        <w:bottom w:val="none" w:sz="0" w:space="0" w:color="auto"/>
        <w:right w:val="none" w:sz="0" w:space="0" w:color="auto"/>
      </w:divBdr>
    </w:div>
    <w:div w:id="1085221873">
      <w:marLeft w:val="640"/>
      <w:marRight w:val="0"/>
      <w:marTop w:val="0"/>
      <w:marBottom w:val="0"/>
      <w:divBdr>
        <w:top w:val="none" w:sz="0" w:space="0" w:color="auto"/>
        <w:left w:val="none" w:sz="0" w:space="0" w:color="auto"/>
        <w:bottom w:val="none" w:sz="0" w:space="0" w:color="auto"/>
        <w:right w:val="none" w:sz="0" w:space="0" w:color="auto"/>
      </w:divBdr>
    </w:div>
    <w:div w:id="1085614340">
      <w:marLeft w:val="640"/>
      <w:marRight w:val="0"/>
      <w:marTop w:val="0"/>
      <w:marBottom w:val="0"/>
      <w:divBdr>
        <w:top w:val="none" w:sz="0" w:space="0" w:color="auto"/>
        <w:left w:val="none" w:sz="0" w:space="0" w:color="auto"/>
        <w:bottom w:val="none" w:sz="0" w:space="0" w:color="auto"/>
        <w:right w:val="none" w:sz="0" w:space="0" w:color="auto"/>
      </w:divBdr>
    </w:div>
    <w:div w:id="1085691312">
      <w:marLeft w:val="640"/>
      <w:marRight w:val="0"/>
      <w:marTop w:val="0"/>
      <w:marBottom w:val="0"/>
      <w:divBdr>
        <w:top w:val="none" w:sz="0" w:space="0" w:color="auto"/>
        <w:left w:val="none" w:sz="0" w:space="0" w:color="auto"/>
        <w:bottom w:val="none" w:sz="0" w:space="0" w:color="auto"/>
        <w:right w:val="none" w:sz="0" w:space="0" w:color="auto"/>
      </w:divBdr>
    </w:div>
    <w:div w:id="1086881089">
      <w:marLeft w:val="640"/>
      <w:marRight w:val="0"/>
      <w:marTop w:val="0"/>
      <w:marBottom w:val="0"/>
      <w:divBdr>
        <w:top w:val="none" w:sz="0" w:space="0" w:color="auto"/>
        <w:left w:val="none" w:sz="0" w:space="0" w:color="auto"/>
        <w:bottom w:val="none" w:sz="0" w:space="0" w:color="auto"/>
        <w:right w:val="none" w:sz="0" w:space="0" w:color="auto"/>
      </w:divBdr>
    </w:div>
    <w:div w:id="1087918501">
      <w:marLeft w:val="640"/>
      <w:marRight w:val="0"/>
      <w:marTop w:val="0"/>
      <w:marBottom w:val="0"/>
      <w:divBdr>
        <w:top w:val="none" w:sz="0" w:space="0" w:color="auto"/>
        <w:left w:val="none" w:sz="0" w:space="0" w:color="auto"/>
        <w:bottom w:val="none" w:sz="0" w:space="0" w:color="auto"/>
        <w:right w:val="none" w:sz="0" w:space="0" w:color="auto"/>
      </w:divBdr>
    </w:div>
    <w:div w:id="1089041584">
      <w:marLeft w:val="640"/>
      <w:marRight w:val="0"/>
      <w:marTop w:val="0"/>
      <w:marBottom w:val="0"/>
      <w:divBdr>
        <w:top w:val="none" w:sz="0" w:space="0" w:color="auto"/>
        <w:left w:val="none" w:sz="0" w:space="0" w:color="auto"/>
        <w:bottom w:val="none" w:sz="0" w:space="0" w:color="auto"/>
        <w:right w:val="none" w:sz="0" w:space="0" w:color="auto"/>
      </w:divBdr>
    </w:div>
    <w:div w:id="1089428223">
      <w:marLeft w:val="640"/>
      <w:marRight w:val="0"/>
      <w:marTop w:val="0"/>
      <w:marBottom w:val="0"/>
      <w:divBdr>
        <w:top w:val="none" w:sz="0" w:space="0" w:color="auto"/>
        <w:left w:val="none" w:sz="0" w:space="0" w:color="auto"/>
        <w:bottom w:val="none" w:sz="0" w:space="0" w:color="auto"/>
        <w:right w:val="none" w:sz="0" w:space="0" w:color="auto"/>
      </w:divBdr>
    </w:div>
    <w:div w:id="1089430355">
      <w:marLeft w:val="640"/>
      <w:marRight w:val="0"/>
      <w:marTop w:val="0"/>
      <w:marBottom w:val="0"/>
      <w:divBdr>
        <w:top w:val="none" w:sz="0" w:space="0" w:color="auto"/>
        <w:left w:val="none" w:sz="0" w:space="0" w:color="auto"/>
        <w:bottom w:val="none" w:sz="0" w:space="0" w:color="auto"/>
        <w:right w:val="none" w:sz="0" w:space="0" w:color="auto"/>
      </w:divBdr>
    </w:div>
    <w:div w:id="1089889173">
      <w:marLeft w:val="640"/>
      <w:marRight w:val="0"/>
      <w:marTop w:val="0"/>
      <w:marBottom w:val="0"/>
      <w:divBdr>
        <w:top w:val="none" w:sz="0" w:space="0" w:color="auto"/>
        <w:left w:val="none" w:sz="0" w:space="0" w:color="auto"/>
        <w:bottom w:val="none" w:sz="0" w:space="0" w:color="auto"/>
        <w:right w:val="none" w:sz="0" w:space="0" w:color="auto"/>
      </w:divBdr>
    </w:div>
    <w:div w:id="1090155035">
      <w:marLeft w:val="640"/>
      <w:marRight w:val="0"/>
      <w:marTop w:val="0"/>
      <w:marBottom w:val="0"/>
      <w:divBdr>
        <w:top w:val="none" w:sz="0" w:space="0" w:color="auto"/>
        <w:left w:val="none" w:sz="0" w:space="0" w:color="auto"/>
        <w:bottom w:val="none" w:sz="0" w:space="0" w:color="auto"/>
        <w:right w:val="none" w:sz="0" w:space="0" w:color="auto"/>
      </w:divBdr>
    </w:div>
    <w:div w:id="1090852344">
      <w:marLeft w:val="640"/>
      <w:marRight w:val="0"/>
      <w:marTop w:val="0"/>
      <w:marBottom w:val="0"/>
      <w:divBdr>
        <w:top w:val="none" w:sz="0" w:space="0" w:color="auto"/>
        <w:left w:val="none" w:sz="0" w:space="0" w:color="auto"/>
        <w:bottom w:val="none" w:sz="0" w:space="0" w:color="auto"/>
        <w:right w:val="none" w:sz="0" w:space="0" w:color="auto"/>
      </w:divBdr>
    </w:div>
    <w:div w:id="1091391220">
      <w:marLeft w:val="640"/>
      <w:marRight w:val="0"/>
      <w:marTop w:val="0"/>
      <w:marBottom w:val="0"/>
      <w:divBdr>
        <w:top w:val="none" w:sz="0" w:space="0" w:color="auto"/>
        <w:left w:val="none" w:sz="0" w:space="0" w:color="auto"/>
        <w:bottom w:val="none" w:sz="0" w:space="0" w:color="auto"/>
        <w:right w:val="none" w:sz="0" w:space="0" w:color="auto"/>
      </w:divBdr>
    </w:div>
    <w:div w:id="1091513430">
      <w:marLeft w:val="640"/>
      <w:marRight w:val="0"/>
      <w:marTop w:val="0"/>
      <w:marBottom w:val="0"/>
      <w:divBdr>
        <w:top w:val="none" w:sz="0" w:space="0" w:color="auto"/>
        <w:left w:val="none" w:sz="0" w:space="0" w:color="auto"/>
        <w:bottom w:val="none" w:sz="0" w:space="0" w:color="auto"/>
        <w:right w:val="none" w:sz="0" w:space="0" w:color="auto"/>
      </w:divBdr>
    </w:div>
    <w:div w:id="1092749545">
      <w:marLeft w:val="640"/>
      <w:marRight w:val="0"/>
      <w:marTop w:val="0"/>
      <w:marBottom w:val="0"/>
      <w:divBdr>
        <w:top w:val="none" w:sz="0" w:space="0" w:color="auto"/>
        <w:left w:val="none" w:sz="0" w:space="0" w:color="auto"/>
        <w:bottom w:val="none" w:sz="0" w:space="0" w:color="auto"/>
        <w:right w:val="none" w:sz="0" w:space="0" w:color="auto"/>
      </w:divBdr>
    </w:div>
    <w:div w:id="1093472722">
      <w:marLeft w:val="640"/>
      <w:marRight w:val="0"/>
      <w:marTop w:val="0"/>
      <w:marBottom w:val="0"/>
      <w:divBdr>
        <w:top w:val="none" w:sz="0" w:space="0" w:color="auto"/>
        <w:left w:val="none" w:sz="0" w:space="0" w:color="auto"/>
        <w:bottom w:val="none" w:sz="0" w:space="0" w:color="auto"/>
        <w:right w:val="none" w:sz="0" w:space="0" w:color="auto"/>
      </w:divBdr>
    </w:div>
    <w:div w:id="1093667569">
      <w:marLeft w:val="640"/>
      <w:marRight w:val="0"/>
      <w:marTop w:val="0"/>
      <w:marBottom w:val="0"/>
      <w:divBdr>
        <w:top w:val="none" w:sz="0" w:space="0" w:color="auto"/>
        <w:left w:val="none" w:sz="0" w:space="0" w:color="auto"/>
        <w:bottom w:val="none" w:sz="0" w:space="0" w:color="auto"/>
        <w:right w:val="none" w:sz="0" w:space="0" w:color="auto"/>
      </w:divBdr>
    </w:div>
    <w:div w:id="1093822357">
      <w:marLeft w:val="640"/>
      <w:marRight w:val="0"/>
      <w:marTop w:val="0"/>
      <w:marBottom w:val="0"/>
      <w:divBdr>
        <w:top w:val="none" w:sz="0" w:space="0" w:color="auto"/>
        <w:left w:val="none" w:sz="0" w:space="0" w:color="auto"/>
        <w:bottom w:val="none" w:sz="0" w:space="0" w:color="auto"/>
        <w:right w:val="none" w:sz="0" w:space="0" w:color="auto"/>
      </w:divBdr>
    </w:div>
    <w:div w:id="1094984282">
      <w:marLeft w:val="640"/>
      <w:marRight w:val="0"/>
      <w:marTop w:val="0"/>
      <w:marBottom w:val="0"/>
      <w:divBdr>
        <w:top w:val="none" w:sz="0" w:space="0" w:color="auto"/>
        <w:left w:val="none" w:sz="0" w:space="0" w:color="auto"/>
        <w:bottom w:val="none" w:sz="0" w:space="0" w:color="auto"/>
        <w:right w:val="none" w:sz="0" w:space="0" w:color="auto"/>
      </w:divBdr>
    </w:div>
    <w:div w:id="1095059379">
      <w:marLeft w:val="640"/>
      <w:marRight w:val="0"/>
      <w:marTop w:val="0"/>
      <w:marBottom w:val="0"/>
      <w:divBdr>
        <w:top w:val="none" w:sz="0" w:space="0" w:color="auto"/>
        <w:left w:val="none" w:sz="0" w:space="0" w:color="auto"/>
        <w:bottom w:val="none" w:sz="0" w:space="0" w:color="auto"/>
        <w:right w:val="none" w:sz="0" w:space="0" w:color="auto"/>
      </w:divBdr>
    </w:div>
    <w:div w:id="1095711240">
      <w:marLeft w:val="640"/>
      <w:marRight w:val="0"/>
      <w:marTop w:val="0"/>
      <w:marBottom w:val="0"/>
      <w:divBdr>
        <w:top w:val="none" w:sz="0" w:space="0" w:color="auto"/>
        <w:left w:val="none" w:sz="0" w:space="0" w:color="auto"/>
        <w:bottom w:val="none" w:sz="0" w:space="0" w:color="auto"/>
        <w:right w:val="none" w:sz="0" w:space="0" w:color="auto"/>
      </w:divBdr>
    </w:div>
    <w:div w:id="1097288096">
      <w:marLeft w:val="640"/>
      <w:marRight w:val="0"/>
      <w:marTop w:val="0"/>
      <w:marBottom w:val="0"/>
      <w:divBdr>
        <w:top w:val="none" w:sz="0" w:space="0" w:color="auto"/>
        <w:left w:val="none" w:sz="0" w:space="0" w:color="auto"/>
        <w:bottom w:val="none" w:sz="0" w:space="0" w:color="auto"/>
        <w:right w:val="none" w:sz="0" w:space="0" w:color="auto"/>
      </w:divBdr>
    </w:div>
    <w:div w:id="1097864687">
      <w:marLeft w:val="640"/>
      <w:marRight w:val="0"/>
      <w:marTop w:val="0"/>
      <w:marBottom w:val="0"/>
      <w:divBdr>
        <w:top w:val="none" w:sz="0" w:space="0" w:color="auto"/>
        <w:left w:val="none" w:sz="0" w:space="0" w:color="auto"/>
        <w:bottom w:val="none" w:sz="0" w:space="0" w:color="auto"/>
        <w:right w:val="none" w:sz="0" w:space="0" w:color="auto"/>
      </w:divBdr>
    </w:div>
    <w:div w:id="1097872114">
      <w:marLeft w:val="640"/>
      <w:marRight w:val="0"/>
      <w:marTop w:val="0"/>
      <w:marBottom w:val="0"/>
      <w:divBdr>
        <w:top w:val="none" w:sz="0" w:space="0" w:color="auto"/>
        <w:left w:val="none" w:sz="0" w:space="0" w:color="auto"/>
        <w:bottom w:val="none" w:sz="0" w:space="0" w:color="auto"/>
        <w:right w:val="none" w:sz="0" w:space="0" w:color="auto"/>
      </w:divBdr>
    </w:div>
    <w:div w:id="1098137857">
      <w:marLeft w:val="640"/>
      <w:marRight w:val="0"/>
      <w:marTop w:val="0"/>
      <w:marBottom w:val="0"/>
      <w:divBdr>
        <w:top w:val="none" w:sz="0" w:space="0" w:color="auto"/>
        <w:left w:val="none" w:sz="0" w:space="0" w:color="auto"/>
        <w:bottom w:val="none" w:sz="0" w:space="0" w:color="auto"/>
        <w:right w:val="none" w:sz="0" w:space="0" w:color="auto"/>
      </w:divBdr>
    </w:div>
    <w:div w:id="1098138456">
      <w:marLeft w:val="640"/>
      <w:marRight w:val="0"/>
      <w:marTop w:val="0"/>
      <w:marBottom w:val="0"/>
      <w:divBdr>
        <w:top w:val="none" w:sz="0" w:space="0" w:color="auto"/>
        <w:left w:val="none" w:sz="0" w:space="0" w:color="auto"/>
        <w:bottom w:val="none" w:sz="0" w:space="0" w:color="auto"/>
        <w:right w:val="none" w:sz="0" w:space="0" w:color="auto"/>
      </w:divBdr>
    </w:div>
    <w:div w:id="1098140987">
      <w:marLeft w:val="640"/>
      <w:marRight w:val="0"/>
      <w:marTop w:val="0"/>
      <w:marBottom w:val="0"/>
      <w:divBdr>
        <w:top w:val="none" w:sz="0" w:space="0" w:color="auto"/>
        <w:left w:val="none" w:sz="0" w:space="0" w:color="auto"/>
        <w:bottom w:val="none" w:sz="0" w:space="0" w:color="auto"/>
        <w:right w:val="none" w:sz="0" w:space="0" w:color="auto"/>
      </w:divBdr>
    </w:div>
    <w:div w:id="1099789837">
      <w:marLeft w:val="640"/>
      <w:marRight w:val="0"/>
      <w:marTop w:val="0"/>
      <w:marBottom w:val="0"/>
      <w:divBdr>
        <w:top w:val="none" w:sz="0" w:space="0" w:color="auto"/>
        <w:left w:val="none" w:sz="0" w:space="0" w:color="auto"/>
        <w:bottom w:val="none" w:sz="0" w:space="0" w:color="auto"/>
        <w:right w:val="none" w:sz="0" w:space="0" w:color="auto"/>
      </w:divBdr>
    </w:div>
    <w:div w:id="1100105269">
      <w:marLeft w:val="640"/>
      <w:marRight w:val="0"/>
      <w:marTop w:val="0"/>
      <w:marBottom w:val="0"/>
      <w:divBdr>
        <w:top w:val="none" w:sz="0" w:space="0" w:color="auto"/>
        <w:left w:val="none" w:sz="0" w:space="0" w:color="auto"/>
        <w:bottom w:val="none" w:sz="0" w:space="0" w:color="auto"/>
        <w:right w:val="none" w:sz="0" w:space="0" w:color="auto"/>
      </w:divBdr>
    </w:div>
    <w:div w:id="1100447305">
      <w:marLeft w:val="640"/>
      <w:marRight w:val="0"/>
      <w:marTop w:val="0"/>
      <w:marBottom w:val="0"/>
      <w:divBdr>
        <w:top w:val="none" w:sz="0" w:space="0" w:color="auto"/>
        <w:left w:val="none" w:sz="0" w:space="0" w:color="auto"/>
        <w:bottom w:val="none" w:sz="0" w:space="0" w:color="auto"/>
        <w:right w:val="none" w:sz="0" w:space="0" w:color="auto"/>
      </w:divBdr>
    </w:div>
    <w:div w:id="1101755969">
      <w:marLeft w:val="640"/>
      <w:marRight w:val="0"/>
      <w:marTop w:val="0"/>
      <w:marBottom w:val="0"/>
      <w:divBdr>
        <w:top w:val="none" w:sz="0" w:space="0" w:color="auto"/>
        <w:left w:val="none" w:sz="0" w:space="0" w:color="auto"/>
        <w:bottom w:val="none" w:sz="0" w:space="0" w:color="auto"/>
        <w:right w:val="none" w:sz="0" w:space="0" w:color="auto"/>
      </w:divBdr>
    </w:div>
    <w:div w:id="1101992767">
      <w:marLeft w:val="640"/>
      <w:marRight w:val="0"/>
      <w:marTop w:val="0"/>
      <w:marBottom w:val="0"/>
      <w:divBdr>
        <w:top w:val="none" w:sz="0" w:space="0" w:color="auto"/>
        <w:left w:val="none" w:sz="0" w:space="0" w:color="auto"/>
        <w:bottom w:val="none" w:sz="0" w:space="0" w:color="auto"/>
        <w:right w:val="none" w:sz="0" w:space="0" w:color="auto"/>
      </w:divBdr>
    </w:div>
    <w:div w:id="1102411831">
      <w:marLeft w:val="640"/>
      <w:marRight w:val="0"/>
      <w:marTop w:val="0"/>
      <w:marBottom w:val="0"/>
      <w:divBdr>
        <w:top w:val="none" w:sz="0" w:space="0" w:color="auto"/>
        <w:left w:val="none" w:sz="0" w:space="0" w:color="auto"/>
        <w:bottom w:val="none" w:sz="0" w:space="0" w:color="auto"/>
        <w:right w:val="none" w:sz="0" w:space="0" w:color="auto"/>
      </w:divBdr>
    </w:div>
    <w:div w:id="1102608165">
      <w:marLeft w:val="640"/>
      <w:marRight w:val="0"/>
      <w:marTop w:val="0"/>
      <w:marBottom w:val="0"/>
      <w:divBdr>
        <w:top w:val="none" w:sz="0" w:space="0" w:color="auto"/>
        <w:left w:val="none" w:sz="0" w:space="0" w:color="auto"/>
        <w:bottom w:val="none" w:sz="0" w:space="0" w:color="auto"/>
        <w:right w:val="none" w:sz="0" w:space="0" w:color="auto"/>
      </w:divBdr>
    </w:div>
    <w:div w:id="1102845417">
      <w:marLeft w:val="640"/>
      <w:marRight w:val="0"/>
      <w:marTop w:val="0"/>
      <w:marBottom w:val="0"/>
      <w:divBdr>
        <w:top w:val="none" w:sz="0" w:space="0" w:color="auto"/>
        <w:left w:val="none" w:sz="0" w:space="0" w:color="auto"/>
        <w:bottom w:val="none" w:sz="0" w:space="0" w:color="auto"/>
        <w:right w:val="none" w:sz="0" w:space="0" w:color="auto"/>
      </w:divBdr>
    </w:div>
    <w:div w:id="1102913734">
      <w:marLeft w:val="640"/>
      <w:marRight w:val="0"/>
      <w:marTop w:val="0"/>
      <w:marBottom w:val="0"/>
      <w:divBdr>
        <w:top w:val="none" w:sz="0" w:space="0" w:color="auto"/>
        <w:left w:val="none" w:sz="0" w:space="0" w:color="auto"/>
        <w:bottom w:val="none" w:sz="0" w:space="0" w:color="auto"/>
        <w:right w:val="none" w:sz="0" w:space="0" w:color="auto"/>
      </w:divBdr>
    </w:div>
    <w:div w:id="1104422299">
      <w:marLeft w:val="640"/>
      <w:marRight w:val="0"/>
      <w:marTop w:val="0"/>
      <w:marBottom w:val="0"/>
      <w:divBdr>
        <w:top w:val="none" w:sz="0" w:space="0" w:color="auto"/>
        <w:left w:val="none" w:sz="0" w:space="0" w:color="auto"/>
        <w:bottom w:val="none" w:sz="0" w:space="0" w:color="auto"/>
        <w:right w:val="none" w:sz="0" w:space="0" w:color="auto"/>
      </w:divBdr>
    </w:div>
    <w:div w:id="1105610420">
      <w:marLeft w:val="640"/>
      <w:marRight w:val="0"/>
      <w:marTop w:val="0"/>
      <w:marBottom w:val="0"/>
      <w:divBdr>
        <w:top w:val="none" w:sz="0" w:space="0" w:color="auto"/>
        <w:left w:val="none" w:sz="0" w:space="0" w:color="auto"/>
        <w:bottom w:val="none" w:sz="0" w:space="0" w:color="auto"/>
        <w:right w:val="none" w:sz="0" w:space="0" w:color="auto"/>
      </w:divBdr>
    </w:div>
    <w:div w:id="1108041315">
      <w:marLeft w:val="640"/>
      <w:marRight w:val="0"/>
      <w:marTop w:val="0"/>
      <w:marBottom w:val="0"/>
      <w:divBdr>
        <w:top w:val="none" w:sz="0" w:space="0" w:color="auto"/>
        <w:left w:val="none" w:sz="0" w:space="0" w:color="auto"/>
        <w:bottom w:val="none" w:sz="0" w:space="0" w:color="auto"/>
        <w:right w:val="none" w:sz="0" w:space="0" w:color="auto"/>
      </w:divBdr>
    </w:div>
    <w:div w:id="1108740282">
      <w:marLeft w:val="640"/>
      <w:marRight w:val="0"/>
      <w:marTop w:val="0"/>
      <w:marBottom w:val="0"/>
      <w:divBdr>
        <w:top w:val="none" w:sz="0" w:space="0" w:color="auto"/>
        <w:left w:val="none" w:sz="0" w:space="0" w:color="auto"/>
        <w:bottom w:val="none" w:sz="0" w:space="0" w:color="auto"/>
        <w:right w:val="none" w:sz="0" w:space="0" w:color="auto"/>
      </w:divBdr>
    </w:div>
    <w:div w:id="1109082341">
      <w:marLeft w:val="640"/>
      <w:marRight w:val="0"/>
      <w:marTop w:val="0"/>
      <w:marBottom w:val="0"/>
      <w:divBdr>
        <w:top w:val="none" w:sz="0" w:space="0" w:color="auto"/>
        <w:left w:val="none" w:sz="0" w:space="0" w:color="auto"/>
        <w:bottom w:val="none" w:sz="0" w:space="0" w:color="auto"/>
        <w:right w:val="none" w:sz="0" w:space="0" w:color="auto"/>
      </w:divBdr>
    </w:div>
    <w:div w:id="1109158869">
      <w:marLeft w:val="640"/>
      <w:marRight w:val="0"/>
      <w:marTop w:val="0"/>
      <w:marBottom w:val="0"/>
      <w:divBdr>
        <w:top w:val="none" w:sz="0" w:space="0" w:color="auto"/>
        <w:left w:val="none" w:sz="0" w:space="0" w:color="auto"/>
        <w:bottom w:val="none" w:sz="0" w:space="0" w:color="auto"/>
        <w:right w:val="none" w:sz="0" w:space="0" w:color="auto"/>
      </w:divBdr>
    </w:div>
    <w:div w:id="1109543924">
      <w:marLeft w:val="640"/>
      <w:marRight w:val="0"/>
      <w:marTop w:val="0"/>
      <w:marBottom w:val="0"/>
      <w:divBdr>
        <w:top w:val="none" w:sz="0" w:space="0" w:color="auto"/>
        <w:left w:val="none" w:sz="0" w:space="0" w:color="auto"/>
        <w:bottom w:val="none" w:sz="0" w:space="0" w:color="auto"/>
        <w:right w:val="none" w:sz="0" w:space="0" w:color="auto"/>
      </w:divBdr>
    </w:div>
    <w:div w:id="1110054212">
      <w:marLeft w:val="640"/>
      <w:marRight w:val="0"/>
      <w:marTop w:val="0"/>
      <w:marBottom w:val="0"/>
      <w:divBdr>
        <w:top w:val="none" w:sz="0" w:space="0" w:color="auto"/>
        <w:left w:val="none" w:sz="0" w:space="0" w:color="auto"/>
        <w:bottom w:val="none" w:sz="0" w:space="0" w:color="auto"/>
        <w:right w:val="none" w:sz="0" w:space="0" w:color="auto"/>
      </w:divBdr>
    </w:div>
    <w:div w:id="1110661158">
      <w:marLeft w:val="640"/>
      <w:marRight w:val="0"/>
      <w:marTop w:val="0"/>
      <w:marBottom w:val="0"/>
      <w:divBdr>
        <w:top w:val="none" w:sz="0" w:space="0" w:color="auto"/>
        <w:left w:val="none" w:sz="0" w:space="0" w:color="auto"/>
        <w:bottom w:val="none" w:sz="0" w:space="0" w:color="auto"/>
        <w:right w:val="none" w:sz="0" w:space="0" w:color="auto"/>
      </w:divBdr>
    </w:div>
    <w:div w:id="1110662242">
      <w:marLeft w:val="640"/>
      <w:marRight w:val="0"/>
      <w:marTop w:val="0"/>
      <w:marBottom w:val="0"/>
      <w:divBdr>
        <w:top w:val="none" w:sz="0" w:space="0" w:color="auto"/>
        <w:left w:val="none" w:sz="0" w:space="0" w:color="auto"/>
        <w:bottom w:val="none" w:sz="0" w:space="0" w:color="auto"/>
        <w:right w:val="none" w:sz="0" w:space="0" w:color="auto"/>
      </w:divBdr>
    </w:div>
    <w:div w:id="1111701056">
      <w:marLeft w:val="640"/>
      <w:marRight w:val="0"/>
      <w:marTop w:val="0"/>
      <w:marBottom w:val="0"/>
      <w:divBdr>
        <w:top w:val="none" w:sz="0" w:space="0" w:color="auto"/>
        <w:left w:val="none" w:sz="0" w:space="0" w:color="auto"/>
        <w:bottom w:val="none" w:sz="0" w:space="0" w:color="auto"/>
        <w:right w:val="none" w:sz="0" w:space="0" w:color="auto"/>
      </w:divBdr>
    </w:div>
    <w:div w:id="1112015331">
      <w:marLeft w:val="640"/>
      <w:marRight w:val="0"/>
      <w:marTop w:val="0"/>
      <w:marBottom w:val="0"/>
      <w:divBdr>
        <w:top w:val="none" w:sz="0" w:space="0" w:color="auto"/>
        <w:left w:val="none" w:sz="0" w:space="0" w:color="auto"/>
        <w:bottom w:val="none" w:sz="0" w:space="0" w:color="auto"/>
        <w:right w:val="none" w:sz="0" w:space="0" w:color="auto"/>
      </w:divBdr>
    </w:div>
    <w:div w:id="1113401748">
      <w:marLeft w:val="640"/>
      <w:marRight w:val="0"/>
      <w:marTop w:val="0"/>
      <w:marBottom w:val="0"/>
      <w:divBdr>
        <w:top w:val="none" w:sz="0" w:space="0" w:color="auto"/>
        <w:left w:val="none" w:sz="0" w:space="0" w:color="auto"/>
        <w:bottom w:val="none" w:sz="0" w:space="0" w:color="auto"/>
        <w:right w:val="none" w:sz="0" w:space="0" w:color="auto"/>
      </w:divBdr>
    </w:div>
    <w:div w:id="1113862070">
      <w:marLeft w:val="640"/>
      <w:marRight w:val="0"/>
      <w:marTop w:val="0"/>
      <w:marBottom w:val="0"/>
      <w:divBdr>
        <w:top w:val="none" w:sz="0" w:space="0" w:color="auto"/>
        <w:left w:val="none" w:sz="0" w:space="0" w:color="auto"/>
        <w:bottom w:val="none" w:sz="0" w:space="0" w:color="auto"/>
        <w:right w:val="none" w:sz="0" w:space="0" w:color="auto"/>
      </w:divBdr>
    </w:div>
    <w:div w:id="1114406068">
      <w:marLeft w:val="640"/>
      <w:marRight w:val="0"/>
      <w:marTop w:val="0"/>
      <w:marBottom w:val="0"/>
      <w:divBdr>
        <w:top w:val="none" w:sz="0" w:space="0" w:color="auto"/>
        <w:left w:val="none" w:sz="0" w:space="0" w:color="auto"/>
        <w:bottom w:val="none" w:sz="0" w:space="0" w:color="auto"/>
        <w:right w:val="none" w:sz="0" w:space="0" w:color="auto"/>
      </w:divBdr>
    </w:div>
    <w:div w:id="1114440838">
      <w:marLeft w:val="640"/>
      <w:marRight w:val="0"/>
      <w:marTop w:val="0"/>
      <w:marBottom w:val="0"/>
      <w:divBdr>
        <w:top w:val="none" w:sz="0" w:space="0" w:color="auto"/>
        <w:left w:val="none" w:sz="0" w:space="0" w:color="auto"/>
        <w:bottom w:val="none" w:sz="0" w:space="0" w:color="auto"/>
        <w:right w:val="none" w:sz="0" w:space="0" w:color="auto"/>
      </w:divBdr>
    </w:div>
    <w:div w:id="1114638038">
      <w:marLeft w:val="640"/>
      <w:marRight w:val="0"/>
      <w:marTop w:val="0"/>
      <w:marBottom w:val="0"/>
      <w:divBdr>
        <w:top w:val="none" w:sz="0" w:space="0" w:color="auto"/>
        <w:left w:val="none" w:sz="0" w:space="0" w:color="auto"/>
        <w:bottom w:val="none" w:sz="0" w:space="0" w:color="auto"/>
        <w:right w:val="none" w:sz="0" w:space="0" w:color="auto"/>
      </w:divBdr>
    </w:div>
    <w:div w:id="1114666433">
      <w:marLeft w:val="640"/>
      <w:marRight w:val="0"/>
      <w:marTop w:val="0"/>
      <w:marBottom w:val="0"/>
      <w:divBdr>
        <w:top w:val="none" w:sz="0" w:space="0" w:color="auto"/>
        <w:left w:val="none" w:sz="0" w:space="0" w:color="auto"/>
        <w:bottom w:val="none" w:sz="0" w:space="0" w:color="auto"/>
        <w:right w:val="none" w:sz="0" w:space="0" w:color="auto"/>
      </w:divBdr>
    </w:div>
    <w:div w:id="1114909861">
      <w:marLeft w:val="640"/>
      <w:marRight w:val="0"/>
      <w:marTop w:val="0"/>
      <w:marBottom w:val="0"/>
      <w:divBdr>
        <w:top w:val="none" w:sz="0" w:space="0" w:color="auto"/>
        <w:left w:val="none" w:sz="0" w:space="0" w:color="auto"/>
        <w:bottom w:val="none" w:sz="0" w:space="0" w:color="auto"/>
        <w:right w:val="none" w:sz="0" w:space="0" w:color="auto"/>
      </w:divBdr>
    </w:div>
    <w:div w:id="1114977704">
      <w:marLeft w:val="640"/>
      <w:marRight w:val="0"/>
      <w:marTop w:val="0"/>
      <w:marBottom w:val="0"/>
      <w:divBdr>
        <w:top w:val="none" w:sz="0" w:space="0" w:color="auto"/>
        <w:left w:val="none" w:sz="0" w:space="0" w:color="auto"/>
        <w:bottom w:val="none" w:sz="0" w:space="0" w:color="auto"/>
        <w:right w:val="none" w:sz="0" w:space="0" w:color="auto"/>
      </w:divBdr>
    </w:div>
    <w:div w:id="1115172040">
      <w:marLeft w:val="640"/>
      <w:marRight w:val="0"/>
      <w:marTop w:val="0"/>
      <w:marBottom w:val="0"/>
      <w:divBdr>
        <w:top w:val="none" w:sz="0" w:space="0" w:color="auto"/>
        <w:left w:val="none" w:sz="0" w:space="0" w:color="auto"/>
        <w:bottom w:val="none" w:sz="0" w:space="0" w:color="auto"/>
        <w:right w:val="none" w:sz="0" w:space="0" w:color="auto"/>
      </w:divBdr>
    </w:div>
    <w:div w:id="1116364417">
      <w:marLeft w:val="640"/>
      <w:marRight w:val="0"/>
      <w:marTop w:val="0"/>
      <w:marBottom w:val="0"/>
      <w:divBdr>
        <w:top w:val="none" w:sz="0" w:space="0" w:color="auto"/>
        <w:left w:val="none" w:sz="0" w:space="0" w:color="auto"/>
        <w:bottom w:val="none" w:sz="0" w:space="0" w:color="auto"/>
        <w:right w:val="none" w:sz="0" w:space="0" w:color="auto"/>
      </w:divBdr>
    </w:div>
    <w:div w:id="1116481233">
      <w:marLeft w:val="640"/>
      <w:marRight w:val="0"/>
      <w:marTop w:val="0"/>
      <w:marBottom w:val="0"/>
      <w:divBdr>
        <w:top w:val="none" w:sz="0" w:space="0" w:color="auto"/>
        <w:left w:val="none" w:sz="0" w:space="0" w:color="auto"/>
        <w:bottom w:val="none" w:sz="0" w:space="0" w:color="auto"/>
        <w:right w:val="none" w:sz="0" w:space="0" w:color="auto"/>
      </w:divBdr>
    </w:div>
    <w:div w:id="1117021553">
      <w:marLeft w:val="640"/>
      <w:marRight w:val="0"/>
      <w:marTop w:val="0"/>
      <w:marBottom w:val="0"/>
      <w:divBdr>
        <w:top w:val="none" w:sz="0" w:space="0" w:color="auto"/>
        <w:left w:val="none" w:sz="0" w:space="0" w:color="auto"/>
        <w:bottom w:val="none" w:sz="0" w:space="0" w:color="auto"/>
        <w:right w:val="none" w:sz="0" w:space="0" w:color="auto"/>
      </w:divBdr>
    </w:div>
    <w:div w:id="1117262887">
      <w:marLeft w:val="640"/>
      <w:marRight w:val="0"/>
      <w:marTop w:val="0"/>
      <w:marBottom w:val="0"/>
      <w:divBdr>
        <w:top w:val="none" w:sz="0" w:space="0" w:color="auto"/>
        <w:left w:val="none" w:sz="0" w:space="0" w:color="auto"/>
        <w:bottom w:val="none" w:sz="0" w:space="0" w:color="auto"/>
        <w:right w:val="none" w:sz="0" w:space="0" w:color="auto"/>
      </w:divBdr>
    </w:div>
    <w:div w:id="1117725475">
      <w:marLeft w:val="640"/>
      <w:marRight w:val="0"/>
      <w:marTop w:val="0"/>
      <w:marBottom w:val="0"/>
      <w:divBdr>
        <w:top w:val="none" w:sz="0" w:space="0" w:color="auto"/>
        <w:left w:val="none" w:sz="0" w:space="0" w:color="auto"/>
        <w:bottom w:val="none" w:sz="0" w:space="0" w:color="auto"/>
        <w:right w:val="none" w:sz="0" w:space="0" w:color="auto"/>
      </w:divBdr>
    </w:div>
    <w:div w:id="1118184025">
      <w:marLeft w:val="640"/>
      <w:marRight w:val="0"/>
      <w:marTop w:val="0"/>
      <w:marBottom w:val="0"/>
      <w:divBdr>
        <w:top w:val="none" w:sz="0" w:space="0" w:color="auto"/>
        <w:left w:val="none" w:sz="0" w:space="0" w:color="auto"/>
        <w:bottom w:val="none" w:sz="0" w:space="0" w:color="auto"/>
        <w:right w:val="none" w:sz="0" w:space="0" w:color="auto"/>
      </w:divBdr>
    </w:div>
    <w:div w:id="1119296459">
      <w:marLeft w:val="640"/>
      <w:marRight w:val="0"/>
      <w:marTop w:val="0"/>
      <w:marBottom w:val="0"/>
      <w:divBdr>
        <w:top w:val="none" w:sz="0" w:space="0" w:color="auto"/>
        <w:left w:val="none" w:sz="0" w:space="0" w:color="auto"/>
        <w:bottom w:val="none" w:sz="0" w:space="0" w:color="auto"/>
        <w:right w:val="none" w:sz="0" w:space="0" w:color="auto"/>
      </w:divBdr>
    </w:div>
    <w:div w:id="1119302661">
      <w:marLeft w:val="640"/>
      <w:marRight w:val="0"/>
      <w:marTop w:val="0"/>
      <w:marBottom w:val="0"/>
      <w:divBdr>
        <w:top w:val="none" w:sz="0" w:space="0" w:color="auto"/>
        <w:left w:val="none" w:sz="0" w:space="0" w:color="auto"/>
        <w:bottom w:val="none" w:sz="0" w:space="0" w:color="auto"/>
        <w:right w:val="none" w:sz="0" w:space="0" w:color="auto"/>
      </w:divBdr>
    </w:div>
    <w:div w:id="1119838277">
      <w:marLeft w:val="640"/>
      <w:marRight w:val="0"/>
      <w:marTop w:val="0"/>
      <w:marBottom w:val="0"/>
      <w:divBdr>
        <w:top w:val="none" w:sz="0" w:space="0" w:color="auto"/>
        <w:left w:val="none" w:sz="0" w:space="0" w:color="auto"/>
        <w:bottom w:val="none" w:sz="0" w:space="0" w:color="auto"/>
        <w:right w:val="none" w:sz="0" w:space="0" w:color="auto"/>
      </w:divBdr>
    </w:div>
    <w:div w:id="1120220915">
      <w:marLeft w:val="640"/>
      <w:marRight w:val="0"/>
      <w:marTop w:val="0"/>
      <w:marBottom w:val="0"/>
      <w:divBdr>
        <w:top w:val="none" w:sz="0" w:space="0" w:color="auto"/>
        <w:left w:val="none" w:sz="0" w:space="0" w:color="auto"/>
        <w:bottom w:val="none" w:sz="0" w:space="0" w:color="auto"/>
        <w:right w:val="none" w:sz="0" w:space="0" w:color="auto"/>
      </w:divBdr>
    </w:div>
    <w:div w:id="1121917617">
      <w:marLeft w:val="640"/>
      <w:marRight w:val="0"/>
      <w:marTop w:val="0"/>
      <w:marBottom w:val="0"/>
      <w:divBdr>
        <w:top w:val="none" w:sz="0" w:space="0" w:color="auto"/>
        <w:left w:val="none" w:sz="0" w:space="0" w:color="auto"/>
        <w:bottom w:val="none" w:sz="0" w:space="0" w:color="auto"/>
        <w:right w:val="none" w:sz="0" w:space="0" w:color="auto"/>
      </w:divBdr>
    </w:div>
    <w:div w:id="1122381426">
      <w:marLeft w:val="640"/>
      <w:marRight w:val="0"/>
      <w:marTop w:val="0"/>
      <w:marBottom w:val="0"/>
      <w:divBdr>
        <w:top w:val="none" w:sz="0" w:space="0" w:color="auto"/>
        <w:left w:val="none" w:sz="0" w:space="0" w:color="auto"/>
        <w:bottom w:val="none" w:sz="0" w:space="0" w:color="auto"/>
        <w:right w:val="none" w:sz="0" w:space="0" w:color="auto"/>
      </w:divBdr>
    </w:div>
    <w:div w:id="1123496700">
      <w:marLeft w:val="640"/>
      <w:marRight w:val="0"/>
      <w:marTop w:val="0"/>
      <w:marBottom w:val="0"/>
      <w:divBdr>
        <w:top w:val="none" w:sz="0" w:space="0" w:color="auto"/>
        <w:left w:val="none" w:sz="0" w:space="0" w:color="auto"/>
        <w:bottom w:val="none" w:sz="0" w:space="0" w:color="auto"/>
        <w:right w:val="none" w:sz="0" w:space="0" w:color="auto"/>
      </w:divBdr>
    </w:div>
    <w:div w:id="1123578306">
      <w:marLeft w:val="640"/>
      <w:marRight w:val="0"/>
      <w:marTop w:val="0"/>
      <w:marBottom w:val="0"/>
      <w:divBdr>
        <w:top w:val="none" w:sz="0" w:space="0" w:color="auto"/>
        <w:left w:val="none" w:sz="0" w:space="0" w:color="auto"/>
        <w:bottom w:val="none" w:sz="0" w:space="0" w:color="auto"/>
        <w:right w:val="none" w:sz="0" w:space="0" w:color="auto"/>
      </w:divBdr>
    </w:div>
    <w:div w:id="1124271777">
      <w:marLeft w:val="640"/>
      <w:marRight w:val="0"/>
      <w:marTop w:val="0"/>
      <w:marBottom w:val="0"/>
      <w:divBdr>
        <w:top w:val="none" w:sz="0" w:space="0" w:color="auto"/>
        <w:left w:val="none" w:sz="0" w:space="0" w:color="auto"/>
        <w:bottom w:val="none" w:sz="0" w:space="0" w:color="auto"/>
        <w:right w:val="none" w:sz="0" w:space="0" w:color="auto"/>
      </w:divBdr>
    </w:div>
    <w:div w:id="1124421109">
      <w:marLeft w:val="640"/>
      <w:marRight w:val="0"/>
      <w:marTop w:val="0"/>
      <w:marBottom w:val="0"/>
      <w:divBdr>
        <w:top w:val="none" w:sz="0" w:space="0" w:color="auto"/>
        <w:left w:val="none" w:sz="0" w:space="0" w:color="auto"/>
        <w:bottom w:val="none" w:sz="0" w:space="0" w:color="auto"/>
        <w:right w:val="none" w:sz="0" w:space="0" w:color="auto"/>
      </w:divBdr>
    </w:div>
    <w:div w:id="1124809910">
      <w:marLeft w:val="640"/>
      <w:marRight w:val="0"/>
      <w:marTop w:val="0"/>
      <w:marBottom w:val="0"/>
      <w:divBdr>
        <w:top w:val="none" w:sz="0" w:space="0" w:color="auto"/>
        <w:left w:val="none" w:sz="0" w:space="0" w:color="auto"/>
        <w:bottom w:val="none" w:sz="0" w:space="0" w:color="auto"/>
        <w:right w:val="none" w:sz="0" w:space="0" w:color="auto"/>
      </w:divBdr>
    </w:div>
    <w:div w:id="1125347965">
      <w:marLeft w:val="640"/>
      <w:marRight w:val="0"/>
      <w:marTop w:val="0"/>
      <w:marBottom w:val="0"/>
      <w:divBdr>
        <w:top w:val="none" w:sz="0" w:space="0" w:color="auto"/>
        <w:left w:val="none" w:sz="0" w:space="0" w:color="auto"/>
        <w:bottom w:val="none" w:sz="0" w:space="0" w:color="auto"/>
        <w:right w:val="none" w:sz="0" w:space="0" w:color="auto"/>
      </w:divBdr>
    </w:div>
    <w:div w:id="1125388830">
      <w:marLeft w:val="640"/>
      <w:marRight w:val="0"/>
      <w:marTop w:val="0"/>
      <w:marBottom w:val="0"/>
      <w:divBdr>
        <w:top w:val="none" w:sz="0" w:space="0" w:color="auto"/>
        <w:left w:val="none" w:sz="0" w:space="0" w:color="auto"/>
        <w:bottom w:val="none" w:sz="0" w:space="0" w:color="auto"/>
        <w:right w:val="none" w:sz="0" w:space="0" w:color="auto"/>
      </w:divBdr>
    </w:div>
    <w:div w:id="1125582444">
      <w:marLeft w:val="640"/>
      <w:marRight w:val="0"/>
      <w:marTop w:val="0"/>
      <w:marBottom w:val="0"/>
      <w:divBdr>
        <w:top w:val="none" w:sz="0" w:space="0" w:color="auto"/>
        <w:left w:val="none" w:sz="0" w:space="0" w:color="auto"/>
        <w:bottom w:val="none" w:sz="0" w:space="0" w:color="auto"/>
        <w:right w:val="none" w:sz="0" w:space="0" w:color="auto"/>
      </w:divBdr>
    </w:div>
    <w:div w:id="1126508140">
      <w:marLeft w:val="640"/>
      <w:marRight w:val="0"/>
      <w:marTop w:val="0"/>
      <w:marBottom w:val="0"/>
      <w:divBdr>
        <w:top w:val="none" w:sz="0" w:space="0" w:color="auto"/>
        <w:left w:val="none" w:sz="0" w:space="0" w:color="auto"/>
        <w:bottom w:val="none" w:sz="0" w:space="0" w:color="auto"/>
        <w:right w:val="none" w:sz="0" w:space="0" w:color="auto"/>
      </w:divBdr>
    </w:div>
    <w:div w:id="1129129264">
      <w:marLeft w:val="640"/>
      <w:marRight w:val="0"/>
      <w:marTop w:val="0"/>
      <w:marBottom w:val="0"/>
      <w:divBdr>
        <w:top w:val="none" w:sz="0" w:space="0" w:color="auto"/>
        <w:left w:val="none" w:sz="0" w:space="0" w:color="auto"/>
        <w:bottom w:val="none" w:sz="0" w:space="0" w:color="auto"/>
        <w:right w:val="none" w:sz="0" w:space="0" w:color="auto"/>
      </w:divBdr>
    </w:div>
    <w:div w:id="1130587301">
      <w:marLeft w:val="640"/>
      <w:marRight w:val="0"/>
      <w:marTop w:val="0"/>
      <w:marBottom w:val="0"/>
      <w:divBdr>
        <w:top w:val="none" w:sz="0" w:space="0" w:color="auto"/>
        <w:left w:val="none" w:sz="0" w:space="0" w:color="auto"/>
        <w:bottom w:val="none" w:sz="0" w:space="0" w:color="auto"/>
        <w:right w:val="none" w:sz="0" w:space="0" w:color="auto"/>
      </w:divBdr>
    </w:div>
    <w:div w:id="1132554842">
      <w:marLeft w:val="640"/>
      <w:marRight w:val="0"/>
      <w:marTop w:val="0"/>
      <w:marBottom w:val="0"/>
      <w:divBdr>
        <w:top w:val="none" w:sz="0" w:space="0" w:color="auto"/>
        <w:left w:val="none" w:sz="0" w:space="0" w:color="auto"/>
        <w:bottom w:val="none" w:sz="0" w:space="0" w:color="auto"/>
        <w:right w:val="none" w:sz="0" w:space="0" w:color="auto"/>
      </w:divBdr>
    </w:div>
    <w:div w:id="1132791449">
      <w:marLeft w:val="640"/>
      <w:marRight w:val="0"/>
      <w:marTop w:val="0"/>
      <w:marBottom w:val="0"/>
      <w:divBdr>
        <w:top w:val="none" w:sz="0" w:space="0" w:color="auto"/>
        <w:left w:val="none" w:sz="0" w:space="0" w:color="auto"/>
        <w:bottom w:val="none" w:sz="0" w:space="0" w:color="auto"/>
        <w:right w:val="none" w:sz="0" w:space="0" w:color="auto"/>
      </w:divBdr>
    </w:div>
    <w:div w:id="1133133925">
      <w:marLeft w:val="640"/>
      <w:marRight w:val="0"/>
      <w:marTop w:val="0"/>
      <w:marBottom w:val="0"/>
      <w:divBdr>
        <w:top w:val="none" w:sz="0" w:space="0" w:color="auto"/>
        <w:left w:val="none" w:sz="0" w:space="0" w:color="auto"/>
        <w:bottom w:val="none" w:sz="0" w:space="0" w:color="auto"/>
        <w:right w:val="none" w:sz="0" w:space="0" w:color="auto"/>
      </w:divBdr>
    </w:div>
    <w:div w:id="1134131012">
      <w:marLeft w:val="640"/>
      <w:marRight w:val="0"/>
      <w:marTop w:val="0"/>
      <w:marBottom w:val="0"/>
      <w:divBdr>
        <w:top w:val="none" w:sz="0" w:space="0" w:color="auto"/>
        <w:left w:val="none" w:sz="0" w:space="0" w:color="auto"/>
        <w:bottom w:val="none" w:sz="0" w:space="0" w:color="auto"/>
        <w:right w:val="none" w:sz="0" w:space="0" w:color="auto"/>
      </w:divBdr>
    </w:div>
    <w:div w:id="1134174810">
      <w:marLeft w:val="640"/>
      <w:marRight w:val="0"/>
      <w:marTop w:val="0"/>
      <w:marBottom w:val="0"/>
      <w:divBdr>
        <w:top w:val="none" w:sz="0" w:space="0" w:color="auto"/>
        <w:left w:val="none" w:sz="0" w:space="0" w:color="auto"/>
        <w:bottom w:val="none" w:sz="0" w:space="0" w:color="auto"/>
        <w:right w:val="none" w:sz="0" w:space="0" w:color="auto"/>
      </w:divBdr>
    </w:div>
    <w:div w:id="1134327780">
      <w:marLeft w:val="640"/>
      <w:marRight w:val="0"/>
      <w:marTop w:val="0"/>
      <w:marBottom w:val="0"/>
      <w:divBdr>
        <w:top w:val="none" w:sz="0" w:space="0" w:color="auto"/>
        <w:left w:val="none" w:sz="0" w:space="0" w:color="auto"/>
        <w:bottom w:val="none" w:sz="0" w:space="0" w:color="auto"/>
        <w:right w:val="none" w:sz="0" w:space="0" w:color="auto"/>
      </w:divBdr>
    </w:div>
    <w:div w:id="1135099700">
      <w:marLeft w:val="640"/>
      <w:marRight w:val="0"/>
      <w:marTop w:val="0"/>
      <w:marBottom w:val="0"/>
      <w:divBdr>
        <w:top w:val="none" w:sz="0" w:space="0" w:color="auto"/>
        <w:left w:val="none" w:sz="0" w:space="0" w:color="auto"/>
        <w:bottom w:val="none" w:sz="0" w:space="0" w:color="auto"/>
        <w:right w:val="none" w:sz="0" w:space="0" w:color="auto"/>
      </w:divBdr>
    </w:div>
    <w:div w:id="1138229979">
      <w:marLeft w:val="640"/>
      <w:marRight w:val="0"/>
      <w:marTop w:val="0"/>
      <w:marBottom w:val="0"/>
      <w:divBdr>
        <w:top w:val="none" w:sz="0" w:space="0" w:color="auto"/>
        <w:left w:val="none" w:sz="0" w:space="0" w:color="auto"/>
        <w:bottom w:val="none" w:sz="0" w:space="0" w:color="auto"/>
        <w:right w:val="none" w:sz="0" w:space="0" w:color="auto"/>
      </w:divBdr>
    </w:div>
    <w:div w:id="1138572882">
      <w:marLeft w:val="640"/>
      <w:marRight w:val="0"/>
      <w:marTop w:val="0"/>
      <w:marBottom w:val="0"/>
      <w:divBdr>
        <w:top w:val="none" w:sz="0" w:space="0" w:color="auto"/>
        <w:left w:val="none" w:sz="0" w:space="0" w:color="auto"/>
        <w:bottom w:val="none" w:sz="0" w:space="0" w:color="auto"/>
        <w:right w:val="none" w:sz="0" w:space="0" w:color="auto"/>
      </w:divBdr>
    </w:div>
    <w:div w:id="1138646815">
      <w:marLeft w:val="640"/>
      <w:marRight w:val="0"/>
      <w:marTop w:val="0"/>
      <w:marBottom w:val="0"/>
      <w:divBdr>
        <w:top w:val="none" w:sz="0" w:space="0" w:color="auto"/>
        <w:left w:val="none" w:sz="0" w:space="0" w:color="auto"/>
        <w:bottom w:val="none" w:sz="0" w:space="0" w:color="auto"/>
        <w:right w:val="none" w:sz="0" w:space="0" w:color="auto"/>
      </w:divBdr>
    </w:div>
    <w:div w:id="1138842653">
      <w:marLeft w:val="640"/>
      <w:marRight w:val="0"/>
      <w:marTop w:val="0"/>
      <w:marBottom w:val="0"/>
      <w:divBdr>
        <w:top w:val="none" w:sz="0" w:space="0" w:color="auto"/>
        <w:left w:val="none" w:sz="0" w:space="0" w:color="auto"/>
        <w:bottom w:val="none" w:sz="0" w:space="0" w:color="auto"/>
        <w:right w:val="none" w:sz="0" w:space="0" w:color="auto"/>
      </w:divBdr>
    </w:div>
    <w:div w:id="1139110815">
      <w:marLeft w:val="640"/>
      <w:marRight w:val="0"/>
      <w:marTop w:val="0"/>
      <w:marBottom w:val="0"/>
      <w:divBdr>
        <w:top w:val="none" w:sz="0" w:space="0" w:color="auto"/>
        <w:left w:val="none" w:sz="0" w:space="0" w:color="auto"/>
        <w:bottom w:val="none" w:sz="0" w:space="0" w:color="auto"/>
        <w:right w:val="none" w:sz="0" w:space="0" w:color="auto"/>
      </w:divBdr>
    </w:div>
    <w:div w:id="1139228098">
      <w:marLeft w:val="480"/>
      <w:marRight w:val="0"/>
      <w:marTop w:val="0"/>
      <w:marBottom w:val="0"/>
      <w:divBdr>
        <w:top w:val="none" w:sz="0" w:space="0" w:color="auto"/>
        <w:left w:val="none" w:sz="0" w:space="0" w:color="auto"/>
        <w:bottom w:val="none" w:sz="0" w:space="0" w:color="auto"/>
        <w:right w:val="none" w:sz="0" w:space="0" w:color="auto"/>
      </w:divBdr>
    </w:div>
    <w:div w:id="1139495481">
      <w:marLeft w:val="640"/>
      <w:marRight w:val="0"/>
      <w:marTop w:val="0"/>
      <w:marBottom w:val="0"/>
      <w:divBdr>
        <w:top w:val="none" w:sz="0" w:space="0" w:color="auto"/>
        <w:left w:val="none" w:sz="0" w:space="0" w:color="auto"/>
        <w:bottom w:val="none" w:sz="0" w:space="0" w:color="auto"/>
        <w:right w:val="none" w:sz="0" w:space="0" w:color="auto"/>
      </w:divBdr>
    </w:div>
    <w:div w:id="1139569316">
      <w:marLeft w:val="640"/>
      <w:marRight w:val="0"/>
      <w:marTop w:val="0"/>
      <w:marBottom w:val="0"/>
      <w:divBdr>
        <w:top w:val="none" w:sz="0" w:space="0" w:color="auto"/>
        <w:left w:val="none" w:sz="0" w:space="0" w:color="auto"/>
        <w:bottom w:val="none" w:sz="0" w:space="0" w:color="auto"/>
        <w:right w:val="none" w:sz="0" w:space="0" w:color="auto"/>
      </w:divBdr>
    </w:div>
    <w:div w:id="1139811280">
      <w:marLeft w:val="640"/>
      <w:marRight w:val="0"/>
      <w:marTop w:val="0"/>
      <w:marBottom w:val="0"/>
      <w:divBdr>
        <w:top w:val="none" w:sz="0" w:space="0" w:color="auto"/>
        <w:left w:val="none" w:sz="0" w:space="0" w:color="auto"/>
        <w:bottom w:val="none" w:sz="0" w:space="0" w:color="auto"/>
        <w:right w:val="none" w:sz="0" w:space="0" w:color="auto"/>
      </w:divBdr>
    </w:div>
    <w:div w:id="1141463185">
      <w:marLeft w:val="640"/>
      <w:marRight w:val="0"/>
      <w:marTop w:val="0"/>
      <w:marBottom w:val="0"/>
      <w:divBdr>
        <w:top w:val="none" w:sz="0" w:space="0" w:color="auto"/>
        <w:left w:val="none" w:sz="0" w:space="0" w:color="auto"/>
        <w:bottom w:val="none" w:sz="0" w:space="0" w:color="auto"/>
        <w:right w:val="none" w:sz="0" w:space="0" w:color="auto"/>
      </w:divBdr>
    </w:div>
    <w:div w:id="1141579180">
      <w:marLeft w:val="640"/>
      <w:marRight w:val="0"/>
      <w:marTop w:val="0"/>
      <w:marBottom w:val="0"/>
      <w:divBdr>
        <w:top w:val="none" w:sz="0" w:space="0" w:color="auto"/>
        <w:left w:val="none" w:sz="0" w:space="0" w:color="auto"/>
        <w:bottom w:val="none" w:sz="0" w:space="0" w:color="auto"/>
        <w:right w:val="none" w:sz="0" w:space="0" w:color="auto"/>
      </w:divBdr>
    </w:div>
    <w:div w:id="1141775277">
      <w:marLeft w:val="640"/>
      <w:marRight w:val="0"/>
      <w:marTop w:val="0"/>
      <w:marBottom w:val="0"/>
      <w:divBdr>
        <w:top w:val="none" w:sz="0" w:space="0" w:color="auto"/>
        <w:left w:val="none" w:sz="0" w:space="0" w:color="auto"/>
        <w:bottom w:val="none" w:sz="0" w:space="0" w:color="auto"/>
        <w:right w:val="none" w:sz="0" w:space="0" w:color="auto"/>
      </w:divBdr>
    </w:div>
    <w:div w:id="1144930190">
      <w:marLeft w:val="640"/>
      <w:marRight w:val="0"/>
      <w:marTop w:val="0"/>
      <w:marBottom w:val="0"/>
      <w:divBdr>
        <w:top w:val="none" w:sz="0" w:space="0" w:color="auto"/>
        <w:left w:val="none" w:sz="0" w:space="0" w:color="auto"/>
        <w:bottom w:val="none" w:sz="0" w:space="0" w:color="auto"/>
        <w:right w:val="none" w:sz="0" w:space="0" w:color="auto"/>
      </w:divBdr>
    </w:div>
    <w:div w:id="1146823793">
      <w:marLeft w:val="640"/>
      <w:marRight w:val="0"/>
      <w:marTop w:val="0"/>
      <w:marBottom w:val="0"/>
      <w:divBdr>
        <w:top w:val="none" w:sz="0" w:space="0" w:color="auto"/>
        <w:left w:val="none" w:sz="0" w:space="0" w:color="auto"/>
        <w:bottom w:val="none" w:sz="0" w:space="0" w:color="auto"/>
        <w:right w:val="none" w:sz="0" w:space="0" w:color="auto"/>
      </w:divBdr>
    </w:div>
    <w:div w:id="1147891337">
      <w:marLeft w:val="640"/>
      <w:marRight w:val="0"/>
      <w:marTop w:val="0"/>
      <w:marBottom w:val="0"/>
      <w:divBdr>
        <w:top w:val="none" w:sz="0" w:space="0" w:color="auto"/>
        <w:left w:val="none" w:sz="0" w:space="0" w:color="auto"/>
        <w:bottom w:val="none" w:sz="0" w:space="0" w:color="auto"/>
        <w:right w:val="none" w:sz="0" w:space="0" w:color="auto"/>
      </w:divBdr>
    </w:div>
    <w:div w:id="1148210314">
      <w:marLeft w:val="640"/>
      <w:marRight w:val="0"/>
      <w:marTop w:val="0"/>
      <w:marBottom w:val="0"/>
      <w:divBdr>
        <w:top w:val="none" w:sz="0" w:space="0" w:color="auto"/>
        <w:left w:val="none" w:sz="0" w:space="0" w:color="auto"/>
        <w:bottom w:val="none" w:sz="0" w:space="0" w:color="auto"/>
        <w:right w:val="none" w:sz="0" w:space="0" w:color="auto"/>
      </w:divBdr>
    </w:div>
    <w:div w:id="1148521203">
      <w:marLeft w:val="640"/>
      <w:marRight w:val="0"/>
      <w:marTop w:val="0"/>
      <w:marBottom w:val="0"/>
      <w:divBdr>
        <w:top w:val="none" w:sz="0" w:space="0" w:color="auto"/>
        <w:left w:val="none" w:sz="0" w:space="0" w:color="auto"/>
        <w:bottom w:val="none" w:sz="0" w:space="0" w:color="auto"/>
        <w:right w:val="none" w:sz="0" w:space="0" w:color="auto"/>
      </w:divBdr>
    </w:div>
    <w:div w:id="1149446369">
      <w:marLeft w:val="640"/>
      <w:marRight w:val="0"/>
      <w:marTop w:val="0"/>
      <w:marBottom w:val="0"/>
      <w:divBdr>
        <w:top w:val="none" w:sz="0" w:space="0" w:color="auto"/>
        <w:left w:val="none" w:sz="0" w:space="0" w:color="auto"/>
        <w:bottom w:val="none" w:sz="0" w:space="0" w:color="auto"/>
        <w:right w:val="none" w:sz="0" w:space="0" w:color="auto"/>
      </w:divBdr>
    </w:div>
    <w:div w:id="1149899630">
      <w:marLeft w:val="640"/>
      <w:marRight w:val="0"/>
      <w:marTop w:val="0"/>
      <w:marBottom w:val="0"/>
      <w:divBdr>
        <w:top w:val="none" w:sz="0" w:space="0" w:color="auto"/>
        <w:left w:val="none" w:sz="0" w:space="0" w:color="auto"/>
        <w:bottom w:val="none" w:sz="0" w:space="0" w:color="auto"/>
        <w:right w:val="none" w:sz="0" w:space="0" w:color="auto"/>
      </w:divBdr>
    </w:div>
    <w:div w:id="1150516891">
      <w:marLeft w:val="640"/>
      <w:marRight w:val="0"/>
      <w:marTop w:val="0"/>
      <w:marBottom w:val="0"/>
      <w:divBdr>
        <w:top w:val="none" w:sz="0" w:space="0" w:color="auto"/>
        <w:left w:val="none" w:sz="0" w:space="0" w:color="auto"/>
        <w:bottom w:val="none" w:sz="0" w:space="0" w:color="auto"/>
        <w:right w:val="none" w:sz="0" w:space="0" w:color="auto"/>
      </w:divBdr>
    </w:div>
    <w:div w:id="1150946755">
      <w:marLeft w:val="640"/>
      <w:marRight w:val="0"/>
      <w:marTop w:val="0"/>
      <w:marBottom w:val="0"/>
      <w:divBdr>
        <w:top w:val="none" w:sz="0" w:space="0" w:color="auto"/>
        <w:left w:val="none" w:sz="0" w:space="0" w:color="auto"/>
        <w:bottom w:val="none" w:sz="0" w:space="0" w:color="auto"/>
        <w:right w:val="none" w:sz="0" w:space="0" w:color="auto"/>
      </w:divBdr>
    </w:div>
    <w:div w:id="1151092500">
      <w:marLeft w:val="640"/>
      <w:marRight w:val="0"/>
      <w:marTop w:val="0"/>
      <w:marBottom w:val="0"/>
      <w:divBdr>
        <w:top w:val="none" w:sz="0" w:space="0" w:color="auto"/>
        <w:left w:val="none" w:sz="0" w:space="0" w:color="auto"/>
        <w:bottom w:val="none" w:sz="0" w:space="0" w:color="auto"/>
        <w:right w:val="none" w:sz="0" w:space="0" w:color="auto"/>
      </w:divBdr>
    </w:div>
    <w:div w:id="1155218755">
      <w:marLeft w:val="640"/>
      <w:marRight w:val="0"/>
      <w:marTop w:val="0"/>
      <w:marBottom w:val="0"/>
      <w:divBdr>
        <w:top w:val="none" w:sz="0" w:space="0" w:color="auto"/>
        <w:left w:val="none" w:sz="0" w:space="0" w:color="auto"/>
        <w:bottom w:val="none" w:sz="0" w:space="0" w:color="auto"/>
        <w:right w:val="none" w:sz="0" w:space="0" w:color="auto"/>
      </w:divBdr>
    </w:div>
    <w:div w:id="1155485666">
      <w:marLeft w:val="640"/>
      <w:marRight w:val="0"/>
      <w:marTop w:val="0"/>
      <w:marBottom w:val="0"/>
      <w:divBdr>
        <w:top w:val="none" w:sz="0" w:space="0" w:color="auto"/>
        <w:left w:val="none" w:sz="0" w:space="0" w:color="auto"/>
        <w:bottom w:val="none" w:sz="0" w:space="0" w:color="auto"/>
        <w:right w:val="none" w:sz="0" w:space="0" w:color="auto"/>
      </w:divBdr>
    </w:div>
    <w:div w:id="1156188390">
      <w:marLeft w:val="640"/>
      <w:marRight w:val="0"/>
      <w:marTop w:val="0"/>
      <w:marBottom w:val="0"/>
      <w:divBdr>
        <w:top w:val="none" w:sz="0" w:space="0" w:color="auto"/>
        <w:left w:val="none" w:sz="0" w:space="0" w:color="auto"/>
        <w:bottom w:val="none" w:sz="0" w:space="0" w:color="auto"/>
        <w:right w:val="none" w:sz="0" w:space="0" w:color="auto"/>
      </w:divBdr>
    </w:div>
    <w:div w:id="1156606176">
      <w:marLeft w:val="640"/>
      <w:marRight w:val="0"/>
      <w:marTop w:val="0"/>
      <w:marBottom w:val="0"/>
      <w:divBdr>
        <w:top w:val="none" w:sz="0" w:space="0" w:color="auto"/>
        <w:left w:val="none" w:sz="0" w:space="0" w:color="auto"/>
        <w:bottom w:val="none" w:sz="0" w:space="0" w:color="auto"/>
        <w:right w:val="none" w:sz="0" w:space="0" w:color="auto"/>
      </w:divBdr>
    </w:div>
    <w:div w:id="1157110537">
      <w:marLeft w:val="640"/>
      <w:marRight w:val="0"/>
      <w:marTop w:val="0"/>
      <w:marBottom w:val="0"/>
      <w:divBdr>
        <w:top w:val="none" w:sz="0" w:space="0" w:color="auto"/>
        <w:left w:val="none" w:sz="0" w:space="0" w:color="auto"/>
        <w:bottom w:val="none" w:sz="0" w:space="0" w:color="auto"/>
        <w:right w:val="none" w:sz="0" w:space="0" w:color="auto"/>
      </w:divBdr>
    </w:div>
    <w:div w:id="1158110411">
      <w:marLeft w:val="640"/>
      <w:marRight w:val="0"/>
      <w:marTop w:val="0"/>
      <w:marBottom w:val="0"/>
      <w:divBdr>
        <w:top w:val="none" w:sz="0" w:space="0" w:color="auto"/>
        <w:left w:val="none" w:sz="0" w:space="0" w:color="auto"/>
        <w:bottom w:val="none" w:sz="0" w:space="0" w:color="auto"/>
        <w:right w:val="none" w:sz="0" w:space="0" w:color="auto"/>
      </w:divBdr>
    </w:div>
    <w:div w:id="1158881957">
      <w:marLeft w:val="640"/>
      <w:marRight w:val="0"/>
      <w:marTop w:val="0"/>
      <w:marBottom w:val="0"/>
      <w:divBdr>
        <w:top w:val="none" w:sz="0" w:space="0" w:color="auto"/>
        <w:left w:val="none" w:sz="0" w:space="0" w:color="auto"/>
        <w:bottom w:val="none" w:sz="0" w:space="0" w:color="auto"/>
        <w:right w:val="none" w:sz="0" w:space="0" w:color="auto"/>
      </w:divBdr>
    </w:div>
    <w:div w:id="1159074276">
      <w:marLeft w:val="640"/>
      <w:marRight w:val="0"/>
      <w:marTop w:val="0"/>
      <w:marBottom w:val="0"/>
      <w:divBdr>
        <w:top w:val="none" w:sz="0" w:space="0" w:color="auto"/>
        <w:left w:val="none" w:sz="0" w:space="0" w:color="auto"/>
        <w:bottom w:val="none" w:sz="0" w:space="0" w:color="auto"/>
        <w:right w:val="none" w:sz="0" w:space="0" w:color="auto"/>
      </w:divBdr>
    </w:div>
    <w:div w:id="1159536480">
      <w:marLeft w:val="640"/>
      <w:marRight w:val="0"/>
      <w:marTop w:val="0"/>
      <w:marBottom w:val="0"/>
      <w:divBdr>
        <w:top w:val="none" w:sz="0" w:space="0" w:color="auto"/>
        <w:left w:val="none" w:sz="0" w:space="0" w:color="auto"/>
        <w:bottom w:val="none" w:sz="0" w:space="0" w:color="auto"/>
        <w:right w:val="none" w:sz="0" w:space="0" w:color="auto"/>
      </w:divBdr>
    </w:div>
    <w:div w:id="1159662262">
      <w:marLeft w:val="640"/>
      <w:marRight w:val="0"/>
      <w:marTop w:val="0"/>
      <w:marBottom w:val="0"/>
      <w:divBdr>
        <w:top w:val="none" w:sz="0" w:space="0" w:color="auto"/>
        <w:left w:val="none" w:sz="0" w:space="0" w:color="auto"/>
        <w:bottom w:val="none" w:sz="0" w:space="0" w:color="auto"/>
        <w:right w:val="none" w:sz="0" w:space="0" w:color="auto"/>
      </w:divBdr>
    </w:div>
    <w:div w:id="1160001672">
      <w:marLeft w:val="640"/>
      <w:marRight w:val="0"/>
      <w:marTop w:val="0"/>
      <w:marBottom w:val="0"/>
      <w:divBdr>
        <w:top w:val="none" w:sz="0" w:space="0" w:color="auto"/>
        <w:left w:val="none" w:sz="0" w:space="0" w:color="auto"/>
        <w:bottom w:val="none" w:sz="0" w:space="0" w:color="auto"/>
        <w:right w:val="none" w:sz="0" w:space="0" w:color="auto"/>
      </w:divBdr>
    </w:div>
    <w:div w:id="1160077302">
      <w:marLeft w:val="640"/>
      <w:marRight w:val="0"/>
      <w:marTop w:val="0"/>
      <w:marBottom w:val="0"/>
      <w:divBdr>
        <w:top w:val="none" w:sz="0" w:space="0" w:color="auto"/>
        <w:left w:val="none" w:sz="0" w:space="0" w:color="auto"/>
        <w:bottom w:val="none" w:sz="0" w:space="0" w:color="auto"/>
        <w:right w:val="none" w:sz="0" w:space="0" w:color="auto"/>
      </w:divBdr>
    </w:div>
    <w:div w:id="1160271295">
      <w:marLeft w:val="640"/>
      <w:marRight w:val="0"/>
      <w:marTop w:val="0"/>
      <w:marBottom w:val="0"/>
      <w:divBdr>
        <w:top w:val="none" w:sz="0" w:space="0" w:color="auto"/>
        <w:left w:val="none" w:sz="0" w:space="0" w:color="auto"/>
        <w:bottom w:val="none" w:sz="0" w:space="0" w:color="auto"/>
        <w:right w:val="none" w:sz="0" w:space="0" w:color="auto"/>
      </w:divBdr>
    </w:div>
    <w:div w:id="1160731163">
      <w:marLeft w:val="640"/>
      <w:marRight w:val="0"/>
      <w:marTop w:val="0"/>
      <w:marBottom w:val="0"/>
      <w:divBdr>
        <w:top w:val="none" w:sz="0" w:space="0" w:color="auto"/>
        <w:left w:val="none" w:sz="0" w:space="0" w:color="auto"/>
        <w:bottom w:val="none" w:sz="0" w:space="0" w:color="auto"/>
        <w:right w:val="none" w:sz="0" w:space="0" w:color="auto"/>
      </w:divBdr>
    </w:div>
    <w:div w:id="1161391316">
      <w:marLeft w:val="640"/>
      <w:marRight w:val="0"/>
      <w:marTop w:val="0"/>
      <w:marBottom w:val="0"/>
      <w:divBdr>
        <w:top w:val="none" w:sz="0" w:space="0" w:color="auto"/>
        <w:left w:val="none" w:sz="0" w:space="0" w:color="auto"/>
        <w:bottom w:val="none" w:sz="0" w:space="0" w:color="auto"/>
        <w:right w:val="none" w:sz="0" w:space="0" w:color="auto"/>
      </w:divBdr>
    </w:div>
    <w:div w:id="1161576989">
      <w:marLeft w:val="640"/>
      <w:marRight w:val="0"/>
      <w:marTop w:val="0"/>
      <w:marBottom w:val="0"/>
      <w:divBdr>
        <w:top w:val="none" w:sz="0" w:space="0" w:color="auto"/>
        <w:left w:val="none" w:sz="0" w:space="0" w:color="auto"/>
        <w:bottom w:val="none" w:sz="0" w:space="0" w:color="auto"/>
        <w:right w:val="none" w:sz="0" w:space="0" w:color="auto"/>
      </w:divBdr>
    </w:div>
    <w:div w:id="1162088177">
      <w:marLeft w:val="480"/>
      <w:marRight w:val="0"/>
      <w:marTop w:val="0"/>
      <w:marBottom w:val="0"/>
      <w:divBdr>
        <w:top w:val="none" w:sz="0" w:space="0" w:color="auto"/>
        <w:left w:val="none" w:sz="0" w:space="0" w:color="auto"/>
        <w:bottom w:val="none" w:sz="0" w:space="0" w:color="auto"/>
        <w:right w:val="none" w:sz="0" w:space="0" w:color="auto"/>
      </w:divBdr>
    </w:div>
    <w:div w:id="1162619706">
      <w:marLeft w:val="640"/>
      <w:marRight w:val="0"/>
      <w:marTop w:val="0"/>
      <w:marBottom w:val="0"/>
      <w:divBdr>
        <w:top w:val="none" w:sz="0" w:space="0" w:color="auto"/>
        <w:left w:val="none" w:sz="0" w:space="0" w:color="auto"/>
        <w:bottom w:val="none" w:sz="0" w:space="0" w:color="auto"/>
        <w:right w:val="none" w:sz="0" w:space="0" w:color="auto"/>
      </w:divBdr>
    </w:div>
    <w:div w:id="1163668570">
      <w:marLeft w:val="640"/>
      <w:marRight w:val="0"/>
      <w:marTop w:val="0"/>
      <w:marBottom w:val="0"/>
      <w:divBdr>
        <w:top w:val="none" w:sz="0" w:space="0" w:color="auto"/>
        <w:left w:val="none" w:sz="0" w:space="0" w:color="auto"/>
        <w:bottom w:val="none" w:sz="0" w:space="0" w:color="auto"/>
        <w:right w:val="none" w:sz="0" w:space="0" w:color="auto"/>
      </w:divBdr>
    </w:div>
    <w:div w:id="1163855102">
      <w:marLeft w:val="640"/>
      <w:marRight w:val="0"/>
      <w:marTop w:val="0"/>
      <w:marBottom w:val="0"/>
      <w:divBdr>
        <w:top w:val="none" w:sz="0" w:space="0" w:color="auto"/>
        <w:left w:val="none" w:sz="0" w:space="0" w:color="auto"/>
        <w:bottom w:val="none" w:sz="0" w:space="0" w:color="auto"/>
        <w:right w:val="none" w:sz="0" w:space="0" w:color="auto"/>
      </w:divBdr>
    </w:div>
    <w:div w:id="1163860332">
      <w:marLeft w:val="640"/>
      <w:marRight w:val="0"/>
      <w:marTop w:val="0"/>
      <w:marBottom w:val="0"/>
      <w:divBdr>
        <w:top w:val="none" w:sz="0" w:space="0" w:color="auto"/>
        <w:left w:val="none" w:sz="0" w:space="0" w:color="auto"/>
        <w:bottom w:val="none" w:sz="0" w:space="0" w:color="auto"/>
        <w:right w:val="none" w:sz="0" w:space="0" w:color="auto"/>
      </w:divBdr>
    </w:div>
    <w:div w:id="1164275946">
      <w:marLeft w:val="640"/>
      <w:marRight w:val="0"/>
      <w:marTop w:val="0"/>
      <w:marBottom w:val="0"/>
      <w:divBdr>
        <w:top w:val="none" w:sz="0" w:space="0" w:color="auto"/>
        <w:left w:val="none" w:sz="0" w:space="0" w:color="auto"/>
        <w:bottom w:val="none" w:sz="0" w:space="0" w:color="auto"/>
        <w:right w:val="none" w:sz="0" w:space="0" w:color="auto"/>
      </w:divBdr>
    </w:div>
    <w:div w:id="1164659939">
      <w:marLeft w:val="640"/>
      <w:marRight w:val="0"/>
      <w:marTop w:val="0"/>
      <w:marBottom w:val="0"/>
      <w:divBdr>
        <w:top w:val="none" w:sz="0" w:space="0" w:color="auto"/>
        <w:left w:val="none" w:sz="0" w:space="0" w:color="auto"/>
        <w:bottom w:val="none" w:sz="0" w:space="0" w:color="auto"/>
        <w:right w:val="none" w:sz="0" w:space="0" w:color="auto"/>
      </w:divBdr>
    </w:div>
    <w:div w:id="1164904409">
      <w:marLeft w:val="640"/>
      <w:marRight w:val="0"/>
      <w:marTop w:val="0"/>
      <w:marBottom w:val="0"/>
      <w:divBdr>
        <w:top w:val="none" w:sz="0" w:space="0" w:color="auto"/>
        <w:left w:val="none" w:sz="0" w:space="0" w:color="auto"/>
        <w:bottom w:val="none" w:sz="0" w:space="0" w:color="auto"/>
        <w:right w:val="none" w:sz="0" w:space="0" w:color="auto"/>
      </w:divBdr>
    </w:div>
    <w:div w:id="1165780847">
      <w:marLeft w:val="640"/>
      <w:marRight w:val="0"/>
      <w:marTop w:val="0"/>
      <w:marBottom w:val="0"/>
      <w:divBdr>
        <w:top w:val="none" w:sz="0" w:space="0" w:color="auto"/>
        <w:left w:val="none" w:sz="0" w:space="0" w:color="auto"/>
        <w:bottom w:val="none" w:sz="0" w:space="0" w:color="auto"/>
        <w:right w:val="none" w:sz="0" w:space="0" w:color="auto"/>
      </w:divBdr>
    </w:div>
    <w:div w:id="1166167358">
      <w:marLeft w:val="640"/>
      <w:marRight w:val="0"/>
      <w:marTop w:val="0"/>
      <w:marBottom w:val="0"/>
      <w:divBdr>
        <w:top w:val="none" w:sz="0" w:space="0" w:color="auto"/>
        <w:left w:val="none" w:sz="0" w:space="0" w:color="auto"/>
        <w:bottom w:val="none" w:sz="0" w:space="0" w:color="auto"/>
        <w:right w:val="none" w:sz="0" w:space="0" w:color="auto"/>
      </w:divBdr>
    </w:div>
    <w:div w:id="1166703293">
      <w:marLeft w:val="640"/>
      <w:marRight w:val="0"/>
      <w:marTop w:val="0"/>
      <w:marBottom w:val="0"/>
      <w:divBdr>
        <w:top w:val="none" w:sz="0" w:space="0" w:color="auto"/>
        <w:left w:val="none" w:sz="0" w:space="0" w:color="auto"/>
        <w:bottom w:val="none" w:sz="0" w:space="0" w:color="auto"/>
        <w:right w:val="none" w:sz="0" w:space="0" w:color="auto"/>
      </w:divBdr>
    </w:div>
    <w:div w:id="1166703781">
      <w:marLeft w:val="640"/>
      <w:marRight w:val="0"/>
      <w:marTop w:val="0"/>
      <w:marBottom w:val="0"/>
      <w:divBdr>
        <w:top w:val="none" w:sz="0" w:space="0" w:color="auto"/>
        <w:left w:val="none" w:sz="0" w:space="0" w:color="auto"/>
        <w:bottom w:val="none" w:sz="0" w:space="0" w:color="auto"/>
        <w:right w:val="none" w:sz="0" w:space="0" w:color="auto"/>
      </w:divBdr>
    </w:div>
    <w:div w:id="1167983157">
      <w:marLeft w:val="640"/>
      <w:marRight w:val="0"/>
      <w:marTop w:val="0"/>
      <w:marBottom w:val="0"/>
      <w:divBdr>
        <w:top w:val="none" w:sz="0" w:space="0" w:color="auto"/>
        <w:left w:val="none" w:sz="0" w:space="0" w:color="auto"/>
        <w:bottom w:val="none" w:sz="0" w:space="0" w:color="auto"/>
        <w:right w:val="none" w:sz="0" w:space="0" w:color="auto"/>
      </w:divBdr>
    </w:div>
    <w:div w:id="1169055595">
      <w:marLeft w:val="640"/>
      <w:marRight w:val="0"/>
      <w:marTop w:val="0"/>
      <w:marBottom w:val="0"/>
      <w:divBdr>
        <w:top w:val="none" w:sz="0" w:space="0" w:color="auto"/>
        <w:left w:val="none" w:sz="0" w:space="0" w:color="auto"/>
        <w:bottom w:val="none" w:sz="0" w:space="0" w:color="auto"/>
        <w:right w:val="none" w:sz="0" w:space="0" w:color="auto"/>
      </w:divBdr>
    </w:div>
    <w:div w:id="1169559395">
      <w:marLeft w:val="640"/>
      <w:marRight w:val="0"/>
      <w:marTop w:val="0"/>
      <w:marBottom w:val="0"/>
      <w:divBdr>
        <w:top w:val="none" w:sz="0" w:space="0" w:color="auto"/>
        <w:left w:val="none" w:sz="0" w:space="0" w:color="auto"/>
        <w:bottom w:val="none" w:sz="0" w:space="0" w:color="auto"/>
        <w:right w:val="none" w:sz="0" w:space="0" w:color="auto"/>
      </w:divBdr>
    </w:div>
    <w:div w:id="1170481355">
      <w:marLeft w:val="640"/>
      <w:marRight w:val="0"/>
      <w:marTop w:val="0"/>
      <w:marBottom w:val="0"/>
      <w:divBdr>
        <w:top w:val="none" w:sz="0" w:space="0" w:color="auto"/>
        <w:left w:val="none" w:sz="0" w:space="0" w:color="auto"/>
        <w:bottom w:val="none" w:sz="0" w:space="0" w:color="auto"/>
        <w:right w:val="none" w:sz="0" w:space="0" w:color="auto"/>
      </w:divBdr>
    </w:div>
    <w:div w:id="1170758956">
      <w:marLeft w:val="640"/>
      <w:marRight w:val="0"/>
      <w:marTop w:val="0"/>
      <w:marBottom w:val="0"/>
      <w:divBdr>
        <w:top w:val="none" w:sz="0" w:space="0" w:color="auto"/>
        <w:left w:val="none" w:sz="0" w:space="0" w:color="auto"/>
        <w:bottom w:val="none" w:sz="0" w:space="0" w:color="auto"/>
        <w:right w:val="none" w:sz="0" w:space="0" w:color="auto"/>
      </w:divBdr>
    </w:div>
    <w:div w:id="1171136783">
      <w:marLeft w:val="640"/>
      <w:marRight w:val="0"/>
      <w:marTop w:val="0"/>
      <w:marBottom w:val="0"/>
      <w:divBdr>
        <w:top w:val="none" w:sz="0" w:space="0" w:color="auto"/>
        <w:left w:val="none" w:sz="0" w:space="0" w:color="auto"/>
        <w:bottom w:val="none" w:sz="0" w:space="0" w:color="auto"/>
        <w:right w:val="none" w:sz="0" w:space="0" w:color="auto"/>
      </w:divBdr>
    </w:div>
    <w:div w:id="1171332499">
      <w:marLeft w:val="640"/>
      <w:marRight w:val="0"/>
      <w:marTop w:val="0"/>
      <w:marBottom w:val="0"/>
      <w:divBdr>
        <w:top w:val="none" w:sz="0" w:space="0" w:color="auto"/>
        <w:left w:val="none" w:sz="0" w:space="0" w:color="auto"/>
        <w:bottom w:val="none" w:sz="0" w:space="0" w:color="auto"/>
        <w:right w:val="none" w:sz="0" w:space="0" w:color="auto"/>
      </w:divBdr>
    </w:div>
    <w:div w:id="1171915298">
      <w:marLeft w:val="640"/>
      <w:marRight w:val="0"/>
      <w:marTop w:val="0"/>
      <w:marBottom w:val="0"/>
      <w:divBdr>
        <w:top w:val="none" w:sz="0" w:space="0" w:color="auto"/>
        <w:left w:val="none" w:sz="0" w:space="0" w:color="auto"/>
        <w:bottom w:val="none" w:sz="0" w:space="0" w:color="auto"/>
        <w:right w:val="none" w:sz="0" w:space="0" w:color="auto"/>
      </w:divBdr>
    </w:div>
    <w:div w:id="1173031036">
      <w:marLeft w:val="640"/>
      <w:marRight w:val="0"/>
      <w:marTop w:val="0"/>
      <w:marBottom w:val="0"/>
      <w:divBdr>
        <w:top w:val="none" w:sz="0" w:space="0" w:color="auto"/>
        <w:left w:val="none" w:sz="0" w:space="0" w:color="auto"/>
        <w:bottom w:val="none" w:sz="0" w:space="0" w:color="auto"/>
        <w:right w:val="none" w:sz="0" w:space="0" w:color="auto"/>
      </w:divBdr>
    </w:div>
    <w:div w:id="1173691097">
      <w:marLeft w:val="640"/>
      <w:marRight w:val="0"/>
      <w:marTop w:val="0"/>
      <w:marBottom w:val="0"/>
      <w:divBdr>
        <w:top w:val="none" w:sz="0" w:space="0" w:color="auto"/>
        <w:left w:val="none" w:sz="0" w:space="0" w:color="auto"/>
        <w:bottom w:val="none" w:sz="0" w:space="0" w:color="auto"/>
        <w:right w:val="none" w:sz="0" w:space="0" w:color="auto"/>
      </w:divBdr>
    </w:div>
    <w:div w:id="1174304140">
      <w:marLeft w:val="640"/>
      <w:marRight w:val="0"/>
      <w:marTop w:val="0"/>
      <w:marBottom w:val="0"/>
      <w:divBdr>
        <w:top w:val="none" w:sz="0" w:space="0" w:color="auto"/>
        <w:left w:val="none" w:sz="0" w:space="0" w:color="auto"/>
        <w:bottom w:val="none" w:sz="0" w:space="0" w:color="auto"/>
        <w:right w:val="none" w:sz="0" w:space="0" w:color="auto"/>
      </w:divBdr>
    </w:div>
    <w:div w:id="1175923305">
      <w:marLeft w:val="640"/>
      <w:marRight w:val="0"/>
      <w:marTop w:val="0"/>
      <w:marBottom w:val="0"/>
      <w:divBdr>
        <w:top w:val="none" w:sz="0" w:space="0" w:color="auto"/>
        <w:left w:val="none" w:sz="0" w:space="0" w:color="auto"/>
        <w:bottom w:val="none" w:sz="0" w:space="0" w:color="auto"/>
        <w:right w:val="none" w:sz="0" w:space="0" w:color="auto"/>
      </w:divBdr>
    </w:div>
    <w:div w:id="1175924445">
      <w:marLeft w:val="640"/>
      <w:marRight w:val="0"/>
      <w:marTop w:val="0"/>
      <w:marBottom w:val="0"/>
      <w:divBdr>
        <w:top w:val="none" w:sz="0" w:space="0" w:color="auto"/>
        <w:left w:val="none" w:sz="0" w:space="0" w:color="auto"/>
        <w:bottom w:val="none" w:sz="0" w:space="0" w:color="auto"/>
        <w:right w:val="none" w:sz="0" w:space="0" w:color="auto"/>
      </w:divBdr>
    </w:div>
    <w:div w:id="1176337944">
      <w:marLeft w:val="640"/>
      <w:marRight w:val="0"/>
      <w:marTop w:val="0"/>
      <w:marBottom w:val="0"/>
      <w:divBdr>
        <w:top w:val="none" w:sz="0" w:space="0" w:color="auto"/>
        <w:left w:val="none" w:sz="0" w:space="0" w:color="auto"/>
        <w:bottom w:val="none" w:sz="0" w:space="0" w:color="auto"/>
        <w:right w:val="none" w:sz="0" w:space="0" w:color="auto"/>
      </w:divBdr>
    </w:div>
    <w:div w:id="1176459759">
      <w:marLeft w:val="640"/>
      <w:marRight w:val="0"/>
      <w:marTop w:val="0"/>
      <w:marBottom w:val="0"/>
      <w:divBdr>
        <w:top w:val="none" w:sz="0" w:space="0" w:color="auto"/>
        <w:left w:val="none" w:sz="0" w:space="0" w:color="auto"/>
        <w:bottom w:val="none" w:sz="0" w:space="0" w:color="auto"/>
        <w:right w:val="none" w:sz="0" w:space="0" w:color="auto"/>
      </w:divBdr>
    </w:div>
    <w:div w:id="1178347819">
      <w:marLeft w:val="640"/>
      <w:marRight w:val="0"/>
      <w:marTop w:val="0"/>
      <w:marBottom w:val="0"/>
      <w:divBdr>
        <w:top w:val="none" w:sz="0" w:space="0" w:color="auto"/>
        <w:left w:val="none" w:sz="0" w:space="0" w:color="auto"/>
        <w:bottom w:val="none" w:sz="0" w:space="0" w:color="auto"/>
        <w:right w:val="none" w:sz="0" w:space="0" w:color="auto"/>
      </w:divBdr>
    </w:div>
    <w:div w:id="1178618357">
      <w:marLeft w:val="640"/>
      <w:marRight w:val="0"/>
      <w:marTop w:val="0"/>
      <w:marBottom w:val="0"/>
      <w:divBdr>
        <w:top w:val="none" w:sz="0" w:space="0" w:color="auto"/>
        <w:left w:val="none" w:sz="0" w:space="0" w:color="auto"/>
        <w:bottom w:val="none" w:sz="0" w:space="0" w:color="auto"/>
        <w:right w:val="none" w:sz="0" w:space="0" w:color="auto"/>
      </w:divBdr>
    </w:div>
    <w:div w:id="1179004598">
      <w:marLeft w:val="640"/>
      <w:marRight w:val="0"/>
      <w:marTop w:val="0"/>
      <w:marBottom w:val="0"/>
      <w:divBdr>
        <w:top w:val="none" w:sz="0" w:space="0" w:color="auto"/>
        <w:left w:val="none" w:sz="0" w:space="0" w:color="auto"/>
        <w:bottom w:val="none" w:sz="0" w:space="0" w:color="auto"/>
        <w:right w:val="none" w:sz="0" w:space="0" w:color="auto"/>
      </w:divBdr>
    </w:div>
    <w:div w:id="1179470190">
      <w:marLeft w:val="640"/>
      <w:marRight w:val="0"/>
      <w:marTop w:val="0"/>
      <w:marBottom w:val="0"/>
      <w:divBdr>
        <w:top w:val="none" w:sz="0" w:space="0" w:color="auto"/>
        <w:left w:val="none" w:sz="0" w:space="0" w:color="auto"/>
        <w:bottom w:val="none" w:sz="0" w:space="0" w:color="auto"/>
        <w:right w:val="none" w:sz="0" w:space="0" w:color="auto"/>
      </w:divBdr>
    </w:div>
    <w:div w:id="1181629210">
      <w:marLeft w:val="640"/>
      <w:marRight w:val="0"/>
      <w:marTop w:val="0"/>
      <w:marBottom w:val="0"/>
      <w:divBdr>
        <w:top w:val="none" w:sz="0" w:space="0" w:color="auto"/>
        <w:left w:val="none" w:sz="0" w:space="0" w:color="auto"/>
        <w:bottom w:val="none" w:sz="0" w:space="0" w:color="auto"/>
        <w:right w:val="none" w:sz="0" w:space="0" w:color="auto"/>
      </w:divBdr>
    </w:div>
    <w:div w:id="1181821957">
      <w:marLeft w:val="640"/>
      <w:marRight w:val="0"/>
      <w:marTop w:val="0"/>
      <w:marBottom w:val="0"/>
      <w:divBdr>
        <w:top w:val="none" w:sz="0" w:space="0" w:color="auto"/>
        <w:left w:val="none" w:sz="0" w:space="0" w:color="auto"/>
        <w:bottom w:val="none" w:sz="0" w:space="0" w:color="auto"/>
        <w:right w:val="none" w:sz="0" w:space="0" w:color="auto"/>
      </w:divBdr>
    </w:div>
    <w:div w:id="1182089727">
      <w:marLeft w:val="640"/>
      <w:marRight w:val="0"/>
      <w:marTop w:val="0"/>
      <w:marBottom w:val="0"/>
      <w:divBdr>
        <w:top w:val="none" w:sz="0" w:space="0" w:color="auto"/>
        <w:left w:val="none" w:sz="0" w:space="0" w:color="auto"/>
        <w:bottom w:val="none" w:sz="0" w:space="0" w:color="auto"/>
        <w:right w:val="none" w:sz="0" w:space="0" w:color="auto"/>
      </w:divBdr>
    </w:div>
    <w:div w:id="1182361000">
      <w:marLeft w:val="640"/>
      <w:marRight w:val="0"/>
      <w:marTop w:val="0"/>
      <w:marBottom w:val="0"/>
      <w:divBdr>
        <w:top w:val="none" w:sz="0" w:space="0" w:color="auto"/>
        <w:left w:val="none" w:sz="0" w:space="0" w:color="auto"/>
        <w:bottom w:val="none" w:sz="0" w:space="0" w:color="auto"/>
        <w:right w:val="none" w:sz="0" w:space="0" w:color="auto"/>
      </w:divBdr>
    </w:div>
    <w:div w:id="1183083185">
      <w:marLeft w:val="640"/>
      <w:marRight w:val="0"/>
      <w:marTop w:val="0"/>
      <w:marBottom w:val="0"/>
      <w:divBdr>
        <w:top w:val="none" w:sz="0" w:space="0" w:color="auto"/>
        <w:left w:val="none" w:sz="0" w:space="0" w:color="auto"/>
        <w:bottom w:val="none" w:sz="0" w:space="0" w:color="auto"/>
        <w:right w:val="none" w:sz="0" w:space="0" w:color="auto"/>
      </w:divBdr>
    </w:div>
    <w:div w:id="1183478218">
      <w:marLeft w:val="640"/>
      <w:marRight w:val="0"/>
      <w:marTop w:val="0"/>
      <w:marBottom w:val="0"/>
      <w:divBdr>
        <w:top w:val="none" w:sz="0" w:space="0" w:color="auto"/>
        <w:left w:val="none" w:sz="0" w:space="0" w:color="auto"/>
        <w:bottom w:val="none" w:sz="0" w:space="0" w:color="auto"/>
        <w:right w:val="none" w:sz="0" w:space="0" w:color="auto"/>
      </w:divBdr>
    </w:div>
    <w:div w:id="1184368542">
      <w:marLeft w:val="640"/>
      <w:marRight w:val="0"/>
      <w:marTop w:val="0"/>
      <w:marBottom w:val="0"/>
      <w:divBdr>
        <w:top w:val="none" w:sz="0" w:space="0" w:color="auto"/>
        <w:left w:val="none" w:sz="0" w:space="0" w:color="auto"/>
        <w:bottom w:val="none" w:sz="0" w:space="0" w:color="auto"/>
        <w:right w:val="none" w:sz="0" w:space="0" w:color="auto"/>
      </w:divBdr>
    </w:div>
    <w:div w:id="1185090865">
      <w:marLeft w:val="640"/>
      <w:marRight w:val="0"/>
      <w:marTop w:val="0"/>
      <w:marBottom w:val="0"/>
      <w:divBdr>
        <w:top w:val="none" w:sz="0" w:space="0" w:color="auto"/>
        <w:left w:val="none" w:sz="0" w:space="0" w:color="auto"/>
        <w:bottom w:val="none" w:sz="0" w:space="0" w:color="auto"/>
        <w:right w:val="none" w:sz="0" w:space="0" w:color="auto"/>
      </w:divBdr>
    </w:div>
    <w:div w:id="1185367598">
      <w:marLeft w:val="640"/>
      <w:marRight w:val="0"/>
      <w:marTop w:val="0"/>
      <w:marBottom w:val="0"/>
      <w:divBdr>
        <w:top w:val="none" w:sz="0" w:space="0" w:color="auto"/>
        <w:left w:val="none" w:sz="0" w:space="0" w:color="auto"/>
        <w:bottom w:val="none" w:sz="0" w:space="0" w:color="auto"/>
        <w:right w:val="none" w:sz="0" w:space="0" w:color="auto"/>
      </w:divBdr>
    </w:div>
    <w:div w:id="1185905542">
      <w:marLeft w:val="640"/>
      <w:marRight w:val="0"/>
      <w:marTop w:val="0"/>
      <w:marBottom w:val="0"/>
      <w:divBdr>
        <w:top w:val="none" w:sz="0" w:space="0" w:color="auto"/>
        <w:left w:val="none" w:sz="0" w:space="0" w:color="auto"/>
        <w:bottom w:val="none" w:sz="0" w:space="0" w:color="auto"/>
        <w:right w:val="none" w:sz="0" w:space="0" w:color="auto"/>
      </w:divBdr>
    </w:div>
    <w:div w:id="1187669855">
      <w:marLeft w:val="640"/>
      <w:marRight w:val="0"/>
      <w:marTop w:val="0"/>
      <w:marBottom w:val="0"/>
      <w:divBdr>
        <w:top w:val="none" w:sz="0" w:space="0" w:color="auto"/>
        <w:left w:val="none" w:sz="0" w:space="0" w:color="auto"/>
        <w:bottom w:val="none" w:sz="0" w:space="0" w:color="auto"/>
        <w:right w:val="none" w:sz="0" w:space="0" w:color="auto"/>
      </w:divBdr>
    </w:div>
    <w:div w:id="1188519774">
      <w:marLeft w:val="640"/>
      <w:marRight w:val="0"/>
      <w:marTop w:val="0"/>
      <w:marBottom w:val="0"/>
      <w:divBdr>
        <w:top w:val="none" w:sz="0" w:space="0" w:color="auto"/>
        <w:left w:val="none" w:sz="0" w:space="0" w:color="auto"/>
        <w:bottom w:val="none" w:sz="0" w:space="0" w:color="auto"/>
        <w:right w:val="none" w:sz="0" w:space="0" w:color="auto"/>
      </w:divBdr>
    </w:div>
    <w:div w:id="1189561286">
      <w:marLeft w:val="640"/>
      <w:marRight w:val="0"/>
      <w:marTop w:val="0"/>
      <w:marBottom w:val="0"/>
      <w:divBdr>
        <w:top w:val="none" w:sz="0" w:space="0" w:color="auto"/>
        <w:left w:val="none" w:sz="0" w:space="0" w:color="auto"/>
        <w:bottom w:val="none" w:sz="0" w:space="0" w:color="auto"/>
        <w:right w:val="none" w:sz="0" w:space="0" w:color="auto"/>
      </w:divBdr>
    </w:div>
    <w:div w:id="1189639200">
      <w:marLeft w:val="640"/>
      <w:marRight w:val="0"/>
      <w:marTop w:val="0"/>
      <w:marBottom w:val="0"/>
      <w:divBdr>
        <w:top w:val="none" w:sz="0" w:space="0" w:color="auto"/>
        <w:left w:val="none" w:sz="0" w:space="0" w:color="auto"/>
        <w:bottom w:val="none" w:sz="0" w:space="0" w:color="auto"/>
        <w:right w:val="none" w:sz="0" w:space="0" w:color="auto"/>
      </w:divBdr>
    </w:div>
    <w:div w:id="1189683723">
      <w:marLeft w:val="640"/>
      <w:marRight w:val="0"/>
      <w:marTop w:val="0"/>
      <w:marBottom w:val="0"/>
      <w:divBdr>
        <w:top w:val="none" w:sz="0" w:space="0" w:color="auto"/>
        <w:left w:val="none" w:sz="0" w:space="0" w:color="auto"/>
        <w:bottom w:val="none" w:sz="0" w:space="0" w:color="auto"/>
        <w:right w:val="none" w:sz="0" w:space="0" w:color="auto"/>
      </w:divBdr>
    </w:div>
    <w:div w:id="1190795869">
      <w:marLeft w:val="640"/>
      <w:marRight w:val="0"/>
      <w:marTop w:val="0"/>
      <w:marBottom w:val="0"/>
      <w:divBdr>
        <w:top w:val="none" w:sz="0" w:space="0" w:color="auto"/>
        <w:left w:val="none" w:sz="0" w:space="0" w:color="auto"/>
        <w:bottom w:val="none" w:sz="0" w:space="0" w:color="auto"/>
        <w:right w:val="none" w:sz="0" w:space="0" w:color="auto"/>
      </w:divBdr>
    </w:div>
    <w:div w:id="1191072146">
      <w:marLeft w:val="640"/>
      <w:marRight w:val="0"/>
      <w:marTop w:val="0"/>
      <w:marBottom w:val="0"/>
      <w:divBdr>
        <w:top w:val="none" w:sz="0" w:space="0" w:color="auto"/>
        <w:left w:val="none" w:sz="0" w:space="0" w:color="auto"/>
        <w:bottom w:val="none" w:sz="0" w:space="0" w:color="auto"/>
        <w:right w:val="none" w:sz="0" w:space="0" w:color="auto"/>
      </w:divBdr>
    </w:div>
    <w:div w:id="1191266018">
      <w:marLeft w:val="640"/>
      <w:marRight w:val="0"/>
      <w:marTop w:val="0"/>
      <w:marBottom w:val="0"/>
      <w:divBdr>
        <w:top w:val="none" w:sz="0" w:space="0" w:color="auto"/>
        <w:left w:val="none" w:sz="0" w:space="0" w:color="auto"/>
        <w:bottom w:val="none" w:sz="0" w:space="0" w:color="auto"/>
        <w:right w:val="none" w:sz="0" w:space="0" w:color="auto"/>
      </w:divBdr>
    </w:div>
    <w:div w:id="1191650187">
      <w:marLeft w:val="640"/>
      <w:marRight w:val="0"/>
      <w:marTop w:val="0"/>
      <w:marBottom w:val="0"/>
      <w:divBdr>
        <w:top w:val="none" w:sz="0" w:space="0" w:color="auto"/>
        <w:left w:val="none" w:sz="0" w:space="0" w:color="auto"/>
        <w:bottom w:val="none" w:sz="0" w:space="0" w:color="auto"/>
        <w:right w:val="none" w:sz="0" w:space="0" w:color="auto"/>
      </w:divBdr>
    </w:div>
    <w:div w:id="1193416688">
      <w:marLeft w:val="640"/>
      <w:marRight w:val="0"/>
      <w:marTop w:val="0"/>
      <w:marBottom w:val="0"/>
      <w:divBdr>
        <w:top w:val="none" w:sz="0" w:space="0" w:color="auto"/>
        <w:left w:val="none" w:sz="0" w:space="0" w:color="auto"/>
        <w:bottom w:val="none" w:sz="0" w:space="0" w:color="auto"/>
        <w:right w:val="none" w:sz="0" w:space="0" w:color="auto"/>
      </w:divBdr>
    </w:div>
    <w:div w:id="1194539241">
      <w:marLeft w:val="640"/>
      <w:marRight w:val="0"/>
      <w:marTop w:val="0"/>
      <w:marBottom w:val="0"/>
      <w:divBdr>
        <w:top w:val="none" w:sz="0" w:space="0" w:color="auto"/>
        <w:left w:val="none" w:sz="0" w:space="0" w:color="auto"/>
        <w:bottom w:val="none" w:sz="0" w:space="0" w:color="auto"/>
        <w:right w:val="none" w:sz="0" w:space="0" w:color="auto"/>
      </w:divBdr>
    </w:div>
    <w:div w:id="1194806195">
      <w:marLeft w:val="640"/>
      <w:marRight w:val="0"/>
      <w:marTop w:val="0"/>
      <w:marBottom w:val="0"/>
      <w:divBdr>
        <w:top w:val="none" w:sz="0" w:space="0" w:color="auto"/>
        <w:left w:val="none" w:sz="0" w:space="0" w:color="auto"/>
        <w:bottom w:val="none" w:sz="0" w:space="0" w:color="auto"/>
        <w:right w:val="none" w:sz="0" w:space="0" w:color="auto"/>
      </w:divBdr>
    </w:div>
    <w:div w:id="1195995632">
      <w:marLeft w:val="640"/>
      <w:marRight w:val="0"/>
      <w:marTop w:val="0"/>
      <w:marBottom w:val="0"/>
      <w:divBdr>
        <w:top w:val="none" w:sz="0" w:space="0" w:color="auto"/>
        <w:left w:val="none" w:sz="0" w:space="0" w:color="auto"/>
        <w:bottom w:val="none" w:sz="0" w:space="0" w:color="auto"/>
        <w:right w:val="none" w:sz="0" w:space="0" w:color="auto"/>
      </w:divBdr>
    </w:div>
    <w:div w:id="1196041395">
      <w:marLeft w:val="640"/>
      <w:marRight w:val="0"/>
      <w:marTop w:val="0"/>
      <w:marBottom w:val="0"/>
      <w:divBdr>
        <w:top w:val="none" w:sz="0" w:space="0" w:color="auto"/>
        <w:left w:val="none" w:sz="0" w:space="0" w:color="auto"/>
        <w:bottom w:val="none" w:sz="0" w:space="0" w:color="auto"/>
        <w:right w:val="none" w:sz="0" w:space="0" w:color="auto"/>
      </w:divBdr>
    </w:div>
    <w:div w:id="1196580981">
      <w:marLeft w:val="640"/>
      <w:marRight w:val="0"/>
      <w:marTop w:val="0"/>
      <w:marBottom w:val="0"/>
      <w:divBdr>
        <w:top w:val="none" w:sz="0" w:space="0" w:color="auto"/>
        <w:left w:val="none" w:sz="0" w:space="0" w:color="auto"/>
        <w:bottom w:val="none" w:sz="0" w:space="0" w:color="auto"/>
        <w:right w:val="none" w:sz="0" w:space="0" w:color="auto"/>
      </w:divBdr>
    </w:div>
    <w:div w:id="1196772935">
      <w:marLeft w:val="640"/>
      <w:marRight w:val="0"/>
      <w:marTop w:val="0"/>
      <w:marBottom w:val="0"/>
      <w:divBdr>
        <w:top w:val="none" w:sz="0" w:space="0" w:color="auto"/>
        <w:left w:val="none" w:sz="0" w:space="0" w:color="auto"/>
        <w:bottom w:val="none" w:sz="0" w:space="0" w:color="auto"/>
        <w:right w:val="none" w:sz="0" w:space="0" w:color="auto"/>
      </w:divBdr>
    </w:div>
    <w:div w:id="1196776632">
      <w:marLeft w:val="640"/>
      <w:marRight w:val="0"/>
      <w:marTop w:val="0"/>
      <w:marBottom w:val="0"/>
      <w:divBdr>
        <w:top w:val="none" w:sz="0" w:space="0" w:color="auto"/>
        <w:left w:val="none" w:sz="0" w:space="0" w:color="auto"/>
        <w:bottom w:val="none" w:sz="0" w:space="0" w:color="auto"/>
        <w:right w:val="none" w:sz="0" w:space="0" w:color="auto"/>
      </w:divBdr>
    </w:div>
    <w:div w:id="1198154301">
      <w:marLeft w:val="640"/>
      <w:marRight w:val="0"/>
      <w:marTop w:val="0"/>
      <w:marBottom w:val="0"/>
      <w:divBdr>
        <w:top w:val="none" w:sz="0" w:space="0" w:color="auto"/>
        <w:left w:val="none" w:sz="0" w:space="0" w:color="auto"/>
        <w:bottom w:val="none" w:sz="0" w:space="0" w:color="auto"/>
        <w:right w:val="none" w:sz="0" w:space="0" w:color="auto"/>
      </w:divBdr>
    </w:div>
    <w:div w:id="1198473388">
      <w:marLeft w:val="640"/>
      <w:marRight w:val="0"/>
      <w:marTop w:val="0"/>
      <w:marBottom w:val="0"/>
      <w:divBdr>
        <w:top w:val="none" w:sz="0" w:space="0" w:color="auto"/>
        <w:left w:val="none" w:sz="0" w:space="0" w:color="auto"/>
        <w:bottom w:val="none" w:sz="0" w:space="0" w:color="auto"/>
        <w:right w:val="none" w:sz="0" w:space="0" w:color="auto"/>
      </w:divBdr>
    </w:div>
    <w:div w:id="1199201965">
      <w:marLeft w:val="640"/>
      <w:marRight w:val="0"/>
      <w:marTop w:val="0"/>
      <w:marBottom w:val="0"/>
      <w:divBdr>
        <w:top w:val="none" w:sz="0" w:space="0" w:color="auto"/>
        <w:left w:val="none" w:sz="0" w:space="0" w:color="auto"/>
        <w:bottom w:val="none" w:sz="0" w:space="0" w:color="auto"/>
        <w:right w:val="none" w:sz="0" w:space="0" w:color="auto"/>
      </w:divBdr>
    </w:div>
    <w:div w:id="1199970679">
      <w:marLeft w:val="640"/>
      <w:marRight w:val="0"/>
      <w:marTop w:val="0"/>
      <w:marBottom w:val="0"/>
      <w:divBdr>
        <w:top w:val="none" w:sz="0" w:space="0" w:color="auto"/>
        <w:left w:val="none" w:sz="0" w:space="0" w:color="auto"/>
        <w:bottom w:val="none" w:sz="0" w:space="0" w:color="auto"/>
        <w:right w:val="none" w:sz="0" w:space="0" w:color="auto"/>
      </w:divBdr>
    </w:div>
    <w:div w:id="1200316511">
      <w:marLeft w:val="640"/>
      <w:marRight w:val="0"/>
      <w:marTop w:val="0"/>
      <w:marBottom w:val="0"/>
      <w:divBdr>
        <w:top w:val="none" w:sz="0" w:space="0" w:color="auto"/>
        <w:left w:val="none" w:sz="0" w:space="0" w:color="auto"/>
        <w:bottom w:val="none" w:sz="0" w:space="0" w:color="auto"/>
        <w:right w:val="none" w:sz="0" w:space="0" w:color="auto"/>
      </w:divBdr>
    </w:div>
    <w:div w:id="1200820043">
      <w:marLeft w:val="640"/>
      <w:marRight w:val="0"/>
      <w:marTop w:val="0"/>
      <w:marBottom w:val="0"/>
      <w:divBdr>
        <w:top w:val="none" w:sz="0" w:space="0" w:color="auto"/>
        <w:left w:val="none" w:sz="0" w:space="0" w:color="auto"/>
        <w:bottom w:val="none" w:sz="0" w:space="0" w:color="auto"/>
        <w:right w:val="none" w:sz="0" w:space="0" w:color="auto"/>
      </w:divBdr>
    </w:div>
    <w:div w:id="1200895625">
      <w:marLeft w:val="640"/>
      <w:marRight w:val="0"/>
      <w:marTop w:val="0"/>
      <w:marBottom w:val="0"/>
      <w:divBdr>
        <w:top w:val="none" w:sz="0" w:space="0" w:color="auto"/>
        <w:left w:val="none" w:sz="0" w:space="0" w:color="auto"/>
        <w:bottom w:val="none" w:sz="0" w:space="0" w:color="auto"/>
        <w:right w:val="none" w:sz="0" w:space="0" w:color="auto"/>
      </w:divBdr>
    </w:div>
    <w:div w:id="1201279525">
      <w:marLeft w:val="480"/>
      <w:marRight w:val="0"/>
      <w:marTop w:val="0"/>
      <w:marBottom w:val="0"/>
      <w:divBdr>
        <w:top w:val="none" w:sz="0" w:space="0" w:color="auto"/>
        <w:left w:val="none" w:sz="0" w:space="0" w:color="auto"/>
        <w:bottom w:val="none" w:sz="0" w:space="0" w:color="auto"/>
        <w:right w:val="none" w:sz="0" w:space="0" w:color="auto"/>
      </w:divBdr>
    </w:div>
    <w:div w:id="1201354386">
      <w:marLeft w:val="640"/>
      <w:marRight w:val="0"/>
      <w:marTop w:val="0"/>
      <w:marBottom w:val="0"/>
      <w:divBdr>
        <w:top w:val="none" w:sz="0" w:space="0" w:color="auto"/>
        <w:left w:val="none" w:sz="0" w:space="0" w:color="auto"/>
        <w:bottom w:val="none" w:sz="0" w:space="0" w:color="auto"/>
        <w:right w:val="none" w:sz="0" w:space="0" w:color="auto"/>
      </w:divBdr>
    </w:div>
    <w:div w:id="1201742411">
      <w:marLeft w:val="640"/>
      <w:marRight w:val="0"/>
      <w:marTop w:val="0"/>
      <w:marBottom w:val="0"/>
      <w:divBdr>
        <w:top w:val="none" w:sz="0" w:space="0" w:color="auto"/>
        <w:left w:val="none" w:sz="0" w:space="0" w:color="auto"/>
        <w:bottom w:val="none" w:sz="0" w:space="0" w:color="auto"/>
        <w:right w:val="none" w:sz="0" w:space="0" w:color="auto"/>
      </w:divBdr>
    </w:div>
    <w:div w:id="1203176433">
      <w:marLeft w:val="640"/>
      <w:marRight w:val="0"/>
      <w:marTop w:val="0"/>
      <w:marBottom w:val="0"/>
      <w:divBdr>
        <w:top w:val="none" w:sz="0" w:space="0" w:color="auto"/>
        <w:left w:val="none" w:sz="0" w:space="0" w:color="auto"/>
        <w:bottom w:val="none" w:sz="0" w:space="0" w:color="auto"/>
        <w:right w:val="none" w:sz="0" w:space="0" w:color="auto"/>
      </w:divBdr>
    </w:div>
    <w:div w:id="1203863270">
      <w:marLeft w:val="640"/>
      <w:marRight w:val="0"/>
      <w:marTop w:val="0"/>
      <w:marBottom w:val="0"/>
      <w:divBdr>
        <w:top w:val="none" w:sz="0" w:space="0" w:color="auto"/>
        <w:left w:val="none" w:sz="0" w:space="0" w:color="auto"/>
        <w:bottom w:val="none" w:sz="0" w:space="0" w:color="auto"/>
        <w:right w:val="none" w:sz="0" w:space="0" w:color="auto"/>
      </w:divBdr>
    </w:div>
    <w:div w:id="1204320976">
      <w:marLeft w:val="640"/>
      <w:marRight w:val="0"/>
      <w:marTop w:val="0"/>
      <w:marBottom w:val="0"/>
      <w:divBdr>
        <w:top w:val="none" w:sz="0" w:space="0" w:color="auto"/>
        <w:left w:val="none" w:sz="0" w:space="0" w:color="auto"/>
        <w:bottom w:val="none" w:sz="0" w:space="0" w:color="auto"/>
        <w:right w:val="none" w:sz="0" w:space="0" w:color="auto"/>
      </w:divBdr>
    </w:div>
    <w:div w:id="1204632921">
      <w:marLeft w:val="640"/>
      <w:marRight w:val="0"/>
      <w:marTop w:val="0"/>
      <w:marBottom w:val="0"/>
      <w:divBdr>
        <w:top w:val="none" w:sz="0" w:space="0" w:color="auto"/>
        <w:left w:val="none" w:sz="0" w:space="0" w:color="auto"/>
        <w:bottom w:val="none" w:sz="0" w:space="0" w:color="auto"/>
        <w:right w:val="none" w:sz="0" w:space="0" w:color="auto"/>
      </w:divBdr>
    </w:div>
    <w:div w:id="1205678202">
      <w:marLeft w:val="640"/>
      <w:marRight w:val="0"/>
      <w:marTop w:val="0"/>
      <w:marBottom w:val="0"/>
      <w:divBdr>
        <w:top w:val="none" w:sz="0" w:space="0" w:color="auto"/>
        <w:left w:val="none" w:sz="0" w:space="0" w:color="auto"/>
        <w:bottom w:val="none" w:sz="0" w:space="0" w:color="auto"/>
        <w:right w:val="none" w:sz="0" w:space="0" w:color="auto"/>
      </w:divBdr>
    </w:div>
    <w:div w:id="1206063089">
      <w:marLeft w:val="640"/>
      <w:marRight w:val="0"/>
      <w:marTop w:val="0"/>
      <w:marBottom w:val="0"/>
      <w:divBdr>
        <w:top w:val="none" w:sz="0" w:space="0" w:color="auto"/>
        <w:left w:val="none" w:sz="0" w:space="0" w:color="auto"/>
        <w:bottom w:val="none" w:sz="0" w:space="0" w:color="auto"/>
        <w:right w:val="none" w:sz="0" w:space="0" w:color="auto"/>
      </w:divBdr>
    </w:div>
    <w:div w:id="1206067178">
      <w:marLeft w:val="640"/>
      <w:marRight w:val="0"/>
      <w:marTop w:val="0"/>
      <w:marBottom w:val="0"/>
      <w:divBdr>
        <w:top w:val="none" w:sz="0" w:space="0" w:color="auto"/>
        <w:left w:val="none" w:sz="0" w:space="0" w:color="auto"/>
        <w:bottom w:val="none" w:sz="0" w:space="0" w:color="auto"/>
        <w:right w:val="none" w:sz="0" w:space="0" w:color="auto"/>
      </w:divBdr>
    </w:div>
    <w:div w:id="1206209908">
      <w:marLeft w:val="640"/>
      <w:marRight w:val="0"/>
      <w:marTop w:val="0"/>
      <w:marBottom w:val="0"/>
      <w:divBdr>
        <w:top w:val="none" w:sz="0" w:space="0" w:color="auto"/>
        <w:left w:val="none" w:sz="0" w:space="0" w:color="auto"/>
        <w:bottom w:val="none" w:sz="0" w:space="0" w:color="auto"/>
        <w:right w:val="none" w:sz="0" w:space="0" w:color="auto"/>
      </w:divBdr>
    </w:div>
    <w:div w:id="1206213862">
      <w:marLeft w:val="640"/>
      <w:marRight w:val="0"/>
      <w:marTop w:val="0"/>
      <w:marBottom w:val="0"/>
      <w:divBdr>
        <w:top w:val="none" w:sz="0" w:space="0" w:color="auto"/>
        <w:left w:val="none" w:sz="0" w:space="0" w:color="auto"/>
        <w:bottom w:val="none" w:sz="0" w:space="0" w:color="auto"/>
        <w:right w:val="none" w:sz="0" w:space="0" w:color="auto"/>
      </w:divBdr>
    </w:div>
    <w:div w:id="1206258066">
      <w:marLeft w:val="640"/>
      <w:marRight w:val="0"/>
      <w:marTop w:val="0"/>
      <w:marBottom w:val="0"/>
      <w:divBdr>
        <w:top w:val="none" w:sz="0" w:space="0" w:color="auto"/>
        <w:left w:val="none" w:sz="0" w:space="0" w:color="auto"/>
        <w:bottom w:val="none" w:sz="0" w:space="0" w:color="auto"/>
        <w:right w:val="none" w:sz="0" w:space="0" w:color="auto"/>
      </w:divBdr>
    </w:div>
    <w:div w:id="1207134528">
      <w:marLeft w:val="640"/>
      <w:marRight w:val="0"/>
      <w:marTop w:val="0"/>
      <w:marBottom w:val="0"/>
      <w:divBdr>
        <w:top w:val="none" w:sz="0" w:space="0" w:color="auto"/>
        <w:left w:val="none" w:sz="0" w:space="0" w:color="auto"/>
        <w:bottom w:val="none" w:sz="0" w:space="0" w:color="auto"/>
        <w:right w:val="none" w:sz="0" w:space="0" w:color="auto"/>
      </w:divBdr>
    </w:div>
    <w:div w:id="1208108770">
      <w:marLeft w:val="640"/>
      <w:marRight w:val="0"/>
      <w:marTop w:val="0"/>
      <w:marBottom w:val="0"/>
      <w:divBdr>
        <w:top w:val="none" w:sz="0" w:space="0" w:color="auto"/>
        <w:left w:val="none" w:sz="0" w:space="0" w:color="auto"/>
        <w:bottom w:val="none" w:sz="0" w:space="0" w:color="auto"/>
        <w:right w:val="none" w:sz="0" w:space="0" w:color="auto"/>
      </w:divBdr>
    </w:div>
    <w:div w:id="1208222264">
      <w:marLeft w:val="640"/>
      <w:marRight w:val="0"/>
      <w:marTop w:val="0"/>
      <w:marBottom w:val="0"/>
      <w:divBdr>
        <w:top w:val="none" w:sz="0" w:space="0" w:color="auto"/>
        <w:left w:val="none" w:sz="0" w:space="0" w:color="auto"/>
        <w:bottom w:val="none" w:sz="0" w:space="0" w:color="auto"/>
        <w:right w:val="none" w:sz="0" w:space="0" w:color="auto"/>
      </w:divBdr>
    </w:div>
    <w:div w:id="1210921001">
      <w:marLeft w:val="640"/>
      <w:marRight w:val="0"/>
      <w:marTop w:val="0"/>
      <w:marBottom w:val="0"/>
      <w:divBdr>
        <w:top w:val="none" w:sz="0" w:space="0" w:color="auto"/>
        <w:left w:val="none" w:sz="0" w:space="0" w:color="auto"/>
        <w:bottom w:val="none" w:sz="0" w:space="0" w:color="auto"/>
        <w:right w:val="none" w:sz="0" w:space="0" w:color="auto"/>
      </w:divBdr>
    </w:div>
    <w:div w:id="1211114458">
      <w:marLeft w:val="640"/>
      <w:marRight w:val="0"/>
      <w:marTop w:val="0"/>
      <w:marBottom w:val="0"/>
      <w:divBdr>
        <w:top w:val="none" w:sz="0" w:space="0" w:color="auto"/>
        <w:left w:val="none" w:sz="0" w:space="0" w:color="auto"/>
        <w:bottom w:val="none" w:sz="0" w:space="0" w:color="auto"/>
        <w:right w:val="none" w:sz="0" w:space="0" w:color="auto"/>
      </w:divBdr>
    </w:div>
    <w:div w:id="1211453237">
      <w:marLeft w:val="640"/>
      <w:marRight w:val="0"/>
      <w:marTop w:val="0"/>
      <w:marBottom w:val="0"/>
      <w:divBdr>
        <w:top w:val="none" w:sz="0" w:space="0" w:color="auto"/>
        <w:left w:val="none" w:sz="0" w:space="0" w:color="auto"/>
        <w:bottom w:val="none" w:sz="0" w:space="0" w:color="auto"/>
        <w:right w:val="none" w:sz="0" w:space="0" w:color="auto"/>
      </w:divBdr>
    </w:div>
    <w:div w:id="1212233631">
      <w:marLeft w:val="640"/>
      <w:marRight w:val="0"/>
      <w:marTop w:val="0"/>
      <w:marBottom w:val="0"/>
      <w:divBdr>
        <w:top w:val="none" w:sz="0" w:space="0" w:color="auto"/>
        <w:left w:val="none" w:sz="0" w:space="0" w:color="auto"/>
        <w:bottom w:val="none" w:sz="0" w:space="0" w:color="auto"/>
        <w:right w:val="none" w:sz="0" w:space="0" w:color="auto"/>
      </w:divBdr>
    </w:div>
    <w:div w:id="1213233370">
      <w:marLeft w:val="640"/>
      <w:marRight w:val="0"/>
      <w:marTop w:val="0"/>
      <w:marBottom w:val="0"/>
      <w:divBdr>
        <w:top w:val="none" w:sz="0" w:space="0" w:color="auto"/>
        <w:left w:val="none" w:sz="0" w:space="0" w:color="auto"/>
        <w:bottom w:val="none" w:sz="0" w:space="0" w:color="auto"/>
        <w:right w:val="none" w:sz="0" w:space="0" w:color="auto"/>
      </w:divBdr>
    </w:div>
    <w:div w:id="1213351515">
      <w:marLeft w:val="640"/>
      <w:marRight w:val="0"/>
      <w:marTop w:val="0"/>
      <w:marBottom w:val="0"/>
      <w:divBdr>
        <w:top w:val="none" w:sz="0" w:space="0" w:color="auto"/>
        <w:left w:val="none" w:sz="0" w:space="0" w:color="auto"/>
        <w:bottom w:val="none" w:sz="0" w:space="0" w:color="auto"/>
        <w:right w:val="none" w:sz="0" w:space="0" w:color="auto"/>
      </w:divBdr>
    </w:div>
    <w:div w:id="1214348871">
      <w:marLeft w:val="640"/>
      <w:marRight w:val="0"/>
      <w:marTop w:val="0"/>
      <w:marBottom w:val="0"/>
      <w:divBdr>
        <w:top w:val="none" w:sz="0" w:space="0" w:color="auto"/>
        <w:left w:val="none" w:sz="0" w:space="0" w:color="auto"/>
        <w:bottom w:val="none" w:sz="0" w:space="0" w:color="auto"/>
        <w:right w:val="none" w:sz="0" w:space="0" w:color="auto"/>
      </w:divBdr>
    </w:div>
    <w:div w:id="1214805993">
      <w:marLeft w:val="640"/>
      <w:marRight w:val="0"/>
      <w:marTop w:val="0"/>
      <w:marBottom w:val="0"/>
      <w:divBdr>
        <w:top w:val="none" w:sz="0" w:space="0" w:color="auto"/>
        <w:left w:val="none" w:sz="0" w:space="0" w:color="auto"/>
        <w:bottom w:val="none" w:sz="0" w:space="0" w:color="auto"/>
        <w:right w:val="none" w:sz="0" w:space="0" w:color="auto"/>
      </w:divBdr>
    </w:div>
    <w:div w:id="1215197229">
      <w:marLeft w:val="640"/>
      <w:marRight w:val="0"/>
      <w:marTop w:val="0"/>
      <w:marBottom w:val="0"/>
      <w:divBdr>
        <w:top w:val="none" w:sz="0" w:space="0" w:color="auto"/>
        <w:left w:val="none" w:sz="0" w:space="0" w:color="auto"/>
        <w:bottom w:val="none" w:sz="0" w:space="0" w:color="auto"/>
        <w:right w:val="none" w:sz="0" w:space="0" w:color="auto"/>
      </w:divBdr>
    </w:div>
    <w:div w:id="1215508323">
      <w:marLeft w:val="640"/>
      <w:marRight w:val="0"/>
      <w:marTop w:val="0"/>
      <w:marBottom w:val="0"/>
      <w:divBdr>
        <w:top w:val="none" w:sz="0" w:space="0" w:color="auto"/>
        <w:left w:val="none" w:sz="0" w:space="0" w:color="auto"/>
        <w:bottom w:val="none" w:sz="0" w:space="0" w:color="auto"/>
        <w:right w:val="none" w:sz="0" w:space="0" w:color="auto"/>
      </w:divBdr>
    </w:div>
    <w:div w:id="1216626130">
      <w:marLeft w:val="640"/>
      <w:marRight w:val="0"/>
      <w:marTop w:val="0"/>
      <w:marBottom w:val="0"/>
      <w:divBdr>
        <w:top w:val="none" w:sz="0" w:space="0" w:color="auto"/>
        <w:left w:val="none" w:sz="0" w:space="0" w:color="auto"/>
        <w:bottom w:val="none" w:sz="0" w:space="0" w:color="auto"/>
        <w:right w:val="none" w:sz="0" w:space="0" w:color="auto"/>
      </w:divBdr>
    </w:div>
    <w:div w:id="1216896274">
      <w:marLeft w:val="640"/>
      <w:marRight w:val="0"/>
      <w:marTop w:val="0"/>
      <w:marBottom w:val="0"/>
      <w:divBdr>
        <w:top w:val="none" w:sz="0" w:space="0" w:color="auto"/>
        <w:left w:val="none" w:sz="0" w:space="0" w:color="auto"/>
        <w:bottom w:val="none" w:sz="0" w:space="0" w:color="auto"/>
        <w:right w:val="none" w:sz="0" w:space="0" w:color="auto"/>
      </w:divBdr>
    </w:div>
    <w:div w:id="1219130940">
      <w:marLeft w:val="640"/>
      <w:marRight w:val="0"/>
      <w:marTop w:val="0"/>
      <w:marBottom w:val="0"/>
      <w:divBdr>
        <w:top w:val="none" w:sz="0" w:space="0" w:color="auto"/>
        <w:left w:val="none" w:sz="0" w:space="0" w:color="auto"/>
        <w:bottom w:val="none" w:sz="0" w:space="0" w:color="auto"/>
        <w:right w:val="none" w:sz="0" w:space="0" w:color="auto"/>
      </w:divBdr>
    </w:div>
    <w:div w:id="1221555652">
      <w:marLeft w:val="640"/>
      <w:marRight w:val="0"/>
      <w:marTop w:val="0"/>
      <w:marBottom w:val="0"/>
      <w:divBdr>
        <w:top w:val="none" w:sz="0" w:space="0" w:color="auto"/>
        <w:left w:val="none" w:sz="0" w:space="0" w:color="auto"/>
        <w:bottom w:val="none" w:sz="0" w:space="0" w:color="auto"/>
        <w:right w:val="none" w:sz="0" w:space="0" w:color="auto"/>
      </w:divBdr>
    </w:div>
    <w:div w:id="1221988483">
      <w:marLeft w:val="640"/>
      <w:marRight w:val="0"/>
      <w:marTop w:val="0"/>
      <w:marBottom w:val="0"/>
      <w:divBdr>
        <w:top w:val="none" w:sz="0" w:space="0" w:color="auto"/>
        <w:left w:val="none" w:sz="0" w:space="0" w:color="auto"/>
        <w:bottom w:val="none" w:sz="0" w:space="0" w:color="auto"/>
        <w:right w:val="none" w:sz="0" w:space="0" w:color="auto"/>
      </w:divBdr>
    </w:div>
    <w:div w:id="1222911111">
      <w:marLeft w:val="640"/>
      <w:marRight w:val="0"/>
      <w:marTop w:val="0"/>
      <w:marBottom w:val="0"/>
      <w:divBdr>
        <w:top w:val="none" w:sz="0" w:space="0" w:color="auto"/>
        <w:left w:val="none" w:sz="0" w:space="0" w:color="auto"/>
        <w:bottom w:val="none" w:sz="0" w:space="0" w:color="auto"/>
        <w:right w:val="none" w:sz="0" w:space="0" w:color="auto"/>
      </w:divBdr>
    </w:div>
    <w:div w:id="1223055900">
      <w:marLeft w:val="640"/>
      <w:marRight w:val="0"/>
      <w:marTop w:val="0"/>
      <w:marBottom w:val="0"/>
      <w:divBdr>
        <w:top w:val="none" w:sz="0" w:space="0" w:color="auto"/>
        <w:left w:val="none" w:sz="0" w:space="0" w:color="auto"/>
        <w:bottom w:val="none" w:sz="0" w:space="0" w:color="auto"/>
        <w:right w:val="none" w:sz="0" w:space="0" w:color="auto"/>
      </w:divBdr>
    </w:div>
    <w:div w:id="1223059473">
      <w:marLeft w:val="640"/>
      <w:marRight w:val="0"/>
      <w:marTop w:val="0"/>
      <w:marBottom w:val="0"/>
      <w:divBdr>
        <w:top w:val="none" w:sz="0" w:space="0" w:color="auto"/>
        <w:left w:val="none" w:sz="0" w:space="0" w:color="auto"/>
        <w:bottom w:val="none" w:sz="0" w:space="0" w:color="auto"/>
        <w:right w:val="none" w:sz="0" w:space="0" w:color="auto"/>
      </w:divBdr>
    </w:div>
    <w:div w:id="1223177648">
      <w:marLeft w:val="640"/>
      <w:marRight w:val="0"/>
      <w:marTop w:val="0"/>
      <w:marBottom w:val="0"/>
      <w:divBdr>
        <w:top w:val="none" w:sz="0" w:space="0" w:color="auto"/>
        <w:left w:val="none" w:sz="0" w:space="0" w:color="auto"/>
        <w:bottom w:val="none" w:sz="0" w:space="0" w:color="auto"/>
        <w:right w:val="none" w:sz="0" w:space="0" w:color="auto"/>
      </w:divBdr>
    </w:div>
    <w:div w:id="1223371454">
      <w:marLeft w:val="640"/>
      <w:marRight w:val="0"/>
      <w:marTop w:val="0"/>
      <w:marBottom w:val="0"/>
      <w:divBdr>
        <w:top w:val="none" w:sz="0" w:space="0" w:color="auto"/>
        <w:left w:val="none" w:sz="0" w:space="0" w:color="auto"/>
        <w:bottom w:val="none" w:sz="0" w:space="0" w:color="auto"/>
        <w:right w:val="none" w:sz="0" w:space="0" w:color="auto"/>
      </w:divBdr>
    </w:div>
    <w:div w:id="1223711066">
      <w:marLeft w:val="640"/>
      <w:marRight w:val="0"/>
      <w:marTop w:val="0"/>
      <w:marBottom w:val="0"/>
      <w:divBdr>
        <w:top w:val="none" w:sz="0" w:space="0" w:color="auto"/>
        <w:left w:val="none" w:sz="0" w:space="0" w:color="auto"/>
        <w:bottom w:val="none" w:sz="0" w:space="0" w:color="auto"/>
        <w:right w:val="none" w:sz="0" w:space="0" w:color="auto"/>
      </w:divBdr>
    </w:div>
    <w:div w:id="1224222652">
      <w:marLeft w:val="640"/>
      <w:marRight w:val="0"/>
      <w:marTop w:val="0"/>
      <w:marBottom w:val="0"/>
      <w:divBdr>
        <w:top w:val="none" w:sz="0" w:space="0" w:color="auto"/>
        <w:left w:val="none" w:sz="0" w:space="0" w:color="auto"/>
        <w:bottom w:val="none" w:sz="0" w:space="0" w:color="auto"/>
        <w:right w:val="none" w:sz="0" w:space="0" w:color="auto"/>
      </w:divBdr>
    </w:div>
    <w:div w:id="1225292996">
      <w:marLeft w:val="640"/>
      <w:marRight w:val="0"/>
      <w:marTop w:val="0"/>
      <w:marBottom w:val="0"/>
      <w:divBdr>
        <w:top w:val="none" w:sz="0" w:space="0" w:color="auto"/>
        <w:left w:val="none" w:sz="0" w:space="0" w:color="auto"/>
        <w:bottom w:val="none" w:sz="0" w:space="0" w:color="auto"/>
        <w:right w:val="none" w:sz="0" w:space="0" w:color="auto"/>
      </w:divBdr>
    </w:div>
    <w:div w:id="1225600073">
      <w:marLeft w:val="640"/>
      <w:marRight w:val="0"/>
      <w:marTop w:val="0"/>
      <w:marBottom w:val="0"/>
      <w:divBdr>
        <w:top w:val="none" w:sz="0" w:space="0" w:color="auto"/>
        <w:left w:val="none" w:sz="0" w:space="0" w:color="auto"/>
        <w:bottom w:val="none" w:sz="0" w:space="0" w:color="auto"/>
        <w:right w:val="none" w:sz="0" w:space="0" w:color="auto"/>
      </w:divBdr>
    </w:div>
    <w:div w:id="1225608721">
      <w:marLeft w:val="640"/>
      <w:marRight w:val="0"/>
      <w:marTop w:val="0"/>
      <w:marBottom w:val="0"/>
      <w:divBdr>
        <w:top w:val="none" w:sz="0" w:space="0" w:color="auto"/>
        <w:left w:val="none" w:sz="0" w:space="0" w:color="auto"/>
        <w:bottom w:val="none" w:sz="0" w:space="0" w:color="auto"/>
        <w:right w:val="none" w:sz="0" w:space="0" w:color="auto"/>
      </w:divBdr>
    </w:div>
    <w:div w:id="1225608884">
      <w:marLeft w:val="640"/>
      <w:marRight w:val="0"/>
      <w:marTop w:val="0"/>
      <w:marBottom w:val="0"/>
      <w:divBdr>
        <w:top w:val="none" w:sz="0" w:space="0" w:color="auto"/>
        <w:left w:val="none" w:sz="0" w:space="0" w:color="auto"/>
        <w:bottom w:val="none" w:sz="0" w:space="0" w:color="auto"/>
        <w:right w:val="none" w:sz="0" w:space="0" w:color="auto"/>
      </w:divBdr>
    </w:div>
    <w:div w:id="1225943916">
      <w:marLeft w:val="640"/>
      <w:marRight w:val="0"/>
      <w:marTop w:val="0"/>
      <w:marBottom w:val="0"/>
      <w:divBdr>
        <w:top w:val="none" w:sz="0" w:space="0" w:color="auto"/>
        <w:left w:val="none" w:sz="0" w:space="0" w:color="auto"/>
        <w:bottom w:val="none" w:sz="0" w:space="0" w:color="auto"/>
        <w:right w:val="none" w:sz="0" w:space="0" w:color="auto"/>
      </w:divBdr>
    </w:div>
    <w:div w:id="1226187653">
      <w:marLeft w:val="640"/>
      <w:marRight w:val="0"/>
      <w:marTop w:val="0"/>
      <w:marBottom w:val="0"/>
      <w:divBdr>
        <w:top w:val="none" w:sz="0" w:space="0" w:color="auto"/>
        <w:left w:val="none" w:sz="0" w:space="0" w:color="auto"/>
        <w:bottom w:val="none" w:sz="0" w:space="0" w:color="auto"/>
        <w:right w:val="none" w:sz="0" w:space="0" w:color="auto"/>
      </w:divBdr>
    </w:div>
    <w:div w:id="1227031066">
      <w:marLeft w:val="640"/>
      <w:marRight w:val="0"/>
      <w:marTop w:val="0"/>
      <w:marBottom w:val="0"/>
      <w:divBdr>
        <w:top w:val="none" w:sz="0" w:space="0" w:color="auto"/>
        <w:left w:val="none" w:sz="0" w:space="0" w:color="auto"/>
        <w:bottom w:val="none" w:sz="0" w:space="0" w:color="auto"/>
        <w:right w:val="none" w:sz="0" w:space="0" w:color="auto"/>
      </w:divBdr>
    </w:div>
    <w:div w:id="1227490365">
      <w:marLeft w:val="640"/>
      <w:marRight w:val="0"/>
      <w:marTop w:val="0"/>
      <w:marBottom w:val="0"/>
      <w:divBdr>
        <w:top w:val="none" w:sz="0" w:space="0" w:color="auto"/>
        <w:left w:val="none" w:sz="0" w:space="0" w:color="auto"/>
        <w:bottom w:val="none" w:sz="0" w:space="0" w:color="auto"/>
        <w:right w:val="none" w:sz="0" w:space="0" w:color="auto"/>
      </w:divBdr>
    </w:div>
    <w:div w:id="1228148408">
      <w:marLeft w:val="640"/>
      <w:marRight w:val="0"/>
      <w:marTop w:val="0"/>
      <w:marBottom w:val="0"/>
      <w:divBdr>
        <w:top w:val="none" w:sz="0" w:space="0" w:color="auto"/>
        <w:left w:val="none" w:sz="0" w:space="0" w:color="auto"/>
        <w:bottom w:val="none" w:sz="0" w:space="0" w:color="auto"/>
        <w:right w:val="none" w:sz="0" w:space="0" w:color="auto"/>
      </w:divBdr>
    </w:div>
    <w:div w:id="1228226644">
      <w:marLeft w:val="640"/>
      <w:marRight w:val="0"/>
      <w:marTop w:val="0"/>
      <w:marBottom w:val="0"/>
      <w:divBdr>
        <w:top w:val="none" w:sz="0" w:space="0" w:color="auto"/>
        <w:left w:val="none" w:sz="0" w:space="0" w:color="auto"/>
        <w:bottom w:val="none" w:sz="0" w:space="0" w:color="auto"/>
        <w:right w:val="none" w:sz="0" w:space="0" w:color="auto"/>
      </w:divBdr>
    </w:div>
    <w:div w:id="1228690466">
      <w:marLeft w:val="640"/>
      <w:marRight w:val="0"/>
      <w:marTop w:val="0"/>
      <w:marBottom w:val="0"/>
      <w:divBdr>
        <w:top w:val="none" w:sz="0" w:space="0" w:color="auto"/>
        <w:left w:val="none" w:sz="0" w:space="0" w:color="auto"/>
        <w:bottom w:val="none" w:sz="0" w:space="0" w:color="auto"/>
        <w:right w:val="none" w:sz="0" w:space="0" w:color="auto"/>
      </w:divBdr>
    </w:div>
    <w:div w:id="1229151425">
      <w:marLeft w:val="640"/>
      <w:marRight w:val="0"/>
      <w:marTop w:val="0"/>
      <w:marBottom w:val="0"/>
      <w:divBdr>
        <w:top w:val="none" w:sz="0" w:space="0" w:color="auto"/>
        <w:left w:val="none" w:sz="0" w:space="0" w:color="auto"/>
        <w:bottom w:val="none" w:sz="0" w:space="0" w:color="auto"/>
        <w:right w:val="none" w:sz="0" w:space="0" w:color="auto"/>
      </w:divBdr>
    </w:div>
    <w:div w:id="1229270406">
      <w:marLeft w:val="640"/>
      <w:marRight w:val="0"/>
      <w:marTop w:val="0"/>
      <w:marBottom w:val="0"/>
      <w:divBdr>
        <w:top w:val="none" w:sz="0" w:space="0" w:color="auto"/>
        <w:left w:val="none" w:sz="0" w:space="0" w:color="auto"/>
        <w:bottom w:val="none" w:sz="0" w:space="0" w:color="auto"/>
        <w:right w:val="none" w:sz="0" w:space="0" w:color="auto"/>
      </w:divBdr>
    </w:div>
    <w:div w:id="1229539950">
      <w:marLeft w:val="640"/>
      <w:marRight w:val="0"/>
      <w:marTop w:val="0"/>
      <w:marBottom w:val="0"/>
      <w:divBdr>
        <w:top w:val="none" w:sz="0" w:space="0" w:color="auto"/>
        <w:left w:val="none" w:sz="0" w:space="0" w:color="auto"/>
        <w:bottom w:val="none" w:sz="0" w:space="0" w:color="auto"/>
        <w:right w:val="none" w:sz="0" w:space="0" w:color="auto"/>
      </w:divBdr>
    </w:div>
    <w:div w:id="1230186647">
      <w:marLeft w:val="640"/>
      <w:marRight w:val="0"/>
      <w:marTop w:val="0"/>
      <w:marBottom w:val="0"/>
      <w:divBdr>
        <w:top w:val="none" w:sz="0" w:space="0" w:color="auto"/>
        <w:left w:val="none" w:sz="0" w:space="0" w:color="auto"/>
        <w:bottom w:val="none" w:sz="0" w:space="0" w:color="auto"/>
        <w:right w:val="none" w:sz="0" w:space="0" w:color="auto"/>
      </w:divBdr>
    </w:div>
    <w:div w:id="1230188404">
      <w:marLeft w:val="640"/>
      <w:marRight w:val="0"/>
      <w:marTop w:val="0"/>
      <w:marBottom w:val="0"/>
      <w:divBdr>
        <w:top w:val="none" w:sz="0" w:space="0" w:color="auto"/>
        <w:left w:val="none" w:sz="0" w:space="0" w:color="auto"/>
        <w:bottom w:val="none" w:sz="0" w:space="0" w:color="auto"/>
        <w:right w:val="none" w:sz="0" w:space="0" w:color="auto"/>
      </w:divBdr>
    </w:div>
    <w:div w:id="1230261675">
      <w:marLeft w:val="640"/>
      <w:marRight w:val="0"/>
      <w:marTop w:val="0"/>
      <w:marBottom w:val="0"/>
      <w:divBdr>
        <w:top w:val="none" w:sz="0" w:space="0" w:color="auto"/>
        <w:left w:val="none" w:sz="0" w:space="0" w:color="auto"/>
        <w:bottom w:val="none" w:sz="0" w:space="0" w:color="auto"/>
        <w:right w:val="none" w:sz="0" w:space="0" w:color="auto"/>
      </w:divBdr>
    </w:div>
    <w:div w:id="1231505979">
      <w:marLeft w:val="640"/>
      <w:marRight w:val="0"/>
      <w:marTop w:val="0"/>
      <w:marBottom w:val="0"/>
      <w:divBdr>
        <w:top w:val="none" w:sz="0" w:space="0" w:color="auto"/>
        <w:left w:val="none" w:sz="0" w:space="0" w:color="auto"/>
        <w:bottom w:val="none" w:sz="0" w:space="0" w:color="auto"/>
        <w:right w:val="none" w:sz="0" w:space="0" w:color="auto"/>
      </w:divBdr>
    </w:div>
    <w:div w:id="1232689412">
      <w:marLeft w:val="640"/>
      <w:marRight w:val="0"/>
      <w:marTop w:val="0"/>
      <w:marBottom w:val="0"/>
      <w:divBdr>
        <w:top w:val="none" w:sz="0" w:space="0" w:color="auto"/>
        <w:left w:val="none" w:sz="0" w:space="0" w:color="auto"/>
        <w:bottom w:val="none" w:sz="0" w:space="0" w:color="auto"/>
        <w:right w:val="none" w:sz="0" w:space="0" w:color="auto"/>
      </w:divBdr>
    </w:div>
    <w:div w:id="1233075879">
      <w:marLeft w:val="640"/>
      <w:marRight w:val="0"/>
      <w:marTop w:val="0"/>
      <w:marBottom w:val="0"/>
      <w:divBdr>
        <w:top w:val="none" w:sz="0" w:space="0" w:color="auto"/>
        <w:left w:val="none" w:sz="0" w:space="0" w:color="auto"/>
        <w:bottom w:val="none" w:sz="0" w:space="0" w:color="auto"/>
        <w:right w:val="none" w:sz="0" w:space="0" w:color="auto"/>
      </w:divBdr>
    </w:div>
    <w:div w:id="1234051882">
      <w:marLeft w:val="640"/>
      <w:marRight w:val="0"/>
      <w:marTop w:val="0"/>
      <w:marBottom w:val="0"/>
      <w:divBdr>
        <w:top w:val="none" w:sz="0" w:space="0" w:color="auto"/>
        <w:left w:val="none" w:sz="0" w:space="0" w:color="auto"/>
        <w:bottom w:val="none" w:sz="0" w:space="0" w:color="auto"/>
        <w:right w:val="none" w:sz="0" w:space="0" w:color="auto"/>
      </w:divBdr>
    </w:div>
    <w:div w:id="1234926501">
      <w:marLeft w:val="640"/>
      <w:marRight w:val="0"/>
      <w:marTop w:val="0"/>
      <w:marBottom w:val="0"/>
      <w:divBdr>
        <w:top w:val="none" w:sz="0" w:space="0" w:color="auto"/>
        <w:left w:val="none" w:sz="0" w:space="0" w:color="auto"/>
        <w:bottom w:val="none" w:sz="0" w:space="0" w:color="auto"/>
        <w:right w:val="none" w:sz="0" w:space="0" w:color="auto"/>
      </w:divBdr>
    </w:div>
    <w:div w:id="1235357152">
      <w:marLeft w:val="640"/>
      <w:marRight w:val="0"/>
      <w:marTop w:val="0"/>
      <w:marBottom w:val="0"/>
      <w:divBdr>
        <w:top w:val="none" w:sz="0" w:space="0" w:color="auto"/>
        <w:left w:val="none" w:sz="0" w:space="0" w:color="auto"/>
        <w:bottom w:val="none" w:sz="0" w:space="0" w:color="auto"/>
        <w:right w:val="none" w:sz="0" w:space="0" w:color="auto"/>
      </w:divBdr>
    </w:div>
    <w:div w:id="1235505610">
      <w:marLeft w:val="640"/>
      <w:marRight w:val="0"/>
      <w:marTop w:val="0"/>
      <w:marBottom w:val="0"/>
      <w:divBdr>
        <w:top w:val="none" w:sz="0" w:space="0" w:color="auto"/>
        <w:left w:val="none" w:sz="0" w:space="0" w:color="auto"/>
        <w:bottom w:val="none" w:sz="0" w:space="0" w:color="auto"/>
        <w:right w:val="none" w:sz="0" w:space="0" w:color="auto"/>
      </w:divBdr>
    </w:div>
    <w:div w:id="1235629208">
      <w:marLeft w:val="640"/>
      <w:marRight w:val="0"/>
      <w:marTop w:val="0"/>
      <w:marBottom w:val="0"/>
      <w:divBdr>
        <w:top w:val="none" w:sz="0" w:space="0" w:color="auto"/>
        <w:left w:val="none" w:sz="0" w:space="0" w:color="auto"/>
        <w:bottom w:val="none" w:sz="0" w:space="0" w:color="auto"/>
        <w:right w:val="none" w:sz="0" w:space="0" w:color="auto"/>
      </w:divBdr>
    </w:div>
    <w:div w:id="1235699476">
      <w:marLeft w:val="640"/>
      <w:marRight w:val="0"/>
      <w:marTop w:val="0"/>
      <w:marBottom w:val="0"/>
      <w:divBdr>
        <w:top w:val="none" w:sz="0" w:space="0" w:color="auto"/>
        <w:left w:val="none" w:sz="0" w:space="0" w:color="auto"/>
        <w:bottom w:val="none" w:sz="0" w:space="0" w:color="auto"/>
        <w:right w:val="none" w:sz="0" w:space="0" w:color="auto"/>
      </w:divBdr>
    </w:div>
    <w:div w:id="1235970519">
      <w:marLeft w:val="640"/>
      <w:marRight w:val="0"/>
      <w:marTop w:val="0"/>
      <w:marBottom w:val="0"/>
      <w:divBdr>
        <w:top w:val="none" w:sz="0" w:space="0" w:color="auto"/>
        <w:left w:val="none" w:sz="0" w:space="0" w:color="auto"/>
        <w:bottom w:val="none" w:sz="0" w:space="0" w:color="auto"/>
        <w:right w:val="none" w:sz="0" w:space="0" w:color="auto"/>
      </w:divBdr>
    </w:div>
    <w:div w:id="1236354315">
      <w:marLeft w:val="640"/>
      <w:marRight w:val="0"/>
      <w:marTop w:val="0"/>
      <w:marBottom w:val="0"/>
      <w:divBdr>
        <w:top w:val="none" w:sz="0" w:space="0" w:color="auto"/>
        <w:left w:val="none" w:sz="0" w:space="0" w:color="auto"/>
        <w:bottom w:val="none" w:sz="0" w:space="0" w:color="auto"/>
        <w:right w:val="none" w:sz="0" w:space="0" w:color="auto"/>
      </w:divBdr>
    </w:div>
    <w:div w:id="1237132865">
      <w:marLeft w:val="640"/>
      <w:marRight w:val="0"/>
      <w:marTop w:val="0"/>
      <w:marBottom w:val="0"/>
      <w:divBdr>
        <w:top w:val="none" w:sz="0" w:space="0" w:color="auto"/>
        <w:left w:val="none" w:sz="0" w:space="0" w:color="auto"/>
        <w:bottom w:val="none" w:sz="0" w:space="0" w:color="auto"/>
        <w:right w:val="none" w:sz="0" w:space="0" w:color="auto"/>
      </w:divBdr>
    </w:div>
    <w:div w:id="1239049341">
      <w:marLeft w:val="640"/>
      <w:marRight w:val="0"/>
      <w:marTop w:val="0"/>
      <w:marBottom w:val="0"/>
      <w:divBdr>
        <w:top w:val="none" w:sz="0" w:space="0" w:color="auto"/>
        <w:left w:val="none" w:sz="0" w:space="0" w:color="auto"/>
        <w:bottom w:val="none" w:sz="0" w:space="0" w:color="auto"/>
        <w:right w:val="none" w:sz="0" w:space="0" w:color="auto"/>
      </w:divBdr>
    </w:div>
    <w:div w:id="1239487327">
      <w:marLeft w:val="640"/>
      <w:marRight w:val="0"/>
      <w:marTop w:val="0"/>
      <w:marBottom w:val="0"/>
      <w:divBdr>
        <w:top w:val="none" w:sz="0" w:space="0" w:color="auto"/>
        <w:left w:val="none" w:sz="0" w:space="0" w:color="auto"/>
        <w:bottom w:val="none" w:sz="0" w:space="0" w:color="auto"/>
        <w:right w:val="none" w:sz="0" w:space="0" w:color="auto"/>
      </w:divBdr>
    </w:div>
    <w:div w:id="1239560452">
      <w:marLeft w:val="640"/>
      <w:marRight w:val="0"/>
      <w:marTop w:val="0"/>
      <w:marBottom w:val="0"/>
      <w:divBdr>
        <w:top w:val="none" w:sz="0" w:space="0" w:color="auto"/>
        <w:left w:val="none" w:sz="0" w:space="0" w:color="auto"/>
        <w:bottom w:val="none" w:sz="0" w:space="0" w:color="auto"/>
        <w:right w:val="none" w:sz="0" w:space="0" w:color="auto"/>
      </w:divBdr>
    </w:div>
    <w:div w:id="1239752938">
      <w:marLeft w:val="640"/>
      <w:marRight w:val="0"/>
      <w:marTop w:val="0"/>
      <w:marBottom w:val="0"/>
      <w:divBdr>
        <w:top w:val="none" w:sz="0" w:space="0" w:color="auto"/>
        <w:left w:val="none" w:sz="0" w:space="0" w:color="auto"/>
        <w:bottom w:val="none" w:sz="0" w:space="0" w:color="auto"/>
        <w:right w:val="none" w:sz="0" w:space="0" w:color="auto"/>
      </w:divBdr>
    </w:div>
    <w:div w:id="1240096217">
      <w:marLeft w:val="640"/>
      <w:marRight w:val="0"/>
      <w:marTop w:val="0"/>
      <w:marBottom w:val="0"/>
      <w:divBdr>
        <w:top w:val="none" w:sz="0" w:space="0" w:color="auto"/>
        <w:left w:val="none" w:sz="0" w:space="0" w:color="auto"/>
        <w:bottom w:val="none" w:sz="0" w:space="0" w:color="auto"/>
        <w:right w:val="none" w:sz="0" w:space="0" w:color="auto"/>
      </w:divBdr>
    </w:div>
    <w:div w:id="1240212721">
      <w:marLeft w:val="640"/>
      <w:marRight w:val="0"/>
      <w:marTop w:val="0"/>
      <w:marBottom w:val="0"/>
      <w:divBdr>
        <w:top w:val="none" w:sz="0" w:space="0" w:color="auto"/>
        <w:left w:val="none" w:sz="0" w:space="0" w:color="auto"/>
        <w:bottom w:val="none" w:sz="0" w:space="0" w:color="auto"/>
        <w:right w:val="none" w:sz="0" w:space="0" w:color="auto"/>
      </w:divBdr>
    </w:div>
    <w:div w:id="1240362751">
      <w:marLeft w:val="640"/>
      <w:marRight w:val="0"/>
      <w:marTop w:val="0"/>
      <w:marBottom w:val="0"/>
      <w:divBdr>
        <w:top w:val="none" w:sz="0" w:space="0" w:color="auto"/>
        <w:left w:val="none" w:sz="0" w:space="0" w:color="auto"/>
        <w:bottom w:val="none" w:sz="0" w:space="0" w:color="auto"/>
        <w:right w:val="none" w:sz="0" w:space="0" w:color="auto"/>
      </w:divBdr>
    </w:div>
    <w:div w:id="1240478671">
      <w:marLeft w:val="640"/>
      <w:marRight w:val="0"/>
      <w:marTop w:val="0"/>
      <w:marBottom w:val="0"/>
      <w:divBdr>
        <w:top w:val="none" w:sz="0" w:space="0" w:color="auto"/>
        <w:left w:val="none" w:sz="0" w:space="0" w:color="auto"/>
        <w:bottom w:val="none" w:sz="0" w:space="0" w:color="auto"/>
        <w:right w:val="none" w:sz="0" w:space="0" w:color="auto"/>
      </w:divBdr>
    </w:div>
    <w:div w:id="1240480904">
      <w:marLeft w:val="640"/>
      <w:marRight w:val="0"/>
      <w:marTop w:val="0"/>
      <w:marBottom w:val="0"/>
      <w:divBdr>
        <w:top w:val="none" w:sz="0" w:space="0" w:color="auto"/>
        <w:left w:val="none" w:sz="0" w:space="0" w:color="auto"/>
        <w:bottom w:val="none" w:sz="0" w:space="0" w:color="auto"/>
        <w:right w:val="none" w:sz="0" w:space="0" w:color="auto"/>
      </w:divBdr>
    </w:div>
    <w:div w:id="1240870089">
      <w:marLeft w:val="640"/>
      <w:marRight w:val="0"/>
      <w:marTop w:val="0"/>
      <w:marBottom w:val="0"/>
      <w:divBdr>
        <w:top w:val="none" w:sz="0" w:space="0" w:color="auto"/>
        <w:left w:val="none" w:sz="0" w:space="0" w:color="auto"/>
        <w:bottom w:val="none" w:sz="0" w:space="0" w:color="auto"/>
        <w:right w:val="none" w:sz="0" w:space="0" w:color="auto"/>
      </w:divBdr>
    </w:div>
    <w:div w:id="1241332516">
      <w:marLeft w:val="640"/>
      <w:marRight w:val="0"/>
      <w:marTop w:val="0"/>
      <w:marBottom w:val="0"/>
      <w:divBdr>
        <w:top w:val="none" w:sz="0" w:space="0" w:color="auto"/>
        <w:left w:val="none" w:sz="0" w:space="0" w:color="auto"/>
        <w:bottom w:val="none" w:sz="0" w:space="0" w:color="auto"/>
        <w:right w:val="none" w:sz="0" w:space="0" w:color="auto"/>
      </w:divBdr>
    </w:div>
    <w:div w:id="1242061150">
      <w:marLeft w:val="640"/>
      <w:marRight w:val="0"/>
      <w:marTop w:val="0"/>
      <w:marBottom w:val="0"/>
      <w:divBdr>
        <w:top w:val="none" w:sz="0" w:space="0" w:color="auto"/>
        <w:left w:val="none" w:sz="0" w:space="0" w:color="auto"/>
        <w:bottom w:val="none" w:sz="0" w:space="0" w:color="auto"/>
        <w:right w:val="none" w:sz="0" w:space="0" w:color="auto"/>
      </w:divBdr>
    </w:div>
    <w:div w:id="1242642296">
      <w:marLeft w:val="640"/>
      <w:marRight w:val="0"/>
      <w:marTop w:val="0"/>
      <w:marBottom w:val="0"/>
      <w:divBdr>
        <w:top w:val="none" w:sz="0" w:space="0" w:color="auto"/>
        <w:left w:val="none" w:sz="0" w:space="0" w:color="auto"/>
        <w:bottom w:val="none" w:sz="0" w:space="0" w:color="auto"/>
        <w:right w:val="none" w:sz="0" w:space="0" w:color="auto"/>
      </w:divBdr>
    </w:div>
    <w:div w:id="1243374857">
      <w:marLeft w:val="640"/>
      <w:marRight w:val="0"/>
      <w:marTop w:val="0"/>
      <w:marBottom w:val="0"/>
      <w:divBdr>
        <w:top w:val="none" w:sz="0" w:space="0" w:color="auto"/>
        <w:left w:val="none" w:sz="0" w:space="0" w:color="auto"/>
        <w:bottom w:val="none" w:sz="0" w:space="0" w:color="auto"/>
        <w:right w:val="none" w:sz="0" w:space="0" w:color="auto"/>
      </w:divBdr>
    </w:div>
    <w:div w:id="1243415472">
      <w:marLeft w:val="640"/>
      <w:marRight w:val="0"/>
      <w:marTop w:val="0"/>
      <w:marBottom w:val="0"/>
      <w:divBdr>
        <w:top w:val="none" w:sz="0" w:space="0" w:color="auto"/>
        <w:left w:val="none" w:sz="0" w:space="0" w:color="auto"/>
        <w:bottom w:val="none" w:sz="0" w:space="0" w:color="auto"/>
        <w:right w:val="none" w:sz="0" w:space="0" w:color="auto"/>
      </w:divBdr>
    </w:div>
    <w:div w:id="1244876542">
      <w:marLeft w:val="640"/>
      <w:marRight w:val="0"/>
      <w:marTop w:val="0"/>
      <w:marBottom w:val="0"/>
      <w:divBdr>
        <w:top w:val="none" w:sz="0" w:space="0" w:color="auto"/>
        <w:left w:val="none" w:sz="0" w:space="0" w:color="auto"/>
        <w:bottom w:val="none" w:sz="0" w:space="0" w:color="auto"/>
        <w:right w:val="none" w:sz="0" w:space="0" w:color="auto"/>
      </w:divBdr>
    </w:div>
    <w:div w:id="1244989339">
      <w:marLeft w:val="640"/>
      <w:marRight w:val="0"/>
      <w:marTop w:val="0"/>
      <w:marBottom w:val="0"/>
      <w:divBdr>
        <w:top w:val="none" w:sz="0" w:space="0" w:color="auto"/>
        <w:left w:val="none" w:sz="0" w:space="0" w:color="auto"/>
        <w:bottom w:val="none" w:sz="0" w:space="0" w:color="auto"/>
        <w:right w:val="none" w:sz="0" w:space="0" w:color="auto"/>
      </w:divBdr>
    </w:div>
    <w:div w:id="1245994623">
      <w:marLeft w:val="640"/>
      <w:marRight w:val="0"/>
      <w:marTop w:val="0"/>
      <w:marBottom w:val="0"/>
      <w:divBdr>
        <w:top w:val="none" w:sz="0" w:space="0" w:color="auto"/>
        <w:left w:val="none" w:sz="0" w:space="0" w:color="auto"/>
        <w:bottom w:val="none" w:sz="0" w:space="0" w:color="auto"/>
        <w:right w:val="none" w:sz="0" w:space="0" w:color="auto"/>
      </w:divBdr>
    </w:div>
    <w:div w:id="1246260827">
      <w:marLeft w:val="640"/>
      <w:marRight w:val="0"/>
      <w:marTop w:val="0"/>
      <w:marBottom w:val="0"/>
      <w:divBdr>
        <w:top w:val="none" w:sz="0" w:space="0" w:color="auto"/>
        <w:left w:val="none" w:sz="0" w:space="0" w:color="auto"/>
        <w:bottom w:val="none" w:sz="0" w:space="0" w:color="auto"/>
        <w:right w:val="none" w:sz="0" w:space="0" w:color="auto"/>
      </w:divBdr>
    </w:div>
    <w:div w:id="1246571214">
      <w:marLeft w:val="640"/>
      <w:marRight w:val="0"/>
      <w:marTop w:val="0"/>
      <w:marBottom w:val="0"/>
      <w:divBdr>
        <w:top w:val="none" w:sz="0" w:space="0" w:color="auto"/>
        <w:left w:val="none" w:sz="0" w:space="0" w:color="auto"/>
        <w:bottom w:val="none" w:sz="0" w:space="0" w:color="auto"/>
        <w:right w:val="none" w:sz="0" w:space="0" w:color="auto"/>
      </w:divBdr>
    </w:div>
    <w:div w:id="1248543223">
      <w:marLeft w:val="640"/>
      <w:marRight w:val="0"/>
      <w:marTop w:val="0"/>
      <w:marBottom w:val="0"/>
      <w:divBdr>
        <w:top w:val="none" w:sz="0" w:space="0" w:color="auto"/>
        <w:left w:val="none" w:sz="0" w:space="0" w:color="auto"/>
        <w:bottom w:val="none" w:sz="0" w:space="0" w:color="auto"/>
        <w:right w:val="none" w:sz="0" w:space="0" w:color="auto"/>
      </w:divBdr>
    </w:div>
    <w:div w:id="1249651455">
      <w:marLeft w:val="640"/>
      <w:marRight w:val="0"/>
      <w:marTop w:val="0"/>
      <w:marBottom w:val="0"/>
      <w:divBdr>
        <w:top w:val="none" w:sz="0" w:space="0" w:color="auto"/>
        <w:left w:val="none" w:sz="0" w:space="0" w:color="auto"/>
        <w:bottom w:val="none" w:sz="0" w:space="0" w:color="auto"/>
        <w:right w:val="none" w:sz="0" w:space="0" w:color="auto"/>
      </w:divBdr>
    </w:div>
    <w:div w:id="1250238479">
      <w:marLeft w:val="640"/>
      <w:marRight w:val="0"/>
      <w:marTop w:val="0"/>
      <w:marBottom w:val="0"/>
      <w:divBdr>
        <w:top w:val="none" w:sz="0" w:space="0" w:color="auto"/>
        <w:left w:val="none" w:sz="0" w:space="0" w:color="auto"/>
        <w:bottom w:val="none" w:sz="0" w:space="0" w:color="auto"/>
        <w:right w:val="none" w:sz="0" w:space="0" w:color="auto"/>
      </w:divBdr>
    </w:div>
    <w:div w:id="1250388167">
      <w:marLeft w:val="640"/>
      <w:marRight w:val="0"/>
      <w:marTop w:val="0"/>
      <w:marBottom w:val="0"/>
      <w:divBdr>
        <w:top w:val="none" w:sz="0" w:space="0" w:color="auto"/>
        <w:left w:val="none" w:sz="0" w:space="0" w:color="auto"/>
        <w:bottom w:val="none" w:sz="0" w:space="0" w:color="auto"/>
        <w:right w:val="none" w:sz="0" w:space="0" w:color="auto"/>
      </w:divBdr>
    </w:div>
    <w:div w:id="1252472470">
      <w:marLeft w:val="640"/>
      <w:marRight w:val="0"/>
      <w:marTop w:val="0"/>
      <w:marBottom w:val="0"/>
      <w:divBdr>
        <w:top w:val="none" w:sz="0" w:space="0" w:color="auto"/>
        <w:left w:val="none" w:sz="0" w:space="0" w:color="auto"/>
        <w:bottom w:val="none" w:sz="0" w:space="0" w:color="auto"/>
        <w:right w:val="none" w:sz="0" w:space="0" w:color="auto"/>
      </w:divBdr>
    </w:div>
    <w:div w:id="1253735744">
      <w:marLeft w:val="640"/>
      <w:marRight w:val="0"/>
      <w:marTop w:val="0"/>
      <w:marBottom w:val="0"/>
      <w:divBdr>
        <w:top w:val="none" w:sz="0" w:space="0" w:color="auto"/>
        <w:left w:val="none" w:sz="0" w:space="0" w:color="auto"/>
        <w:bottom w:val="none" w:sz="0" w:space="0" w:color="auto"/>
        <w:right w:val="none" w:sz="0" w:space="0" w:color="auto"/>
      </w:divBdr>
    </w:div>
    <w:div w:id="1254703322">
      <w:marLeft w:val="640"/>
      <w:marRight w:val="0"/>
      <w:marTop w:val="0"/>
      <w:marBottom w:val="0"/>
      <w:divBdr>
        <w:top w:val="none" w:sz="0" w:space="0" w:color="auto"/>
        <w:left w:val="none" w:sz="0" w:space="0" w:color="auto"/>
        <w:bottom w:val="none" w:sz="0" w:space="0" w:color="auto"/>
        <w:right w:val="none" w:sz="0" w:space="0" w:color="auto"/>
      </w:divBdr>
    </w:div>
    <w:div w:id="1255554155">
      <w:marLeft w:val="640"/>
      <w:marRight w:val="0"/>
      <w:marTop w:val="0"/>
      <w:marBottom w:val="0"/>
      <w:divBdr>
        <w:top w:val="none" w:sz="0" w:space="0" w:color="auto"/>
        <w:left w:val="none" w:sz="0" w:space="0" w:color="auto"/>
        <w:bottom w:val="none" w:sz="0" w:space="0" w:color="auto"/>
        <w:right w:val="none" w:sz="0" w:space="0" w:color="auto"/>
      </w:divBdr>
    </w:div>
    <w:div w:id="1255895795">
      <w:marLeft w:val="640"/>
      <w:marRight w:val="0"/>
      <w:marTop w:val="0"/>
      <w:marBottom w:val="0"/>
      <w:divBdr>
        <w:top w:val="none" w:sz="0" w:space="0" w:color="auto"/>
        <w:left w:val="none" w:sz="0" w:space="0" w:color="auto"/>
        <w:bottom w:val="none" w:sz="0" w:space="0" w:color="auto"/>
        <w:right w:val="none" w:sz="0" w:space="0" w:color="auto"/>
      </w:divBdr>
    </w:div>
    <w:div w:id="1255943814">
      <w:marLeft w:val="640"/>
      <w:marRight w:val="0"/>
      <w:marTop w:val="0"/>
      <w:marBottom w:val="0"/>
      <w:divBdr>
        <w:top w:val="none" w:sz="0" w:space="0" w:color="auto"/>
        <w:left w:val="none" w:sz="0" w:space="0" w:color="auto"/>
        <w:bottom w:val="none" w:sz="0" w:space="0" w:color="auto"/>
        <w:right w:val="none" w:sz="0" w:space="0" w:color="auto"/>
      </w:divBdr>
    </w:div>
    <w:div w:id="1257321436">
      <w:marLeft w:val="640"/>
      <w:marRight w:val="0"/>
      <w:marTop w:val="0"/>
      <w:marBottom w:val="0"/>
      <w:divBdr>
        <w:top w:val="none" w:sz="0" w:space="0" w:color="auto"/>
        <w:left w:val="none" w:sz="0" w:space="0" w:color="auto"/>
        <w:bottom w:val="none" w:sz="0" w:space="0" w:color="auto"/>
        <w:right w:val="none" w:sz="0" w:space="0" w:color="auto"/>
      </w:divBdr>
    </w:div>
    <w:div w:id="1257441545">
      <w:marLeft w:val="640"/>
      <w:marRight w:val="0"/>
      <w:marTop w:val="0"/>
      <w:marBottom w:val="0"/>
      <w:divBdr>
        <w:top w:val="none" w:sz="0" w:space="0" w:color="auto"/>
        <w:left w:val="none" w:sz="0" w:space="0" w:color="auto"/>
        <w:bottom w:val="none" w:sz="0" w:space="0" w:color="auto"/>
        <w:right w:val="none" w:sz="0" w:space="0" w:color="auto"/>
      </w:divBdr>
    </w:div>
    <w:div w:id="1257443822">
      <w:marLeft w:val="640"/>
      <w:marRight w:val="0"/>
      <w:marTop w:val="0"/>
      <w:marBottom w:val="0"/>
      <w:divBdr>
        <w:top w:val="none" w:sz="0" w:space="0" w:color="auto"/>
        <w:left w:val="none" w:sz="0" w:space="0" w:color="auto"/>
        <w:bottom w:val="none" w:sz="0" w:space="0" w:color="auto"/>
        <w:right w:val="none" w:sz="0" w:space="0" w:color="auto"/>
      </w:divBdr>
    </w:div>
    <w:div w:id="1258321958">
      <w:marLeft w:val="640"/>
      <w:marRight w:val="0"/>
      <w:marTop w:val="0"/>
      <w:marBottom w:val="0"/>
      <w:divBdr>
        <w:top w:val="none" w:sz="0" w:space="0" w:color="auto"/>
        <w:left w:val="none" w:sz="0" w:space="0" w:color="auto"/>
        <w:bottom w:val="none" w:sz="0" w:space="0" w:color="auto"/>
        <w:right w:val="none" w:sz="0" w:space="0" w:color="auto"/>
      </w:divBdr>
    </w:div>
    <w:div w:id="1258714705">
      <w:marLeft w:val="640"/>
      <w:marRight w:val="0"/>
      <w:marTop w:val="0"/>
      <w:marBottom w:val="0"/>
      <w:divBdr>
        <w:top w:val="none" w:sz="0" w:space="0" w:color="auto"/>
        <w:left w:val="none" w:sz="0" w:space="0" w:color="auto"/>
        <w:bottom w:val="none" w:sz="0" w:space="0" w:color="auto"/>
        <w:right w:val="none" w:sz="0" w:space="0" w:color="auto"/>
      </w:divBdr>
    </w:div>
    <w:div w:id="1258978724">
      <w:marLeft w:val="640"/>
      <w:marRight w:val="0"/>
      <w:marTop w:val="0"/>
      <w:marBottom w:val="0"/>
      <w:divBdr>
        <w:top w:val="none" w:sz="0" w:space="0" w:color="auto"/>
        <w:left w:val="none" w:sz="0" w:space="0" w:color="auto"/>
        <w:bottom w:val="none" w:sz="0" w:space="0" w:color="auto"/>
        <w:right w:val="none" w:sz="0" w:space="0" w:color="auto"/>
      </w:divBdr>
    </w:div>
    <w:div w:id="1260213908">
      <w:marLeft w:val="640"/>
      <w:marRight w:val="0"/>
      <w:marTop w:val="0"/>
      <w:marBottom w:val="0"/>
      <w:divBdr>
        <w:top w:val="none" w:sz="0" w:space="0" w:color="auto"/>
        <w:left w:val="none" w:sz="0" w:space="0" w:color="auto"/>
        <w:bottom w:val="none" w:sz="0" w:space="0" w:color="auto"/>
        <w:right w:val="none" w:sz="0" w:space="0" w:color="auto"/>
      </w:divBdr>
    </w:div>
    <w:div w:id="1260992820">
      <w:marLeft w:val="640"/>
      <w:marRight w:val="0"/>
      <w:marTop w:val="0"/>
      <w:marBottom w:val="0"/>
      <w:divBdr>
        <w:top w:val="none" w:sz="0" w:space="0" w:color="auto"/>
        <w:left w:val="none" w:sz="0" w:space="0" w:color="auto"/>
        <w:bottom w:val="none" w:sz="0" w:space="0" w:color="auto"/>
        <w:right w:val="none" w:sz="0" w:space="0" w:color="auto"/>
      </w:divBdr>
    </w:div>
    <w:div w:id="1261259042">
      <w:marLeft w:val="640"/>
      <w:marRight w:val="0"/>
      <w:marTop w:val="0"/>
      <w:marBottom w:val="0"/>
      <w:divBdr>
        <w:top w:val="none" w:sz="0" w:space="0" w:color="auto"/>
        <w:left w:val="none" w:sz="0" w:space="0" w:color="auto"/>
        <w:bottom w:val="none" w:sz="0" w:space="0" w:color="auto"/>
        <w:right w:val="none" w:sz="0" w:space="0" w:color="auto"/>
      </w:divBdr>
    </w:div>
    <w:div w:id="1261796811">
      <w:marLeft w:val="640"/>
      <w:marRight w:val="0"/>
      <w:marTop w:val="0"/>
      <w:marBottom w:val="0"/>
      <w:divBdr>
        <w:top w:val="none" w:sz="0" w:space="0" w:color="auto"/>
        <w:left w:val="none" w:sz="0" w:space="0" w:color="auto"/>
        <w:bottom w:val="none" w:sz="0" w:space="0" w:color="auto"/>
        <w:right w:val="none" w:sz="0" w:space="0" w:color="auto"/>
      </w:divBdr>
    </w:div>
    <w:div w:id="1261983943">
      <w:marLeft w:val="640"/>
      <w:marRight w:val="0"/>
      <w:marTop w:val="0"/>
      <w:marBottom w:val="0"/>
      <w:divBdr>
        <w:top w:val="none" w:sz="0" w:space="0" w:color="auto"/>
        <w:left w:val="none" w:sz="0" w:space="0" w:color="auto"/>
        <w:bottom w:val="none" w:sz="0" w:space="0" w:color="auto"/>
        <w:right w:val="none" w:sz="0" w:space="0" w:color="auto"/>
      </w:divBdr>
    </w:div>
    <w:div w:id="1262495298">
      <w:marLeft w:val="640"/>
      <w:marRight w:val="0"/>
      <w:marTop w:val="0"/>
      <w:marBottom w:val="0"/>
      <w:divBdr>
        <w:top w:val="none" w:sz="0" w:space="0" w:color="auto"/>
        <w:left w:val="none" w:sz="0" w:space="0" w:color="auto"/>
        <w:bottom w:val="none" w:sz="0" w:space="0" w:color="auto"/>
        <w:right w:val="none" w:sz="0" w:space="0" w:color="auto"/>
      </w:divBdr>
    </w:div>
    <w:div w:id="1263029106">
      <w:marLeft w:val="640"/>
      <w:marRight w:val="0"/>
      <w:marTop w:val="0"/>
      <w:marBottom w:val="0"/>
      <w:divBdr>
        <w:top w:val="none" w:sz="0" w:space="0" w:color="auto"/>
        <w:left w:val="none" w:sz="0" w:space="0" w:color="auto"/>
        <w:bottom w:val="none" w:sz="0" w:space="0" w:color="auto"/>
        <w:right w:val="none" w:sz="0" w:space="0" w:color="auto"/>
      </w:divBdr>
    </w:div>
    <w:div w:id="1263101696">
      <w:marLeft w:val="640"/>
      <w:marRight w:val="0"/>
      <w:marTop w:val="0"/>
      <w:marBottom w:val="0"/>
      <w:divBdr>
        <w:top w:val="none" w:sz="0" w:space="0" w:color="auto"/>
        <w:left w:val="none" w:sz="0" w:space="0" w:color="auto"/>
        <w:bottom w:val="none" w:sz="0" w:space="0" w:color="auto"/>
        <w:right w:val="none" w:sz="0" w:space="0" w:color="auto"/>
      </w:divBdr>
    </w:div>
    <w:div w:id="1263879369">
      <w:marLeft w:val="640"/>
      <w:marRight w:val="0"/>
      <w:marTop w:val="0"/>
      <w:marBottom w:val="0"/>
      <w:divBdr>
        <w:top w:val="none" w:sz="0" w:space="0" w:color="auto"/>
        <w:left w:val="none" w:sz="0" w:space="0" w:color="auto"/>
        <w:bottom w:val="none" w:sz="0" w:space="0" w:color="auto"/>
        <w:right w:val="none" w:sz="0" w:space="0" w:color="auto"/>
      </w:divBdr>
    </w:div>
    <w:div w:id="1264412033">
      <w:marLeft w:val="640"/>
      <w:marRight w:val="0"/>
      <w:marTop w:val="0"/>
      <w:marBottom w:val="0"/>
      <w:divBdr>
        <w:top w:val="none" w:sz="0" w:space="0" w:color="auto"/>
        <w:left w:val="none" w:sz="0" w:space="0" w:color="auto"/>
        <w:bottom w:val="none" w:sz="0" w:space="0" w:color="auto"/>
        <w:right w:val="none" w:sz="0" w:space="0" w:color="auto"/>
      </w:divBdr>
    </w:div>
    <w:div w:id="1265307835">
      <w:marLeft w:val="640"/>
      <w:marRight w:val="0"/>
      <w:marTop w:val="0"/>
      <w:marBottom w:val="0"/>
      <w:divBdr>
        <w:top w:val="none" w:sz="0" w:space="0" w:color="auto"/>
        <w:left w:val="none" w:sz="0" w:space="0" w:color="auto"/>
        <w:bottom w:val="none" w:sz="0" w:space="0" w:color="auto"/>
        <w:right w:val="none" w:sz="0" w:space="0" w:color="auto"/>
      </w:divBdr>
    </w:div>
    <w:div w:id="1265766220">
      <w:marLeft w:val="640"/>
      <w:marRight w:val="0"/>
      <w:marTop w:val="0"/>
      <w:marBottom w:val="0"/>
      <w:divBdr>
        <w:top w:val="none" w:sz="0" w:space="0" w:color="auto"/>
        <w:left w:val="none" w:sz="0" w:space="0" w:color="auto"/>
        <w:bottom w:val="none" w:sz="0" w:space="0" w:color="auto"/>
        <w:right w:val="none" w:sz="0" w:space="0" w:color="auto"/>
      </w:divBdr>
    </w:div>
    <w:div w:id="1266962152">
      <w:marLeft w:val="640"/>
      <w:marRight w:val="0"/>
      <w:marTop w:val="0"/>
      <w:marBottom w:val="0"/>
      <w:divBdr>
        <w:top w:val="none" w:sz="0" w:space="0" w:color="auto"/>
        <w:left w:val="none" w:sz="0" w:space="0" w:color="auto"/>
        <w:bottom w:val="none" w:sz="0" w:space="0" w:color="auto"/>
        <w:right w:val="none" w:sz="0" w:space="0" w:color="auto"/>
      </w:divBdr>
    </w:div>
    <w:div w:id="1267074801">
      <w:marLeft w:val="640"/>
      <w:marRight w:val="0"/>
      <w:marTop w:val="0"/>
      <w:marBottom w:val="0"/>
      <w:divBdr>
        <w:top w:val="none" w:sz="0" w:space="0" w:color="auto"/>
        <w:left w:val="none" w:sz="0" w:space="0" w:color="auto"/>
        <w:bottom w:val="none" w:sz="0" w:space="0" w:color="auto"/>
        <w:right w:val="none" w:sz="0" w:space="0" w:color="auto"/>
      </w:divBdr>
    </w:div>
    <w:div w:id="1267732601">
      <w:marLeft w:val="640"/>
      <w:marRight w:val="0"/>
      <w:marTop w:val="0"/>
      <w:marBottom w:val="0"/>
      <w:divBdr>
        <w:top w:val="none" w:sz="0" w:space="0" w:color="auto"/>
        <w:left w:val="none" w:sz="0" w:space="0" w:color="auto"/>
        <w:bottom w:val="none" w:sz="0" w:space="0" w:color="auto"/>
        <w:right w:val="none" w:sz="0" w:space="0" w:color="auto"/>
      </w:divBdr>
    </w:div>
    <w:div w:id="1267737095">
      <w:marLeft w:val="640"/>
      <w:marRight w:val="0"/>
      <w:marTop w:val="0"/>
      <w:marBottom w:val="0"/>
      <w:divBdr>
        <w:top w:val="none" w:sz="0" w:space="0" w:color="auto"/>
        <w:left w:val="none" w:sz="0" w:space="0" w:color="auto"/>
        <w:bottom w:val="none" w:sz="0" w:space="0" w:color="auto"/>
        <w:right w:val="none" w:sz="0" w:space="0" w:color="auto"/>
      </w:divBdr>
    </w:div>
    <w:div w:id="1268387806">
      <w:marLeft w:val="640"/>
      <w:marRight w:val="0"/>
      <w:marTop w:val="0"/>
      <w:marBottom w:val="0"/>
      <w:divBdr>
        <w:top w:val="none" w:sz="0" w:space="0" w:color="auto"/>
        <w:left w:val="none" w:sz="0" w:space="0" w:color="auto"/>
        <w:bottom w:val="none" w:sz="0" w:space="0" w:color="auto"/>
        <w:right w:val="none" w:sz="0" w:space="0" w:color="auto"/>
      </w:divBdr>
    </w:div>
    <w:div w:id="1268468701">
      <w:marLeft w:val="640"/>
      <w:marRight w:val="0"/>
      <w:marTop w:val="0"/>
      <w:marBottom w:val="0"/>
      <w:divBdr>
        <w:top w:val="none" w:sz="0" w:space="0" w:color="auto"/>
        <w:left w:val="none" w:sz="0" w:space="0" w:color="auto"/>
        <w:bottom w:val="none" w:sz="0" w:space="0" w:color="auto"/>
        <w:right w:val="none" w:sz="0" w:space="0" w:color="auto"/>
      </w:divBdr>
    </w:div>
    <w:div w:id="1268847474">
      <w:marLeft w:val="640"/>
      <w:marRight w:val="0"/>
      <w:marTop w:val="0"/>
      <w:marBottom w:val="0"/>
      <w:divBdr>
        <w:top w:val="none" w:sz="0" w:space="0" w:color="auto"/>
        <w:left w:val="none" w:sz="0" w:space="0" w:color="auto"/>
        <w:bottom w:val="none" w:sz="0" w:space="0" w:color="auto"/>
        <w:right w:val="none" w:sz="0" w:space="0" w:color="auto"/>
      </w:divBdr>
    </w:div>
    <w:div w:id="1269001335">
      <w:marLeft w:val="640"/>
      <w:marRight w:val="0"/>
      <w:marTop w:val="0"/>
      <w:marBottom w:val="0"/>
      <w:divBdr>
        <w:top w:val="none" w:sz="0" w:space="0" w:color="auto"/>
        <w:left w:val="none" w:sz="0" w:space="0" w:color="auto"/>
        <w:bottom w:val="none" w:sz="0" w:space="0" w:color="auto"/>
        <w:right w:val="none" w:sz="0" w:space="0" w:color="auto"/>
      </w:divBdr>
    </w:div>
    <w:div w:id="1269385175">
      <w:marLeft w:val="640"/>
      <w:marRight w:val="0"/>
      <w:marTop w:val="0"/>
      <w:marBottom w:val="0"/>
      <w:divBdr>
        <w:top w:val="none" w:sz="0" w:space="0" w:color="auto"/>
        <w:left w:val="none" w:sz="0" w:space="0" w:color="auto"/>
        <w:bottom w:val="none" w:sz="0" w:space="0" w:color="auto"/>
        <w:right w:val="none" w:sz="0" w:space="0" w:color="auto"/>
      </w:divBdr>
    </w:div>
    <w:div w:id="1269699824">
      <w:marLeft w:val="640"/>
      <w:marRight w:val="0"/>
      <w:marTop w:val="0"/>
      <w:marBottom w:val="0"/>
      <w:divBdr>
        <w:top w:val="none" w:sz="0" w:space="0" w:color="auto"/>
        <w:left w:val="none" w:sz="0" w:space="0" w:color="auto"/>
        <w:bottom w:val="none" w:sz="0" w:space="0" w:color="auto"/>
        <w:right w:val="none" w:sz="0" w:space="0" w:color="auto"/>
      </w:divBdr>
    </w:div>
    <w:div w:id="1269779929">
      <w:marLeft w:val="640"/>
      <w:marRight w:val="0"/>
      <w:marTop w:val="0"/>
      <w:marBottom w:val="0"/>
      <w:divBdr>
        <w:top w:val="none" w:sz="0" w:space="0" w:color="auto"/>
        <w:left w:val="none" w:sz="0" w:space="0" w:color="auto"/>
        <w:bottom w:val="none" w:sz="0" w:space="0" w:color="auto"/>
        <w:right w:val="none" w:sz="0" w:space="0" w:color="auto"/>
      </w:divBdr>
    </w:div>
    <w:div w:id="1270161142">
      <w:marLeft w:val="640"/>
      <w:marRight w:val="0"/>
      <w:marTop w:val="0"/>
      <w:marBottom w:val="0"/>
      <w:divBdr>
        <w:top w:val="none" w:sz="0" w:space="0" w:color="auto"/>
        <w:left w:val="none" w:sz="0" w:space="0" w:color="auto"/>
        <w:bottom w:val="none" w:sz="0" w:space="0" w:color="auto"/>
        <w:right w:val="none" w:sz="0" w:space="0" w:color="auto"/>
      </w:divBdr>
    </w:div>
    <w:div w:id="1271283991">
      <w:marLeft w:val="640"/>
      <w:marRight w:val="0"/>
      <w:marTop w:val="0"/>
      <w:marBottom w:val="0"/>
      <w:divBdr>
        <w:top w:val="none" w:sz="0" w:space="0" w:color="auto"/>
        <w:left w:val="none" w:sz="0" w:space="0" w:color="auto"/>
        <w:bottom w:val="none" w:sz="0" w:space="0" w:color="auto"/>
        <w:right w:val="none" w:sz="0" w:space="0" w:color="auto"/>
      </w:divBdr>
    </w:div>
    <w:div w:id="1271399377">
      <w:marLeft w:val="640"/>
      <w:marRight w:val="0"/>
      <w:marTop w:val="0"/>
      <w:marBottom w:val="0"/>
      <w:divBdr>
        <w:top w:val="none" w:sz="0" w:space="0" w:color="auto"/>
        <w:left w:val="none" w:sz="0" w:space="0" w:color="auto"/>
        <w:bottom w:val="none" w:sz="0" w:space="0" w:color="auto"/>
        <w:right w:val="none" w:sz="0" w:space="0" w:color="auto"/>
      </w:divBdr>
    </w:div>
    <w:div w:id="1271430050">
      <w:marLeft w:val="640"/>
      <w:marRight w:val="0"/>
      <w:marTop w:val="0"/>
      <w:marBottom w:val="0"/>
      <w:divBdr>
        <w:top w:val="none" w:sz="0" w:space="0" w:color="auto"/>
        <w:left w:val="none" w:sz="0" w:space="0" w:color="auto"/>
        <w:bottom w:val="none" w:sz="0" w:space="0" w:color="auto"/>
        <w:right w:val="none" w:sz="0" w:space="0" w:color="auto"/>
      </w:divBdr>
    </w:div>
    <w:div w:id="1271430223">
      <w:marLeft w:val="640"/>
      <w:marRight w:val="0"/>
      <w:marTop w:val="0"/>
      <w:marBottom w:val="0"/>
      <w:divBdr>
        <w:top w:val="none" w:sz="0" w:space="0" w:color="auto"/>
        <w:left w:val="none" w:sz="0" w:space="0" w:color="auto"/>
        <w:bottom w:val="none" w:sz="0" w:space="0" w:color="auto"/>
        <w:right w:val="none" w:sz="0" w:space="0" w:color="auto"/>
      </w:divBdr>
    </w:div>
    <w:div w:id="1272013189">
      <w:marLeft w:val="640"/>
      <w:marRight w:val="0"/>
      <w:marTop w:val="0"/>
      <w:marBottom w:val="0"/>
      <w:divBdr>
        <w:top w:val="none" w:sz="0" w:space="0" w:color="auto"/>
        <w:left w:val="none" w:sz="0" w:space="0" w:color="auto"/>
        <w:bottom w:val="none" w:sz="0" w:space="0" w:color="auto"/>
        <w:right w:val="none" w:sz="0" w:space="0" w:color="auto"/>
      </w:divBdr>
    </w:div>
    <w:div w:id="1272860892">
      <w:marLeft w:val="640"/>
      <w:marRight w:val="0"/>
      <w:marTop w:val="0"/>
      <w:marBottom w:val="0"/>
      <w:divBdr>
        <w:top w:val="none" w:sz="0" w:space="0" w:color="auto"/>
        <w:left w:val="none" w:sz="0" w:space="0" w:color="auto"/>
        <w:bottom w:val="none" w:sz="0" w:space="0" w:color="auto"/>
        <w:right w:val="none" w:sz="0" w:space="0" w:color="auto"/>
      </w:divBdr>
    </w:div>
    <w:div w:id="1272978751">
      <w:marLeft w:val="640"/>
      <w:marRight w:val="0"/>
      <w:marTop w:val="0"/>
      <w:marBottom w:val="0"/>
      <w:divBdr>
        <w:top w:val="none" w:sz="0" w:space="0" w:color="auto"/>
        <w:left w:val="none" w:sz="0" w:space="0" w:color="auto"/>
        <w:bottom w:val="none" w:sz="0" w:space="0" w:color="auto"/>
        <w:right w:val="none" w:sz="0" w:space="0" w:color="auto"/>
      </w:divBdr>
    </w:div>
    <w:div w:id="1273241375">
      <w:marLeft w:val="640"/>
      <w:marRight w:val="0"/>
      <w:marTop w:val="0"/>
      <w:marBottom w:val="0"/>
      <w:divBdr>
        <w:top w:val="none" w:sz="0" w:space="0" w:color="auto"/>
        <w:left w:val="none" w:sz="0" w:space="0" w:color="auto"/>
        <w:bottom w:val="none" w:sz="0" w:space="0" w:color="auto"/>
        <w:right w:val="none" w:sz="0" w:space="0" w:color="auto"/>
      </w:divBdr>
    </w:div>
    <w:div w:id="1273442106">
      <w:marLeft w:val="640"/>
      <w:marRight w:val="0"/>
      <w:marTop w:val="0"/>
      <w:marBottom w:val="0"/>
      <w:divBdr>
        <w:top w:val="none" w:sz="0" w:space="0" w:color="auto"/>
        <w:left w:val="none" w:sz="0" w:space="0" w:color="auto"/>
        <w:bottom w:val="none" w:sz="0" w:space="0" w:color="auto"/>
        <w:right w:val="none" w:sz="0" w:space="0" w:color="auto"/>
      </w:divBdr>
    </w:div>
    <w:div w:id="1274051740">
      <w:marLeft w:val="640"/>
      <w:marRight w:val="0"/>
      <w:marTop w:val="0"/>
      <w:marBottom w:val="0"/>
      <w:divBdr>
        <w:top w:val="none" w:sz="0" w:space="0" w:color="auto"/>
        <w:left w:val="none" w:sz="0" w:space="0" w:color="auto"/>
        <w:bottom w:val="none" w:sz="0" w:space="0" w:color="auto"/>
        <w:right w:val="none" w:sz="0" w:space="0" w:color="auto"/>
      </w:divBdr>
    </w:div>
    <w:div w:id="1275139428">
      <w:marLeft w:val="640"/>
      <w:marRight w:val="0"/>
      <w:marTop w:val="0"/>
      <w:marBottom w:val="0"/>
      <w:divBdr>
        <w:top w:val="none" w:sz="0" w:space="0" w:color="auto"/>
        <w:left w:val="none" w:sz="0" w:space="0" w:color="auto"/>
        <w:bottom w:val="none" w:sz="0" w:space="0" w:color="auto"/>
        <w:right w:val="none" w:sz="0" w:space="0" w:color="auto"/>
      </w:divBdr>
    </w:div>
    <w:div w:id="1276012615">
      <w:marLeft w:val="640"/>
      <w:marRight w:val="0"/>
      <w:marTop w:val="0"/>
      <w:marBottom w:val="0"/>
      <w:divBdr>
        <w:top w:val="none" w:sz="0" w:space="0" w:color="auto"/>
        <w:left w:val="none" w:sz="0" w:space="0" w:color="auto"/>
        <w:bottom w:val="none" w:sz="0" w:space="0" w:color="auto"/>
        <w:right w:val="none" w:sz="0" w:space="0" w:color="auto"/>
      </w:divBdr>
    </w:div>
    <w:div w:id="1276207668">
      <w:marLeft w:val="640"/>
      <w:marRight w:val="0"/>
      <w:marTop w:val="0"/>
      <w:marBottom w:val="0"/>
      <w:divBdr>
        <w:top w:val="none" w:sz="0" w:space="0" w:color="auto"/>
        <w:left w:val="none" w:sz="0" w:space="0" w:color="auto"/>
        <w:bottom w:val="none" w:sz="0" w:space="0" w:color="auto"/>
        <w:right w:val="none" w:sz="0" w:space="0" w:color="auto"/>
      </w:divBdr>
    </w:div>
    <w:div w:id="1276980499">
      <w:marLeft w:val="640"/>
      <w:marRight w:val="0"/>
      <w:marTop w:val="0"/>
      <w:marBottom w:val="0"/>
      <w:divBdr>
        <w:top w:val="none" w:sz="0" w:space="0" w:color="auto"/>
        <w:left w:val="none" w:sz="0" w:space="0" w:color="auto"/>
        <w:bottom w:val="none" w:sz="0" w:space="0" w:color="auto"/>
        <w:right w:val="none" w:sz="0" w:space="0" w:color="auto"/>
      </w:divBdr>
    </w:div>
    <w:div w:id="1277054989">
      <w:marLeft w:val="640"/>
      <w:marRight w:val="0"/>
      <w:marTop w:val="0"/>
      <w:marBottom w:val="0"/>
      <w:divBdr>
        <w:top w:val="none" w:sz="0" w:space="0" w:color="auto"/>
        <w:left w:val="none" w:sz="0" w:space="0" w:color="auto"/>
        <w:bottom w:val="none" w:sz="0" w:space="0" w:color="auto"/>
        <w:right w:val="none" w:sz="0" w:space="0" w:color="auto"/>
      </w:divBdr>
    </w:div>
    <w:div w:id="1277443221">
      <w:marLeft w:val="640"/>
      <w:marRight w:val="0"/>
      <w:marTop w:val="0"/>
      <w:marBottom w:val="0"/>
      <w:divBdr>
        <w:top w:val="none" w:sz="0" w:space="0" w:color="auto"/>
        <w:left w:val="none" w:sz="0" w:space="0" w:color="auto"/>
        <w:bottom w:val="none" w:sz="0" w:space="0" w:color="auto"/>
        <w:right w:val="none" w:sz="0" w:space="0" w:color="auto"/>
      </w:divBdr>
    </w:div>
    <w:div w:id="1277908394">
      <w:marLeft w:val="640"/>
      <w:marRight w:val="0"/>
      <w:marTop w:val="0"/>
      <w:marBottom w:val="0"/>
      <w:divBdr>
        <w:top w:val="none" w:sz="0" w:space="0" w:color="auto"/>
        <w:left w:val="none" w:sz="0" w:space="0" w:color="auto"/>
        <w:bottom w:val="none" w:sz="0" w:space="0" w:color="auto"/>
        <w:right w:val="none" w:sz="0" w:space="0" w:color="auto"/>
      </w:divBdr>
    </w:div>
    <w:div w:id="1278101645">
      <w:marLeft w:val="640"/>
      <w:marRight w:val="0"/>
      <w:marTop w:val="0"/>
      <w:marBottom w:val="0"/>
      <w:divBdr>
        <w:top w:val="none" w:sz="0" w:space="0" w:color="auto"/>
        <w:left w:val="none" w:sz="0" w:space="0" w:color="auto"/>
        <w:bottom w:val="none" w:sz="0" w:space="0" w:color="auto"/>
        <w:right w:val="none" w:sz="0" w:space="0" w:color="auto"/>
      </w:divBdr>
    </w:div>
    <w:div w:id="1278294555">
      <w:marLeft w:val="640"/>
      <w:marRight w:val="0"/>
      <w:marTop w:val="0"/>
      <w:marBottom w:val="0"/>
      <w:divBdr>
        <w:top w:val="none" w:sz="0" w:space="0" w:color="auto"/>
        <w:left w:val="none" w:sz="0" w:space="0" w:color="auto"/>
        <w:bottom w:val="none" w:sz="0" w:space="0" w:color="auto"/>
        <w:right w:val="none" w:sz="0" w:space="0" w:color="auto"/>
      </w:divBdr>
    </w:div>
    <w:div w:id="1279289633">
      <w:marLeft w:val="640"/>
      <w:marRight w:val="0"/>
      <w:marTop w:val="0"/>
      <w:marBottom w:val="0"/>
      <w:divBdr>
        <w:top w:val="none" w:sz="0" w:space="0" w:color="auto"/>
        <w:left w:val="none" w:sz="0" w:space="0" w:color="auto"/>
        <w:bottom w:val="none" w:sz="0" w:space="0" w:color="auto"/>
        <w:right w:val="none" w:sz="0" w:space="0" w:color="auto"/>
      </w:divBdr>
    </w:div>
    <w:div w:id="1279525194">
      <w:marLeft w:val="640"/>
      <w:marRight w:val="0"/>
      <w:marTop w:val="0"/>
      <w:marBottom w:val="0"/>
      <w:divBdr>
        <w:top w:val="none" w:sz="0" w:space="0" w:color="auto"/>
        <w:left w:val="none" w:sz="0" w:space="0" w:color="auto"/>
        <w:bottom w:val="none" w:sz="0" w:space="0" w:color="auto"/>
        <w:right w:val="none" w:sz="0" w:space="0" w:color="auto"/>
      </w:divBdr>
    </w:div>
    <w:div w:id="1280138858">
      <w:marLeft w:val="640"/>
      <w:marRight w:val="0"/>
      <w:marTop w:val="0"/>
      <w:marBottom w:val="0"/>
      <w:divBdr>
        <w:top w:val="none" w:sz="0" w:space="0" w:color="auto"/>
        <w:left w:val="none" w:sz="0" w:space="0" w:color="auto"/>
        <w:bottom w:val="none" w:sz="0" w:space="0" w:color="auto"/>
        <w:right w:val="none" w:sz="0" w:space="0" w:color="auto"/>
      </w:divBdr>
    </w:div>
    <w:div w:id="1280257944">
      <w:marLeft w:val="640"/>
      <w:marRight w:val="0"/>
      <w:marTop w:val="0"/>
      <w:marBottom w:val="0"/>
      <w:divBdr>
        <w:top w:val="none" w:sz="0" w:space="0" w:color="auto"/>
        <w:left w:val="none" w:sz="0" w:space="0" w:color="auto"/>
        <w:bottom w:val="none" w:sz="0" w:space="0" w:color="auto"/>
        <w:right w:val="none" w:sz="0" w:space="0" w:color="auto"/>
      </w:divBdr>
    </w:div>
    <w:div w:id="1281765247">
      <w:marLeft w:val="640"/>
      <w:marRight w:val="0"/>
      <w:marTop w:val="0"/>
      <w:marBottom w:val="0"/>
      <w:divBdr>
        <w:top w:val="none" w:sz="0" w:space="0" w:color="auto"/>
        <w:left w:val="none" w:sz="0" w:space="0" w:color="auto"/>
        <w:bottom w:val="none" w:sz="0" w:space="0" w:color="auto"/>
        <w:right w:val="none" w:sz="0" w:space="0" w:color="auto"/>
      </w:divBdr>
    </w:div>
    <w:div w:id="1282420476">
      <w:marLeft w:val="640"/>
      <w:marRight w:val="0"/>
      <w:marTop w:val="0"/>
      <w:marBottom w:val="0"/>
      <w:divBdr>
        <w:top w:val="none" w:sz="0" w:space="0" w:color="auto"/>
        <w:left w:val="none" w:sz="0" w:space="0" w:color="auto"/>
        <w:bottom w:val="none" w:sz="0" w:space="0" w:color="auto"/>
        <w:right w:val="none" w:sz="0" w:space="0" w:color="auto"/>
      </w:divBdr>
    </w:div>
    <w:div w:id="1282422084">
      <w:marLeft w:val="640"/>
      <w:marRight w:val="0"/>
      <w:marTop w:val="0"/>
      <w:marBottom w:val="0"/>
      <w:divBdr>
        <w:top w:val="none" w:sz="0" w:space="0" w:color="auto"/>
        <w:left w:val="none" w:sz="0" w:space="0" w:color="auto"/>
        <w:bottom w:val="none" w:sz="0" w:space="0" w:color="auto"/>
        <w:right w:val="none" w:sz="0" w:space="0" w:color="auto"/>
      </w:divBdr>
    </w:div>
    <w:div w:id="1282570539">
      <w:marLeft w:val="640"/>
      <w:marRight w:val="0"/>
      <w:marTop w:val="0"/>
      <w:marBottom w:val="0"/>
      <w:divBdr>
        <w:top w:val="none" w:sz="0" w:space="0" w:color="auto"/>
        <w:left w:val="none" w:sz="0" w:space="0" w:color="auto"/>
        <w:bottom w:val="none" w:sz="0" w:space="0" w:color="auto"/>
        <w:right w:val="none" w:sz="0" w:space="0" w:color="auto"/>
      </w:divBdr>
    </w:div>
    <w:div w:id="1283195230">
      <w:marLeft w:val="640"/>
      <w:marRight w:val="0"/>
      <w:marTop w:val="0"/>
      <w:marBottom w:val="0"/>
      <w:divBdr>
        <w:top w:val="none" w:sz="0" w:space="0" w:color="auto"/>
        <w:left w:val="none" w:sz="0" w:space="0" w:color="auto"/>
        <w:bottom w:val="none" w:sz="0" w:space="0" w:color="auto"/>
        <w:right w:val="none" w:sz="0" w:space="0" w:color="auto"/>
      </w:divBdr>
    </w:div>
    <w:div w:id="1283343655">
      <w:marLeft w:val="640"/>
      <w:marRight w:val="0"/>
      <w:marTop w:val="0"/>
      <w:marBottom w:val="0"/>
      <w:divBdr>
        <w:top w:val="none" w:sz="0" w:space="0" w:color="auto"/>
        <w:left w:val="none" w:sz="0" w:space="0" w:color="auto"/>
        <w:bottom w:val="none" w:sz="0" w:space="0" w:color="auto"/>
        <w:right w:val="none" w:sz="0" w:space="0" w:color="auto"/>
      </w:divBdr>
    </w:div>
    <w:div w:id="1283803025">
      <w:marLeft w:val="640"/>
      <w:marRight w:val="0"/>
      <w:marTop w:val="0"/>
      <w:marBottom w:val="0"/>
      <w:divBdr>
        <w:top w:val="none" w:sz="0" w:space="0" w:color="auto"/>
        <w:left w:val="none" w:sz="0" w:space="0" w:color="auto"/>
        <w:bottom w:val="none" w:sz="0" w:space="0" w:color="auto"/>
        <w:right w:val="none" w:sz="0" w:space="0" w:color="auto"/>
      </w:divBdr>
    </w:div>
    <w:div w:id="1284270112">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284649049">
      <w:marLeft w:val="640"/>
      <w:marRight w:val="0"/>
      <w:marTop w:val="0"/>
      <w:marBottom w:val="0"/>
      <w:divBdr>
        <w:top w:val="none" w:sz="0" w:space="0" w:color="auto"/>
        <w:left w:val="none" w:sz="0" w:space="0" w:color="auto"/>
        <w:bottom w:val="none" w:sz="0" w:space="0" w:color="auto"/>
        <w:right w:val="none" w:sz="0" w:space="0" w:color="auto"/>
      </w:divBdr>
    </w:div>
    <w:div w:id="1285040655">
      <w:marLeft w:val="640"/>
      <w:marRight w:val="0"/>
      <w:marTop w:val="0"/>
      <w:marBottom w:val="0"/>
      <w:divBdr>
        <w:top w:val="none" w:sz="0" w:space="0" w:color="auto"/>
        <w:left w:val="none" w:sz="0" w:space="0" w:color="auto"/>
        <w:bottom w:val="none" w:sz="0" w:space="0" w:color="auto"/>
        <w:right w:val="none" w:sz="0" w:space="0" w:color="auto"/>
      </w:divBdr>
    </w:div>
    <w:div w:id="1285428468">
      <w:marLeft w:val="640"/>
      <w:marRight w:val="0"/>
      <w:marTop w:val="0"/>
      <w:marBottom w:val="0"/>
      <w:divBdr>
        <w:top w:val="none" w:sz="0" w:space="0" w:color="auto"/>
        <w:left w:val="none" w:sz="0" w:space="0" w:color="auto"/>
        <w:bottom w:val="none" w:sz="0" w:space="0" w:color="auto"/>
        <w:right w:val="none" w:sz="0" w:space="0" w:color="auto"/>
      </w:divBdr>
    </w:div>
    <w:div w:id="1285773387">
      <w:marLeft w:val="640"/>
      <w:marRight w:val="0"/>
      <w:marTop w:val="0"/>
      <w:marBottom w:val="0"/>
      <w:divBdr>
        <w:top w:val="none" w:sz="0" w:space="0" w:color="auto"/>
        <w:left w:val="none" w:sz="0" w:space="0" w:color="auto"/>
        <w:bottom w:val="none" w:sz="0" w:space="0" w:color="auto"/>
        <w:right w:val="none" w:sz="0" w:space="0" w:color="auto"/>
      </w:divBdr>
    </w:div>
    <w:div w:id="1286082296">
      <w:marLeft w:val="640"/>
      <w:marRight w:val="0"/>
      <w:marTop w:val="0"/>
      <w:marBottom w:val="0"/>
      <w:divBdr>
        <w:top w:val="none" w:sz="0" w:space="0" w:color="auto"/>
        <w:left w:val="none" w:sz="0" w:space="0" w:color="auto"/>
        <w:bottom w:val="none" w:sz="0" w:space="0" w:color="auto"/>
        <w:right w:val="none" w:sz="0" w:space="0" w:color="auto"/>
      </w:divBdr>
    </w:div>
    <w:div w:id="1286154054">
      <w:marLeft w:val="640"/>
      <w:marRight w:val="0"/>
      <w:marTop w:val="0"/>
      <w:marBottom w:val="0"/>
      <w:divBdr>
        <w:top w:val="none" w:sz="0" w:space="0" w:color="auto"/>
        <w:left w:val="none" w:sz="0" w:space="0" w:color="auto"/>
        <w:bottom w:val="none" w:sz="0" w:space="0" w:color="auto"/>
        <w:right w:val="none" w:sz="0" w:space="0" w:color="auto"/>
      </w:divBdr>
    </w:div>
    <w:div w:id="1286501462">
      <w:marLeft w:val="640"/>
      <w:marRight w:val="0"/>
      <w:marTop w:val="0"/>
      <w:marBottom w:val="0"/>
      <w:divBdr>
        <w:top w:val="none" w:sz="0" w:space="0" w:color="auto"/>
        <w:left w:val="none" w:sz="0" w:space="0" w:color="auto"/>
        <w:bottom w:val="none" w:sz="0" w:space="0" w:color="auto"/>
        <w:right w:val="none" w:sz="0" w:space="0" w:color="auto"/>
      </w:divBdr>
    </w:div>
    <w:div w:id="1286620531">
      <w:marLeft w:val="640"/>
      <w:marRight w:val="0"/>
      <w:marTop w:val="0"/>
      <w:marBottom w:val="0"/>
      <w:divBdr>
        <w:top w:val="none" w:sz="0" w:space="0" w:color="auto"/>
        <w:left w:val="none" w:sz="0" w:space="0" w:color="auto"/>
        <w:bottom w:val="none" w:sz="0" w:space="0" w:color="auto"/>
        <w:right w:val="none" w:sz="0" w:space="0" w:color="auto"/>
      </w:divBdr>
    </w:div>
    <w:div w:id="1286962223">
      <w:marLeft w:val="640"/>
      <w:marRight w:val="0"/>
      <w:marTop w:val="0"/>
      <w:marBottom w:val="0"/>
      <w:divBdr>
        <w:top w:val="none" w:sz="0" w:space="0" w:color="auto"/>
        <w:left w:val="none" w:sz="0" w:space="0" w:color="auto"/>
        <w:bottom w:val="none" w:sz="0" w:space="0" w:color="auto"/>
        <w:right w:val="none" w:sz="0" w:space="0" w:color="auto"/>
      </w:divBdr>
    </w:div>
    <w:div w:id="1287661437">
      <w:marLeft w:val="640"/>
      <w:marRight w:val="0"/>
      <w:marTop w:val="0"/>
      <w:marBottom w:val="0"/>
      <w:divBdr>
        <w:top w:val="none" w:sz="0" w:space="0" w:color="auto"/>
        <w:left w:val="none" w:sz="0" w:space="0" w:color="auto"/>
        <w:bottom w:val="none" w:sz="0" w:space="0" w:color="auto"/>
        <w:right w:val="none" w:sz="0" w:space="0" w:color="auto"/>
      </w:divBdr>
    </w:div>
    <w:div w:id="1287735163">
      <w:marLeft w:val="640"/>
      <w:marRight w:val="0"/>
      <w:marTop w:val="0"/>
      <w:marBottom w:val="0"/>
      <w:divBdr>
        <w:top w:val="none" w:sz="0" w:space="0" w:color="auto"/>
        <w:left w:val="none" w:sz="0" w:space="0" w:color="auto"/>
        <w:bottom w:val="none" w:sz="0" w:space="0" w:color="auto"/>
        <w:right w:val="none" w:sz="0" w:space="0" w:color="auto"/>
      </w:divBdr>
    </w:div>
    <w:div w:id="1288005606">
      <w:marLeft w:val="640"/>
      <w:marRight w:val="0"/>
      <w:marTop w:val="0"/>
      <w:marBottom w:val="0"/>
      <w:divBdr>
        <w:top w:val="none" w:sz="0" w:space="0" w:color="auto"/>
        <w:left w:val="none" w:sz="0" w:space="0" w:color="auto"/>
        <w:bottom w:val="none" w:sz="0" w:space="0" w:color="auto"/>
        <w:right w:val="none" w:sz="0" w:space="0" w:color="auto"/>
      </w:divBdr>
    </w:div>
    <w:div w:id="1288317224">
      <w:marLeft w:val="640"/>
      <w:marRight w:val="0"/>
      <w:marTop w:val="0"/>
      <w:marBottom w:val="0"/>
      <w:divBdr>
        <w:top w:val="none" w:sz="0" w:space="0" w:color="auto"/>
        <w:left w:val="none" w:sz="0" w:space="0" w:color="auto"/>
        <w:bottom w:val="none" w:sz="0" w:space="0" w:color="auto"/>
        <w:right w:val="none" w:sz="0" w:space="0" w:color="auto"/>
      </w:divBdr>
    </w:div>
    <w:div w:id="1288855839">
      <w:marLeft w:val="640"/>
      <w:marRight w:val="0"/>
      <w:marTop w:val="0"/>
      <w:marBottom w:val="0"/>
      <w:divBdr>
        <w:top w:val="none" w:sz="0" w:space="0" w:color="auto"/>
        <w:left w:val="none" w:sz="0" w:space="0" w:color="auto"/>
        <w:bottom w:val="none" w:sz="0" w:space="0" w:color="auto"/>
        <w:right w:val="none" w:sz="0" w:space="0" w:color="auto"/>
      </w:divBdr>
    </w:div>
    <w:div w:id="1289580346">
      <w:marLeft w:val="640"/>
      <w:marRight w:val="0"/>
      <w:marTop w:val="0"/>
      <w:marBottom w:val="0"/>
      <w:divBdr>
        <w:top w:val="none" w:sz="0" w:space="0" w:color="auto"/>
        <w:left w:val="none" w:sz="0" w:space="0" w:color="auto"/>
        <w:bottom w:val="none" w:sz="0" w:space="0" w:color="auto"/>
        <w:right w:val="none" w:sz="0" w:space="0" w:color="auto"/>
      </w:divBdr>
    </w:div>
    <w:div w:id="1289702943">
      <w:marLeft w:val="640"/>
      <w:marRight w:val="0"/>
      <w:marTop w:val="0"/>
      <w:marBottom w:val="0"/>
      <w:divBdr>
        <w:top w:val="none" w:sz="0" w:space="0" w:color="auto"/>
        <w:left w:val="none" w:sz="0" w:space="0" w:color="auto"/>
        <w:bottom w:val="none" w:sz="0" w:space="0" w:color="auto"/>
        <w:right w:val="none" w:sz="0" w:space="0" w:color="auto"/>
      </w:divBdr>
    </w:div>
    <w:div w:id="1289817464">
      <w:marLeft w:val="640"/>
      <w:marRight w:val="0"/>
      <w:marTop w:val="0"/>
      <w:marBottom w:val="0"/>
      <w:divBdr>
        <w:top w:val="none" w:sz="0" w:space="0" w:color="auto"/>
        <w:left w:val="none" w:sz="0" w:space="0" w:color="auto"/>
        <w:bottom w:val="none" w:sz="0" w:space="0" w:color="auto"/>
        <w:right w:val="none" w:sz="0" w:space="0" w:color="auto"/>
      </w:divBdr>
    </w:div>
    <w:div w:id="1290358837">
      <w:marLeft w:val="640"/>
      <w:marRight w:val="0"/>
      <w:marTop w:val="0"/>
      <w:marBottom w:val="0"/>
      <w:divBdr>
        <w:top w:val="none" w:sz="0" w:space="0" w:color="auto"/>
        <w:left w:val="none" w:sz="0" w:space="0" w:color="auto"/>
        <w:bottom w:val="none" w:sz="0" w:space="0" w:color="auto"/>
        <w:right w:val="none" w:sz="0" w:space="0" w:color="auto"/>
      </w:divBdr>
    </w:div>
    <w:div w:id="1291403542">
      <w:marLeft w:val="640"/>
      <w:marRight w:val="0"/>
      <w:marTop w:val="0"/>
      <w:marBottom w:val="0"/>
      <w:divBdr>
        <w:top w:val="none" w:sz="0" w:space="0" w:color="auto"/>
        <w:left w:val="none" w:sz="0" w:space="0" w:color="auto"/>
        <w:bottom w:val="none" w:sz="0" w:space="0" w:color="auto"/>
        <w:right w:val="none" w:sz="0" w:space="0" w:color="auto"/>
      </w:divBdr>
    </w:div>
    <w:div w:id="1291785718">
      <w:marLeft w:val="640"/>
      <w:marRight w:val="0"/>
      <w:marTop w:val="0"/>
      <w:marBottom w:val="0"/>
      <w:divBdr>
        <w:top w:val="none" w:sz="0" w:space="0" w:color="auto"/>
        <w:left w:val="none" w:sz="0" w:space="0" w:color="auto"/>
        <w:bottom w:val="none" w:sz="0" w:space="0" w:color="auto"/>
        <w:right w:val="none" w:sz="0" w:space="0" w:color="auto"/>
      </w:divBdr>
    </w:div>
    <w:div w:id="1291859775">
      <w:marLeft w:val="640"/>
      <w:marRight w:val="0"/>
      <w:marTop w:val="0"/>
      <w:marBottom w:val="0"/>
      <w:divBdr>
        <w:top w:val="none" w:sz="0" w:space="0" w:color="auto"/>
        <w:left w:val="none" w:sz="0" w:space="0" w:color="auto"/>
        <w:bottom w:val="none" w:sz="0" w:space="0" w:color="auto"/>
        <w:right w:val="none" w:sz="0" w:space="0" w:color="auto"/>
      </w:divBdr>
    </w:div>
    <w:div w:id="1291936750">
      <w:marLeft w:val="640"/>
      <w:marRight w:val="0"/>
      <w:marTop w:val="0"/>
      <w:marBottom w:val="0"/>
      <w:divBdr>
        <w:top w:val="none" w:sz="0" w:space="0" w:color="auto"/>
        <w:left w:val="none" w:sz="0" w:space="0" w:color="auto"/>
        <w:bottom w:val="none" w:sz="0" w:space="0" w:color="auto"/>
        <w:right w:val="none" w:sz="0" w:space="0" w:color="auto"/>
      </w:divBdr>
    </w:div>
    <w:div w:id="1291978562">
      <w:marLeft w:val="640"/>
      <w:marRight w:val="0"/>
      <w:marTop w:val="0"/>
      <w:marBottom w:val="0"/>
      <w:divBdr>
        <w:top w:val="none" w:sz="0" w:space="0" w:color="auto"/>
        <w:left w:val="none" w:sz="0" w:space="0" w:color="auto"/>
        <w:bottom w:val="none" w:sz="0" w:space="0" w:color="auto"/>
        <w:right w:val="none" w:sz="0" w:space="0" w:color="auto"/>
      </w:divBdr>
    </w:div>
    <w:div w:id="1292829957">
      <w:marLeft w:val="640"/>
      <w:marRight w:val="0"/>
      <w:marTop w:val="0"/>
      <w:marBottom w:val="0"/>
      <w:divBdr>
        <w:top w:val="none" w:sz="0" w:space="0" w:color="auto"/>
        <w:left w:val="none" w:sz="0" w:space="0" w:color="auto"/>
        <w:bottom w:val="none" w:sz="0" w:space="0" w:color="auto"/>
        <w:right w:val="none" w:sz="0" w:space="0" w:color="auto"/>
      </w:divBdr>
    </w:div>
    <w:div w:id="1293289604">
      <w:marLeft w:val="640"/>
      <w:marRight w:val="0"/>
      <w:marTop w:val="0"/>
      <w:marBottom w:val="0"/>
      <w:divBdr>
        <w:top w:val="none" w:sz="0" w:space="0" w:color="auto"/>
        <w:left w:val="none" w:sz="0" w:space="0" w:color="auto"/>
        <w:bottom w:val="none" w:sz="0" w:space="0" w:color="auto"/>
        <w:right w:val="none" w:sz="0" w:space="0" w:color="auto"/>
      </w:divBdr>
    </w:div>
    <w:div w:id="1293824940">
      <w:marLeft w:val="640"/>
      <w:marRight w:val="0"/>
      <w:marTop w:val="0"/>
      <w:marBottom w:val="0"/>
      <w:divBdr>
        <w:top w:val="none" w:sz="0" w:space="0" w:color="auto"/>
        <w:left w:val="none" w:sz="0" w:space="0" w:color="auto"/>
        <w:bottom w:val="none" w:sz="0" w:space="0" w:color="auto"/>
        <w:right w:val="none" w:sz="0" w:space="0" w:color="auto"/>
      </w:divBdr>
    </w:div>
    <w:div w:id="1294409430">
      <w:marLeft w:val="640"/>
      <w:marRight w:val="0"/>
      <w:marTop w:val="0"/>
      <w:marBottom w:val="0"/>
      <w:divBdr>
        <w:top w:val="none" w:sz="0" w:space="0" w:color="auto"/>
        <w:left w:val="none" w:sz="0" w:space="0" w:color="auto"/>
        <w:bottom w:val="none" w:sz="0" w:space="0" w:color="auto"/>
        <w:right w:val="none" w:sz="0" w:space="0" w:color="auto"/>
      </w:divBdr>
    </w:div>
    <w:div w:id="1294603191">
      <w:marLeft w:val="640"/>
      <w:marRight w:val="0"/>
      <w:marTop w:val="0"/>
      <w:marBottom w:val="0"/>
      <w:divBdr>
        <w:top w:val="none" w:sz="0" w:space="0" w:color="auto"/>
        <w:left w:val="none" w:sz="0" w:space="0" w:color="auto"/>
        <w:bottom w:val="none" w:sz="0" w:space="0" w:color="auto"/>
        <w:right w:val="none" w:sz="0" w:space="0" w:color="auto"/>
      </w:divBdr>
    </w:div>
    <w:div w:id="1296058662">
      <w:marLeft w:val="640"/>
      <w:marRight w:val="0"/>
      <w:marTop w:val="0"/>
      <w:marBottom w:val="0"/>
      <w:divBdr>
        <w:top w:val="none" w:sz="0" w:space="0" w:color="auto"/>
        <w:left w:val="none" w:sz="0" w:space="0" w:color="auto"/>
        <w:bottom w:val="none" w:sz="0" w:space="0" w:color="auto"/>
        <w:right w:val="none" w:sz="0" w:space="0" w:color="auto"/>
      </w:divBdr>
    </w:div>
    <w:div w:id="1296132469">
      <w:marLeft w:val="640"/>
      <w:marRight w:val="0"/>
      <w:marTop w:val="0"/>
      <w:marBottom w:val="0"/>
      <w:divBdr>
        <w:top w:val="none" w:sz="0" w:space="0" w:color="auto"/>
        <w:left w:val="none" w:sz="0" w:space="0" w:color="auto"/>
        <w:bottom w:val="none" w:sz="0" w:space="0" w:color="auto"/>
        <w:right w:val="none" w:sz="0" w:space="0" w:color="auto"/>
      </w:divBdr>
    </w:div>
    <w:div w:id="1296566593">
      <w:marLeft w:val="640"/>
      <w:marRight w:val="0"/>
      <w:marTop w:val="0"/>
      <w:marBottom w:val="0"/>
      <w:divBdr>
        <w:top w:val="none" w:sz="0" w:space="0" w:color="auto"/>
        <w:left w:val="none" w:sz="0" w:space="0" w:color="auto"/>
        <w:bottom w:val="none" w:sz="0" w:space="0" w:color="auto"/>
        <w:right w:val="none" w:sz="0" w:space="0" w:color="auto"/>
      </w:divBdr>
    </w:div>
    <w:div w:id="1297220605">
      <w:marLeft w:val="640"/>
      <w:marRight w:val="0"/>
      <w:marTop w:val="0"/>
      <w:marBottom w:val="0"/>
      <w:divBdr>
        <w:top w:val="none" w:sz="0" w:space="0" w:color="auto"/>
        <w:left w:val="none" w:sz="0" w:space="0" w:color="auto"/>
        <w:bottom w:val="none" w:sz="0" w:space="0" w:color="auto"/>
        <w:right w:val="none" w:sz="0" w:space="0" w:color="auto"/>
      </w:divBdr>
    </w:div>
    <w:div w:id="1297373660">
      <w:marLeft w:val="640"/>
      <w:marRight w:val="0"/>
      <w:marTop w:val="0"/>
      <w:marBottom w:val="0"/>
      <w:divBdr>
        <w:top w:val="none" w:sz="0" w:space="0" w:color="auto"/>
        <w:left w:val="none" w:sz="0" w:space="0" w:color="auto"/>
        <w:bottom w:val="none" w:sz="0" w:space="0" w:color="auto"/>
        <w:right w:val="none" w:sz="0" w:space="0" w:color="auto"/>
      </w:divBdr>
    </w:div>
    <w:div w:id="1297638010">
      <w:marLeft w:val="640"/>
      <w:marRight w:val="0"/>
      <w:marTop w:val="0"/>
      <w:marBottom w:val="0"/>
      <w:divBdr>
        <w:top w:val="none" w:sz="0" w:space="0" w:color="auto"/>
        <w:left w:val="none" w:sz="0" w:space="0" w:color="auto"/>
        <w:bottom w:val="none" w:sz="0" w:space="0" w:color="auto"/>
        <w:right w:val="none" w:sz="0" w:space="0" w:color="auto"/>
      </w:divBdr>
    </w:div>
    <w:div w:id="1297758898">
      <w:marLeft w:val="640"/>
      <w:marRight w:val="0"/>
      <w:marTop w:val="0"/>
      <w:marBottom w:val="0"/>
      <w:divBdr>
        <w:top w:val="none" w:sz="0" w:space="0" w:color="auto"/>
        <w:left w:val="none" w:sz="0" w:space="0" w:color="auto"/>
        <w:bottom w:val="none" w:sz="0" w:space="0" w:color="auto"/>
        <w:right w:val="none" w:sz="0" w:space="0" w:color="auto"/>
      </w:divBdr>
    </w:div>
    <w:div w:id="1298295617">
      <w:marLeft w:val="640"/>
      <w:marRight w:val="0"/>
      <w:marTop w:val="0"/>
      <w:marBottom w:val="0"/>
      <w:divBdr>
        <w:top w:val="none" w:sz="0" w:space="0" w:color="auto"/>
        <w:left w:val="none" w:sz="0" w:space="0" w:color="auto"/>
        <w:bottom w:val="none" w:sz="0" w:space="0" w:color="auto"/>
        <w:right w:val="none" w:sz="0" w:space="0" w:color="auto"/>
      </w:divBdr>
    </w:div>
    <w:div w:id="1299384352">
      <w:marLeft w:val="640"/>
      <w:marRight w:val="0"/>
      <w:marTop w:val="0"/>
      <w:marBottom w:val="0"/>
      <w:divBdr>
        <w:top w:val="none" w:sz="0" w:space="0" w:color="auto"/>
        <w:left w:val="none" w:sz="0" w:space="0" w:color="auto"/>
        <w:bottom w:val="none" w:sz="0" w:space="0" w:color="auto"/>
        <w:right w:val="none" w:sz="0" w:space="0" w:color="auto"/>
      </w:divBdr>
    </w:div>
    <w:div w:id="1299651433">
      <w:marLeft w:val="640"/>
      <w:marRight w:val="0"/>
      <w:marTop w:val="0"/>
      <w:marBottom w:val="0"/>
      <w:divBdr>
        <w:top w:val="none" w:sz="0" w:space="0" w:color="auto"/>
        <w:left w:val="none" w:sz="0" w:space="0" w:color="auto"/>
        <w:bottom w:val="none" w:sz="0" w:space="0" w:color="auto"/>
        <w:right w:val="none" w:sz="0" w:space="0" w:color="auto"/>
      </w:divBdr>
    </w:div>
    <w:div w:id="1299992665">
      <w:marLeft w:val="640"/>
      <w:marRight w:val="0"/>
      <w:marTop w:val="0"/>
      <w:marBottom w:val="0"/>
      <w:divBdr>
        <w:top w:val="none" w:sz="0" w:space="0" w:color="auto"/>
        <w:left w:val="none" w:sz="0" w:space="0" w:color="auto"/>
        <w:bottom w:val="none" w:sz="0" w:space="0" w:color="auto"/>
        <w:right w:val="none" w:sz="0" w:space="0" w:color="auto"/>
      </w:divBdr>
    </w:div>
    <w:div w:id="1300453879">
      <w:marLeft w:val="640"/>
      <w:marRight w:val="0"/>
      <w:marTop w:val="0"/>
      <w:marBottom w:val="0"/>
      <w:divBdr>
        <w:top w:val="none" w:sz="0" w:space="0" w:color="auto"/>
        <w:left w:val="none" w:sz="0" w:space="0" w:color="auto"/>
        <w:bottom w:val="none" w:sz="0" w:space="0" w:color="auto"/>
        <w:right w:val="none" w:sz="0" w:space="0" w:color="auto"/>
      </w:divBdr>
    </w:div>
    <w:div w:id="1300576139">
      <w:marLeft w:val="640"/>
      <w:marRight w:val="0"/>
      <w:marTop w:val="0"/>
      <w:marBottom w:val="0"/>
      <w:divBdr>
        <w:top w:val="none" w:sz="0" w:space="0" w:color="auto"/>
        <w:left w:val="none" w:sz="0" w:space="0" w:color="auto"/>
        <w:bottom w:val="none" w:sz="0" w:space="0" w:color="auto"/>
        <w:right w:val="none" w:sz="0" w:space="0" w:color="auto"/>
      </w:divBdr>
    </w:div>
    <w:div w:id="1301181997">
      <w:marLeft w:val="640"/>
      <w:marRight w:val="0"/>
      <w:marTop w:val="0"/>
      <w:marBottom w:val="0"/>
      <w:divBdr>
        <w:top w:val="none" w:sz="0" w:space="0" w:color="auto"/>
        <w:left w:val="none" w:sz="0" w:space="0" w:color="auto"/>
        <w:bottom w:val="none" w:sz="0" w:space="0" w:color="auto"/>
        <w:right w:val="none" w:sz="0" w:space="0" w:color="auto"/>
      </w:divBdr>
    </w:div>
    <w:div w:id="1302272274">
      <w:marLeft w:val="640"/>
      <w:marRight w:val="0"/>
      <w:marTop w:val="0"/>
      <w:marBottom w:val="0"/>
      <w:divBdr>
        <w:top w:val="none" w:sz="0" w:space="0" w:color="auto"/>
        <w:left w:val="none" w:sz="0" w:space="0" w:color="auto"/>
        <w:bottom w:val="none" w:sz="0" w:space="0" w:color="auto"/>
        <w:right w:val="none" w:sz="0" w:space="0" w:color="auto"/>
      </w:divBdr>
    </w:div>
    <w:div w:id="1302341996">
      <w:marLeft w:val="640"/>
      <w:marRight w:val="0"/>
      <w:marTop w:val="0"/>
      <w:marBottom w:val="0"/>
      <w:divBdr>
        <w:top w:val="none" w:sz="0" w:space="0" w:color="auto"/>
        <w:left w:val="none" w:sz="0" w:space="0" w:color="auto"/>
        <w:bottom w:val="none" w:sz="0" w:space="0" w:color="auto"/>
        <w:right w:val="none" w:sz="0" w:space="0" w:color="auto"/>
      </w:divBdr>
    </w:div>
    <w:div w:id="1302349221">
      <w:marLeft w:val="640"/>
      <w:marRight w:val="0"/>
      <w:marTop w:val="0"/>
      <w:marBottom w:val="0"/>
      <w:divBdr>
        <w:top w:val="none" w:sz="0" w:space="0" w:color="auto"/>
        <w:left w:val="none" w:sz="0" w:space="0" w:color="auto"/>
        <w:bottom w:val="none" w:sz="0" w:space="0" w:color="auto"/>
        <w:right w:val="none" w:sz="0" w:space="0" w:color="auto"/>
      </w:divBdr>
    </w:div>
    <w:div w:id="1302466181">
      <w:marLeft w:val="640"/>
      <w:marRight w:val="0"/>
      <w:marTop w:val="0"/>
      <w:marBottom w:val="0"/>
      <w:divBdr>
        <w:top w:val="none" w:sz="0" w:space="0" w:color="auto"/>
        <w:left w:val="none" w:sz="0" w:space="0" w:color="auto"/>
        <w:bottom w:val="none" w:sz="0" w:space="0" w:color="auto"/>
        <w:right w:val="none" w:sz="0" w:space="0" w:color="auto"/>
      </w:divBdr>
    </w:div>
    <w:div w:id="1302926420">
      <w:marLeft w:val="640"/>
      <w:marRight w:val="0"/>
      <w:marTop w:val="0"/>
      <w:marBottom w:val="0"/>
      <w:divBdr>
        <w:top w:val="none" w:sz="0" w:space="0" w:color="auto"/>
        <w:left w:val="none" w:sz="0" w:space="0" w:color="auto"/>
        <w:bottom w:val="none" w:sz="0" w:space="0" w:color="auto"/>
        <w:right w:val="none" w:sz="0" w:space="0" w:color="auto"/>
      </w:divBdr>
    </w:div>
    <w:div w:id="1303924848">
      <w:marLeft w:val="640"/>
      <w:marRight w:val="0"/>
      <w:marTop w:val="0"/>
      <w:marBottom w:val="0"/>
      <w:divBdr>
        <w:top w:val="none" w:sz="0" w:space="0" w:color="auto"/>
        <w:left w:val="none" w:sz="0" w:space="0" w:color="auto"/>
        <w:bottom w:val="none" w:sz="0" w:space="0" w:color="auto"/>
        <w:right w:val="none" w:sz="0" w:space="0" w:color="auto"/>
      </w:divBdr>
    </w:div>
    <w:div w:id="1303997089">
      <w:marLeft w:val="640"/>
      <w:marRight w:val="0"/>
      <w:marTop w:val="0"/>
      <w:marBottom w:val="0"/>
      <w:divBdr>
        <w:top w:val="none" w:sz="0" w:space="0" w:color="auto"/>
        <w:left w:val="none" w:sz="0" w:space="0" w:color="auto"/>
        <w:bottom w:val="none" w:sz="0" w:space="0" w:color="auto"/>
        <w:right w:val="none" w:sz="0" w:space="0" w:color="auto"/>
      </w:divBdr>
    </w:div>
    <w:div w:id="1304000748">
      <w:marLeft w:val="640"/>
      <w:marRight w:val="0"/>
      <w:marTop w:val="0"/>
      <w:marBottom w:val="0"/>
      <w:divBdr>
        <w:top w:val="none" w:sz="0" w:space="0" w:color="auto"/>
        <w:left w:val="none" w:sz="0" w:space="0" w:color="auto"/>
        <w:bottom w:val="none" w:sz="0" w:space="0" w:color="auto"/>
        <w:right w:val="none" w:sz="0" w:space="0" w:color="auto"/>
      </w:divBdr>
    </w:div>
    <w:div w:id="1304307194">
      <w:marLeft w:val="640"/>
      <w:marRight w:val="0"/>
      <w:marTop w:val="0"/>
      <w:marBottom w:val="0"/>
      <w:divBdr>
        <w:top w:val="none" w:sz="0" w:space="0" w:color="auto"/>
        <w:left w:val="none" w:sz="0" w:space="0" w:color="auto"/>
        <w:bottom w:val="none" w:sz="0" w:space="0" w:color="auto"/>
        <w:right w:val="none" w:sz="0" w:space="0" w:color="auto"/>
      </w:divBdr>
    </w:div>
    <w:div w:id="1305280693">
      <w:marLeft w:val="640"/>
      <w:marRight w:val="0"/>
      <w:marTop w:val="0"/>
      <w:marBottom w:val="0"/>
      <w:divBdr>
        <w:top w:val="none" w:sz="0" w:space="0" w:color="auto"/>
        <w:left w:val="none" w:sz="0" w:space="0" w:color="auto"/>
        <w:bottom w:val="none" w:sz="0" w:space="0" w:color="auto"/>
        <w:right w:val="none" w:sz="0" w:space="0" w:color="auto"/>
      </w:divBdr>
    </w:div>
    <w:div w:id="1306350911">
      <w:marLeft w:val="640"/>
      <w:marRight w:val="0"/>
      <w:marTop w:val="0"/>
      <w:marBottom w:val="0"/>
      <w:divBdr>
        <w:top w:val="none" w:sz="0" w:space="0" w:color="auto"/>
        <w:left w:val="none" w:sz="0" w:space="0" w:color="auto"/>
        <w:bottom w:val="none" w:sz="0" w:space="0" w:color="auto"/>
        <w:right w:val="none" w:sz="0" w:space="0" w:color="auto"/>
      </w:divBdr>
    </w:div>
    <w:div w:id="1306860596">
      <w:marLeft w:val="640"/>
      <w:marRight w:val="0"/>
      <w:marTop w:val="0"/>
      <w:marBottom w:val="0"/>
      <w:divBdr>
        <w:top w:val="none" w:sz="0" w:space="0" w:color="auto"/>
        <w:left w:val="none" w:sz="0" w:space="0" w:color="auto"/>
        <w:bottom w:val="none" w:sz="0" w:space="0" w:color="auto"/>
        <w:right w:val="none" w:sz="0" w:space="0" w:color="auto"/>
      </w:divBdr>
    </w:div>
    <w:div w:id="1307974846">
      <w:marLeft w:val="640"/>
      <w:marRight w:val="0"/>
      <w:marTop w:val="0"/>
      <w:marBottom w:val="0"/>
      <w:divBdr>
        <w:top w:val="none" w:sz="0" w:space="0" w:color="auto"/>
        <w:left w:val="none" w:sz="0" w:space="0" w:color="auto"/>
        <w:bottom w:val="none" w:sz="0" w:space="0" w:color="auto"/>
        <w:right w:val="none" w:sz="0" w:space="0" w:color="auto"/>
      </w:divBdr>
    </w:div>
    <w:div w:id="1308557454">
      <w:marLeft w:val="640"/>
      <w:marRight w:val="0"/>
      <w:marTop w:val="0"/>
      <w:marBottom w:val="0"/>
      <w:divBdr>
        <w:top w:val="none" w:sz="0" w:space="0" w:color="auto"/>
        <w:left w:val="none" w:sz="0" w:space="0" w:color="auto"/>
        <w:bottom w:val="none" w:sz="0" w:space="0" w:color="auto"/>
        <w:right w:val="none" w:sz="0" w:space="0" w:color="auto"/>
      </w:divBdr>
    </w:div>
    <w:div w:id="1308701369">
      <w:marLeft w:val="640"/>
      <w:marRight w:val="0"/>
      <w:marTop w:val="0"/>
      <w:marBottom w:val="0"/>
      <w:divBdr>
        <w:top w:val="none" w:sz="0" w:space="0" w:color="auto"/>
        <w:left w:val="none" w:sz="0" w:space="0" w:color="auto"/>
        <w:bottom w:val="none" w:sz="0" w:space="0" w:color="auto"/>
        <w:right w:val="none" w:sz="0" w:space="0" w:color="auto"/>
      </w:divBdr>
    </w:div>
    <w:div w:id="1309743608">
      <w:marLeft w:val="640"/>
      <w:marRight w:val="0"/>
      <w:marTop w:val="0"/>
      <w:marBottom w:val="0"/>
      <w:divBdr>
        <w:top w:val="none" w:sz="0" w:space="0" w:color="auto"/>
        <w:left w:val="none" w:sz="0" w:space="0" w:color="auto"/>
        <w:bottom w:val="none" w:sz="0" w:space="0" w:color="auto"/>
        <w:right w:val="none" w:sz="0" w:space="0" w:color="auto"/>
      </w:divBdr>
    </w:div>
    <w:div w:id="1309748678">
      <w:marLeft w:val="640"/>
      <w:marRight w:val="0"/>
      <w:marTop w:val="0"/>
      <w:marBottom w:val="0"/>
      <w:divBdr>
        <w:top w:val="none" w:sz="0" w:space="0" w:color="auto"/>
        <w:left w:val="none" w:sz="0" w:space="0" w:color="auto"/>
        <w:bottom w:val="none" w:sz="0" w:space="0" w:color="auto"/>
        <w:right w:val="none" w:sz="0" w:space="0" w:color="auto"/>
      </w:divBdr>
    </w:div>
    <w:div w:id="1309944222">
      <w:marLeft w:val="640"/>
      <w:marRight w:val="0"/>
      <w:marTop w:val="0"/>
      <w:marBottom w:val="0"/>
      <w:divBdr>
        <w:top w:val="none" w:sz="0" w:space="0" w:color="auto"/>
        <w:left w:val="none" w:sz="0" w:space="0" w:color="auto"/>
        <w:bottom w:val="none" w:sz="0" w:space="0" w:color="auto"/>
        <w:right w:val="none" w:sz="0" w:space="0" w:color="auto"/>
      </w:divBdr>
    </w:div>
    <w:div w:id="1310671174">
      <w:marLeft w:val="640"/>
      <w:marRight w:val="0"/>
      <w:marTop w:val="0"/>
      <w:marBottom w:val="0"/>
      <w:divBdr>
        <w:top w:val="none" w:sz="0" w:space="0" w:color="auto"/>
        <w:left w:val="none" w:sz="0" w:space="0" w:color="auto"/>
        <w:bottom w:val="none" w:sz="0" w:space="0" w:color="auto"/>
        <w:right w:val="none" w:sz="0" w:space="0" w:color="auto"/>
      </w:divBdr>
    </w:div>
    <w:div w:id="1310749111">
      <w:marLeft w:val="640"/>
      <w:marRight w:val="0"/>
      <w:marTop w:val="0"/>
      <w:marBottom w:val="0"/>
      <w:divBdr>
        <w:top w:val="none" w:sz="0" w:space="0" w:color="auto"/>
        <w:left w:val="none" w:sz="0" w:space="0" w:color="auto"/>
        <w:bottom w:val="none" w:sz="0" w:space="0" w:color="auto"/>
        <w:right w:val="none" w:sz="0" w:space="0" w:color="auto"/>
      </w:divBdr>
    </w:div>
    <w:div w:id="1310940644">
      <w:marLeft w:val="640"/>
      <w:marRight w:val="0"/>
      <w:marTop w:val="0"/>
      <w:marBottom w:val="0"/>
      <w:divBdr>
        <w:top w:val="none" w:sz="0" w:space="0" w:color="auto"/>
        <w:left w:val="none" w:sz="0" w:space="0" w:color="auto"/>
        <w:bottom w:val="none" w:sz="0" w:space="0" w:color="auto"/>
        <w:right w:val="none" w:sz="0" w:space="0" w:color="auto"/>
      </w:divBdr>
    </w:div>
    <w:div w:id="1311060331">
      <w:marLeft w:val="480"/>
      <w:marRight w:val="0"/>
      <w:marTop w:val="0"/>
      <w:marBottom w:val="0"/>
      <w:divBdr>
        <w:top w:val="none" w:sz="0" w:space="0" w:color="auto"/>
        <w:left w:val="none" w:sz="0" w:space="0" w:color="auto"/>
        <w:bottom w:val="none" w:sz="0" w:space="0" w:color="auto"/>
        <w:right w:val="none" w:sz="0" w:space="0" w:color="auto"/>
      </w:divBdr>
    </w:div>
    <w:div w:id="1311792825">
      <w:marLeft w:val="640"/>
      <w:marRight w:val="0"/>
      <w:marTop w:val="0"/>
      <w:marBottom w:val="0"/>
      <w:divBdr>
        <w:top w:val="none" w:sz="0" w:space="0" w:color="auto"/>
        <w:left w:val="none" w:sz="0" w:space="0" w:color="auto"/>
        <w:bottom w:val="none" w:sz="0" w:space="0" w:color="auto"/>
        <w:right w:val="none" w:sz="0" w:space="0" w:color="auto"/>
      </w:divBdr>
    </w:div>
    <w:div w:id="1311978930">
      <w:marLeft w:val="640"/>
      <w:marRight w:val="0"/>
      <w:marTop w:val="0"/>
      <w:marBottom w:val="0"/>
      <w:divBdr>
        <w:top w:val="none" w:sz="0" w:space="0" w:color="auto"/>
        <w:left w:val="none" w:sz="0" w:space="0" w:color="auto"/>
        <w:bottom w:val="none" w:sz="0" w:space="0" w:color="auto"/>
        <w:right w:val="none" w:sz="0" w:space="0" w:color="auto"/>
      </w:divBdr>
    </w:div>
    <w:div w:id="1312056024">
      <w:marLeft w:val="640"/>
      <w:marRight w:val="0"/>
      <w:marTop w:val="0"/>
      <w:marBottom w:val="0"/>
      <w:divBdr>
        <w:top w:val="none" w:sz="0" w:space="0" w:color="auto"/>
        <w:left w:val="none" w:sz="0" w:space="0" w:color="auto"/>
        <w:bottom w:val="none" w:sz="0" w:space="0" w:color="auto"/>
        <w:right w:val="none" w:sz="0" w:space="0" w:color="auto"/>
      </w:divBdr>
    </w:div>
    <w:div w:id="1313558983">
      <w:marLeft w:val="640"/>
      <w:marRight w:val="0"/>
      <w:marTop w:val="0"/>
      <w:marBottom w:val="0"/>
      <w:divBdr>
        <w:top w:val="none" w:sz="0" w:space="0" w:color="auto"/>
        <w:left w:val="none" w:sz="0" w:space="0" w:color="auto"/>
        <w:bottom w:val="none" w:sz="0" w:space="0" w:color="auto"/>
        <w:right w:val="none" w:sz="0" w:space="0" w:color="auto"/>
      </w:divBdr>
    </w:div>
    <w:div w:id="1313830229">
      <w:marLeft w:val="640"/>
      <w:marRight w:val="0"/>
      <w:marTop w:val="0"/>
      <w:marBottom w:val="0"/>
      <w:divBdr>
        <w:top w:val="none" w:sz="0" w:space="0" w:color="auto"/>
        <w:left w:val="none" w:sz="0" w:space="0" w:color="auto"/>
        <w:bottom w:val="none" w:sz="0" w:space="0" w:color="auto"/>
        <w:right w:val="none" w:sz="0" w:space="0" w:color="auto"/>
      </w:divBdr>
    </w:div>
    <w:div w:id="1314220835">
      <w:marLeft w:val="640"/>
      <w:marRight w:val="0"/>
      <w:marTop w:val="0"/>
      <w:marBottom w:val="0"/>
      <w:divBdr>
        <w:top w:val="none" w:sz="0" w:space="0" w:color="auto"/>
        <w:left w:val="none" w:sz="0" w:space="0" w:color="auto"/>
        <w:bottom w:val="none" w:sz="0" w:space="0" w:color="auto"/>
        <w:right w:val="none" w:sz="0" w:space="0" w:color="auto"/>
      </w:divBdr>
    </w:div>
    <w:div w:id="1314989897">
      <w:marLeft w:val="640"/>
      <w:marRight w:val="0"/>
      <w:marTop w:val="0"/>
      <w:marBottom w:val="0"/>
      <w:divBdr>
        <w:top w:val="none" w:sz="0" w:space="0" w:color="auto"/>
        <w:left w:val="none" w:sz="0" w:space="0" w:color="auto"/>
        <w:bottom w:val="none" w:sz="0" w:space="0" w:color="auto"/>
        <w:right w:val="none" w:sz="0" w:space="0" w:color="auto"/>
      </w:divBdr>
    </w:div>
    <w:div w:id="1315138507">
      <w:marLeft w:val="640"/>
      <w:marRight w:val="0"/>
      <w:marTop w:val="0"/>
      <w:marBottom w:val="0"/>
      <w:divBdr>
        <w:top w:val="none" w:sz="0" w:space="0" w:color="auto"/>
        <w:left w:val="none" w:sz="0" w:space="0" w:color="auto"/>
        <w:bottom w:val="none" w:sz="0" w:space="0" w:color="auto"/>
        <w:right w:val="none" w:sz="0" w:space="0" w:color="auto"/>
      </w:divBdr>
    </w:div>
    <w:div w:id="1317152060">
      <w:marLeft w:val="640"/>
      <w:marRight w:val="0"/>
      <w:marTop w:val="0"/>
      <w:marBottom w:val="0"/>
      <w:divBdr>
        <w:top w:val="none" w:sz="0" w:space="0" w:color="auto"/>
        <w:left w:val="none" w:sz="0" w:space="0" w:color="auto"/>
        <w:bottom w:val="none" w:sz="0" w:space="0" w:color="auto"/>
        <w:right w:val="none" w:sz="0" w:space="0" w:color="auto"/>
      </w:divBdr>
    </w:div>
    <w:div w:id="1317538374">
      <w:marLeft w:val="640"/>
      <w:marRight w:val="0"/>
      <w:marTop w:val="0"/>
      <w:marBottom w:val="0"/>
      <w:divBdr>
        <w:top w:val="none" w:sz="0" w:space="0" w:color="auto"/>
        <w:left w:val="none" w:sz="0" w:space="0" w:color="auto"/>
        <w:bottom w:val="none" w:sz="0" w:space="0" w:color="auto"/>
        <w:right w:val="none" w:sz="0" w:space="0" w:color="auto"/>
      </w:divBdr>
    </w:div>
    <w:div w:id="1318604847">
      <w:marLeft w:val="640"/>
      <w:marRight w:val="0"/>
      <w:marTop w:val="0"/>
      <w:marBottom w:val="0"/>
      <w:divBdr>
        <w:top w:val="none" w:sz="0" w:space="0" w:color="auto"/>
        <w:left w:val="none" w:sz="0" w:space="0" w:color="auto"/>
        <w:bottom w:val="none" w:sz="0" w:space="0" w:color="auto"/>
        <w:right w:val="none" w:sz="0" w:space="0" w:color="auto"/>
      </w:divBdr>
    </w:div>
    <w:div w:id="1318680423">
      <w:marLeft w:val="640"/>
      <w:marRight w:val="0"/>
      <w:marTop w:val="0"/>
      <w:marBottom w:val="0"/>
      <w:divBdr>
        <w:top w:val="none" w:sz="0" w:space="0" w:color="auto"/>
        <w:left w:val="none" w:sz="0" w:space="0" w:color="auto"/>
        <w:bottom w:val="none" w:sz="0" w:space="0" w:color="auto"/>
        <w:right w:val="none" w:sz="0" w:space="0" w:color="auto"/>
      </w:divBdr>
    </w:div>
    <w:div w:id="1318918106">
      <w:marLeft w:val="640"/>
      <w:marRight w:val="0"/>
      <w:marTop w:val="0"/>
      <w:marBottom w:val="0"/>
      <w:divBdr>
        <w:top w:val="none" w:sz="0" w:space="0" w:color="auto"/>
        <w:left w:val="none" w:sz="0" w:space="0" w:color="auto"/>
        <w:bottom w:val="none" w:sz="0" w:space="0" w:color="auto"/>
        <w:right w:val="none" w:sz="0" w:space="0" w:color="auto"/>
      </w:divBdr>
    </w:div>
    <w:div w:id="1319336091">
      <w:marLeft w:val="640"/>
      <w:marRight w:val="0"/>
      <w:marTop w:val="0"/>
      <w:marBottom w:val="0"/>
      <w:divBdr>
        <w:top w:val="none" w:sz="0" w:space="0" w:color="auto"/>
        <w:left w:val="none" w:sz="0" w:space="0" w:color="auto"/>
        <w:bottom w:val="none" w:sz="0" w:space="0" w:color="auto"/>
        <w:right w:val="none" w:sz="0" w:space="0" w:color="auto"/>
      </w:divBdr>
    </w:div>
    <w:div w:id="1319534084">
      <w:marLeft w:val="640"/>
      <w:marRight w:val="0"/>
      <w:marTop w:val="0"/>
      <w:marBottom w:val="0"/>
      <w:divBdr>
        <w:top w:val="none" w:sz="0" w:space="0" w:color="auto"/>
        <w:left w:val="none" w:sz="0" w:space="0" w:color="auto"/>
        <w:bottom w:val="none" w:sz="0" w:space="0" w:color="auto"/>
        <w:right w:val="none" w:sz="0" w:space="0" w:color="auto"/>
      </w:divBdr>
    </w:div>
    <w:div w:id="1320574362">
      <w:marLeft w:val="640"/>
      <w:marRight w:val="0"/>
      <w:marTop w:val="0"/>
      <w:marBottom w:val="0"/>
      <w:divBdr>
        <w:top w:val="none" w:sz="0" w:space="0" w:color="auto"/>
        <w:left w:val="none" w:sz="0" w:space="0" w:color="auto"/>
        <w:bottom w:val="none" w:sz="0" w:space="0" w:color="auto"/>
        <w:right w:val="none" w:sz="0" w:space="0" w:color="auto"/>
      </w:divBdr>
    </w:div>
    <w:div w:id="1321344696">
      <w:marLeft w:val="640"/>
      <w:marRight w:val="0"/>
      <w:marTop w:val="0"/>
      <w:marBottom w:val="0"/>
      <w:divBdr>
        <w:top w:val="none" w:sz="0" w:space="0" w:color="auto"/>
        <w:left w:val="none" w:sz="0" w:space="0" w:color="auto"/>
        <w:bottom w:val="none" w:sz="0" w:space="0" w:color="auto"/>
        <w:right w:val="none" w:sz="0" w:space="0" w:color="auto"/>
      </w:divBdr>
    </w:div>
    <w:div w:id="1321889754">
      <w:marLeft w:val="640"/>
      <w:marRight w:val="0"/>
      <w:marTop w:val="0"/>
      <w:marBottom w:val="0"/>
      <w:divBdr>
        <w:top w:val="none" w:sz="0" w:space="0" w:color="auto"/>
        <w:left w:val="none" w:sz="0" w:space="0" w:color="auto"/>
        <w:bottom w:val="none" w:sz="0" w:space="0" w:color="auto"/>
        <w:right w:val="none" w:sz="0" w:space="0" w:color="auto"/>
      </w:divBdr>
    </w:div>
    <w:div w:id="1322202031">
      <w:marLeft w:val="640"/>
      <w:marRight w:val="0"/>
      <w:marTop w:val="0"/>
      <w:marBottom w:val="0"/>
      <w:divBdr>
        <w:top w:val="none" w:sz="0" w:space="0" w:color="auto"/>
        <w:left w:val="none" w:sz="0" w:space="0" w:color="auto"/>
        <w:bottom w:val="none" w:sz="0" w:space="0" w:color="auto"/>
        <w:right w:val="none" w:sz="0" w:space="0" w:color="auto"/>
      </w:divBdr>
    </w:div>
    <w:div w:id="1322343573">
      <w:marLeft w:val="640"/>
      <w:marRight w:val="0"/>
      <w:marTop w:val="0"/>
      <w:marBottom w:val="0"/>
      <w:divBdr>
        <w:top w:val="none" w:sz="0" w:space="0" w:color="auto"/>
        <w:left w:val="none" w:sz="0" w:space="0" w:color="auto"/>
        <w:bottom w:val="none" w:sz="0" w:space="0" w:color="auto"/>
        <w:right w:val="none" w:sz="0" w:space="0" w:color="auto"/>
      </w:divBdr>
    </w:div>
    <w:div w:id="1322349365">
      <w:marLeft w:val="640"/>
      <w:marRight w:val="0"/>
      <w:marTop w:val="0"/>
      <w:marBottom w:val="0"/>
      <w:divBdr>
        <w:top w:val="none" w:sz="0" w:space="0" w:color="auto"/>
        <w:left w:val="none" w:sz="0" w:space="0" w:color="auto"/>
        <w:bottom w:val="none" w:sz="0" w:space="0" w:color="auto"/>
        <w:right w:val="none" w:sz="0" w:space="0" w:color="auto"/>
      </w:divBdr>
    </w:div>
    <w:div w:id="1324166905">
      <w:marLeft w:val="640"/>
      <w:marRight w:val="0"/>
      <w:marTop w:val="0"/>
      <w:marBottom w:val="0"/>
      <w:divBdr>
        <w:top w:val="none" w:sz="0" w:space="0" w:color="auto"/>
        <w:left w:val="none" w:sz="0" w:space="0" w:color="auto"/>
        <w:bottom w:val="none" w:sz="0" w:space="0" w:color="auto"/>
        <w:right w:val="none" w:sz="0" w:space="0" w:color="auto"/>
      </w:divBdr>
    </w:div>
    <w:div w:id="1324309157">
      <w:marLeft w:val="640"/>
      <w:marRight w:val="0"/>
      <w:marTop w:val="0"/>
      <w:marBottom w:val="0"/>
      <w:divBdr>
        <w:top w:val="none" w:sz="0" w:space="0" w:color="auto"/>
        <w:left w:val="none" w:sz="0" w:space="0" w:color="auto"/>
        <w:bottom w:val="none" w:sz="0" w:space="0" w:color="auto"/>
        <w:right w:val="none" w:sz="0" w:space="0" w:color="auto"/>
      </w:divBdr>
    </w:div>
    <w:div w:id="1324898439">
      <w:marLeft w:val="640"/>
      <w:marRight w:val="0"/>
      <w:marTop w:val="0"/>
      <w:marBottom w:val="0"/>
      <w:divBdr>
        <w:top w:val="none" w:sz="0" w:space="0" w:color="auto"/>
        <w:left w:val="none" w:sz="0" w:space="0" w:color="auto"/>
        <w:bottom w:val="none" w:sz="0" w:space="0" w:color="auto"/>
        <w:right w:val="none" w:sz="0" w:space="0" w:color="auto"/>
      </w:divBdr>
    </w:div>
    <w:div w:id="1325091567">
      <w:marLeft w:val="640"/>
      <w:marRight w:val="0"/>
      <w:marTop w:val="0"/>
      <w:marBottom w:val="0"/>
      <w:divBdr>
        <w:top w:val="none" w:sz="0" w:space="0" w:color="auto"/>
        <w:left w:val="none" w:sz="0" w:space="0" w:color="auto"/>
        <w:bottom w:val="none" w:sz="0" w:space="0" w:color="auto"/>
        <w:right w:val="none" w:sz="0" w:space="0" w:color="auto"/>
      </w:divBdr>
    </w:div>
    <w:div w:id="1325863961">
      <w:marLeft w:val="640"/>
      <w:marRight w:val="0"/>
      <w:marTop w:val="0"/>
      <w:marBottom w:val="0"/>
      <w:divBdr>
        <w:top w:val="none" w:sz="0" w:space="0" w:color="auto"/>
        <w:left w:val="none" w:sz="0" w:space="0" w:color="auto"/>
        <w:bottom w:val="none" w:sz="0" w:space="0" w:color="auto"/>
        <w:right w:val="none" w:sz="0" w:space="0" w:color="auto"/>
      </w:divBdr>
    </w:div>
    <w:div w:id="1329409821">
      <w:marLeft w:val="640"/>
      <w:marRight w:val="0"/>
      <w:marTop w:val="0"/>
      <w:marBottom w:val="0"/>
      <w:divBdr>
        <w:top w:val="none" w:sz="0" w:space="0" w:color="auto"/>
        <w:left w:val="none" w:sz="0" w:space="0" w:color="auto"/>
        <w:bottom w:val="none" w:sz="0" w:space="0" w:color="auto"/>
        <w:right w:val="none" w:sz="0" w:space="0" w:color="auto"/>
      </w:divBdr>
    </w:div>
    <w:div w:id="1329596762">
      <w:marLeft w:val="640"/>
      <w:marRight w:val="0"/>
      <w:marTop w:val="0"/>
      <w:marBottom w:val="0"/>
      <w:divBdr>
        <w:top w:val="none" w:sz="0" w:space="0" w:color="auto"/>
        <w:left w:val="none" w:sz="0" w:space="0" w:color="auto"/>
        <w:bottom w:val="none" w:sz="0" w:space="0" w:color="auto"/>
        <w:right w:val="none" w:sz="0" w:space="0" w:color="auto"/>
      </w:divBdr>
    </w:div>
    <w:div w:id="1329599507">
      <w:marLeft w:val="640"/>
      <w:marRight w:val="0"/>
      <w:marTop w:val="0"/>
      <w:marBottom w:val="0"/>
      <w:divBdr>
        <w:top w:val="none" w:sz="0" w:space="0" w:color="auto"/>
        <w:left w:val="none" w:sz="0" w:space="0" w:color="auto"/>
        <w:bottom w:val="none" w:sz="0" w:space="0" w:color="auto"/>
        <w:right w:val="none" w:sz="0" w:space="0" w:color="auto"/>
      </w:divBdr>
    </w:div>
    <w:div w:id="1329673240">
      <w:marLeft w:val="640"/>
      <w:marRight w:val="0"/>
      <w:marTop w:val="0"/>
      <w:marBottom w:val="0"/>
      <w:divBdr>
        <w:top w:val="none" w:sz="0" w:space="0" w:color="auto"/>
        <w:left w:val="none" w:sz="0" w:space="0" w:color="auto"/>
        <w:bottom w:val="none" w:sz="0" w:space="0" w:color="auto"/>
        <w:right w:val="none" w:sz="0" w:space="0" w:color="auto"/>
      </w:divBdr>
    </w:div>
    <w:div w:id="1329791506">
      <w:marLeft w:val="640"/>
      <w:marRight w:val="0"/>
      <w:marTop w:val="0"/>
      <w:marBottom w:val="0"/>
      <w:divBdr>
        <w:top w:val="none" w:sz="0" w:space="0" w:color="auto"/>
        <w:left w:val="none" w:sz="0" w:space="0" w:color="auto"/>
        <w:bottom w:val="none" w:sz="0" w:space="0" w:color="auto"/>
        <w:right w:val="none" w:sz="0" w:space="0" w:color="auto"/>
      </w:divBdr>
    </w:div>
    <w:div w:id="1330406639">
      <w:marLeft w:val="640"/>
      <w:marRight w:val="0"/>
      <w:marTop w:val="0"/>
      <w:marBottom w:val="0"/>
      <w:divBdr>
        <w:top w:val="none" w:sz="0" w:space="0" w:color="auto"/>
        <w:left w:val="none" w:sz="0" w:space="0" w:color="auto"/>
        <w:bottom w:val="none" w:sz="0" w:space="0" w:color="auto"/>
        <w:right w:val="none" w:sz="0" w:space="0" w:color="auto"/>
      </w:divBdr>
    </w:div>
    <w:div w:id="1331712717">
      <w:marLeft w:val="640"/>
      <w:marRight w:val="0"/>
      <w:marTop w:val="0"/>
      <w:marBottom w:val="0"/>
      <w:divBdr>
        <w:top w:val="none" w:sz="0" w:space="0" w:color="auto"/>
        <w:left w:val="none" w:sz="0" w:space="0" w:color="auto"/>
        <w:bottom w:val="none" w:sz="0" w:space="0" w:color="auto"/>
        <w:right w:val="none" w:sz="0" w:space="0" w:color="auto"/>
      </w:divBdr>
    </w:div>
    <w:div w:id="1332490170">
      <w:marLeft w:val="640"/>
      <w:marRight w:val="0"/>
      <w:marTop w:val="0"/>
      <w:marBottom w:val="0"/>
      <w:divBdr>
        <w:top w:val="none" w:sz="0" w:space="0" w:color="auto"/>
        <w:left w:val="none" w:sz="0" w:space="0" w:color="auto"/>
        <w:bottom w:val="none" w:sz="0" w:space="0" w:color="auto"/>
        <w:right w:val="none" w:sz="0" w:space="0" w:color="auto"/>
      </w:divBdr>
    </w:div>
    <w:div w:id="1332640192">
      <w:marLeft w:val="640"/>
      <w:marRight w:val="0"/>
      <w:marTop w:val="0"/>
      <w:marBottom w:val="0"/>
      <w:divBdr>
        <w:top w:val="none" w:sz="0" w:space="0" w:color="auto"/>
        <w:left w:val="none" w:sz="0" w:space="0" w:color="auto"/>
        <w:bottom w:val="none" w:sz="0" w:space="0" w:color="auto"/>
        <w:right w:val="none" w:sz="0" w:space="0" w:color="auto"/>
      </w:divBdr>
    </w:div>
    <w:div w:id="1333995104">
      <w:marLeft w:val="640"/>
      <w:marRight w:val="0"/>
      <w:marTop w:val="0"/>
      <w:marBottom w:val="0"/>
      <w:divBdr>
        <w:top w:val="none" w:sz="0" w:space="0" w:color="auto"/>
        <w:left w:val="none" w:sz="0" w:space="0" w:color="auto"/>
        <w:bottom w:val="none" w:sz="0" w:space="0" w:color="auto"/>
        <w:right w:val="none" w:sz="0" w:space="0" w:color="auto"/>
      </w:divBdr>
    </w:div>
    <w:div w:id="1334576776">
      <w:marLeft w:val="640"/>
      <w:marRight w:val="0"/>
      <w:marTop w:val="0"/>
      <w:marBottom w:val="0"/>
      <w:divBdr>
        <w:top w:val="none" w:sz="0" w:space="0" w:color="auto"/>
        <w:left w:val="none" w:sz="0" w:space="0" w:color="auto"/>
        <w:bottom w:val="none" w:sz="0" w:space="0" w:color="auto"/>
        <w:right w:val="none" w:sz="0" w:space="0" w:color="auto"/>
      </w:divBdr>
    </w:div>
    <w:div w:id="1334914470">
      <w:marLeft w:val="640"/>
      <w:marRight w:val="0"/>
      <w:marTop w:val="0"/>
      <w:marBottom w:val="0"/>
      <w:divBdr>
        <w:top w:val="none" w:sz="0" w:space="0" w:color="auto"/>
        <w:left w:val="none" w:sz="0" w:space="0" w:color="auto"/>
        <w:bottom w:val="none" w:sz="0" w:space="0" w:color="auto"/>
        <w:right w:val="none" w:sz="0" w:space="0" w:color="auto"/>
      </w:divBdr>
    </w:div>
    <w:div w:id="1335567503">
      <w:marLeft w:val="640"/>
      <w:marRight w:val="0"/>
      <w:marTop w:val="0"/>
      <w:marBottom w:val="0"/>
      <w:divBdr>
        <w:top w:val="none" w:sz="0" w:space="0" w:color="auto"/>
        <w:left w:val="none" w:sz="0" w:space="0" w:color="auto"/>
        <w:bottom w:val="none" w:sz="0" w:space="0" w:color="auto"/>
        <w:right w:val="none" w:sz="0" w:space="0" w:color="auto"/>
      </w:divBdr>
    </w:div>
    <w:div w:id="1336415461">
      <w:marLeft w:val="640"/>
      <w:marRight w:val="0"/>
      <w:marTop w:val="0"/>
      <w:marBottom w:val="0"/>
      <w:divBdr>
        <w:top w:val="none" w:sz="0" w:space="0" w:color="auto"/>
        <w:left w:val="none" w:sz="0" w:space="0" w:color="auto"/>
        <w:bottom w:val="none" w:sz="0" w:space="0" w:color="auto"/>
        <w:right w:val="none" w:sz="0" w:space="0" w:color="auto"/>
      </w:divBdr>
    </w:div>
    <w:div w:id="1337268743">
      <w:marLeft w:val="640"/>
      <w:marRight w:val="0"/>
      <w:marTop w:val="0"/>
      <w:marBottom w:val="0"/>
      <w:divBdr>
        <w:top w:val="none" w:sz="0" w:space="0" w:color="auto"/>
        <w:left w:val="none" w:sz="0" w:space="0" w:color="auto"/>
        <w:bottom w:val="none" w:sz="0" w:space="0" w:color="auto"/>
        <w:right w:val="none" w:sz="0" w:space="0" w:color="auto"/>
      </w:divBdr>
    </w:div>
    <w:div w:id="1338187560">
      <w:marLeft w:val="640"/>
      <w:marRight w:val="0"/>
      <w:marTop w:val="0"/>
      <w:marBottom w:val="0"/>
      <w:divBdr>
        <w:top w:val="none" w:sz="0" w:space="0" w:color="auto"/>
        <w:left w:val="none" w:sz="0" w:space="0" w:color="auto"/>
        <w:bottom w:val="none" w:sz="0" w:space="0" w:color="auto"/>
        <w:right w:val="none" w:sz="0" w:space="0" w:color="auto"/>
      </w:divBdr>
    </w:div>
    <w:div w:id="1338581842">
      <w:marLeft w:val="640"/>
      <w:marRight w:val="0"/>
      <w:marTop w:val="0"/>
      <w:marBottom w:val="0"/>
      <w:divBdr>
        <w:top w:val="none" w:sz="0" w:space="0" w:color="auto"/>
        <w:left w:val="none" w:sz="0" w:space="0" w:color="auto"/>
        <w:bottom w:val="none" w:sz="0" w:space="0" w:color="auto"/>
        <w:right w:val="none" w:sz="0" w:space="0" w:color="auto"/>
      </w:divBdr>
    </w:div>
    <w:div w:id="1338966072">
      <w:marLeft w:val="640"/>
      <w:marRight w:val="0"/>
      <w:marTop w:val="0"/>
      <w:marBottom w:val="0"/>
      <w:divBdr>
        <w:top w:val="none" w:sz="0" w:space="0" w:color="auto"/>
        <w:left w:val="none" w:sz="0" w:space="0" w:color="auto"/>
        <w:bottom w:val="none" w:sz="0" w:space="0" w:color="auto"/>
        <w:right w:val="none" w:sz="0" w:space="0" w:color="auto"/>
      </w:divBdr>
    </w:div>
    <w:div w:id="1338997851">
      <w:marLeft w:val="640"/>
      <w:marRight w:val="0"/>
      <w:marTop w:val="0"/>
      <w:marBottom w:val="0"/>
      <w:divBdr>
        <w:top w:val="none" w:sz="0" w:space="0" w:color="auto"/>
        <w:left w:val="none" w:sz="0" w:space="0" w:color="auto"/>
        <w:bottom w:val="none" w:sz="0" w:space="0" w:color="auto"/>
        <w:right w:val="none" w:sz="0" w:space="0" w:color="auto"/>
      </w:divBdr>
    </w:div>
    <w:div w:id="1341010520">
      <w:marLeft w:val="640"/>
      <w:marRight w:val="0"/>
      <w:marTop w:val="0"/>
      <w:marBottom w:val="0"/>
      <w:divBdr>
        <w:top w:val="none" w:sz="0" w:space="0" w:color="auto"/>
        <w:left w:val="none" w:sz="0" w:space="0" w:color="auto"/>
        <w:bottom w:val="none" w:sz="0" w:space="0" w:color="auto"/>
        <w:right w:val="none" w:sz="0" w:space="0" w:color="auto"/>
      </w:divBdr>
    </w:div>
    <w:div w:id="1341396797">
      <w:marLeft w:val="640"/>
      <w:marRight w:val="0"/>
      <w:marTop w:val="0"/>
      <w:marBottom w:val="0"/>
      <w:divBdr>
        <w:top w:val="none" w:sz="0" w:space="0" w:color="auto"/>
        <w:left w:val="none" w:sz="0" w:space="0" w:color="auto"/>
        <w:bottom w:val="none" w:sz="0" w:space="0" w:color="auto"/>
        <w:right w:val="none" w:sz="0" w:space="0" w:color="auto"/>
      </w:divBdr>
    </w:div>
    <w:div w:id="1341547072">
      <w:marLeft w:val="640"/>
      <w:marRight w:val="0"/>
      <w:marTop w:val="0"/>
      <w:marBottom w:val="0"/>
      <w:divBdr>
        <w:top w:val="none" w:sz="0" w:space="0" w:color="auto"/>
        <w:left w:val="none" w:sz="0" w:space="0" w:color="auto"/>
        <w:bottom w:val="none" w:sz="0" w:space="0" w:color="auto"/>
        <w:right w:val="none" w:sz="0" w:space="0" w:color="auto"/>
      </w:divBdr>
    </w:div>
    <w:div w:id="1342052423">
      <w:marLeft w:val="640"/>
      <w:marRight w:val="0"/>
      <w:marTop w:val="0"/>
      <w:marBottom w:val="0"/>
      <w:divBdr>
        <w:top w:val="none" w:sz="0" w:space="0" w:color="auto"/>
        <w:left w:val="none" w:sz="0" w:space="0" w:color="auto"/>
        <w:bottom w:val="none" w:sz="0" w:space="0" w:color="auto"/>
        <w:right w:val="none" w:sz="0" w:space="0" w:color="auto"/>
      </w:divBdr>
    </w:div>
    <w:div w:id="1345978781">
      <w:marLeft w:val="640"/>
      <w:marRight w:val="0"/>
      <w:marTop w:val="0"/>
      <w:marBottom w:val="0"/>
      <w:divBdr>
        <w:top w:val="none" w:sz="0" w:space="0" w:color="auto"/>
        <w:left w:val="none" w:sz="0" w:space="0" w:color="auto"/>
        <w:bottom w:val="none" w:sz="0" w:space="0" w:color="auto"/>
        <w:right w:val="none" w:sz="0" w:space="0" w:color="auto"/>
      </w:divBdr>
    </w:div>
    <w:div w:id="1346327220">
      <w:marLeft w:val="640"/>
      <w:marRight w:val="0"/>
      <w:marTop w:val="0"/>
      <w:marBottom w:val="0"/>
      <w:divBdr>
        <w:top w:val="none" w:sz="0" w:space="0" w:color="auto"/>
        <w:left w:val="none" w:sz="0" w:space="0" w:color="auto"/>
        <w:bottom w:val="none" w:sz="0" w:space="0" w:color="auto"/>
        <w:right w:val="none" w:sz="0" w:space="0" w:color="auto"/>
      </w:divBdr>
    </w:div>
    <w:div w:id="1346833647">
      <w:marLeft w:val="640"/>
      <w:marRight w:val="0"/>
      <w:marTop w:val="0"/>
      <w:marBottom w:val="0"/>
      <w:divBdr>
        <w:top w:val="none" w:sz="0" w:space="0" w:color="auto"/>
        <w:left w:val="none" w:sz="0" w:space="0" w:color="auto"/>
        <w:bottom w:val="none" w:sz="0" w:space="0" w:color="auto"/>
        <w:right w:val="none" w:sz="0" w:space="0" w:color="auto"/>
      </w:divBdr>
    </w:div>
    <w:div w:id="1347638687">
      <w:marLeft w:val="640"/>
      <w:marRight w:val="0"/>
      <w:marTop w:val="0"/>
      <w:marBottom w:val="0"/>
      <w:divBdr>
        <w:top w:val="none" w:sz="0" w:space="0" w:color="auto"/>
        <w:left w:val="none" w:sz="0" w:space="0" w:color="auto"/>
        <w:bottom w:val="none" w:sz="0" w:space="0" w:color="auto"/>
        <w:right w:val="none" w:sz="0" w:space="0" w:color="auto"/>
      </w:divBdr>
    </w:div>
    <w:div w:id="1347977153">
      <w:marLeft w:val="640"/>
      <w:marRight w:val="0"/>
      <w:marTop w:val="0"/>
      <w:marBottom w:val="0"/>
      <w:divBdr>
        <w:top w:val="none" w:sz="0" w:space="0" w:color="auto"/>
        <w:left w:val="none" w:sz="0" w:space="0" w:color="auto"/>
        <w:bottom w:val="none" w:sz="0" w:space="0" w:color="auto"/>
        <w:right w:val="none" w:sz="0" w:space="0" w:color="auto"/>
      </w:divBdr>
    </w:div>
    <w:div w:id="1348948181">
      <w:marLeft w:val="640"/>
      <w:marRight w:val="0"/>
      <w:marTop w:val="0"/>
      <w:marBottom w:val="0"/>
      <w:divBdr>
        <w:top w:val="none" w:sz="0" w:space="0" w:color="auto"/>
        <w:left w:val="none" w:sz="0" w:space="0" w:color="auto"/>
        <w:bottom w:val="none" w:sz="0" w:space="0" w:color="auto"/>
        <w:right w:val="none" w:sz="0" w:space="0" w:color="auto"/>
      </w:divBdr>
    </w:div>
    <w:div w:id="1349792818">
      <w:marLeft w:val="640"/>
      <w:marRight w:val="0"/>
      <w:marTop w:val="0"/>
      <w:marBottom w:val="0"/>
      <w:divBdr>
        <w:top w:val="none" w:sz="0" w:space="0" w:color="auto"/>
        <w:left w:val="none" w:sz="0" w:space="0" w:color="auto"/>
        <w:bottom w:val="none" w:sz="0" w:space="0" w:color="auto"/>
        <w:right w:val="none" w:sz="0" w:space="0" w:color="auto"/>
      </w:divBdr>
    </w:div>
    <w:div w:id="1350251926">
      <w:marLeft w:val="640"/>
      <w:marRight w:val="0"/>
      <w:marTop w:val="0"/>
      <w:marBottom w:val="0"/>
      <w:divBdr>
        <w:top w:val="none" w:sz="0" w:space="0" w:color="auto"/>
        <w:left w:val="none" w:sz="0" w:space="0" w:color="auto"/>
        <w:bottom w:val="none" w:sz="0" w:space="0" w:color="auto"/>
        <w:right w:val="none" w:sz="0" w:space="0" w:color="auto"/>
      </w:divBdr>
    </w:div>
    <w:div w:id="1350258715">
      <w:marLeft w:val="640"/>
      <w:marRight w:val="0"/>
      <w:marTop w:val="0"/>
      <w:marBottom w:val="0"/>
      <w:divBdr>
        <w:top w:val="none" w:sz="0" w:space="0" w:color="auto"/>
        <w:left w:val="none" w:sz="0" w:space="0" w:color="auto"/>
        <w:bottom w:val="none" w:sz="0" w:space="0" w:color="auto"/>
        <w:right w:val="none" w:sz="0" w:space="0" w:color="auto"/>
      </w:divBdr>
    </w:div>
    <w:div w:id="1350377461">
      <w:marLeft w:val="640"/>
      <w:marRight w:val="0"/>
      <w:marTop w:val="0"/>
      <w:marBottom w:val="0"/>
      <w:divBdr>
        <w:top w:val="none" w:sz="0" w:space="0" w:color="auto"/>
        <w:left w:val="none" w:sz="0" w:space="0" w:color="auto"/>
        <w:bottom w:val="none" w:sz="0" w:space="0" w:color="auto"/>
        <w:right w:val="none" w:sz="0" w:space="0" w:color="auto"/>
      </w:divBdr>
    </w:div>
    <w:div w:id="1350988365">
      <w:marLeft w:val="640"/>
      <w:marRight w:val="0"/>
      <w:marTop w:val="0"/>
      <w:marBottom w:val="0"/>
      <w:divBdr>
        <w:top w:val="none" w:sz="0" w:space="0" w:color="auto"/>
        <w:left w:val="none" w:sz="0" w:space="0" w:color="auto"/>
        <w:bottom w:val="none" w:sz="0" w:space="0" w:color="auto"/>
        <w:right w:val="none" w:sz="0" w:space="0" w:color="auto"/>
      </w:divBdr>
    </w:div>
    <w:div w:id="1352683331">
      <w:marLeft w:val="640"/>
      <w:marRight w:val="0"/>
      <w:marTop w:val="0"/>
      <w:marBottom w:val="0"/>
      <w:divBdr>
        <w:top w:val="none" w:sz="0" w:space="0" w:color="auto"/>
        <w:left w:val="none" w:sz="0" w:space="0" w:color="auto"/>
        <w:bottom w:val="none" w:sz="0" w:space="0" w:color="auto"/>
        <w:right w:val="none" w:sz="0" w:space="0" w:color="auto"/>
      </w:divBdr>
    </w:div>
    <w:div w:id="1353458713">
      <w:marLeft w:val="640"/>
      <w:marRight w:val="0"/>
      <w:marTop w:val="0"/>
      <w:marBottom w:val="0"/>
      <w:divBdr>
        <w:top w:val="none" w:sz="0" w:space="0" w:color="auto"/>
        <w:left w:val="none" w:sz="0" w:space="0" w:color="auto"/>
        <w:bottom w:val="none" w:sz="0" w:space="0" w:color="auto"/>
        <w:right w:val="none" w:sz="0" w:space="0" w:color="auto"/>
      </w:divBdr>
    </w:div>
    <w:div w:id="1353602755">
      <w:marLeft w:val="480"/>
      <w:marRight w:val="0"/>
      <w:marTop w:val="0"/>
      <w:marBottom w:val="0"/>
      <w:divBdr>
        <w:top w:val="none" w:sz="0" w:space="0" w:color="auto"/>
        <w:left w:val="none" w:sz="0" w:space="0" w:color="auto"/>
        <w:bottom w:val="none" w:sz="0" w:space="0" w:color="auto"/>
        <w:right w:val="none" w:sz="0" w:space="0" w:color="auto"/>
      </w:divBdr>
    </w:div>
    <w:div w:id="1353605883">
      <w:marLeft w:val="640"/>
      <w:marRight w:val="0"/>
      <w:marTop w:val="0"/>
      <w:marBottom w:val="0"/>
      <w:divBdr>
        <w:top w:val="none" w:sz="0" w:space="0" w:color="auto"/>
        <w:left w:val="none" w:sz="0" w:space="0" w:color="auto"/>
        <w:bottom w:val="none" w:sz="0" w:space="0" w:color="auto"/>
        <w:right w:val="none" w:sz="0" w:space="0" w:color="auto"/>
      </w:divBdr>
    </w:div>
    <w:div w:id="1354107276">
      <w:marLeft w:val="640"/>
      <w:marRight w:val="0"/>
      <w:marTop w:val="0"/>
      <w:marBottom w:val="0"/>
      <w:divBdr>
        <w:top w:val="none" w:sz="0" w:space="0" w:color="auto"/>
        <w:left w:val="none" w:sz="0" w:space="0" w:color="auto"/>
        <w:bottom w:val="none" w:sz="0" w:space="0" w:color="auto"/>
        <w:right w:val="none" w:sz="0" w:space="0" w:color="auto"/>
      </w:divBdr>
    </w:div>
    <w:div w:id="1354501876">
      <w:marLeft w:val="640"/>
      <w:marRight w:val="0"/>
      <w:marTop w:val="0"/>
      <w:marBottom w:val="0"/>
      <w:divBdr>
        <w:top w:val="none" w:sz="0" w:space="0" w:color="auto"/>
        <w:left w:val="none" w:sz="0" w:space="0" w:color="auto"/>
        <w:bottom w:val="none" w:sz="0" w:space="0" w:color="auto"/>
        <w:right w:val="none" w:sz="0" w:space="0" w:color="auto"/>
      </w:divBdr>
    </w:div>
    <w:div w:id="1354727091">
      <w:marLeft w:val="640"/>
      <w:marRight w:val="0"/>
      <w:marTop w:val="0"/>
      <w:marBottom w:val="0"/>
      <w:divBdr>
        <w:top w:val="none" w:sz="0" w:space="0" w:color="auto"/>
        <w:left w:val="none" w:sz="0" w:space="0" w:color="auto"/>
        <w:bottom w:val="none" w:sz="0" w:space="0" w:color="auto"/>
        <w:right w:val="none" w:sz="0" w:space="0" w:color="auto"/>
      </w:divBdr>
    </w:div>
    <w:div w:id="1354964650">
      <w:marLeft w:val="640"/>
      <w:marRight w:val="0"/>
      <w:marTop w:val="0"/>
      <w:marBottom w:val="0"/>
      <w:divBdr>
        <w:top w:val="none" w:sz="0" w:space="0" w:color="auto"/>
        <w:left w:val="none" w:sz="0" w:space="0" w:color="auto"/>
        <w:bottom w:val="none" w:sz="0" w:space="0" w:color="auto"/>
        <w:right w:val="none" w:sz="0" w:space="0" w:color="auto"/>
      </w:divBdr>
    </w:div>
    <w:div w:id="1354989449">
      <w:marLeft w:val="640"/>
      <w:marRight w:val="0"/>
      <w:marTop w:val="0"/>
      <w:marBottom w:val="0"/>
      <w:divBdr>
        <w:top w:val="none" w:sz="0" w:space="0" w:color="auto"/>
        <w:left w:val="none" w:sz="0" w:space="0" w:color="auto"/>
        <w:bottom w:val="none" w:sz="0" w:space="0" w:color="auto"/>
        <w:right w:val="none" w:sz="0" w:space="0" w:color="auto"/>
      </w:divBdr>
    </w:div>
    <w:div w:id="1355810435">
      <w:marLeft w:val="640"/>
      <w:marRight w:val="0"/>
      <w:marTop w:val="0"/>
      <w:marBottom w:val="0"/>
      <w:divBdr>
        <w:top w:val="none" w:sz="0" w:space="0" w:color="auto"/>
        <w:left w:val="none" w:sz="0" w:space="0" w:color="auto"/>
        <w:bottom w:val="none" w:sz="0" w:space="0" w:color="auto"/>
        <w:right w:val="none" w:sz="0" w:space="0" w:color="auto"/>
      </w:divBdr>
    </w:div>
    <w:div w:id="1356344350">
      <w:marLeft w:val="640"/>
      <w:marRight w:val="0"/>
      <w:marTop w:val="0"/>
      <w:marBottom w:val="0"/>
      <w:divBdr>
        <w:top w:val="none" w:sz="0" w:space="0" w:color="auto"/>
        <w:left w:val="none" w:sz="0" w:space="0" w:color="auto"/>
        <w:bottom w:val="none" w:sz="0" w:space="0" w:color="auto"/>
        <w:right w:val="none" w:sz="0" w:space="0" w:color="auto"/>
      </w:divBdr>
    </w:div>
    <w:div w:id="1356692628">
      <w:marLeft w:val="640"/>
      <w:marRight w:val="0"/>
      <w:marTop w:val="0"/>
      <w:marBottom w:val="0"/>
      <w:divBdr>
        <w:top w:val="none" w:sz="0" w:space="0" w:color="auto"/>
        <w:left w:val="none" w:sz="0" w:space="0" w:color="auto"/>
        <w:bottom w:val="none" w:sz="0" w:space="0" w:color="auto"/>
        <w:right w:val="none" w:sz="0" w:space="0" w:color="auto"/>
      </w:divBdr>
    </w:div>
    <w:div w:id="1356729187">
      <w:marLeft w:val="640"/>
      <w:marRight w:val="0"/>
      <w:marTop w:val="0"/>
      <w:marBottom w:val="0"/>
      <w:divBdr>
        <w:top w:val="none" w:sz="0" w:space="0" w:color="auto"/>
        <w:left w:val="none" w:sz="0" w:space="0" w:color="auto"/>
        <w:bottom w:val="none" w:sz="0" w:space="0" w:color="auto"/>
        <w:right w:val="none" w:sz="0" w:space="0" w:color="auto"/>
      </w:divBdr>
    </w:div>
    <w:div w:id="1357317193">
      <w:marLeft w:val="640"/>
      <w:marRight w:val="0"/>
      <w:marTop w:val="0"/>
      <w:marBottom w:val="0"/>
      <w:divBdr>
        <w:top w:val="none" w:sz="0" w:space="0" w:color="auto"/>
        <w:left w:val="none" w:sz="0" w:space="0" w:color="auto"/>
        <w:bottom w:val="none" w:sz="0" w:space="0" w:color="auto"/>
        <w:right w:val="none" w:sz="0" w:space="0" w:color="auto"/>
      </w:divBdr>
    </w:div>
    <w:div w:id="1357344407">
      <w:marLeft w:val="640"/>
      <w:marRight w:val="0"/>
      <w:marTop w:val="0"/>
      <w:marBottom w:val="0"/>
      <w:divBdr>
        <w:top w:val="none" w:sz="0" w:space="0" w:color="auto"/>
        <w:left w:val="none" w:sz="0" w:space="0" w:color="auto"/>
        <w:bottom w:val="none" w:sz="0" w:space="0" w:color="auto"/>
        <w:right w:val="none" w:sz="0" w:space="0" w:color="auto"/>
      </w:divBdr>
    </w:div>
    <w:div w:id="1358431614">
      <w:marLeft w:val="640"/>
      <w:marRight w:val="0"/>
      <w:marTop w:val="0"/>
      <w:marBottom w:val="0"/>
      <w:divBdr>
        <w:top w:val="none" w:sz="0" w:space="0" w:color="auto"/>
        <w:left w:val="none" w:sz="0" w:space="0" w:color="auto"/>
        <w:bottom w:val="none" w:sz="0" w:space="0" w:color="auto"/>
        <w:right w:val="none" w:sz="0" w:space="0" w:color="auto"/>
      </w:divBdr>
    </w:div>
    <w:div w:id="1358458247">
      <w:marLeft w:val="640"/>
      <w:marRight w:val="0"/>
      <w:marTop w:val="0"/>
      <w:marBottom w:val="0"/>
      <w:divBdr>
        <w:top w:val="none" w:sz="0" w:space="0" w:color="auto"/>
        <w:left w:val="none" w:sz="0" w:space="0" w:color="auto"/>
        <w:bottom w:val="none" w:sz="0" w:space="0" w:color="auto"/>
        <w:right w:val="none" w:sz="0" w:space="0" w:color="auto"/>
      </w:divBdr>
    </w:div>
    <w:div w:id="1358503521">
      <w:marLeft w:val="640"/>
      <w:marRight w:val="0"/>
      <w:marTop w:val="0"/>
      <w:marBottom w:val="0"/>
      <w:divBdr>
        <w:top w:val="none" w:sz="0" w:space="0" w:color="auto"/>
        <w:left w:val="none" w:sz="0" w:space="0" w:color="auto"/>
        <w:bottom w:val="none" w:sz="0" w:space="0" w:color="auto"/>
        <w:right w:val="none" w:sz="0" w:space="0" w:color="auto"/>
      </w:divBdr>
    </w:div>
    <w:div w:id="1358775248">
      <w:marLeft w:val="640"/>
      <w:marRight w:val="0"/>
      <w:marTop w:val="0"/>
      <w:marBottom w:val="0"/>
      <w:divBdr>
        <w:top w:val="none" w:sz="0" w:space="0" w:color="auto"/>
        <w:left w:val="none" w:sz="0" w:space="0" w:color="auto"/>
        <w:bottom w:val="none" w:sz="0" w:space="0" w:color="auto"/>
        <w:right w:val="none" w:sz="0" w:space="0" w:color="auto"/>
      </w:divBdr>
    </w:div>
    <w:div w:id="1358776205">
      <w:marLeft w:val="640"/>
      <w:marRight w:val="0"/>
      <w:marTop w:val="0"/>
      <w:marBottom w:val="0"/>
      <w:divBdr>
        <w:top w:val="none" w:sz="0" w:space="0" w:color="auto"/>
        <w:left w:val="none" w:sz="0" w:space="0" w:color="auto"/>
        <w:bottom w:val="none" w:sz="0" w:space="0" w:color="auto"/>
        <w:right w:val="none" w:sz="0" w:space="0" w:color="auto"/>
      </w:divBdr>
    </w:div>
    <w:div w:id="1359237624">
      <w:marLeft w:val="640"/>
      <w:marRight w:val="0"/>
      <w:marTop w:val="0"/>
      <w:marBottom w:val="0"/>
      <w:divBdr>
        <w:top w:val="none" w:sz="0" w:space="0" w:color="auto"/>
        <w:left w:val="none" w:sz="0" w:space="0" w:color="auto"/>
        <w:bottom w:val="none" w:sz="0" w:space="0" w:color="auto"/>
        <w:right w:val="none" w:sz="0" w:space="0" w:color="auto"/>
      </w:divBdr>
    </w:div>
    <w:div w:id="1360427231">
      <w:marLeft w:val="640"/>
      <w:marRight w:val="0"/>
      <w:marTop w:val="0"/>
      <w:marBottom w:val="0"/>
      <w:divBdr>
        <w:top w:val="none" w:sz="0" w:space="0" w:color="auto"/>
        <w:left w:val="none" w:sz="0" w:space="0" w:color="auto"/>
        <w:bottom w:val="none" w:sz="0" w:space="0" w:color="auto"/>
        <w:right w:val="none" w:sz="0" w:space="0" w:color="auto"/>
      </w:divBdr>
    </w:div>
    <w:div w:id="1360666978">
      <w:marLeft w:val="640"/>
      <w:marRight w:val="0"/>
      <w:marTop w:val="0"/>
      <w:marBottom w:val="0"/>
      <w:divBdr>
        <w:top w:val="none" w:sz="0" w:space="0" w:color="auto"/>
        <w:left w:val="none" w:sz="0" w:space="0" w:color="auto"/>
        <w:bottom w:val="none" w:sz="0" w:space="0" w:color="auto"/>
        <w:right w:val="none" w:sz="0" w:space="0" w:color="auto"/>
      </w:divBdr>
    </w:div>
    <w:div w:id="1360855971">
      <w:marLeft w:val="640"/>
      <w:marRight w:val="0"/>
      <w:marTop w:val="0"/>
      <w:marBottom w:val="0"/>
      <w:divBdr>
        <w:top w:val="none" w:sz="0" w:space="0" w:color="auto"/>
        <w:left w:val="none" w:sz="0" w:space="0" w:color="auto"/>
        <w:bottom w:val="none" w:sz="0" w:space="0" w:color="auto"/>
        <w:right w:val="none" w:sz="0" w:space="0" w:color="auto"/>
      </w:divBdr>
    </w:div>
    <w:div w:id="1361200587">
      <w:marLeft w:val="640"/>
      <w:marRight w:val="0"/>
      <w:marTop w:val="0"/>
      <w:marBottom w:val="0"/>
      <w:divBdr>
        <w:top w:val="none" w:sz="0" w:space="0" w:color="auto"/>
        <w:left w:val="none" w:sz="0" w:space="0" w:color="auto"/>
        <w:bottom w:val="none" w:sz="0" w:space="0" w:color="auto"/>
        <w:right w:val="none" w:sz="0" w:space="0" w:color="auto"/>
      </w:divBdr>
    </w:div>
    <w:div w:id="1361587040">
      <w:marLeft w:val="480"/>
      <w:marRight w:val="0"/>
      <w:marTop w:val="0"/>
      <w:marBottom w:val="0"/>
      <w:divBdr>
        <w:top w:val="none" w:sz="0" w:space="0" w:color="auto"/>
        <w:left w:val="none" w:sz="0" w:space="0" w:color="auto"/>
        <w:bottom w:val="none" w:sz="0" w:space="0" w:color="auto"/>
        <w:right w:val="none" w:sz="0" w:space="0" w:color="auto"/>
      </w:divBdr>
    </w:div>
    <w:div w:id="1361589678">
      <w:marLeft w:val="640"/>
      <w:marRight w:val="0"/>
      <w:marTop w:val="0"/>
      <w:marBottom w:val="0"/>
      <w:divBdr>
        <w:top w:val="none" w:sz="0" w:space="0" w:color="auto"/>
        <w:left w:val="none" w:sz="0" w:space="0" w:color="auto"/>
        <w:bottom w:val="none" w:sz="0" w:space="0" w:color="auto"/>
        <w:right w:val="none" w:sz="0" w:space="0" w:color="auto"/>
      </w:divBdr>
    </w:div>
    <w:div w:id="1362364803">
      <w:marLeft w:val="640"/>
      <w:marRight w:val="0"/>
      <w:marTop w:val="0"/>
      <w:marBottom w:val="0"/>
      <w:divBdr>
        <w:top w:val="none" w:sz="0" w:space="0" w:color="auto"/>
        <w:left w:val="none" w:sz="0" w:space="0" w:color="auto"/>
        <w:bottom w:val="none" w:sz="0" w:space="0" w:color="auto"/>
        <w:right w:val="none" w:sz="0" w:space="0" w:color="auto"/>
      </w:divBdr>
    </w:div>
    <w:div w:id="1362442009">
      <w:marLeft w:val="640"/>
      <w:marRight w:val="0"/>
      <w:marTop w:val="0"/>
      <w:marBottom w:val="0"/>
      <w:divBdr>
        <w:top w:val="none" w:sz="0" w:space="0" w:color="auto"/>
        <w:left w:val="none" w:sz="0" w:space="0" w:color="auto"/>
        <w:bottom w:val="none" w:sz="0" w:space="0" w:color="auto"/>
        <w:right w:val="none" w:sz="0" w:space="0" w:color="auto"/>
      </w:divBdr>
    </w:div>
    <w:div w:id="1363431933">
      <w:marLeft w:val="640"/>
      <w:marRight w:val="0"/>
      <w:marTop w:val="0"/>
      <w:marBottom w:val="0"/>
      <w:divBdr>
        <w:top w:val="none" w:sz="0" w:space="0" w:color="auto"/>
        <w:left w:val="none" w:sz="0" w:space="0" w:color="auto"/>
        <w:bottom w:val="none" w:sz="0" w:space="0" w:color="auto"/>
        <w:right w:val="none" w:sz="0" w:space="0" w:color="auto"/>
      </w:divBdr>
    </w:div>
    <w:div w:id="1363558188">
      <w:marLeft w:val="640"/>
      <w:marRight w:val="0"/>
      <w:marTop w:val="0"/>
      <w:marBottom w:val="0"/>
      <w:divBdr>
        <w:top w:val="none" w:sz="0" w:space="0" w:color="auto"/>
        <w:left w:val="none" w:sz="0" w:space="0" w:color="auto"/>
        <w:bottom w:val="none" w:sz="0" w:space="0" w:color="auto"/>
        <w:right w:val="none" w:sz="0" w:space="0" w:color="auto"/>
      </w:divBdr>
    </w:div>
    <w:div w:id="1363898062">
      <w:marLeft w:val="640"/>
      <w:marRight w:val="0"/>
      <w:marTop w:val="0"/>
      <w:marBottom w:val="0"/>
      <w:divBdr>
        <w:top w:val="none" w:sz="0" w:space="0" w:color="auto"/>
        <w:left w:val="none" w:sz="0" w:space="0" w:color="auto"/>
        <w:bottom w:val="none" w:sz="0" w:space="0" w:color="auto"/>
        <w:right w:val="none" w:sz="0" w:space="0" w:color="auto"/>
      </w:divBdr>
    </w:div>
    <w:div w:id="1364133898">
      <w:marLeft w:val="640"/>
      <w:marRight w:val="0"/>
      <w:marTop w:val="0"/>
      <w:marBottom w:val="0"/>
      <w:divBdr>
        <w:top w:val="none" w:sz="0" w:space="0" w:color="auto"/>
        <w:left w:val="none" w:sz="0" w:space="0" w:color="auto"/>
        <w:bottom w:val="none" w:sz="0" w:space="0" w:color="auto"/>
        <w:right w:val="none" w:sz="0" w:space="0" w:color="auto"/>
      </w:divBdr>
    </w:div>
    <w:div w:id="1364549341">
      <w:marLeft w:val="640"/>
      <w:marRight w:val="0"/>
      <w:marTop w:val="0"/>
      <w:marBottom w:val="0"/>
      <w:divBdr>
        <w:top w:val="none" w:sz="0" w:space="0" w:color="auto"/>
        <w:left w:val="none" w:sz="0" w:space="0" w:color="auto"/>
        <w:bottom w:val="none" w:sz="0" w:space="0" w:color="auto"/>
        <w:right w:val="none" w:sz="0" w:space="0" w:color="auto"/>
      </w:divBdr>
    </w:div>
    <w:div w:id="1364601118">
      <w:marLeft w:val="640"/>
      <w:marRight w:val="0"/>
      <w:marTop w:val="0"/>
      <w:marBottom w:val="0"/>
      <w:divBdr>
        <w:top w:val="none" w:sz="0" w:space="0" w:color="auto"/>
        <w:left w:val="none" w:sz="0" w:space="0" w:color="auto"/>
        <w:bottom w:val="none" w:sz="0" w:space="0" w:color="auto"/>
        <w:right w:val="none" w:sz="0" w:space="0" w:color="auto"/>
      </w:divBdr>
    </w:div>
    <w:div w:id="1365789543">
      <w:marLeft w:val="640"/>
      <w:marRight w:val="0"/>
      <w:marTop w:val="0"/>
      <w:marBottom w:val="0"/>
      <w:divBdr>
        <w:top w:val="none" w:sz="0" w:space="0" w:color="auto"/>
        <w:left w:val="none" w:sz="0" w:space="0" w:color="auto"/>
        <w:bottom w:val="none" w:sz="0" w:space="0" w:color="auto"/>
        <w:right w:val="none" w:sz="0" w:space="0" w:color="auto"/>
      </w:divBdr>
    </w:div>
    <w:div w:id="1366052875">
      <w:marLeft w:val="640"/>
      <w:marRight w:val="0"/>
      <w:marTop w:val="0"/>
      <w:marBottom w:val="0"/>
      <w:divBdr>
        <w:top w:val="none" w:sz="0" w:space="0" w:color="auto"/>
        <w:left w:val="none" w:sz="0" w:space="0" w:color="auto"/>
        <w:bottom w:val="none" w:sz="0" w:space="0" w:color="auto"/>
        <w:right w:val="none" w:sz="0" w:space="0" w:color="auto"/>
      </w:divBdr>
    </w:div>
    <w:div w:id="1366103063">
      <w:marLeft w:val="640"/>
      <w:marRight w:val="0"/>
      <w:marTop w:val="0"/>
      <w:marBottom w:val="0"/>
      <w:divBdr>
        <w:top w:val="none" w:sz="0" w:space="0" w:color="auto"/>
        <w:left w:val="none" w:sz="0" w:space="0" w:color="auto"/>
        <w:bottom w:val="none" w:sz="0" w:space="0" w:color="auto"/>
        <w:right w:val="none" w:sz="0" w:space="0" w:color="auto"/>
      </w:divBdr>
    </w:div>
    <w:div w:id="1368290012">
      <w:marLeft w:val="640"/>
      <w:marRight w:val="0"/>
      <w:marTop w:val="0"/>
      <w:marBottom w:val="0"/>
      <w:divBdr>
        <w:top w:val="none" w:sz="0" w:space="0" w:color="auto"/>
        <w:left w:val="none" w:sz="0" w:space="0" w:color="auto"/>
        <w:bottom w:val="none" w:sz="0" w:space="0" w:color="auto"/>
        <w:right w:val="none" w:sz="0" w:space="0" w:color="auto"/>
      </w:divBdr>
    </w:div>
    <w:div w:id="1368292516">
      <w:marLeft w:val="640"/>
      <w:marRight w:val="0"/>
      <w:marTop w:val="0"/>
      <w:marBottom w:val="0"/>
      <w:divBdr>
        <w:top w:val="none" w:sz="0" w:space="0" w:color="auto"/>
        <w:left w:val="none" w:sz="0" w:space="0" w:color="auto"/>
        <w:bottom w:val="none" w:sz="0" w:space="0" w:color="auto"/>
        <w:right w:val="none" w:sz="0" w:space="0" w:color="auto"/>
      </w:divBdr>
    </w:div>
    <w:div w:id="1369376986">
      <w:marLeft w:val="640"/>
      <w:marRight w:val="0"/>
      <w:marTop w:val="0"/>
      <w:marBottom w:val="0"/>
      <w:divBdr>
        <w:top w:val="none" w:sz="0" w:space="0" w:color="auto"/>
        <w:left w:val="none" w:sz="0" w:space="0" w:color="auto"/>
        <w:bottom w:val="none" w:sz="0" w:space="0" w:color="auto"/>
        <w:right w:val="none" w:sz="0" w:space="0" w:color="auto"/>
      </w:divBdr>
    </w:div>
    <w:div w:id="1369918048">
      <w:marLeft w:val="640"/>
      <w:marRight w:val="0"/>
      <w:marTop w:val="0"/>
      <w:marBottom w:val="0"/>
      <w:divBdr>
        <w:top w:val="none" w:sz="0" w:space="0" w:color="auto"/>
        <w:left w:val="none" w:sz="0" w:space="0" w:color="auto"/>
        <w:bottom w:val="none" w:sz="0" w:space="0" w:color="auto"/>
        <w:right w:val="none" w:sz="0" w:space="0" w:color="auto"/>
      </w:divBdr>
    </w:div>
    <w:div w:id="1370380371">
      <w:marLeft w:val="640"/>
      <w:marRight w:val="0"/>
      <w:marTop w:val="0"/>
      <w:marBottom w:val="0"/>
      <w:divBdr>
        <w:top w:val="none" w:sz="0" w:space="0" w:color="auto"/>
        <w:left w:val="none" w:sz="0" w:space="0" w:color="auto"/>
        <w:bottom w:val="none" w:sz="0" w:space="0" w:color="auto"/>
        <w:right w:val="none" w:sz="0" w:space="0" w:color="auto"/>
      </w:divBdr>
    </w:div>
    <w:div w:id="1370446815">
      <w:marLeft w:val="640"/>
      <w:marRight w:val="0"/>
      <w:marTop w:val="0"/>
      <w:marBottom w:val="0"/>
      <w:divBdr>
        <w:top w:val="none" w:sz="0" w:space="0" w:color="auto"/>
        <w:left w:val="none" w:sz="0" w:space="0" w:color="auto"/>
        <w:bottom w:val="none" w:sz="0" w:space="0" w:color="auto"/>
        <w:right w:val="none" w:sz="0" w:space="0" w:color="auto"/>
      </w:divBdr>
    </w:div>
    <w:div w:id="1371031051">
      <w:marLeft w:val="640"/>
      <w:marRight w:val="0"/>
      <w:marTop w:val="0"/>
      <w:marBottom w:val="0"/>
      <w:divBdr>
        <w:top w:val="none" w:sz="0" w:space="0" w:color="auto"/>
        <w:left w:val="none" w:sz="0" w:space="0" w:color="auto"/>
        <w:bottom w:val="none" w:sz="0" w:space="0" w:color="auto"/>
        <w:right w:val="none" w:sz="0" w:space="0" w:color="auto"/>
      </w:divBdr>
    </w:div>
    <w:div w:id="1371608617">
      <w:marLeft w:val="640"/>
      <w:marRight w:val="0"/>
      <w:marTop w:val="0"/>
      <w:marBottom w:val="0"/>
      <w:divBdr>
        <w:top w:val="none" w:sz="0" w:space="0" w:color="auto"/>
        <w:left w:val="none" w:sz="0" w:space="0" w:color="auto"/>
        <w:bottom w:val="none" w:sz="0" w:space="0" w:color="auto"/>
        <w:right w:val="none" w:sz="0" w:space="0" w:color="auto"/>
      </w:divBdr>
    </w:div>
    <w:div w:id="1372462050">
      <w:marLeft w:val="640"/>
      <w:marRight w:val="0"/>
      <w:marTop w:val="0"/>
      <w:marBottom w:val="0"/>
      <w:divBdr>
        <w:top w:val="none" w:sz="0" w:space="0" w:color="auto"/>
        <w:left w:val="none" w:sz="0" w:space="0" w:color="auto"/>
        <w:bottom w:val="none" w:sz="0" w:space="0" w:color="auto"/>
        <w:right w:val="none" w:sz="0" w:space="0" w:color="auto"/>
      </w:divBdr>
    </w:div>
    <w:div w:id="1373068033">
      <w:marLeft w:val="640"/>
      <w:marRight w:val="0"/>
      <w:marTop w:val="0"/>
      <w:marBottom w:val="0"/>
      <w:divBdr>
        <w:top w:val="none" w:sz="0" w:space="0" w:color="auto"/>
        <w:left w:val="none" w:sz="0" w:space="0" w:color="auto"/>
        <w:bottom w:val="none" w:sz="0" w:space="0" w:color="auto"/>
        <w:right w:val="none" w:sz="0" w:space="0" w:color="auto"/>
      </w:divBdr>
    </w:div>
    <w:div w:id="1373967984">
      <w:marLeft w:val="640"/>
      <w:marRight w:val="0"/>
      <w:marTop w:val="0"/>
      <w:marBottom w:val="0"/>
      <w:divBdr>
        <w:top w:val="none" w:sz="0" w:space="0" w:color="auto"/>
        <w:left w:val="none" w:sz="0" w:space="0" w:color="auto"/>
        <w:bottom w:val="none" w:sz="0" w:space="0" w:color="auto"/>
        <w:right w:val="none" w:sz="0" w:space="0" w:color="auto"/>
      </w:divBdr>
    </w:div>
    <w:div w:id="1374187339">
      <w:marLeft w:val="640"/>
      <w:marRight w:val="0"/>
      <w:marTop w:val="0"/>
      <w:marBottom w:val="0"/>
      <w:divBdr>
        <w:top w:val="none" w:sz="0" w:space="0" w:color="auto"/>
        <w:left w:val="none" w:sz="0" w:space="0" w:color="auto"/>
        <w:bottom w:val="none" w:sz="0" w:space="0" w:color="auto"/>
        <w:right w:val="none" w:sz="0" w:space="0" w:color="auto"/>
      </w:divBdr>
    </w:div>
    <w:div w:id="1374304706">
      <w:marLeft w:val="640"/>
      <w:marRight w:val="0"/>
      <w:marTop w:val="0"/>
      <w:marBottom w:val="0"/>
      <w:divBdr>
        <w:top w:val="none" w:sz="0" w:space="0" w:color="auto"/>
        <w:left w:val="none" w:sz="0" w:space="0" w:color="auto"/>
        <w:bottom w:val="none" w:sz="0" w:space="0" w:color="auto"/>
        <w:right w:val="none" w:sz="0" w:space="0" w:color="auto"/>
      </w:divBdr>
    </w:div>
    <w:div w:id="1375423664">
      <w:marLeft w:val="640"/>
      <w:marRight w:val="0"/>
      <w:marTop w:val="0"/>
      <w:marBottom w:val="0"/>
      <w:divBdr>
        <w:top w:val="none" w:sz="0" w:space="0" w:color="auto"/>
        <w:left w:val="none" w:sz="0" w:space="0" w:color="auto"/>
        <w:bottom w:val="none" w:sz="0" w:space="0" w:color="auto"/>
        <w:right w:val="none" w:sz="0" w:space="0" w:color="auto"/>
      </w:divBdr>
    </w:div>
    <w:div w:id="1375958632">
      <w:marLeft w:val="640"/>
      <w:marRight w:val="0"/>
      <w:marTop w:val="0"/>
      <w:marBottom w:val="0"/>
      <w:divBdr>
        <w:top w:val="none" w:sz="0" w:space="0" w:color="auto"/>
        <w:left w:val="none" w:sz="0" w:space="0" w:color="auto"/>
        <w:bottom w:val="none" w:sz="0" w:space="0" w:color="auto"/>
        <w:right w:val="none" w:sz="0" w:space="0" w:color="auto"/>
      </w:divBdr>
    </w:div>
    <w:div w:id="1377193593">
      <w:marLeft w:val="640"/>
      <w:marRight w:val="0"/>
      <w:marTop w:val="0"/>
      <w:marBottom w:val="0"/>
      <w:divBdr>
        <w:top w:val="none" w:sz="0" w:space="0" w:color="auto"/>
        <w:left w:val="none" w:sz="0" w:space="0" w:color="auto"/>
        <w:bottom w:val="none" w:sz="0" w:space="0" w:color="auto"/>
        <w:right w:val="none" w:sz="0" w:space="0" w:color="auto"/>
      </w:divBdr>
    </w:div>
    <w:div w:id="1378046427">
      <w:marLeft w:val="640"/>
      <w:marRight w:val="0"/>
      <w:marTop w:val="0"/>
      <w:marBottom w:val="0"/>
      <w:divBdr>
        <w:top w:val="none" w:sz="0" w:space="0" w:color="auto"/>
        <w:left w:val="none" w:sz="0" w:space="0" w:color="auto"/>
        <w:bottom w:val="none" w:sz="0" w:space="0" w:color="auto"/>
        <w:right w:val="none" w:sz="0" w:space="0" w:color="auto"/>
      </w:divBdr>
    </w:div>
    <w:div w:id="1378243531">
      <w:marLeft w:val="640"/>
      <w:marRight w:val="0"/>
      <w:marTop w:val="0"/>
      <w:marBottom w:val="0"/>
      <w:divBdr>
        <w:top w:val="none" w:sz="0" w:space="0" w:color="auto"/>
        <w:left w:val="none" w:sz="0" w:space="0" w:color="auto"/>
        <w:bottom w:val="none" w:sz="0" w:space="0" w:color="auto"/>
        <w:right w:val="none" w:sz="0" w:space="0" w:color="auto"/>
      </w:divBdr>
    </w:div>
    <w:div w:id="1379352475">
      <w:marLeft w:val="640"/>
      <w:marRight w:val="0"/>
      <w:marTop w:val="0"/>
      <w:marBottom w:val="0"/>
      <w:divBdr>
        <w:top w:val="none" w:sz="0" w:space="0" w:color="auto"/>
        <w:left w:val="none" w:sz="0" w:space="0" w:color="auto"/>
        <w:bottom w:val="none" w:sz="0" w:space="0" w:color="auto"/>
        <w:right w:val="none" w:sz="0" w:space="0" w:color="auto"/>
      </w:divBdr>
    </w:div>
    <w:div w:id="1379550031">
      <w:marLeft w:val="640"/>
      <w:marRight w:val="0"/>
      <w:marTop w:val="0"/>
      <w:marBottom w:val="0"/>
      <w:divBdr>
        <w:top w:val="none" w:sz="0" w:space="0" w:color="auto"/>
        <w:left w:val="none" w:sz="0" w:space="0" w:color="auto"/>
        <w:bottom w:val="none" w:sz="0" w:space="0" w:color="auto"/>
        <w:right w:val="none" w:sz="0" w:space="0" w:color="auto"/>
      </w:divBdr>
    </w:div>
    <w:div w:id="1381592698">
      <w:marLeft w:val="640"/>
      <w:marRight w:val="0"/>
      <w:marTop w:val="0"/>
      <w:marBottom w:val="0"/>
      <w:divBdr>
        <w:top w:val="none" w:sz="0" w:space="0" w:color="auto"/>
        <w:left w:val="none" w:sz="0" w:space="0" w:color="auto"/>
        <w:bottom w:val="none" w:sz="0" w:space="0" w:color="auto"/>
        <w:right w:val="none" w:sz="0" w:space="0" w:color="auto"/>
      </w:divBdr>
    </w:div>
    <w:div w:id="1382091647">
      <w:marLeft w:val="640"/>
      <w:marRight w:val="0"/>
      <w:marTop w:val="0"/>
      <w:marBottom w:val="0"/>
      <w:divBdr>
        <w:top w:val="none" w:sz="0" w:space="0" w:color="auto"/>
        <w:left w:val="none" w:sz="0" w:space="0" w:color="auto"/>
        <w:bottom w:val="none" w:sz="0" w:space="0" w:color="auto"/>
        <w:right w:val="none" w:sz="0" w:space="0" w:color="auto"/>
      </w:divBdr>
    </w:div>
    <w:div w:id="1382171434">
      <w:marLeft w:val="640"/>
      <w:marRight w:val="0"/>
      <w:marTop w:val="0"/>
      <w:marBottom w:val="0"/>
      <w:divBdr>
        <w:top w:val="none" w:sz="0" w:space="0" w:color="auto"/>
        <w:left w:val="none" w:sz="0" w:space="0" w:color="auto"/>
        <w:bottom w:val="none" w:sz="0" w:space="0" w:color="auto"/>
        <w:right w:val="none" w:sz="0" w:space="0" w:color="auto"/>
      </w:divBdr>
    </w:div>
    <w:div w:id="1382679793">
      <w:marLeft w:val="640"/>
      <w:marRight w:val="0"/>
      <w:marTop w:val="0"/>
      <w:marBottom w:val="0"/>
      <w:divBdr>
        <w:top w:val="none" w:sz="0" w:space="0" w:color="auto"/>
        <w:left w:val="none" w:sz="0" w:space="0" w:color="auto"/>
        <w:bottom w:val="none" w:sz="0" w:space="0" w:color="auto"/>
        <w:right w:val="none" w:sz="0" w:space="0" w:color="auto"/>
      </w:divBdr>
    </w:div>
    <w:div w:id="1383016996">
      <w:marLeft w:val="640"/>
      <w:marRight w:val="0"/>
      <w:marTop w:val="0"/>
      <w:marBottom w:val="0"/>
      <w:divBdr>
        <w:top w:val="none" w:sz="0" w:space="0" w:color="auto"/>
        <w:left w:val="none" w:sz="0" w:space="0" w:color="auto"/>
        <w:bottom w:val="none" w:sz="0" w:space="0" w:color="auto"/>
        <w:right w:val="none" w:sz="0" w:space="0" w:color="auto"/>
      </w:divBdr>
    </w:div>
    <w:div w:id="1384207860">
      <w:marLeft w:val="640"/>
      <w:marRight w:val="0"/>
      <w:marTop w:val="0"/>
      <w:marBottom w:val="0"/>
      <w:divBdr>
        <w:top w:val="none" w:sz="0" w:space="0" w:color="auto"/>
        <w:left w:val="none" w:sz="0" w:space="0" w:color="auto"/>
        <w:bottom w:val="none" w:sz="0" w:space="0" w:color="auto"/>
        <w:right w:val="none" w:sz="0" w:space="0" w:color="auto"/>
      </w:divBdr>
    </w:div>
    <w:div w:id="1384210009">
      <w:marLeft w:val="640"/>
      <w:marRight w:val="0"/>
      <w:marTop w:val="0"/>
      <w:marBottom w:val="0"/>
      <w:divBdr>
        <w:top w:val="none" w:sz="0" w:space="0" w:color="auto"/>
        <w:left w:val="none" w:sz="0" w:space="0" w:color="auto"/>
        <w:bottom w:val="none" w:sz="0" w:space="0" w:color="auto"/>
        <w:right w:val="none" w:sz="0" w:space="0" w:color="auto"/>
      </w:divBdr>
    </w:div>
    <w:div w:id="1384449356">
      <w:marLeft w:val="640"/>
      <w:marRight w:val="0"/>
      <w:marTop w:val="0"/>
      <w:marBottom w:val="0"/>
      <w:divBdr>
        <w:top w:val="none" w:sz="0" w:space="0" w:color="auto"/>
        <w:left w:val="none" w:sz="0" w:space="0" w:color="auto"/>
        <w:bottom w:val="none" w:sz="0" w:space="0" w:color="auto"/>
        <w:right w:val="none" w:sz="0" w:space="0" w:color="auto"/>
      </w:divBdr>
    </w:div>
    <w:div w:id="1385133661">
      <w:marLeft w:val="640"/>
      <w:marRight w:val="0"/>
      <w:marTop w:val="0"/>
      <w:marBottom w:val="0"/>
      <w:divBdr>
        <w:top w:val="none" w:sz="0" w:space="0" w:color="auto"/>
        <w:left w:val="none" w:sz="0" w:space="0" w:color="auto"/>
        <w:bottom w:val="none" w:sz="0" w:space="0" w:color="auto"/>
        <w:right w:val="none" w:sz="0" w:space="0" w:color="auto"/>
      </w:divBdr>
    </w:div>
    <w:div w:id="1386487680">
      <w:marLeft w:val="640"/>
      <w:marRight w:val="0"/>
      <w:marTop w:val="0"/>
      <w:marBottom w:val="0"/>
      <w:divBdr>
        <w:top w:val="none" w:sz="0" w:space="0" w:color="auto"/>
        <w:left w:val="none" w:sz="0" w:space="0" w:color="auto"/>
        <w:bottom w:val="none" w:sz="0" w:space="0" w:color="auto"/>
        <w:right w:val="none" w:sz="0" w:space="0" w:color="auto"/>
      </w:divBdr>
    </w:div>
    <w:div w:id="1388341368">
      <w:marLeft w:val="640"/>
      <w:marRight w:val="0"/>
      <w:marTop w:val="0"/>
      <w:marBottom w:val="0"/>
      <w:divBdr>
        <w:top w:val="none" w:sz="0" w:space="0" w:color="auto"/>
        <w:left w:val="none" w:sz="0" w:space="0" w:color="auto"/>
        <w:bottom w:val="none" w:sz="0" w:space="0" w:color="auto"/>
        <w:right w:val="none" w:sz="0" w:space="0" w:color="auto"/>
      </w:divBdr>
    </w:div>
    <w:div w:id="1388647034">
      <w:marLeft w:val="640"/>
      <w:marRight w:val="0"/>
      <w:marTop w:val="0"/>
      <w:marBottom w:val="0"/>
      <w:divBdr>
        <w:top w:val="none" w:sz="0" w:space="0" w:color="auto"/>
        <w:left w:val="none" w:sz="0" w:space="0" w:color="auto"/>
        <w:bottom w:val="none" w:sz="0" w:space="0" w:color="auto"/>
        <w:right w:val="none" w:sz="0" w:space="0" w:color="auto"/>
      </w:divBdr>
    </w:div>
    <w:div w:id="1388795155">
      <w:marLeft w:val="640"/>
      <w:marRight w:val="0"/>
      <w:marTop w:val="0"/>
      <w:marBottom w:val="0"/>
      <w:divBdr>
        <w:top w:val="none" w:sz="0" w:space="0" w:color="auto"/>
        <w:left w:val="none" w:sz="0" w:space="0" w:color="auto"/>
        <w:bottom w:val="none" w:sz="0" w:space="0" w:color="auto"/>
        <w:right w:val="none" w:sz="0" w:space="0" w:color="auto"/>
      </w:divBdr>
    </w:div>
    <w:div w:id="1389183734">
      <w:marLeft w:val="640"/>
      <w:marRight w:val="0"/>
      <w:marTop w:val="0"/>
      <w:marBottom w:val="0"/>
      <w:divBdr>
        <w:top w:val="none" w:sz="0" w:space="0" w:color="auto"/>
        <w:left w:val="none" w:sz="0" w:space="0" w:color="auto"/>
        <w:bottom w:val="none" w:sz="0" w:space="0" w:color="auto"/>
        <w:right w:val="none" w:sz="0" w:space="0" w:color="auto"/>
      </w:divBdr>
    </w:div>
    <w:div w:id="1389526358">
      <w:marLeft w:val="640"/>
      <w:marRight w:val="0"/>
      <w:marTop w:val="0"/>
      <w:marBottom w:val="0"/>
      <w:divBdr>
        <w:top w:val="none" w:sz="0" w:space="0" w:color="auto"/>
        <w:left w:val="none" w:sz="0" w:space="0" w:color="auto"/>
        <w:bottom w:val="none" w:sz="0" w:space="0" w:color="auto"/>
        <w:right w:val="none" w:sz="0" w:space="0" w:color="auto"/>
      </w:divBdr>
    </w:div>
    <w:div w:id="1390030492">
      <w:marLeft w:val="640"/>
      <w:marRight w:val="0"/>
      <w:marTop w:val="0"/>
      <w:marBottom w:val="0"/>
      <w:divBdr>
        <w:top w:val="none" w:sz="0" w:space="0" w:color="auto"/>
        <w:left w:val="none" w:sz="0" w:space="0" w:color="auto"/>
        <w:bottom w:val="none" w:sz="0" w:space="0" w:color="auto"/>
        <w:right w:val="none" w:sz="0" w:space="0" w:color="auto"/>
      </w:divBdr>
    </w:div>
    <w:div w:id="1390299896">
      <w:marLeft w:val="640"/>
      <w:marRight w:val="0"/>
      <w:marTop w:val="0"/>
      <w:marBottom w:val="0"/>
      <w:divBdr>
        <w:top w:val="none" w:sz="0" w:space="0" w:color="auto"/>
        <w:left w:val="none" w:sz="0" w:space="0" w:color="auto"/>
        <w:bottom w:val="none" w:sz="0" w:space="0" w:color="auto"/>
        <w:right w:val="none" w:sz="0" w:space="0" w:color="auto"/>
      </w:divBdr>
    </w:div>
    <w:div w:id="1391075914">
      <w:marLeft w:val="640"/>
      <w:marRight w:val="0"/>
      <w:marTop w:val="0"/>
      <w:marBottom w:val="0"/>
      <w:divBdr>
        <w:top w:val="none" w:sz="0" w:space="0" w:color="auto"/>
        <w:left w:val="none" w:sz="0" w:space="0" w:color="auto"/>
        <w:bottom w:val="none" w:sz="0" w:space="0" w:color="auto"/>
        <w:right w:val="none" w:sz="0" w:space="0" w:color="auto"/>
      </w:divBdr>
    </w:div>
    <w:div w:id="1391077124">
      <w:marLeft w:val="640"/>
      <w:marRight w:val="0"/>
      <w:marTop w:val="0"/>
      <w:marBottom w:val="0"/>
      <w:divBdr>
        <w:top w:val="none" w:sz="0" w:space="0" w:color="auto"/>
        <w:left w:val="none" w:sz="0" w:space="0" w:color="auto"/>
        <w:bottom w:val="none" w:sz="0" w:space="0" w:color="auto"/>
        <w:right w:val="none" w:sz="0" w:space="0" w:color="auto"/>
      </w:divBdr>
    </w:div>
    <w:div w:id="1391272183">
      <w:marLeft w:val="640"/>
      <w:marRight w:val="0"/>
      <w:marTop w:val="0"/>
      <w:marBottom w:val="0"/>
      <w:divBdr>
        <w:top w:val="none" w:sz="0" w:space="0" w:color="auto"/>
        <w:left w:val="none" w:sz="0" w:space="0" w:color="auto"/>
        <w:bottom w:val="none" w:sz="0" w:space="0" w:color="auto"/>
        <w:right w:val="none" w:sz="0" w:space="0" w:color="auto"/>
      </w:divBdr>
    </w:div>
    <w:div w:id="1391927790">
      <w:marLeft w:val="640"/>
      <w:marRight w:val="0"/>
      <w:marTop w:val="0"/>
      <w:marBottom w:val="0"/>
      <w:divBdr>
        <w:top w:val="none" w:sz="0" w:space="0" w:color="auto"/>
        <w:left w:val="none" w:sz="0" w:space="0" w:color="auto"/>
        <w:bottom w:val="none" w:sz="0" w:space="0" w:color="auto"/>
        <w:right w:val="none" w:sz="0" w:space="0" w:color="auto"/>
      </w:divBdr>
    </w:div>
    <w:div w:id="1392314821">
      <w:marLeft w:val="640"/>
      <w:marRight w:val="0"/>
      <w:marTop w:val="0"/>
      <w:marBottom w:val="0"/>
      <w:divBdr>
        <w:top w:val="none" w:sz="0" w:space="0" w:color="auto"/>
        <w:left w:val="none" w:sz="0" w:space="0" w:color="auto"/>
        <w:bottom w:val="none" w:sz="0" w:space="0" w:color="auto"/>
        <w:right w:val="none" w:sz="0" w:space="0" w:color="auto"/>
      </w:divBdr>
    </w:div>
    <w:div w:id="1392728617">
      <w:marLeft w:val="640"/>
      <w:marRight w:val="0"/>
      <w:marTop w:val="0"/>
      <w:marBottom w:val="0"/>
      <w:divBdr>
        <w:top w:val="none" w:sz="0" w:space="0" w:color="auto"/>
        <w:left w:val="none" w:sz="0" w:space="0" w:color="auto"/>
        <w:bottom w:val="none" w:sz="0" w:space="0" w:color="auto"/>
        <w:right w:val="none" w:sz="0" w:space="0" w:color="auto"/>
      </w:divBdr>
    </w:div>
    <w:div w:id="1392735043">
      <w:marLeft w:val="640"/>
      <w:marRight w:val="0"/>
      <w:marTop w:val="0"/>
      <w:marBottom w:val="0"/>
      <w:divBdr>
        <w:top w:val="none" w:sz="0" w:space="0" w:color="auto"/>
        <w:left w:val="none" w:sz="0" w:space="0" w:color="auto"/>
        <w:bottom w:val="none" w:sz="0" w:space="0" w:color="auto"/>
        <w:right w:val="none" w:sz="0" w:space="0" w:color="auto"/>
      </w:divBdr>
    </w:div>
    <w:div w:id="1392924987">
      <w:marLeft w:val="640"/>
      <w:marRight w:val="0"/>
      <w:marTop w:val="0"/>
      <w:marBottom w:val="0"/>
      <w:divBdr>
        <w:top w:val="none" w:sz="0" w:space="0" w:color="auto"/>
        <w:left w:val="none" w:sz="0" w:space="0" w:color="auto"/>
        <w:bottom w:val="none" w:sz="0" w:space="0" w:color="auto"/>
        <w:right w:val="none" w:sz="0" w:space="0" w:color="auto"/>
      </w:divBdr>
    </w:div>
    <w:div w:id="1393390007">
      <w:marLeft w:val="640"/>
      <w:marRight w:val="0"/>
      <w:marTop w:val="0"/>
      <w:marBottom w:val="0"/>
      <w:divBdr>
        <w:top w:val="none" w:sz="0" w:space="0" w:color="auto"/>
        <w:left w:val="none" w:sz="0" w:space="0" w:color="auto"/>
        <w:bottom w:val="none" w:sz="0" w:space="0" w:color="auto"/>
        <w:right w:val="none" w:sz="0" w:space="0" w:color="auto"/>
      </w:divBdr>
    </w:div>
    <w:div w:id="1393583776">
      <w:marLeft w:val="640"/>
      <w:marRight w:val="0"/>
      <w:marTop w:val="0"/>
      <w:marBottom w:val="0"/>
      <w:divBdr>
        <w:top w:val="none" w:sz="0" w:space="0" w:color="auto"/>
        <w:left w:val="none" w:sz="0" w:space="0" w:color="auto"/>
        <w:bottom w:val="none" w:sz="0" w:space="0" w:color="auto"/>
        <w:right w:val="none" w:sz="0" w:space="0" w:color="auto"/>
      </w:divBdr>
    </w:div>
    <w:div w:id="1393963686">
      <w:marLeft w:val="640"/>
      <w:marRight w:val="0"/>
      <w:marTop w:val="0"/>
      <w:marBottom w:val="0"/>
      <w:divBdr>
        <w:top w:val="none" w:sz="0" w:space="0" w:color="auto"/>
        <w:left w:val="none" w:sz="0" w:space="0" w:color="auto"/>
        <w:bottom w:val="none" w:sz="0" w:space="0" w:color="auto"/>
        <w:right w:val="none" w:sz="0" w:space="0" w:color="auto"/>
      </w:divBdr>
    </w:div>
    <w:div w:id="1393969461">
      <w:marLeft w:val="640"/>
      <w:marRight w:val="0"/>
      <w:marTop w:val="0"/>
      <w:marBottom w:val="0"/>
      <w:divBdr>
        <w:top w:val="none" w:sz="0" w:space="0" w:color="auto"/>
        <w:left w:val="none" w:sz="0" w:space="0" w:color="auto"/>
        <w:bottom w:val="none" w:sz="0" w:space="0" w:color="auto"/>
        <w:right w:val="none" w:sz="0" w:space="0" w:color="auto"/>
      </w:divBdr>
    </w:div>
    <w:div w:id="1394084889">
      <w:marLeft w:val="640"/>
      <w:marRight w:val="0"/>
      <w:marTop w:val="0"/>
      <w:marBottom w:val="0"/>
      <w:divBdr>
        <w:top w:val="none" w:sz="0" w:space="0" w:color="auto"/>
        <w:left w:val="none" w:sz="0" w:space="0" w:color="auto"/>
        <w:bottom w:val="none" w:sz="0" w:space="0" w:color="auto"/>
        <w:right w:val="none" w:sz="0" w:space="0" w:color="auto"/>
      </w:divBdr>
    </w:div>
    <w:div w:id="1394156486">
      <w:marLeft w:val="640"/>
      <w:marRight w:val="0"/>
      <w:marTop w:val="0"/>
      <w:marBottom w:val="0"/>
      <w:divBdr>
        <w:top w:val="none" w:sz="0" w:space="0" w:color="auto"/>
        <w:left w:val="none" w:sz="0" w:space="0" w:color="auto"/>
        <w:bottom w:val="none" w:sz="0" w:space="0" w:color="auto"/>
        <w:right w:val="none" w:sz="0" w:space="0" w:color="auto"/>
      </w:divBdr>
    </w:div>
    <w:div w:id="1395201258">
      <w:marLeft w:val="640"/>
      <w:marRight w:val="0"/>
      <w:marTop w:val="0"/>
      <w:marBottom w:val="0"/>
      <w:divBdr>
        <w:top w:val="none" w:sz="0" w:space="0" w:color="auto"/>
        <w:left w:val="none" w:sz="0" w:space="0" w:color="auto"/>
        <w:bottom w:val="none" w:sz="0" w:space="0" w:color="auto"/>
        <w:right w:val="none" w:sz="0" w:space="0" w:color="auto"/>
      </w:divBdr>
    </w:div>
    <w:div w:id="1396127493">
      <w:marLeft w:val="480"/>
      <w:marRight w:val="0"/>
      <w:marTop w:val="0"/>
      <w:marBottom w:val="0"/>
      <w:divBdr>
        <w:top w:val="none" w:sz="0" w:space="0" w:color="auto"/>
        <w:left w:val="none" w:sz="0" w:space="0" w:color="auto"/>
        <w:bottom w:val="none" w:sz="0" w:space="0" w:color="auto"/>
        <w:right w:val="none" w:sz="0" w:space="0" w:color="auto"/>
      </w:divBdr>
    </w:div>
    <w:div w:id="1397700571">
      <w:marLeft w:val="640"/>
      <w:marRight w:val="0"/>
      <w:marTop w:val="0"/>
      <w:marBottom w:val="0"/>
      <w:divBdr>
        <w:top w:val="none" w:sz="0" w:space="0" w:color="auto"/>
        <w:left w:val="none" w:sz="0" w:space="0" w:color="auto"/>
        <w:bottom w:val="none" w:sz="0" w:space="0" w:color="auto"/>
        <w:right w:val="none" w:sz="0" w:space="0" w:color="auto"/>
      </w:divBdr>
    </w:div>
    <w:div w:id="1398163964">
      <w:marLeft w:val="640"/>
      <w:marRight w:val="0"/>
      <w:marTop w:val="0"/>
      <w:marBottom w:val="0"/>
      <w:divBdr>
        <w:top w:val="none" w:sz="0" w:space="0" w:color="auto"/>
        <w:left w:val="none" w:sz="0" w:space="0" w:color="auto"/>
        <w:bottom w:val="none" w:sz="0" w:space="0" w:color="auto"/>
        <w:right w:val="none" w:sz="0" w:space="0" w:color="auto"/>
      </w:divBdr>
    </w:div>
    <w:div w:id="1398285024">
      <w:marLeft w:val="640"/>
      <w:marRight w:val="0"/>
      <w:marTop w:val="0"/>
      <w:marBottom w:val="0"/>
      <w:divBdr>
        <w:top w:val="none" w:sz="0" w:space="0" w:color="auto"/>
        <w:left w:val="none" w:sz="0" w:space="0" w:color="auto"/>
        <w:bottom w:val="none" w:sz="0" w:space="0" w:color="auto"/>
        <w:right w:val="none" w:sz="0" w:space="0" w:color="auto"/>
      </w:divBdr>
    </w:div>
    <w:div w:id="1398624586">
      <w:marLeft w:val="640"/>
      <w:marRight w:val="0"/>
      <w:marTop w:val="0"/>
      <w:marBottom w:val="0"/>
      <w:divBdr>
        <w:top w:val="none" w:sz="0" w:space="0" w:color="auto"/>
        <w:left w:val="none" w:sz="0" w:space="0" w:color="auto"/>
        <w:bottom w:val="none" w:sz="0" w:space="0" w:color="auto"/>
        <w:right w:val="none" w:sz="0" w:space="0" w:color="auto"/>
      </w:divBdr>
    </w:div>
    <w:div w:id="1398741142">
      <w:marLeft w:val="640"/>
      <w:marRight w:val="0"/>
      <w:marTop w:val="0"/>
      <w:marBottom w:val="0"/>
      <w:divBdr>
        <w:top w:val="none" w:sz="0" w:space="0" w:color="auto"/>
        <w:left w:val="none" w:sz="0" w:space="0" w:color="auto"/>
        <w:bottom w:val="none" w:sz="0" w:space="0" w:color="auto"/>
        <w:right w:val="none" w:sz="0" w:space="0" w:color="auto"/>
      </w:divBdr>
    </w:div>
    <w:div w:id="1400710366">
      <w:marLeft w:val="640"/>
      <w:marRight w:val="0"/>
      <w:marTop w:val="0"/>
      <w:marBottom w:val="0"/>
      <w:divBdr>
        <w:top w:val="none" w:sz="0" w:space="0" w:color="auto"/>
        <w:left w:val="none" w:sz="0" w:space="0" w:color="auto"/>
        <w:bottom w:val="none" w:sz="0" w:space="0" w:color="auto"/>
        <w:right w:val="none" w:sz="0" w:space="0" w:color="auto"/>
      </w:divBdr>
    </w:div>
    <w:div w:id="1401751082">
      <w:marLeft w:val="640"/>
      <w:marRight w:val="0"/>
      <w:marTop w:val="0"/>
      <w:marBottom w:val="0"/>
      <w:divBdr>
        <w:top w:val="none" w:sz="0" w:space="0" w:color="auto"/>
        <w:left w:val="none" w:sz="0" w:space="0" w:color="auto"/>
        <w:bottom w:val="none" w:sz="0" w:space="0" w:color="auto"/>
        <w:right w:val="none" w:sz="0" w:space="0" w:color="auto"/>
      </w:divBdr>
    </w:div>
    <w:div w:id="1402363672">
      <w:marLeft w:val="640"/>
      <w:marRight w:val="0"/>
      <w:marTop w:val="0"/>
      <w:marBottom w:val="0"/>
      <w:divBdr>
        <w:top w:val="none" w:sz="0" w:space="0" w:color="auto"/>
        <w:left w:val="none" w:sz="0" w:space="0" w:color="auto"/>
        <w:bottom w:val="none" w:sz="0" w:space="0" w:color="auto"/>
        <w:right w:val="none" w:sz="0" w:space="0" w:color="auto"/>
      </w:divBdr>
    </w:div>
    <w:div w:id="1402682037">
      <w:marLeft w:val="640"/>
      <w:marRight w:val="0"/>
      <w:marTop w:val="0"/>
      <w:marBottom w:val="0"/>
      <w:divBdr>
        <w:top w:val="none" w:sz="0" w:space="0" w:color="auto"/>
        <w:left w:val="none" w:sz="0" w:space="0" w:color="auto"/>
        <w:bottom w:val="none" w:sz="0" w:space="0" w:color="auto"/>
        <w:right w:val="none" w:sz="0" w:space="0" w:color="auto"/>
      </w:divBdr>
    </w:div>
    <w:div w:id="1403455012">
      <w:marLeft w:val="640"/>
      <w:marRight w:val="0"/>
      <w:marTop w:val="0"/>
      <w:marBottom w:val="0"/>
      <w:divBdr>
        <w:top w:val="none" w:sz="0" w:space="0" w:color="auto"/>
        <w:left w:val="none" w:sz="0" w:space="0" w:color="auto"/>
        <w:bottom w:val="none" w:sz="0" w:space="0" w:color="auto"/>
        <w:right w:val="none" w:sz="0" w:space="0" w:color="auto"/>
      </w:divBdr>
    </w:div>
    <w:div w:id="1404136480">
      <w:marLeft w:val="640"/>
      <w:marRight w:val="0"/>
      <w:marTop w:val="0"/>
      <w:marBottom w:val="0"/>
      <w:divBdr>
        <w:top w:val="none" w:sz="0" w:space="0" w:color="auto"/>
        <w:left w:val="none" w:sz="0" w:space="0" w:color="auto"/>
        <w:bottom w:val="none" w:sz="0" w:space="0" w:color="auto"/>
        <w:right w:val="none" w:sz="0" w:space="0" w:color="auto"/>
      </w:divBdr>
    </w:div>
    <w:div w:id="1404334302">
      <w:marLeft w:val="640"/>
      <w:marRight w:val="0"/>
      <w:marTop w:val="0"/>
      <w:marBottom w:val="0"/>
      <w:divBdr>
        <w:top w:val="none" w:sz="0" w:space="0" w:color="auto"/>
        <w:left w:val="none" w:sz="0" w:space="0" w:color="auto"/>
        <w:bottom w:val="none" w:sz="0" w:space="0" w:color="auto"/>
        <w:right w:val="none" w:sz="0" w:space="0" w:color="auto"/>
      </w:divBdr>
    </w:div>
    <w:div w:id="1404402871">
      <w:marLeft w:val="640"/>
      <w:marRight w:val="0"/>
      <w:marTop w:val="0"/>
      <w:marBottom w:val="0"/>
      <w:divBdr>
        <w:top w:val="none" w:sz="0" w:space="0" w:color="auto"/>
        <w:left w:val="none" w:sz="0" w:space="0" w:color="auto"/>
        <w:bottom w:val="none" w:sz="0" w:space="0" w:color="auto"/>
        <w:right w:val="none" w:sz="0" w:space="0" w:color="auto"/>
      </w:divBdr>
    </w:div>
    <w:div w:id="1405110062">
      <w:marLeft w:val="640"/>
      <w:marRight w:val="0"/>
      <w:marTop w:val="0"/>
      <w:marBottom w:val="0"/>
      <w:divBdr>
        <w:top w:val="none" w:sz="0" w:space="0" w:color="auto"/>
        <w:left w:val="none" w:sz="0" w:space="0" w:color="auto"/>
        <w:bottom w:val="none" w:sz="0" w:space="0" w:color="auto"/>
        <w:right w:val="none" w:sz="0" w:space="0" w:color="auto"/>
      </w:divBdr>
    </w:div>
    <w:div w:id="1405371846">
      <w:marLeft w:val="640"/>
      <w:marRight w:val="0"/>
      <w:marTop w:val="0"/>
      <w:marBottom w:val="0"/>
      <w:divBdr>
        <w:top w:val="none" w:sz="0" w:space="0" w:color="auto"/>
        <w:left w:val="none" w:sz="0" w:space="0" w:color="auto"/>
        <w:bottom w:val="none" w:sz="0" w:space="0" w:color="auto"/>
        <w:right w:val="none" w:sz="0" w:space="0" w:color="auto"/>
      </w:divBdr>
    </w:div>
    <w:div w:id="1406030176">
      <w:marLeft w:val="640"/>
      <w:marRight w:val="0"/>
      <w:marTop w:val="0"/>
      <w:marBottom w:val="0"/>
      <w:divBdr>
        <w:top w:val="none" w:sz="0" w:space="0" w:color="auto"/>
        <w:left w:val="none" w:sz="0" w:space="0" w:color="auto"/>
        <w:bottom w:val="none" w:sz="0" w:space="0" w:color="auto"/>
        <w:right w:val="none" w:sz="0" w:space="0" w:color="auto"/>
      </w:divBdr>
    </w:div>
    <w:div w:id="1406147023">
      <w:marLeft w:val="640"/>
      <w:marRight w:val="0"/>
      <w:marTop w:val="0"/>
      <w:marBottom w:val="0"/>
      <w:divBdr>
        <w:top w:val="none" w:sz="0" w:space="0" w:color="auto"/>
        <w:left w:val="none" w:sz="0" w:space="0" w:color="auto"/>
        <w:bottom w:val="none" w:sz="0" w:space="0" w:color="auto"/>
        <w:right w:val="none" w:sz="0" w:space="0" w:color="auto"/>
      </w:divBdr>
    </w:div>
    <w:div w:id="1406223280">
      <w:marLeft w:val="640"/>
      <w:marRight w:val="0"/>
      <w:marTop w:val="0"/>
      <w:marBottom w:val="0"/>
      <w:divBdr>
        <w:top w:val="none" w:sz="0" w:space="0" w:color="auto"/>
        <w:left w:val="none" w:sz="0" w:space="0" w:color="auto"/>
        <w:bottom w:val="none" w:sz="0" w:space="0" w:color="auto"/>
        <w:right w:val="none" w:sz="0" w:space="0" w:color="auto"/>
      </w:divBdr>
    </w:div>
    <w:div w:id="1406369411">
      <w:marLeft w:val="640"/>
      <w:marRight w:val="0"/>
      <w:marTop w:val="0"/>
      <w:marBottom w:val="0"/>
      <w:divBdr>
        <w:top w:val="none" w:sz="0" w:space="0" w:color="auto"/>
        <w:left w:val="none" w:sz="0" w:space="0" w:color="auto"/>
        <w:bottom w:val="none" w:sz="0" w:space="0" w:color="auto"/>
        <w:right w:val="none" w:sz="0" w:space="0" w:color="auto"/>
      </w:divBdr>
    </w:div>
    <w:div w:id="1406561585">
      <w:marLeft w:val="640"/>
      <w:marRight w:val="0"/>
      <w:marTop w:val="0"/>
      <w:marBottom w:val="0"/>
      <w:divBdr>
        <w:top w:val="none" w:sz="0" w:space="0" w:color="auto"/>
        <w:left w:val="none" w:sz="0" w:space="0" w:color="auto"/>
        <w:bottom w:val="none" w:sz="0" w:space="0" w:color="auto"/>
        <w:right w:val="none" w:sz="0" w:space="0" w:color="auto"/>
      </w:divBdr>
    </w:div>
    <w:div w:id="1406563106">
      <w:marLeft w:val="640"/>
      <w:marRight w:val="0"/>
      <w:marTop w:val="0"/>
      <w:marBottom w:val="0"/>
      <w:divBdr>
        <w:top w:val="none" w:sz="0" w:space="0" w:color="auto"/>
        <w:left w:val="none" w:sz="0" w:space="0" w:color="auto"/>
        <w:bottom w:val="none" w:sz="0" w:space="0" w:color="auto"/>
        <w:right w:val="none" w:sz="0" w:space="0" w:color="auto"/>
      </w:divBdr>
    </w:div>
    <w:div w:id="1407145985">
      <w:marLeft w:val="640"/>
      <w:marRight w:val="0"/>
      <w:marTop w:val="0"/>
      <w:marBottom w:val="0"/>
      <w:divBdr>
        <w:top w:val="none" w:sz="0" w:space="0" w:color="auto"/>
        <w:left w:val="none" w:sz="0" w:space="0" w:color="auto"/>
        <w:bottom w:val="none" w:sz="0" w:space="0" w:color="auto"/>
        <w:right w:val="none" w:sz="0" w:space="0" w:color="auto"/>
      </w:divBdr>
    </w:div>
    <w:div w:id="1407727452">
      <w:marLeft w:val="640"/>
      <w:marRight w:val="0"/>
      <w:marTop w:val="0"/>
      <w:marBottom w:val="0"/>
      <w:divBdr>
        <w:top w:val="none" w:sz="0" w:space="0" w:color="auto"/>
        <w:left w:val="none" w:sz="0" w:space="0" w:color="auto"/>
        <w:bottom w:val="none" w:sz="0" w:space="0" w:color="auto"/>
        <w:right w:val="none" w:sz="0" w:space="0" w:color="auto"/>
      </w:divBdr>
    </w:div>
    <w:div w:id="1407805108">
      <w:marLeft w:val="640"/>
      <w:marRight w:val="0"/>
      <w:marTop w:val="0"/>
      <w:marBottom w:val="0"/>
      <w:divBdr>
        <w:top w:val="none" w:sz="0" w:space="0" w:color="auto"/>
        <w:left w:val="none" w:sz="0" w:space="0" w:color="auto"/>
        <w:bottom w:val="none" w:sz="0" w:space="0" w:color="auto"/>
        <w:right w:val="none" w:sz="0" w:space="0" w:color="auto"/>
      </w:divBdr>
    </w:div>
    <w:div w:id="1407992023">
      <w:marLeft w:val="640"/>
      <w:marRight w:val="0"/>
      <w:marTop w:val="0"/>
      <w:marBottom w:val="0"/>
      <w:divBdr>
        <w:top w:val="none" w:sz="0" w:space="0" w:color="auto"/>
        <w:left w:val="none" w:sz="0" w:space="0" w:color="auto"/>
        <w:bottom w:val="none" w:sz="0" w:space="0" w:color="auto"/>
        <w:right w:val="none" w:sz="0" w:space="0" w:color="auto"/>
      </w:divBdr>
    </w:div>
    <w:div w:id="1407997922">
      <w:marLeft w:val="640"/>
      <w:marRight w:val="0"/>
      <w:marTop w:val="0"/>
      <w:marBottom w:val="0"/>
      <w:divBdr>
        <w:top w:val="none" w:sz="0" w:space="0" w:color="auto"/>
        <w:left w:val="none" w:sz="0" w:space="0" w:color="auto"/>
        <w:bottom w:val="none" w:sz="0" w:space="0" w:color="auto"/>
        <w:right w:val="none" w:sz="0" w:space="0" w:color="auto"/>
      </w:divBdr>
    </w:div>
    <w:div w:id="1407998658">
      <w:marLeft w:val="640"/>
      <w:marRight w:val="0"/>
      <w:marTop w:val="0"/>
      <w:marBottom w:val="0"/>
      <w:divBdr>
        <w:top w:val="none" w:sz="0" w:space="0" w:color="auto"/>
        <w:left w:val="none" w:sz="0" w:space="0" w:color="auto"/>
        <w:bottom w:val="none" w:sz="0" w:space="0" w:color="auto"/>
        <w:right w:val="none" w:sz="0" w:space="0" w:color="auto"/>
      </w:divBdr>
    </w:div>
    <w:div w:id="1408192358">
      <w:marLeft w:val="640"/>
      <w:marRight w:val="0"/>
      <w:marTop w:val="0"/>
      <w:marBottom w:val="0"/>
      <w:divBdr>
        <w:top w:val="none" w:sz="0" w:space="0" w:color="auto"/>
        <w:left w:val="none" w:sz="0" w:space="0" w:color="auto"/>
        <w:bottom w:val="none" w:sz="0" w:space="0" w:color="auto"/>
        <w:right w:val="none" w:sz="0" w:space="0" w:color="auto"/>
      </w:divBdr>
    </w:div>
    <w:div w:id="1409234919">
      <w:marLeft w:val="640"/>
      <w:marRight w:val="0"/>
      <w:marTop w:val="0"/>
      <w:marBottom w:val="0"/>
      <w:divBdr>
        <w:top w:val="none" w:sz="0" w:space="0" w:color="auto"/>
        <w:left w:val="none" w:sz="0" w:space="0" w:color="auto"/>
        <w:bottom w:val="none" w:sz="0" w:space="0" w:color="auto"/>
        <w:right w:val="none" w:sz="0" w:space="0" w:color="auto"/>
      </w:divBdr>
    </w:div>
    <w:div w:id="1409382629">
      <w:marLeft w:val="640"/>
      <w:marRight w:val="0"/>
      <w:marTop w:val="0"/>
      <w:marBottom w:val="0"/>
      <w:divBdr>
        <w:top w:val="none" w:sz="0" w:space="0" w:color="auto"/>
        <w:left w:val="none" w:sz="0" w:space="0" w:color="auto"/>
        <w:bottom w:val="none" w:sz="0" w:space="0" w:color="auto"/>
        <w:right w:val="none" w:sz="0" w:space="0" w:color="auto"/>
      </w:divBdr>
    </w:div>
    <w:div w:id="1410418868">
      <w:marLeft w:val="640"/>
      <w:marRight w:val="0"/>
      <w:marTop w:val="0"/>
      <w:marBottom w:val="0"/>
      <w:divBdr>
        <w:top w:val="none" w:sz="0" w:space="0" w:color="auto"/>
        <w:left w:val="none" w:sz="0" w:space="0" w:color="auto"/>
        <w:bottom w:val="none" w:sz="0" w:space="0" w:color="auto"/>
        <w:right w:val="none" w:sz="0" w:space="0" w:color="auto"/>
      </w:divBdr>
    </w:div>
    <w:div w:id="1411268196">
      <w:marLeft w:val="640"/>
      <w:marRight w:val="0"/>
      <w:marTop w:val="0"/>
      <w:marBottom w:val="0"/>
      <w:divBdr>
        <w:top w:val="none" w:sz="0" w:space="0" w:color="auto"/>
        <w:left w:val="none" w:sz="0" w:space="0" w:color="auto"/>
        <w:bottom w:val="none" w:sz="0" w:space="0" w:color="auto"/>
        <w:right w:val="none" w:sz="0" w:space="0" w:color="auto"/>
      </w:divBdr>
    </w:div>
    <w:div w:id="1412116954">
      <w:marLeft w:val="640"/>
      <w:marRight w:val="0"/>
      <w:marTop w:val="0"/>
      <w:marBottom w:val="0"/>
      <w:divBdr>
        <w:top w:val="none" w:sz="0" w:space="0" w:color="auto"/>
        <w:left w:val="none" w:sz="0" w:space="0" w:color="auto"/>
        <w:bottom w:val="none" w:sz="0" w:space="0" w:color="auto"/>
        <w:right w:val="none" w:sz="0" w:space="0" w:color="auto"/>
      </w:divBdr>
    </w:div>
    <w:div w:id="1412192851">
      <w:marLeft w:val="640"/>
      <w:marRight w:val="0"/>
      <w:marTop w:val="0"/>
      <w:marBottom w:val="0"/>
      <w:divBdr>
        <w:top w:val="none" w:sz="0" w:space="0" w:color="auto"/>
        <w:left w:val="none" w:sz="0" w:space="0" w:color="auto"/>
        <w:bottom w:val="none" w:sz="0" w:space="0" w:color="auto"/>
        <w:right w:val="none" w:sz="0" w:space="0" w:color="auto"/>
      </w:divBdr>
    </w:div>
    <w:div w:id="1413232609">
      <w:marLeft w:val="640"/>
      <w:marRight w:val="0"/>
      <w:marTop w:val="0"/>
      <w:marBottom w:val="0"/>
      <w:divBdr>
        <w:top w:val="none" w:sz="0" w:space="0" w:color="auto"/>
        <w:left w:val="none" w:sz="0" w:space="0" w:color="auto"/>
        <w:bottom w:val="none" w:sz="0" w:space="0" w:color="auto"/>
        <w:right w:val="none" w:sz="0" w:space="0" w:color="auto"/>
      </w:divBdr>
    </w:div>
    <w:div w:id="1413435196">
      <w:marLeft w:val="640"/>
      <w:marRight w:val="0"/>
      <w:marTop w:val="0"/>
      <w:marBottom w:val="0"/>
      <w:divBdr>
        <w:top w:val="none" w:sz="0" w:space="0" w:color="auto"/>
        <w:left w:val="none" w:sz="0" w:space="0" w:color="auto"/>
        <w:bottom w:val="none" w:sz="0" w:space="0" w:color="auto"/>
        <w:right w:val="none" w:sz="0" w:space="0" w:color="auto"/>
      </w:divBdr>
    </w:div>
    <w:div w:id="1414278732">
      <w:marLeft w:val="640"/>
      <w:marRight w:val="0"/>
      <w:marTop w:val="0"/>
      <w:marBottom w:val="0"/>
      <w:divBdr>
        <w:top w:val="none" w:sz="0" w:space="0" w:color="auto"/>
        <w:left w:val="none" w:sz="0" w:space="0" w:color="auto"/>
        <w:bottom w:val="none" w:sz="0" w:space="0" w:color="auto"/>
        <w:right w:val="none" w:sz="0" w:space="0" w:color="auto"/>
      </w:divBdr>
    </w:div>
    <w:div w:id="1415320147">
      <w:marLeft w:val="640"/>
      <w:marRight w:val="0"/>
      <w:marTop w:val="0"/>
      <w:marBottom w:val="0"/>
      <w:divBdr>
        <w:top w:val="none" w:sz="0" w:space="0" w:color="auto"/>
        <w:left w:val="none" w:sz="0" w:space="0" w:color="auto"/>
        <w:bottom w:val="none" w:sz="0" w:space="0" w:color="auto"/>
        <w:right w:val="none" w:sz="0" w:space="0" w:color="auto"/>
      </w:divBdr>
    </w:div>
    <w:div w:id="1416628561">
      <w:marLeft w:val="640"/>
      <w:marRight w:val="0"/>
      <w:marTop w:val="0"/>
      <w:marBottom w:val="0"/>
      <w:divBdr>
        <w:top w:val="none" w:sz="0" w:space="0" w:color="auto"/>
        <w:left w:val="none" w:sz="0" w:space="0" w:color="auto"/>
        <w:bottom w:val="none" w:sz="0" w:space="0" w:color="auto"/>
        <w:right w:val="none" w:sz="0" w:space="0" w:color="auto"/>
      </w:divBdr>
    </w:div>
    <w:div w:id="1416631956">
      <w:marLeft w:val="640"/>
      <w:marRight w:val="0"/>
      <w:marTop w:val="0"/>
      <w:marBottom w:val="0"/>
      <w:divBdr>
        <w:top w:val="none" w:sz="0" w:space="0" w:color="auto"/>
        <w:left w:val="none" w:sz="0" w:space="0" w:color="auto"/>
        <w:bottom w:val="none" w:sz="0" w:space="0" w:color="auto"/>
        <w:right w:val="none" w:sz="0" w:space="0" w:color="auto"/>
      </w:divBdr>
    </w:div>
    <w:div w:id="1417676947">
      <w:marLeft w:val="640"/>
      <w:marRight w:val="0"/>
      <w:marTop w:val="0"/>
      <w:marBottom w:val="0"/>
      <w:divBdr>
        <w:top w:val="none" w:sz="0" w:space="0" w:color="auto"/>
        <w:left w:val="none" w:sz="0" w:space="0" w:color="auto"/>
        <w:bottom w:val="none" w:sz="0" w:space="0" w:color="auto"/>
        <w:right w:val="none" w:sz="0" w:space="0" w:color="auto"/>
      </w:divBdr>
    </w:div>
    <w:div w:id="1418290470">
      <w:marLeft w:val="640"/>
      <w:marRight w:val="0"/>
      <w:marTop w:val="0"/>
      <w:marBottom w:val="0"/>
      <w:divBdr>
        <w:top w:val="none" w:sz="0" w:space="0" w:color="auto"/>
        <w:left w:val="none" w:sz="0" w:space="0" w:color="auto"/>
        <w:bottom w:val="none" w:sz="0" w:space="0" w:color="auto"/>
        <w:right w:val="none" w:sz="0" w:space="0" w:color="auto"/>
      </w:divBdr>
    </w:div>
    <w:div w:id="1418945911">
      <w:marLeft w:val="640"/>
      <w:marRight w:val="0"/>
      <w:marTop w:val="0"/>
      <w:marBottom w:val="0"/>
      <w:divBdr>
        <w:top w:val="none" w:sz="0" w:space="0" w:color="auto"/>
        <w:left w:val="none" w:sz="0" w:space="0" w:color="auto"/>
        <w:bottom w:val="none" w:sz="0" w:space="0" w:color="auto"/>
        <w:right w:val="none" w:sz="0" w:space="0" w:color="auto"/>
      </w:divBdr>
    </w:div>
    <w:div w:id="1419444401">
      <w:marLeft w:val="640"/>
      <w:marRight w:val="0"/>
      <w:marTop w:val="0"/>
      <w:marBottom w:val="0"/>
      <w:divBdr>
        <w:top w:val="none" w:sz="0" w:space="0" w:color="auto"/>
        <w:left w:val="none" w:sz="0" w:space="0" w:color="auto"/>
        <w:bottom w:val="none" w:sz="0" w:space="0" w:color="auto"/>
        <w:right w:val="none" w:sz="0" w:space="0" w:color="auto"/>
      </w:divBdr>
    </w:div>
    <w:div w:id="1419794053">
      <w:marLeft w:val="640"/>
      <w:marRight w:val="0"/>
      <w:marTop w:val="0"/>
      <w:marBottom w:val="0"/>
      <w:divBdr>
        <w:top w:val="none" w:sz="0" w:space="0" w:color="auto"/>
        <w:left w:val="none" w:sz="0" w:space="0" w:color="auto"/>
        <w:bottom w:val="none" w:sz="0" w:space="0" w:color="auto"/>
        <w:right w:val="none" w:sz="0" w:space="0" w:color="auto"/>
      </w:divBdr>
    </w:div>
    <w:div w:id="1419905620">
      <w:marLeft w:val="640"/>
      <w:marRight w:val="0"/>
      <w:marTop w:val="0"/>
      <w:marBottom w:val="0"/>
      <w:divBdr>
        <w:top w:val="none" w:sz="0" w:space="0" w:color="auto"/>
        <w:left w:val="none" w:sz="0" w:space="0" w:color="auto"/>
        <w:bottom w:val="none" w:sz="0" w:space="0" w:color="auto"/>
        <w:right w:val="none" w:sz="0" w:space="0" w:color="auto"/>
      </w:divBdr>
    </w:div>
    <w:div w:id="1419905947">
      <w:marLeft w:val="640"/>
      <w:marRight w:val="0"/>
      <w:marTop w:val="0"/>
      <w:marBottom w:val="0"/>
      <w:divBdr>
        <w:top w:val="none" w:sz="0" w:space="0" w:color="auto"/>
        <w:left w:val="none" w:sz="0" w:space="0" w:color="auto"/>
        <w:bottom w:val="none" w:sz="0" w:space="0" w:color="auto"/>
        <w:right w:val="none" w:sz="0" w:space="0" w:color="auto"/>
      </w:divBdr>
    </w:div>
    <w:div w:id="1422945990">
      <w:marLeft w:val="640"/>
      <w:marRight w:val="0"/>
      <w:marTop w:val="0"/>
      <w:marBottom w:val="0"/>
      <w:divBdr>
        <w:top w:val="none" w:sz="0" w:space="0" w:color="auto"/>
        <w:left w:val="none" w:sz="0" w:space="0" w:color="auto"/>
        <w:bottom w:val="none" w:sz="0" w:space="0" w:color="auto"/>
        <w:right w:val="none" w:sz="0" w:space="0" w:color="auto"/>
      </w:divBdr>
    </w:div>
    <w:div w:id="1423799969">
      <w:marLeft w:val="640"/>
      <w:marRight w:val="0"/>
      <w:marTop w:val="0"/>
      <w:marBottom w:val="0"/>
      <w:divBdr>
        <w:top w:val="none" w:sz="0" w:space="0" w:color="auto"/>
        <w:left w:val="none" w:sz="0" w:space="0" w:color="auto"/>
        <w:bottom w:val="none" w:sz="0" w:space="0" w:color="auto"/>
        <w:right w:val="none" w:sz="0" w:space="0" w:color="auto"/>
      </w:divBdr>
    </w:div>
    <w:div w:id="1424188217">
      <w:marLeft w:val="640"/>
      <w:marRight w:val="0"/>
      <w:marTop w:val="0"/>
      <w:marBottom w:val="0"/>
      <w:divBdr>
        <w:top w:val="none" w:sz="0" w:space="0" w:color="auto"/>
        <w:left w:val="none" w:sz="0" w:space="0" w:color="auto"/>
        <w:bottom w:val="none" w:sz="0" w:space="0" w:color="auto"/>
        <w:right w:val="none" w:sz="0" w:space="0" w:color="auto"/>
      </w:divBdr>
    </w:div>
    <w:div w:id="1424229237">
      <w:marLeft w:val="640"/>
      <w:marRight w:val="0"/>
      <w:marTop w:val="0"/>
      <w:marBottom w:val="0"/>
      <w:divBdr>
        <w:top w:val="none" w:sz="0" w:space="0" w:color="auto"/>
        <w:left w:val="none" w:sz="0" w:space="0" w:color="auto"/>
        <w:bottom w:val="none" w:sz="0" w:space="0" w:color="auto"/>
        <w:right w:val="none" w:sz="0" w:space="0" w:color="auto"/>
      </w:divBdr>
    </w:div>
    <w:div w:id="1424570756">
      <w:marLeft w:val="640"/>
      <w:marRight w:val="0"/>
      <w:marTop w:val="0"/>
      <w:marBottom w:val="0"/>
      <w:divBdr>
        <w:top w:val="none" w:sz="0" w:space="0" w:color="auto"/>
        <w:left w:val="none" w:sz="0" w:space="0" w:color="auto"/>
        <w:bottom w:val="none" w:sz="0" w:space="0" w:color="auto"/>
        <w:right w:val="none" w:sz="0" w:space="0" w:color="auto"/>
      </w:divBdr>
    </w:div>
    <w:div w:id="1425691494">
      <w:marLeft w:val="640"/>
      <w:marRight w:val="0"/>
      <w:marTop w:val="0"/>
      <w:marBottom w:val="0"/>
      <w:divBdr>
        <w:top w:val="none" w:sz="0" w:space="0" w:color="auto"/>
        <w:left w:val="none" w:sz="0" w:space="0" w:color="auto"/>
        <w:bottom w:val="none" w:sz="0" w:space="0" w:color="auto"/>
        <w:right w:val="none" w:sz="0" w:space="0" w:color="auto"/>
      </w:divBdr>
    </w:div>
    <w:div w:id="1426000254">
      <w:marLeft w:val="640"/>
      <w:marRight w:val="0"/>
      <w:marTop w:val="0"/>
      <w:marBottom w:val="0"/>
      <w:divBdr>
        <w:top w:val="none" w:sz="0" w:space="0" w:color="auto"/>
        <w:left w:val="none" w:sz="0" w:space="0" w:color="auto"/>
        <w:bottom w:val="none" w:sz="0" w:space="0" w:color="auto"/>
        <w:right w:val="none" w:sz="0" w:space="0" w:color="auto"/>
      </w:divBdr>
    </w:div>
    <w:div w:id="1426224909">
      <w:marLeft w:val="640"/>
      <w:marRight w:val="0"/>
      <w:marTop w:val="0"/>
      <w:marBottom w:val="0"/>
      <w:divBdr>
        <w:top w:val="none" w:sz="0" w:space="0" w:color="auto"/>
        <w:left w:val="none" w:sz="0" w:space="0" w:color="auto"/>
        <w:bottom w:val="none" w:sz="0" w:space="0" w:color="auto"/>
        <w:right w:val="none" w:sz="0" w:space="0" w:color="auto"/>
      </w:divBdr>
    </w:div>
    <w:div w:id="1427727332">
      <w:marLeft w:val="640"/>
      <w:marRight w:val="0"/>
      <w:marTop w:val="0"/>
      <w:marBottom w:val="0"/>
      <w:divBdr>
        <w:top w:val="none" w:sz="0" w:space="0" w:color="auto"/>
        <w:left w:val="none" w:sz="0" w:space="0" w:color="auto"/>
        <w:bottom w:val="none" w:sz="0" w:space="0" w:color="auto"/>
        <w:right w:val="none" w:sz="0" w:space="0" w:color="auto"/>
      </w:divBdr>
    </w:div>
    <w:div w:id="1427767860">
      <w:marLeft w:val="640"/>
      <w:marRight w:val="0"/>
      <w:marTop w:val="0"/>
      <w:marBottom w:val="0"/>
      <w:divBdr>
        <w:top w:val="none" w:sz="0" w:space="0" w:color="auto"/>
        <w:left w:val="none" w:sz="0" w:space="0" w:color="auto"/>
        <w:bottom w:val="none" w:sz="0" w:space="0" w:color="auto"/>
        <w:right w:val="none" w:sz="0" w:space="0" w:color="auto"/>
      </w:divBdr>
    </w:div>
    <w:div w:id="1427917907">
      <w:marLeft w:val="640"/>
      <w:marRight w:val="0"/>
      <w:marTop w:val="0"/>
      <w:marBottom w:val="0"/>
      <w:divBdr>
        <w:top w:val="none" w:sz="0" w:space="0" w:color="auto"/>
        <w:left w:val="none" w:sz="0" w:space="0" w:color="auto"/>
        <w:bottom w:val="none" w:sz="0" w:space="0" w:color="auto"/>
        <w:right w:val="none" w:sz="0" w:space="0" w:color="auto"/>
      </w:divBdr>
    </w:div>
    <w:div w:id="1428622382">
      <w:marLeft w:val="640"/>
      <w:marRight w:val="0"/>
      <w:marTop w:val="0"/>
      <w:marBottom w:val="0"/>
      <w:divBdr>
        <w:top w:val="none" w:sz="0" w:space="0" w:color="auto"/>
        <w:left w:val="none" w:sz="0" w:space="0" w:color="auto"/>
        <w:bottom w:val="none" w:sz="0" w:space="0" w:color="auto"/>
        <w:right w:val="none" w:sz="0" w:space="0" w:color="auto"/>
      </w:divBdr>
    </w:div>
    <w:div w:id="1428892624">
      <w:marLeft w:val="640"/>
      <w:marRight w:val="0"/>
      <w:marTop w:val="0"/>
      <w:marBottom w:val="0"/>
      <w:divBdr>
        <w:top w:val="none" w:sz="0" w:space="0" w:color="auto"/>
        <w:left w:val="none" w:sz="0" w:space="0" w:color="auto"/>
        <w:bottom w:val="none" w:sz="0" w:space="0" w:color="auto"/>
        <w:right w:val="none" w:sz="0" w:space="0" w:color="auto"/>
      </w:divBdr>
    </w:div>
    <w:div w:id="1429043014">
      <w:marLeft w:val="640"/>
      <w:marRight w:val="0"/>
      <w:marTop w:val="0"/>
      <w:marBottom w:val="0"/>
      <w:divBdr>
        <w:top w:val="none" w:sz="0" w:space="0" w:color="auto"/>
        <w:left w:val="none" w:sz="0" w:space="0" w:color="auto"/>
        <w:bottom w:val="none" w:sz="0" w:space="0" w:color="auto"/>
        <w:right w:val="none" w:sz="0" w:space="0" w:color="auto"/>
      </w:divBdr>
    </w:div>
    <w:div w:id="1429958889">
      <w:marLeft w:val="640"/>
      <w:marRight w:val="0"/>
      <w:marTop w:val="0"/>
      <w:marBottom w:val="0"/>
      <w:divBdr>
        <w:top w:val="none" w:sz="0" w:space="0" w:color="auto"/>
        <w:left w:val="none" w:sz="0" w:space="0" w:color="auto"/>
        <w:bottom w:val="none" w:sz="0" w:space="0" w:color="auto"/>
        <w:right w:val="none" w:sz="0" w:space="0" w:color="auto"/>
      </w:divBdr>
    </w:div>
    <w:div w:id="1431585618">
      <w:marLeft w:val="640"/>
      <w:marRight w:val="0"/>
      <w:marTop w:val="0"/>
      <w:marBottom w:val="0"/>
      <w:divBdr>
        <w:top w:val="none" w:sz="0" w:space="0" w:color="auto"/>
        <w:left w:val="none" w:sz="0" w:space="0" w:color="auto"/>
        <w:bottom w:val="none" w:sz="0" w:space="0" w:color="auto"/>
        <w:right w:val="none" w:sz="0" w:space="0" w:color="auto"/>
      </w:divBdr>
    </w:div>
    <w:div w:id="1431777096">
      <w:marLeft w:val="640"/>
      <w:marRight w:val="0"/>
      <w:marTop w:val="0"/>
      <w:marBottom w:val="0"/>
      <w:divBdr>
        <w:top w:val="none" w:sz="0" w:space="0" w:color="auto"/>
        <w:left w:val="none" w:sz="0" w:space="0" w:color="auto"/>
        <w:bottom w:val="none" w:sz="0" w:space="0" w:color="auto"/>
        <w:right w:val="none" w:sz="0" w:space="0" w:color="auto"/>
      </w:divBdr>
    </w:div>
    <w:div w:id="1432048484">
      <w:marLeft w:val="640"/>
      <w:marRight w:val="0"/>
      <w:marTop w:val="0"/>
      <w:marBottom w:val="0"/>
      <w:divBdr>
        <w:top w:val="none" w:sz="0" w:space="0" w:color="auto"/>
        <w:left w:val="none" w:sz="0" w:space="0" w:color="auto"/>
        <w:bottom w:val="none" w:sz="0" w:space="0" w:color="auto"/>
        <w:right w:val="none" w:sz="0" w:space="0" w:color="auto"/>
      </w:divBdr>
    </w:div>
    <w:div w:id="1433166604">
      <w:marLeft w:val="640"/>
      <w:marRight w:val="0"/>
      <w:marTop w:val="0"/>
      <w:marBottom w:val="0"/>
      <w:divBdr>
        <w:top w:val="none" w:sz="0" w:space="0" w:color="auto"/>
        <w:left w:val="none" w:sz="0" w:space="0" w:color="auto"/>
        <w:bottom w:val="none" w:sz="0" w:space="0" w:color="auto"/>
        <w:right w:val="none" w:sz="0" w:space="0" w:color="auto"/>
      </w:divBdr>
    </w:div>
    <w:div w:id="1433277763">
      <w:marLeft w:val="640"/>
      <w:marRight w:val="0"/>
      <w:marTop w:val="0"/>
      <w:marBottom w:val="0"/>
      <w:divBdr>
        <w:top w:val="none" w:sz="0" w:space="0" w:color="auto"/>
        <w:left w:val="none" w:sz="0" w:space="0" w:color="auto"/>
        <w:bottom w:val="none" w:sz="0" w:space="0" w:color="auto"/>
        <w:right w:val="none" w:sz="0" w:space="0" w:color="auto"/>
      </w:divBdr>
    </w:div>
    <w:div w:id="1434130501">
      <w:marLeft w:val="640"/>
      <w:marRight w:val="0"/>
      <w:marTop w:val="0"/>
      <w:marBottom w:val="0"/>
      <w:divBdr>
        <w:top w:val="none" w:sz="0" w:space="0" w:color="auto"/>
        <w:left w:val="none" w:sz="0" w:space="0" w:color="auto"/>
        <w:bottom w:val="none" w:sz="0" w:space="0" w:color="auto"/>
        <w:right w:val="none" w:sz="0" w:space="0" w:color="auto"/>
      </w:divBdr>
    </w:div>
    <w:div w:id="1434204931">
      <w:marLeft w:val="640"/>
      <w:marRight w:val="0"/>
      <w:marTop w:val="0"/>
      <w:marBottom w:val="0"/>
      <w:divBdr>
        <w:top w:val="none" w:sz="0" w:space="0" w:color="auto"/>
        <w:left w:val="none" w:sz="0" w:space="0" w:color="auto"/>
        <w:bottom w:val="none" w:sz="0" w:space="0" w:color="auto"/>
        <w:right w:val="none" w:sz="0" w:space="0" w:color="auto"/>
      </w:divBdr>
    </w:div>
    <w:div w:id="1435245314">
      <w:marLeft w:val="640"/>
      <w:marRight w:val="0"/>
      <w:marTop w:val="0"/>
      <w:marBottom w:val="0"/>
      <w:divBdr>
        <w:top w:val="none" w:sz="0" w:space="0" w:color="auto"/>
        <w:left w:val="none" w:sz="0" w:space="0" w:color="auto"/>
        <w:bottom w:val="none" w:sz="0" w:space="0" w:color="auto"/>
        <w:right w:val="none" w:sz="0" w:space="0" w:color="auto"/>
      </w:divBdr>
    </w:div>
    <w:div w:id="1435399199">
      <w:marLeft w:val="640"/>
      <w:marRight w:val="0"/>
      <w:marTop w:val="0"/>
      <w:marBottom w:val="0"/>
      <w:divBdr>
        <w:top w:val="none" w:sz="0" w:space="0" w:color="auto"/>
        <w:left w:val="none" w:sz="0" w:space="0" w:color="auto"/>
        <w:bottom w:val="none" w:sz="0" w:space="0" w:color="auto"/>
        <w:right w:val="none" w:sz="0" w:space="0" w:color="auto"/>
      </w:divBdr>
    </w:div>
    <w:div w:id="1435519931">
      <w:marLeft w:val="640"/>
      <w:marRight w:val="0"/>
      <w:marTop w:val="0"/>
      <w:marBottom w:val="0"/>
      <w:divBdr>
        <w:top w:val="none" w:sz="0" w:space="0" w:color="auto"/>
        <w:left w:val="none" w:sz="0" w:space="0" w:color="auto"/>
        <w:bottom w:val="none" w:sz="0" w:space="0" w:color="auto"/>
        <w:right w:val="none" w:sz="0" w:space="0" w:color="auto"/>
      </w:divBdr>
    </w:div>
    <w:div w:id="1436251416">
      <w:marLeft w:val="640"/>
      <w:marRight w:val="0"/>
      <w:marTop w:val="0"/>
      <w:marBottom w:val="0"/>
      <w:divBdr>
        <w:top w:val="none" w:sz="0" w:space="0" w:color="auto"/>
        <w:left w:val="none" w:sz="0" w:space="0" w:color="auto"/>
        <w:bottom w:val="none" w:sz="0" w:space="0" w:color="auto"/>
        <w:right w:val="none" w:sz="0" w:space="0" w:color="auto"/>
      </w:divBdr>
    </w:div>
    <w:div w:id="1436293611">
      <w:marLeft w:val="640"/>
      <w:marRight w:val="0"/>
      <w:marTop w:val="0"/>
      <w:marBottom w:val="0"/>
      <w:divBdr>
        <w:top w:val="none" w:sz="0" w:space="0" w:color="auto"/>
        <w:left w:val="none" w:sz="0" w:space="0" w:color="auto"/>
        <w:bottom w:val="none" w:sz="0" w:space="0" w:color="auto"/>
        <w:right w:val="none" w:sz="0" w:space="0" w:color="auto"/>
      </w:divBdr>
    </w:div>
    <w:div w:id="1437016064">
      <w:marLeft w:val="640"/>
      <w:marRight w:val="0"/>
      <w:marTop w:val="0"/>
      <w:marBottom w:val="0"/>
      <w:divBdr>
        <w:top w:val="none" w:sz="0" w:space="0" w:color="auto"/>
        <w:left w:val="none" w:sz="0" w:space="0" w:color="auto"/>
        <w:bottom w:val="none" w:sz="0" w:space="0" w:color="auto"/>
        <w:right w:val="none" w:sz="0" w:space="0" w:color="auto"/>
      </w:divBdr>
    </w:div>
    <w:div w:id="1438721211">
      <w:marLeft w:val="640"/>
      <w:marRight w:val="0"/>
      <w:marTop w:val="0"/>
      <w:marBottom w:val="0"/>
      <w:divBdr>
        <w:top w:val="none" w:sz="0" w:space="0" w:color="auto"/>
        <w:left w:val="none" w:sz="0" w:space="0" w:color="auto"/>
        <w:bottom w:val="none" w:sz="0" w:space="0" w:color="auto"/>
        <w:right w:val="none" w:sz="0" w:space="0" w:color="auto"/>
      </w:divBdr>
    </w:div>
    <w:div w:id="1439525163">
      <w:marLeft w:val="640"/>
      <w:marRight w:val="0"/>
      <w:marTop w:val="0"/>
      <w:marBottom w:val="0"/>
      <w:divBdr>
        <w:top w:val="none" w:sz="0" w:space="0" w:color="auto"/>
        <w:left w:val="none" w:sz="0" w:space="0" w:color="auto"/>
        <w:bottom w:val="none" w:sz="0" w:space="0" w:color="auto"/>
        <w:right w:val="none" w:sz="0" w:space="0" w:color="auto"/>
      </w:divBdr>
    </w:div>
    <w:div w:id="1440102802">
      <w:marLeft w:val="640"/>
      <w:marRight w:val="0"/>
      <w:marTop w:val="0"/>
      <w:marBottom w:val="0"/>
      <w:divBdr>
        <w:top w:val="none" w:sz="0" w:space="0" w:color="auto"/>
        <w:left w:val="none" w:sz="0" w:space="0" w:color="auto"/>
        <w:bottom w:val="none" w:sz="0" w:space="0" w:color="auto"/>
        <w:right w:val="none" w:sz="0" w:space="0" w:color="auto"/>
      </w:divBdr>
    </w:div>
    <w:div w:id="1441338877">
      <w:marLeft w:val="640"/>
      <w:marRight w:val="0"/>
      <w:marTop w:val="0"/>
      <w:marBottom w:val="0"/>
      <w:divBdr>
        <w:top w:val="none" w:sz="0" w:space="0" w:color="auto"/>
        <w:left w:val="none" w:sz="0" w:space="0" w:color="auto"/>
        <w:bottom w:val="none" w:sz="0" w:space="0" w:color="auto"/>
        <w:right w:val="none" w:sz="0" w:space="0" w:color="auto"/>
      </w:divBdr>
    </w:div>
    <w:div w:id="1441486744">
      <w:marLeft w:val="640"/>
      <w:marRight w:val="0"/>
      <w:marTop w:val="0"/>
      <w:marBottom w:val="0"/>
      <w:divBdr>
        <w:top w:val="none" w:sz="0" w:space="0" w:color="auto"/>
        <w:left w:val="none" w:sz="0" w:space="0" w:color="auto"/>
        <w:bottom w:val="none" w:sz="0" w:space="0" w:color="auto"/>
        <w:right w:val="none" w:sz="0" w:space="0" w:color="auto"/>
      </w:divBdr>
    </w:div>
    <w:div w:id="1441611109">
      <w:marLeft w:val="640"/>
      <w:marRight w:val="0"/>
      <w:marTop w:val="0"/>
      <w:marBottom w:val="0"/>
      <w:divBdr>
        <w:top w:val="none" w:sz="0" w:space="0" w:color="auto"/>
        <w:left w:val="none" w:sz="0" w:space="0" w:color="auto"/>
        <w:bottom w:val="none" w:sz="0" w:space="0" w:color="auto"/>
        <w:right w:val="none" w:sz="0" w:space="0" w:color="auto"/>
      </w:divBdr>
    </w:div>
    <w:div w:id="1441994176">
      <w:marLeft w:val="640"/>
      <w:marRight w:val="0"/>
      <w:marTop w:val="0"/>
      <w:marBottom w:val="0"/>
      <w:divBdr>
        <w:top w:val="none" w:sz="0" w:space="0" w:color="auto"/>
        <w:left w:val="none" w:sz="0" w:space="0" w:color="auto"/>
        <w:bottom w:val="none" w:sz="0" w:space="0" w:color="auto"/>
        <w:right w:val="none" w:sz="0" w:space="0" w:color="auto"/>
      </w:divBdr>
    </w:div>
    <w:div w:id="1442217640">
      <w:marLeft w:val="640"/>
      <w:marRight w:val="0"/>
      <w:marTop w:val="0"/>
      <w:marBottom w:val="0"/>
      <w:divBdr>
        <w:top w:val="none" w:sz="0" w:space="0" w:color="auto"/>
        <w:left w:val="none" w:sz="0" w:space="0" w:color="auto"/>
        <w:bottom w:val="none" w:sz="0" w:space="0" w:color="auto"/>
        <w:right w:val="none" w:sz="0" w:space="0" w:color="auto"/>
      </w:divBdr>
    </w:div>
    <w:div w:id="1443963711">
      <w:marLeft w:val="640"/>
      <w:marRight w:val="0"/>
      <w:marTop w:val="0"/>
      <w:marBottom w:val="0"/>
      <w:divBdr>
        <w:top w:val="none" w:sz="0" w:space="0" w:color="auto"/>
        <w:left w:val="none" w:sz="0" w:space="0" w:color="auto"/>
        <w:bottom w:val="none" w:sz="0" w:space="0" w:color="auto"/>
        <w:right w:val="none" w:sz="0" w:space="0" w:color="auto"/>
      </w:divBdr>
    </w:div>
    <w:div w:id="1444692447">
      <w:marLeft w:val="640"/>
      <w:marRight w:val="0"/>
      <w:marTop w:val="0"/>
      <w:marBottom w:val="0"/>
      <w:divBdr>
        <w:top w:val="none" w:sz="0" w:space="0" w:color="auto"/>
        <w:left w:val="none" w:sz="0" w:space="0" w:color="auto"/>
        <w:bottom w:val="none" w:sz="0" w:space="0" w:color="auto"/>
        <w:right w:val="none" w:sz="0" w:space="0" w:color="auto"/>
      </w:divBdr>
    </w:div>
    <w:div w:id="1445034357">
      <w:marLeft w:val="640"/>
      <w:marRight w:val="0"/>
      <w:marTop w:val="0"/>
      <w:marBottom w:val="0"/>
      <w:divBdr>
        <w:top w:val="none" w:sz="0" w:space="0" w:color="auto"/>
        <w:left w:val="none" w:sz="0" w:space="0" w:color="auto"/>
        <w:bottom w:val="none" w:sz="0" w:space="0" w:color="auto"/>
        <w:right w:val="none" w:sz="0" w:space="0" w:color="auto"/>
      </w:divBdr>
    </w:div>
    <w:div w:id="1445079683">
      <w:marLeft w:val="640"/>
      <w:marRight w:val="0"/>
      <w:marTop w:val="0"/>
      <w:marBottom w:val="0"/>
      <w:divBdr>
        <w:top w:val="none" w:sz="0" w:space="0" w:color="auto"/>
        <w:left w:val="none" w:sz="0" w:space="0" w:color="auto"/>
        <w:bottom w:val="none" w:sz="0" w:space="0" w:color="auto"/>
        <w:right w:val="none" w:sz="0" w:space="0" w:color="auto"/>
      </w:divBdr>
    </w:div>
    <w:div w:id="1445270497">
      <w:marLeft w:val="640"/>
      <w:marRight w:val="0"/>
      <w:marTop w:val="0"/>
      <w:marBottom w:val="0"/>
      <w:divBdr>
        <w:top w:val="none" w:sz="0" w:space="0" w:color="auto"/>
        <w:left w:val="none" w:sz="0" w:space="0" w:color="auto"/>
        <w:bottom w:val="none" w:sz="0" w:space="0" w:color="auto"/>
        <w:right w:val="none" w:sz="0" w:space="0" w:color="auto"/>
      </w:divBdr>
    </w:div>
    <w:div w:id="1446928664">
      <w:marLeft w:val="640"/>
      <w:marRight w:val="0"/>
      <w:marTop w:val="0"/>
      <w:marBottom w:val="0"/>
      <w:divBdr>
        <w:top w:val="none" w:sz="0" w:space="0" w:color="auto"/>
        <w:left w:val="none" w:sz="0" w:space="0" w:color="auto"/>
        <w:bottom w:val="none" w:sz="0" w:space="0" w:color="auto"/>
        <w:right w:val="none" w:sz="0" w:space="0" w:color="auto"/>
      </w:divBdr>
    </w:div>
    <w:div w:id="1447693457">
      <w:marLeft w:val="640"/>
      <w:marRight w:val="0"/>
      <w:marTop w:val="0"/>
      <w:marBottom w:val="0"/>
      <w:divBdr>
        <w:top w:val="none" w:sz="0" w:space="0" w:color="auto"/>
        <w:left w:val="none" w:sz="0" w:space="0" w:color="auto"/>
        <w:bottom w:val="none" w:sz="0" w:space="0" w:color="auto"/>
        <w:right w:val="none" w:sz="0" w:space="0" w:color="auto"/>
      </w:divBdr>
    </w:div>
    <w:div w:id="1447893520">
      <w:marLeft w:val="640"/>
      <w:marRight w:val="0"/>
      <w:marTop w:val="0"/>
      <w:marBottom w:val="0"/>
      <w:divBdr>
        <w:top w:val="none" w:sz="0" w:space="0" w:color="auto"/>
        <w:left w:val="none" w:sz="0" w:space="0" w:color="auto"/>
        <w:bottom w:val="none" w:sz="0" w:space="0" w:color="auto"/>
        <w:right w:val="none" w:sz="0" w:space="0" w:color="auto"/>
      </w:divBdr>
    </w:div>
    <w:div w:id="1448506651">
      <w:marLeft w:val="640"/>
      <w:marRight w:val="0"/>
      <w:marTop w:val="0"/>
      <w:marBottom w:val="0"/>
      <w:divBdr>
        <w:top w:val="none" w:sz="0" w:space="0" w:color="auto"/>
        <w:left w:val="none" w:sz="0" w:space="0" w:color="auto"/>
        <w:bottom w:val="none" w:sz="0" w:space="0" w:color="auto"/>
        <w:right w:val="none" w:sz="0" w:space="0" w:color="auto"/>
      </w:divBdr>
    </w:div>
    <w:div w:id="1448620899">
      <w:marLeft w:val="640"/>
      <w:marRight w:val="0"/>
      <w:marTop w:val="0"/>
      <w:marBottom w:val="0"/>
      <w:divBdr>
        <w:top w:val="none" w:sz="0" w:space="0" w:color="auto"/>
        <w:left w:val="none" w:sz="0" w:space="0" w:color="auto"/>
        <w:bottom w:val="none" w:sz="0" w:space="0" w:color="auto"/>
        <w:right w:val="none" w:sz="0" w:space="0" w:color="auto"/>
      </w:divBdr>
    </w:div>
    <w:div w:id="1448620986">
      <w:marLeft w:val="640"/>
      <w:marRight w:val="0"/>
      <w:marTop w:val="0"/>
      <w:marBottom w:val="0"/>
      <w:divBdr>
        <w:top w:val="none" w:sz="0" w:space="0" w:color="auto"/>
        <w:left w:val="none" w:sz="0" w:space="0" w:color="auto"/>
        <w:bottom w:val="none" w:sz="0" w:space="0" w:color="auto"/>
        <w:right w:val="none" w:sz="0" w:space="0" w:color="auto"/>
      </w:divBdr>
    </w:div>
    <w:div w:id="1448768979">
      <w:marLeft w:val="640"/>
      <w:marRight w:val="0"/>
      <w:marTop w:val="0"/>
      <w:marBottom w:val="0"/>
      <w:divBdr>
        <w:top w:val="none" w:sz="0" w:space="0" w:color="auto"/>
        <w:left w:val="none" w:sz="0" w:space="0" w:color="auto"/>
        <w:bottom w:val="none" w:sz="0" w:space="0" w:color="auto"/>
        <w:right w:val="none" w:sz="0" w:space="0" w:color="auto"/>
      </w:divBdr>
    </w:div>
    <w:div w:id="1449274146">
      <w:marLeft w:val="640"/>
      <w:marRight w:val="0"/>
      <w:marTop w:val="0"/>
      <w:marBottom w:val="0"/>
      <w:divBdr>
        <w:top w:val="none" w:sz="0" w:space="0" w:color="auto"/>
        <w:left w:val="none" w:sz="0" w:space="0" w:color="auto"/>
        <w:bottom w:val="none" w:sz="0" w:space="0" w:color="auto"/>
        <w:right w:val="none" w:sz="0" w:space="0" w:color="auto"/>
      </w:divBdr>
    </w:div>
    <w:div w:id="1449743340">
      <w:marLeft w:val="640"/>
      <w:marRight w:val="0"/>
      <w:marTop w:val="0"/>
      <w:marBottom w:val="0"/>
      <w:divBdr>
        <w:top w:val="none" w:sz="0" w:space="0" w:color="auto"/>
        <w:left w:val="none" w:sz="0" w:space="0" w:color="auto"/>
        <w:bottom w:val="none" w:sz="0" w:space="0" w:color="auto"/>
        <w:right w:val="none" w:sz="0" w:space="0" w:color="auto"/>
      </w:divBdr>
    </w:div>
    <w:div w:id="1450129426">
      <w:marLeft w:val="640"/>
      <w:marRight w:val="0"/>
      <w:marTop w:val="0"/>
      <w:marBottom w:val="0"/>
      <w:divBdr>
        <w:top w:val="none" w:sz="0" w:space="0" w:color="auto"/>
        <w:left w:val="none" w:sz="0" w:space="0" w:color="auto"/>
        <w:bottom w:val="none" w:sz="0" w:space="0" w:color="auto"/>
        <w:right w:val="none" w:sz="0" w:space="0" w:color="auto"/>
      </w:divBdr>
    </w:div>
    <w:div w:id="1451436327">
      <w:marLeft w:val="640"/>
      <w:marRight w:val="0"/>
      <w:marTop w:val="0"/>
      <w:marBottom w:val="0"/>
      <w:divBdr>
        <w:top w:val="none" w:sz="0" w:space="0" w:color="auto"/>
        <w:left w:val="none" w:sz="0" w:space="0" w:color="auto"/>
        <w:bottom w:val="none" w:sz="0" w:space="0" w:color="auto"/>
        <w:right w:val="none" w:sz="0" w:space="0" w:color="auto"/>
      </w:divBdr>
    </w:div>
    <w:div w:id="1451583295">
      <w:marLeft w:val="640"/>
      <w:marRight w:val="0"/>
      <w:marTop w:val="0"/>
      <w:marBottom w:val="0"/>
      <w:divBdr>
        <w:top w:val="none" w:sz="0" w:space="0" w:color="auto"/>
        <w:left w:val="none" w:sz="0" w:space="0" w:color="auto"/>
        <w:bottom w:val="none" w:sz="0" w:space="0" w:color="auto"/>
        <w:right w:val="none" w:sz="0" w:space="0" w:color="auto"/>
      </w:divBdr>
    </w:div>
    <w:div w:id="1452086754">
      <w:marLeft w:val="640"/>
      <w:marRight w:val="0"/>
      <w:marTop w:val="0"/>
      <w:marBottom w:val="0"/>
      <w:divBdr>
        <w:top w:val="none" w:sz="0" w:space="0" w:color="auto"/>
        <w:left w:val="none" w:sz="0" w:space="0" w:color="auto"/>
        <w:bottom w:val="none" w:sz="0" w:space="0" w:color="auto"/>
        <w:right w:val="none" w:sz="0" w:space="0" w:color="auto"/>
      </w:divBdr>
    </w:div>
    <w:div w:id="1452746644">
      <w:marLeft w:val="640"/>
      <w:marRight w:val="0"/>
      <w:marTop w:val="0"/>
      <w:marBottom w:val="0"/>
      <w:divBdr>
        <w:top w:val="none" w:sz="0" w:space="0" w:color="auto"/>
        <w:left w:val="none" w:sz="0" w:space="0" w:color="auto"/>
        <w:bottom w:val="none" w:sz="0" w:space="0" w:color="auto"/>
        <w:right w:val="none" w:sz="0" w:space="0" w:color="auto"/>
      </w:divBdr>
    </w:div>
    <w:div w:id="1453743063">
      <w:marLeft w:val="640"/>
      <w:marRight w:val="0"/>
      <w:marTop w:val="0"/>
      <w:marBottom w:val="0"/>
      <w:divBdr>
        <w:top w:val="none" w:sz="0" w:space="0" w:color="auto"/>
        <w:left w:val="none" w:sz="0" w:space="0" w:color="auto"/>
        <w:bottom w:val="none" w:sz="0" w:space="0" w:color="auto"/>
        <w:right w:val="none" w:sz="0" w:space="0" w:color="auto"/>
      </w:divBdr>
    </w:div>
    <w:div w:id="1453865904">
      <w:marLeft w:val="640"/>
      <w:marRight w:val="0"/>
      <w:marTop w:val="0"/>
      <w:marBottom w:val="0"/>
      <w:divBdr>
        <w:top w:val="none" w:sz="0" w:space="0" w:color="auto"/>
        <w:left w:val="none" w:sz="0" w:space="0" w:color="auto"/>
        <w:bottom w:val="none" w:sz="0" w:space="0" w:color="auto"/>
        <w:right w:val="none" w:sz="0" w:space="0" w:color="auto"/>
      </w:divBdr>
    </w:div>
    <w:div w:id="1454130976">
      <w:marLeft w:val="640"/>
      <w:marRight w:val="0"/>
      <w:marTop w:val="0"/>
      <w:marBottom w:val="0"/>
      <w:divBdr>
        <w:top w:val="none" w:sz="0" w:space="0" w:color="auto"/>
        <w:left w:val="none" w:sz="0" w:space="0" w:color="auto"/>
        <w:bottom w:val="none" w:sz="0" w:space="0" w:color="auto"/>
        <w:right w:val="none" w:sz="0" w:space="0" w:color="auto"/>
      </w:divBdr>
    </w:div>
    <w:div w:id="1454252368">
      <w:marLeft w:val="640"/>
      <w:marRight w:val="0"/>
      <w:marTop w:val="0"/>
      <w:marBottom w:val="0"/>
      <w:divBdr>
        <w:top w:val="none" w:sz="0" w:space="0" w:color="auto"/>
        <w:left w:val="none" w:sz="0" w:space="0" w:color="auto"/>
        <w:bottom w:val="none" w:sz="0" w:space="0" w:color="auto"/>
        <w:right w:val="none" w:sz="0" w:space="0" w:color="auto"/>
      </w:divBdr>
    </w:div>
    <w:div w:id="1454323374">
      <w:marLeft w:val="640"/>
      <w:marRight w:val="0"/>
      <w:marTop w:val="0"/>
      <w:marBottom w:val="0"/>
      <w:divBdr>
        <w:top w:val="none" w:sz="0" w:space="0" w:color="auto"/>
        <w:left w:val="none" w:sz="0" w:space="0" w:color="auto"/>
        <w:bottom w:val="none" w:sz="0" w:space="0" w:color="auto"/>
        <w:right w:val="none" w:sz="0" w:space="0" w:color="auto"/>
      </w:divBdr>
    </w:div>
    <w:div w:id="1455521555">
      <w:marLeft w:val="640"/>
      <w:marRight w:val="0"/>
      <w:marTop w:val="0"/>
      <w:marBottom w:val="0"/>
      <w:divBdr>
        <w:top w:val="none" w:sz="0" w:space="0" w:color="auto"/>
        <w:left w:val="none" w:sz="0" w:space="0" w:color="auto"/>
        <w:bottom w:val="none" w:sz="0" w:space="0" w:color="auto"/>
        <w:right w:val="none" w:sz="0" w:space="0" w:color="auto"/>
      </w:divBdr>
    </w:div>
    <w:div w:id="1455716180">
      <w:marLeft w:val="640"/>
      <w:marRight w:val="0"/>
      <w:marTop w:val="0"/>
      <w:marBottom w:val="0"/>
      <w:divBdr>
        <w:top w:val="none" w:sz="0" w:space="0" w:color="auto"/>
        <w:left w:val="none" w:sz="0" w:space="0" w:color="auto"/>
        <w:bottom w:val="none" w:sz="0" w:space="0" w:color="auto"/>
        <w:right w:val="none" w:sz="0" w:space="0" w:color="auto"/>
      </w:divBdr>
    </w:div>
    <w:div w:id="1455827335">
      <w:marLeft w:val="640"/>
      <w:marRight w:val="0"/>
      <w:marTop w:val="0"/>
      <w:marBottom w:val="0"/>
      <w:divBdr>
        <w:top w:val="none" w:sz="0" w:space="0" w:color="auto"/>
        <w:left w:val="none" w:sz="0" w:space="0" w:color="auto"/>
        <w:bottom w:val="none" w:sz="0" w:space="0" w:color="auto"/>
        <w:right w:val="none" w:sz="0" w:space="0" w:color="auto"/>
      </w:divBdr>
    </w:div>
    <w:div w:id="1456100095">
      <w:marLeft w:val="640"/>
      <w:marRight w:val="0"/>
      <w:marTop w:val="0"/>
      <w:marBottom w:val="0"/>
      <w:divBdr>
        <w:top w:val="none" w:sz="0" w:space="0" w:color="auto"/>
        <w:left w:val="none" w:sz="0" w:space="0" w:color="auto"/>
        <w:bottom w:val="none" w:sz="0" w:space="0" w:color="auto"/>
        <w:right w:val="none" w:sz="0" w:space="0" w:color="auto"/>
      </w:divBdr>
    </w:div>
    <w:div w:id="1457138466">
      <w:marLeft w:val="640"/>
      <w:marRight w:val="0"/>
      <w:marTop w:val="0"/>
      <w:marBottom w:val="0"/>
      <w:divBdr>
        <w:top w:val="none" w:sz="0" w:space="0" w:color="auto"/>
        <w:left w:val="none" w:sz="0" w:space="0" w:color="auto"/>
        <w:bottom w:val="none" w:sz="0" w:space="0" w:color="auto"/>
        <w:right w:val="none" w:sz="0" w:space="0" w:color="auto"/>
      </w:divBdr>
    </w:div>
    <w:div w:id="1457260925">
      <w:marLeft w:val="640"/>
      <w:marRight w:val="0"/>
      <w:marTop w:val="0"/>
      <w:marBottom w:val="0"/>
      <w:divBdr>
        <w:top w:val="none" w:sz="0" w:space="0" w:color="auto"/>
        <w:left w:val="none" w:sz="0" w:space="0" w:color="auto"/>
        <w:bottom w:val="none" w:sz="0" w:space="0" w:color="auto"/>
        <w:right w:val="none" w:sz="0" w:space="0" w:color="auto"/>
      </w:divBdr>
    </w:div>
    <w:div w:id="1458523243">
      <w:marLeft w:val="640"/>
      <w:marRight w:val="0"/>
      <w:marTop w:val="0"/>
      <w:marBottom w:val="0"/>
      <w:divBdr>
        <w:top w:val="none" w:sz="0" w:space="0" w:color="auto"/>
        <w:left w:val="none" w:sz="0" w:space="0" w:color="auto"/>
        <w:bottom w:val="none" w:sz="0" w:space="0" w:color="auto"/>
        <w:right w:val="none" w:sz="0" w:space="0" w:color="auto"/>
      </w:divBdr>
    </w:div>
    <w:div w:id="1459033770">
      <w:marLeft w:val="640"/>
      <w:marRight w:val="0"/>
      <w:marTop w:val="0"/>
      <w:marBottom w:val="0"/>
      <w:divBdr>
        <w:top w:val="none" w:sz="0" w:space="0" w:color="auto"/>
        <w:left w:val="none" w:sz="0" w:space="0" w:color="auto"/>
        <w:bottom w:val="none" w:sz="0" w:space="0" w:color="auto"/>
        <w:right w:val="none" w:sz="0" w:space="0" w:color="auto"/>
      </w:divBdr>
    </w:div>
    <w:div w:id="1459059877">
      <w:marLeft w:val="640"/>
      <w:marRight w:val="0"/>
      <w:marTop w:val="0"/>
      <w:marBottom w:val="0"/>
      <w:divBdr>
        <w:top w:val="none" w:sz="0" w:space="0" w:color="auto"/>
        <w:left w:val="none" w:sz="0" w:space="0" w:color="auto"/>
        <w:bottom w:val="none" w:sz="0" w:space="0" w:color="auto"/>
        <w:right w:val="none" w:sz="0" w:space="0" w:color="auto"/>
      </w:divBdr>
    </w:div>
    <w:div w:id="1460494671">
      <w:marLeft w:val="640"/>
      <w:marRight w:val="0"/>
      <w:marTop w:val="0"/>
      <w:marBottom w:val="0"/>
      <w:divBdr>
        <w:top w:val="none" w:sz="0" w:space="0" w:color="auto"/>
        <w:left w:val="none" w:sz="0" w:space="0" w:color="auto"/>
        <w:bottom w:val="none" w:sz="0" w:space="0" w:color="auto"/>
        <w:right w:val="none" w:sz="0" w:space="0" w:color="auto"/>
      </w:divBdr>
    </w:div>
    <w:div w:id="1460761686">
      <w:marLeft w:val="640"/>
      <w:marRight w:val="0"/>
      <w:marTop w:val="0"/>
      <w:marBottom w:val="0"/>
      <w:divBdr>
        <w:top w:val="none" w:sz="0" w:space="0" w:color="auto"/>
        <w:left w:val="none" w:sz="0" w:space="0" w:color="auto"/>
        <w:bottom w:val="none" w:sz="0" w:space="0" w:color="auto"/>
        <w:right w:val="none" w:sz="0" w:space="0" w:color="auto"/>
      </w:divBdr>
    </w:div>
    <w:div w:id="1462461506">
      <w:marLeft w:val="640"/>
      <w:marRight w:val="0"/>
      <w:marTop w:val="0"/>
      <w:marBottom w:val="0"/>
      <w:divBdr>
        <w:top w:val="none" w:sz="0" w:space="0" w:color="auto"/>
        <w:left w:val="none" w:sz="0" w:space="0" w:color="auto"/>
        <w:bottom w:val="none" w:sz="0" w:space="0" w:color="auto"/>
        <w:right w:val="none" w:sz="0" w:space="0" w:color="auto"/>
      </w:divBdr>
    </w:div>
    <w:div w:id="1463378863">
      <w:marLeft w:val="640"/>
      <w:marRight w:val="0"/>
      <w:marTop w:val="0"/>
      <w:marBottom w:val="0"/>
      <w:divBdr>
        <w:top w:val="none" w:sz="0" w:space="0" w:color="auto"/>
        <w:left w:val="none" w:sz="0" w:space="0" w:color="auto"/>
        <w:bottom w:val="none" w:sz="0" w:space="0" w:color="auto"/>
        <w:right w:val="none" w:sz="0" w:space="0" w:color="auto"/>
      </w:divBdr>
    </w:div>
    <w:div w:id="1463425663">
      <w:marLeft w:val="640"/>
      <w:marRight w:val="0"/>
      <w:marTop w:val="0"/>
      <w:marBottom w:val="0"/>
      <w:divBdr>
        <w:top w:val="none" w:sz="0" w:space="0" w:color="auto"/>
        <w:left w:val="none" w:sz="0" w:space="0" w:color="auto"/>
        <w:bottom w:val="none" w:sz="0" w:space="0" w:color="auto"/>
        <w:right w:val="none" w:sz="0" w:space="0" w:color="auto"/>
      </w:divBdr>
    </w:div>
    <w:div w:id="1463767959">
      <w:marLeft w:val="640"/>
      <w:marRight w:val="0"/>
      <w:marTop w:val="0"/>
      <w:marBottom w:val="0"/>
      <w:divBdr>
        <w:top w:val="none" w:sz="0" w:space="0" w:color="auto"/>
        <w:left w:val="none" w:sz="0" w:space="0" w:color="auto"/>
        <w:bottom w:val="none" w:sz="0" w:space="0" w:color="auto"/>
        <w:right w:val="none" w:sz="0" w:space="0" w:color="auto"/>
      </w:divBdr>
    </w:div>
    <w:div w:id="1464350979">
      <w:marLeft w:val="640"/>
      <w:marRight w:val="0"/>
      <w:marTop w:val="0"/>
      <w:marBottom w:val="0"/>
      <w:divBdr>
        <w:top w:val="none" w:sz="0" w:space="0" w:color="auto"/>
        <w:left w:val="none" w:sz="0" w:space="0" w:color="auto"/>
        <w:bottom w:val="none" w:sz="0" w:space="0" w:color="auto"/>
        <w:right w:val="none" w:sz="0" w:space="0" w:color="auto"/>
      </w:divBdr>
    </w:div>
    <w:div w:id="1464621444">
      <w:marLeft w:val="640"/>
      <w:marRight w:val="0"/>
      <w:marTop w:val="0"/>
      <w:marBottom w:val="0"/>
      <w:divBdr>
        <w:top w:val="none" w:sz="0" w:space="0" w:color="auto"/>
        <w:left w:val="none" w:sz="0" w:space="0" w:color="auto"/>
        <w:bottom w:val="none" w:sz="0" w:space="0" w:color="auto"/>
        <w:right w:val="none" w:sz="0" w:space="0" w:color="auto"/>
      </w:divBdr>
    </w:div>
    <w:div w:id="1464691956">
      <w:marLeft w:val="640"/>
      <w:marRight w:val="0"/>
      <w:marTop w:val="0"/>
      <w:marBottom w:val="0"/>
      <w:divBdr>
        <w:top w:val="none" w:sz="0" w:space="0" w:color="auto"/>
        <w:left w:val="none" w:sz="0" w:space="0" w:color="auto"/>
        <w:bottom w:val="none" w:sz="0" w:space="0" w:color="auto"/>
        <w:right w:val="none" w:sz="0" w:space="0" w:color="auto"/>
      </w:divBdr>
    </w:div>
    <w:div w:id="1464809830">
      <w:marLeft w:val="640"/>
      <w:marRight w:val="0"/>
      <w:marTop w:val="0"/>
      <w:marBottom w:val="0"/>
      <w:divBdr>
        <w:top w:val="none" w:sz="0" w:space="0" w:color="auto"/>
        <w:left w:val="none" w:sz="0" w:space="0" w:color="auto"/>
        <w:bottom w:val="none" w:sz="0" w:space="0" w:color="auto"/>
        <w:right w:val="none" w:sz="0" w:space="0" w:color="auto"/>
      </w:divBdr>
    </w:div>
    <w:div w:id="1466240934">
      <w:marLeft w:val="640"/>
      <w:marRight w:val="0"/>
      <w:marTop w:val="0"/>
      <w:marBottom w:val="0"/>
      <w:divBdr>
        <w:top w:val="none" w:sz="0" w:space="0" w:color="auto"/>
        <w:left w:val="none" w:sz="0" w:space="0" w:color="auto"/>
        <w:bottom w:val="none" w:sz="0" w:space="0" w:color="auto"/>
        <w:right w:val="none" w:sz="0" w:space="0" w:color="auto"/>
      </w:divBdr>
    </w:div>
    <w:div w:id="1466267210">
      <w:marLeft w:val="640"/>
      <w:marRight w:val="0"/>
      <w:marTop w:val="0"/>
      <w:marBottom w:val="0"/>
      <w:divBdr>
        <w:top w:val="none" w:sz="0" w:space="0" w:color="auto"/>
        <w:left w:val="none" w:sz="0" w:space="0" w:color="auto"/>
        <w:bottom w:val="none" w:sz="0" w:space="0" w:color="auto"/>
        <w:right w:val="none" w:sz="0" w:space="0" w:color="auto"/>
      </w:divBdr>
    </w:div>
    <w:div w:id="1466384433">
      <w:marLeft w:val="640"/>
      <w:marRight w:val="0"/>
      <w:marTop w:val="0"/>
      <w:marBottom w:val="0"/>
      <w:divBdr>
        <w:top w:val="none" w:sz="0" w:space="0" w:color="auto"/>
        <w:left w:val="none" w:sz="0" w:space="0" w:color="auto"/>
        <w:bottom w:val="none" w:sz="0" w:space="0" w:color="auto"/>
        <w:right w:val="none" w:sz="0" w:space="0" w:color="auto"/>
      </w:divBdr>
    </w:div>
    <w:div w:id="1466434961">
      <w:marLeft w:val="640"/>
      <w:marRight w:val="0"/>
      <w:marTop w:val="0"/>
      <w:marBottom w:val="0"/>
      <w:divBdr>
        <w:top w:val="none" w:sz="0" w:space="0" w:color="auto"/>
        <w:left w:val="none" w:sz="0" w:space="0" w:color="auto"/>
        <w:bottom w:val="none" w:sz="0" w:space="0" w:color="auto"/>
        <w:right w:val="none" w:sz="0" w:space="0" w:color="auto"/>
      </w:divBdr>
    </w:div>
    <w:div w:id="1466503705">
      <w:marLeft w:val="640"/>
      <w:marRight w:val="0"/>
      <w:marTop w:val="0"/>
      <w:marBottom w:val="0"/>
      <w:divBdr>
        <w:top w:val="none" w:sz="0" w:space="0" w:color="auto"/>
        <w:left w:val="none" w:sz="0" w:space="0" w:color="auto"/>
        <w:bottom w:val="none" w:sz="0" w:space="0" w:color="auto"/>
        <w:right w:val="none" w:sz="0" w:space="0" w:color="auto"/>
      </w:divBdr>
    </w:div>
    <w:div w:id="1466773842">
      <w:marLeft w:val="640"/>
      <w:marRight w:val="0"/>
      <w:marTop w:val="0"/>
      <w:marBottom w:val="0"/>
      <w:divBdr>
        <w:top w:val="none" w:sz="0" w:space="0" w:color="auto"/>
        <w:left w:val="none" w:sz="0" w:space="0" w:color="auto"/>
        <w:bottom w:val="none" w:sz="0" w:space="0" w:color="auto"/>
        <w:right w:val="none" w:sz="0" w:space="0" w:color="auto"/>
      </w:divBdr>
    </w:div>
    <w:div w:id="1467505064">
      <w:marLeft w:val="640"/>
      <w:marRight w:val="0"/>
      <w:marTop w:val="0"/>
      <w:marBottom w:val="0"/>
      <w:divBdr>
        <w:top w:val="none" w:sz="0" w:space="0" w:color="auto"/>
        <w:left w:val="none" w:sz="0" w:space="0" w:color="auto"/>
        <w:bottom w:val="none" w:sz="0" w:space="0" w:color="auto"/>
        <w:right w:val="none" w:sz="0" w:space="0" w:color="auto"/>
      </w:divBdr>
    </w:div>
    <w:div w:id="1467746792">
      <w:marLeft w:val="640"/>
      <w:marRight w:val="0"/>
      <w:marTop w:val="0"/>
      <w:marBottom w:val="0"/>
      <w:divBdr>
        <w:top w:val="none" w:sz="0" w:space="0" w:color="auto"/>
        <w:left w:val="none" w:sz="0" w:space="0" w:color="auto"/>
        <w:bottom w:val="none" w:sz="0" w:space="0" w:color="auto"/>
        <w:right w:val="none" w:sz="0" w:space="0" w:color="auto"/>
      </w:divBdr>
    </w:div>
    <w:div w:id="1468357817">
      <w:marLeft w:val="640"/>
      <w:marRight w:val="0"/>
      <w:marTop w:val="0"/>
      <w:marBottom w:val="0"/>
      <w:divBdr>
        <w:top w:val="none" w:sz="0" w:space="0" w:color="auto"/>
        <w:left w:val="none" w:sz="0" w:space="0" w:color="auto"/>
        <w:bottom w:val="none" w:sz="0" w:space="0" w:color="auto"/>
        <w:right w:val="none" w:sz="0" w:space="0" w:color="auto"/>
      </w:divBdr>
    </w:div>
    <w:div w:id="1468936948">
      <w:marLeft w:val="640"/>
      <w:marRight w:val="0"/>
      <w:marTop w:val="0"/>
      <w:marBottom w:val="0"/>
      <w:divBdr>
        <w:top w:val="none" w:sz="0" w:space="0" w:color="auto"/>
        <w:left w:val="none" w:sz="0" w:space="0" w:color="auto"/>
        <w:bottom w:val="none" w:sz="0" w:space="0" w:color="auto"/>
        <w:right w:val="none" w:sz="0" w:space="0" w:color="auto"/>
      </w:divBdr>
    </w:div>
    <w:div w:id="1469280242">
      <w:marLeft w:val="640"/>
      <w:marRight w:val="0"/>
      <w:marTop w:val="0"/>
      <w:marBottom w:val="0"/>
      <w:divBdr>
        <w:top w:val="none" w:sz="0" w:space="0" w:color="auto"/>
        <w:left w:val="none" w:sz="0" w:space="0" w:color="auto"/>
        <w:bottom w:val="none" w:sz="0" w:space="0" w:color="auto"/>
        <w:right w:val="none" w:sz="0" w:space="0" w:color="auto"/>
      </w:divBdr>
    </w:div>
    <w:div w:id="1469397552">
      <w:marLeft w:val="640"/>
      <w:marRight w:val="0"/>
      <w:marTop w:val="0"/>
      <w:marBottom w:val="0"/>
      <w:divBdr>
        <w:top w:val="none" w:sz="0" w:space="0" w:color="auto"/>
        <w:left w:val="none" w:sz="0" w:space="0" w:color="auto"/>
        <w:bottom w:val="none" w:sz="0" w:space="0" w:color="auto"/>
        <w:right w:val="none" w:sz="0" w:space="0" w:color="auto"/>
      </w:divBdr>
    </w:div>
    <w:div w:id="1470629721">
      <w:marLeft w:val="640"/>
      <w:marRight w:val="0"/>
      <w:marTop w:val="0"/>
      <w:marBottom w:val="0"/>
      <w:divBdr>
        <w:top w:val="none" w:sz="0" w:space="0" w:color="auto"/>
        <w:left w:val="none" w:sz="0" w:space="0" w:color="auto"/>
        <w:bottom w:val="none" w:sz="0" w:space="0" w:color="auto"/>
        <w:right w:val="none" w:sz="0" w:space="0" w:color="auto"/>
      </w:divBdr>
    </w:div>
    <w:div w:id="1470783364">
      <w:marLeft w:val="640"/>
      <w:marRight w:val="0"/>
      <w:marTop w:val="0"/>
      <w:marBottom w:val="0"/>
      <w:divBdr>
        <w:top w:val="none" w:sz="0" w:space="0" w:color="auto"/>
        <w:left w:val="none" w:sz="0" w:space="0" w:color="auto"/>
        <w:bottom w:val="none" w:sz="0" w:space="0" w:color="auto"/>
        <w:right w:val="none" w:sz="0" w:space="0" w:color="auto"/>
      </w:divBdr>
    </w:div>
    <w:div w:id="1471285178">
      <w:marLeft w:val="640"/>
      <w:marRight w:val="0"/>
      <w:marTop w:val="0"/>
      <w:marBottom w:val="0"/>
      <w:divBdr>
        <w:top w:val="none" w:sz="0" w:space="0" w:color="auto"/>
        <w:left w:val="none" w:sz="0" w:space="0" w:color="auto"/>
        <w:bottom w:val="none" w:sz="0" w:space="0" w:color="auto"/>
        <w:right w:val="none" w:sz="0" w:space="0" w:color="auto"/>
      </w:divBdr>
    </w:div>
    <w:div w:id="1471551284">
      <w:marLeft w:val="640"/>
      <w:marRight w:val="0"/>
      <w:marTop w:val="0"/>
      <w:marBottom w:val="0"/>
      <w:divBdr>
        <w:top w:val="none" w:sz="0" w:space="0" w:color="auto"/>
        <w:left w:val="none" w:sz="0" w:space="0" w:color="auto"/>
        <w:bottom w:val="none" w:sz="0" w:space="0" w:color="auto"/>
        <w:right w:val="none" w:sz="0" w:space="0" w:color="auto"/>
      </w:divBdr>
    </w:div>
    <w:div w:id="1472094147">
      <w:marLeft w:val="640"/>
      <w:marRight w:val="0"/>
      <w:marTop w:val="0"/>
      <w:marBottom w:val="0"/>
      <w:divBdr>
        <w:top w:val="none" w:sz="0" w:space="0" w:color="auto"/>
        <w:left w:val="none" w:sz="0" w:space="0" w:color="auto"/>
        <w:bottom w:val="none" w:sz="0" w:space="0" w:color="auto"/>
        <w:right w:val="none" w:sz="0" w:space="0" w:color="auto"/>
      </w:divBdr>
    </w:div>
    <w:div w:id="1472166027">
      <w:marLeft w:val="480"/>
      <w:marRight w:val="0"/>
      <w:marTop w:val="0"/>
      <w:marBottom w:val="0"/>
      <w:divBdr>
        <w:top w:val="none" w:sz="0" w:space="0" w:color="auto"/>
        <w:left w:val="none" w:sz="0" w:space="0" w:color="auto"/>
        <w:bottom w:val="none" w:sz="0" w:space="0" w:color="auto"/>
        <w:right w:val="none" w:sz="0" w:space="0" w:color="auto"/>
      </w:divBdr>
    </w:div>
    <w:div w:id="1472795285">
      <w:marLeft w:val="640"/>
      <w:marRight w:val="0"/>
      <w:marTop w:val="0"/>
      <w:marBottom w:val="0"/>
      <w:divBdr>
        <w:top w:val="none" w:sz="0" w:space="0" w:color="auto"/>
        <w:left w:val="none" w:sz="0" w:space="0" w:color="auto"/>
        <w:bottom w:val="none" w:sz="0" w:space="0" w:color="auto"/>
        <w:right w:val="none" w:sz="0" w:space="0" w:color="auto"/>
      </w:divBdr>
    </w:div>
    <w:div w:id="1473869721">
      <w:marLeft w:val="640"/>
      <w:marRight w:val="0"/>
      <w:marTop w:val="0"/>
      <w:marBottom w:val="0"/>
      <w:divBdr>
        <w:top w:val="none" w:sz="0" w:space="0" w:color="auto"/>
        <w:left w:val="none" w:sz="0" w:space="0" w:color="auto"/>
        <w:bottom w:val="none" w:sz="0" w:space="0" w:color="auto"/>
        <w:right w:val="none" w:sz="0" w:space="0" w:color="auto"/>
      </w:divBdr>
    </w:div>
    <w:div w:id="1474106577">
      <w:marLeft w:val="640"/>
      <w:marRight w:val="0"/>
      <w:marTop w:val="0"/>
      <w:marBottom w:val="0"/>
      <w:divBdr>
        <w:top w:val="none" w:sz="0" w:space="0" w:color="auto"/>
        <w:left w:val="none" w:sz="0" w:space="0" w:color="auto"/>
        <w:bottom w:val="none" w:sz="0" w:space="0" w:color="auto"/>
        <w:right w:val="none" w:sz="0" w:space="0" w:color="auto"/>
      </w:divBdr>
    </w:div>
    <w:div w:id="1474328040">
      <w:marLeft w:val="640"/>
      <w:marRight w:val="0"/>
      <w:marTop w:val="0"/>
      <w:marBottom w:val="0"/>
      <w:divBdr>
        <w:top w:val="none" w:sz="0" w:space="0" w:color="auto"/>
        <w:left w:val="none" w:sz="0" w:space="0" w:color="auto"/>
        <w:bottom w:val="none" w:sz="0" w:space="0" w:color="auto"/>
        <w:right w:val="none" w:sz="0" w:space="0" w:color="auto"/>
      </w:divBdr>
    </w:div>
    <w:div w:id="1475105497">
      <w:marLeft w:val="640"/>
      <w:marRight w:val="0"/>
      <w:marTop w:val="0"/>
      <w:marBottom w:val="0"/>
      <w:divBdr>
        <w:top w:val="none" w:sz="0" w:space="0" w:color="auto"/>
        <w:left w:val="none" w:sz="0" w:space="0" w:color="auto"/>
        <w:bottom w:val="none" w:sz="0" w:space="0" w:color="auto"/>
        <w:right w:val="none" w:sz="0" w:space="0" w:color="auto"/>
      </w:divBdr>
    </w:div>
    <w:div w:id="1475442095">
      <w:marLeft w:val="640"/>
      <w:marRight w:val="0"/>
      <w:marTop w:val="0"/>
      <w:marBottom w:val="0"/>
      <w:divBdr>
        <w:top w:val="none" w:sz="0" w:space="0" w:color="auto"/>
        <w:left w:val="none" w:sz="0" w:space="0" w:color="auto"/>
        <w:bottom w:val="none" w:sz="0" w:space="0" w:color="auto"/>
        <w:right w:val="none" w:sz="0" w:space="0" w:color="auto"/>
      </w:divBdr>
    </w:div>
    <w:div w:id="1476409232">
      <w:marLeft w:val="640"/>
      <w:marRight w:val="0"/>
      <w:marTop w:val="0"/>
      <w:marBottom w:val="0"/>
      <w:divBdr>
        <w:top w:val="none" w:sz="0" w:space="0" w:color="auto"/>
        <w:left w:val="none" w:sz="0" w:space="0" w:color="auto"/>
        <w:bottom w:val="none" w:sz="0" w:space="0" w:color="auto"/>
        <w:right w:val="none" w:sz="0" w:space="0" w:color="auto"/>
      </w:divBdr>
    </w:div>
    <w:div w:id="1477332605">
      <w:marLeft w:val="640"/>
      <w:marRight w:val="0"/>
      <w:marTop w:val="0"/>
      <w:marBottom w:val="0"/>
      <w:divBdr>
        <w:top w:val="none" w:sz="0" w:space="0" w:color="auto"/>
        <w:left w:val="none" w:sz="0" w:space="0" w:color="auto"/>
        <w:bottom w:val="none" w:sz="0" w:space="0" w:color="auto"/>
        <w:right w:val="none" w:sz="0" w:space="0" w:color="auto"/>
      </w:divBdr>
    </w:div>
    <w:div w:id="1477799262">
      <w:marLeft w:val="640"/>
      <w:marRight w:val="0"/>
      <w:marTop w:val="0"/>
      <w:marBottom w:val="0"/>
      <w:divBdr>
        <w:top w:val="none" w:sz="0" w:space="0" w:color="auto"/>
        <w:left w:val="none" w:sz="0" w:space="0" w:color="auto"/>
        <w:bottom w:val="none" w:sz="0" w:space="0" w:color="auto"/>
        <w:right w:val="none" w:sz="0" w:space="0" w:color="auto"/>
      </w:divBdr>
    </w:div>
    <w:div w:id="1478448583">
      <w:marLeft w:val="640"/>
      <w:marRight w:val="0"/>
      <w:marTop w:val="0"/>
      <w:marBottom w:val="0"/>
      <w:divBdr>
        <w:top w:val="none" w:sz="0" w:space="0" w:color="auto"/>
        <w:left w:val="none" w:sz="0" w:space="0" w:color="auto"/>
        <w:bottom w:val="none" w:sz="0" w:space="0" w:color="auto"/>
        <w:right w:val="none" w:sz="0" w:space="0" w:color="auto"/>
      </w:divBdr>
    </w:div>
    <w:div w:id="1478717706">
      <w:marLeft w:val="640"/>
      <w:marRight w:val="0"/>
      <w:marTop w:val="0"/>
      <w:marBottom w:val="0"/>
      <w:divBdr>
        <w:top w:val="none" w:sz="0" w:space="0" w:color="auto"/>
        <w:left w:val="none" w:sz="0" w:space="0" w:color="auto"/>
        <w:bottom w:val="none" w:sz="0" w:space="0" w:color="auto"/>
        <w:right w:val="none" w:sz="0" w:space="0" w:color="auto"/>
      </w:divBdr>
    </w:div>
    <w:div w:id="1478837205">
      <w:marLeft w:val="640"/>
      <w:marRight w:val="0"/>
      <w:marTop w:val="0"/>
      <w:marBottom w:val="0"/>
      <w:divBdr>
        <w:top w:val="none" w:sz="0" w:space="0" w:color="auto"/>
        <w:left w:val="none" w:sz="0" w:space="0" w:color="auto"/>
        <w:bottom w:val="none" w:sz="0" w:space="0" w:color="auto"/>
        <w:right w:val="none" w:sz="0" w:space="0" w:color="auto"/>
      </w:divBdr>
    </w:div>
    <w:div w:id="1479305453">
      <w:marLeft w:val="640"/>
      <w:marRight w:val="0"/>
      <w:marTop w:val="0"/>
      <w:marBottom w:val="0"/>
      <w:divBdr>
        <w:top w:val="none" w:sz="0" w:space="0" w:color="auto"/>
        <w:left w:val="none" w:sz="0" w:space="0" w:color="auto"/>
        <w:bottom w:val="none" w:sz="0" w:space="0" w:color="auto"/>
        <w:right w:val="none" w:sz="0" w:space="0" w:color="auto"/>
      </w:divBdr>
    </w:div>
    <w:div w:id="1479961224">
      <w:marLeft w:val="640"/>
      <w:marRight w:val="0"/>
      <w:marTop w:val="0"/>
      <w:marBottom w:val="0"/>
      <w:divBdr>
        <w:top w:val="none" w:sz="0" w:space="0" w:color="auto"/>
        <w:left w:val="none" w:sz="0" w:space="0" w:color="auto"/>
        <w:bottom w:val="none" w:sz="0" w:space="0" w:color="auto"/>
        <w:right w:val="none" w:sz="0" w:space="0" w:color="auto"/>
      </w:divBdr>
    </w:div>
    <w:div w:id="1480001432">
      <w:marLeft w:val="640"/>
      <w:marRight w:val="0"/>
      <w:marTop w:val="0"/>
      <w:marBottom w:val="0"/>
      <w:divBdr>
        <w:top w:val="none" w:sz="0" w:space="0" w:color="auto"/>
        <w:left w:val="none" w:sz="0" w:space="0" w:color="auto"/>
        <w:bottom w:val="none" w:sz="0" w:space="0" w:color="auto"/>
        <w:right w:val="none" w:sz="0" w:space="0" w:color="auto"/>
      </w:divBdr>
    </w:div>
    <w:div w:id="1481076941">
      <w:marLeft w:val="640"/>
      <w:marRight w:val="0"/>
      <w:marTop w:val="0"/>
      <w:marBottom w:val="0"/>
      <w:divBdr>
        <w:top w:val="none" w:sz="0" w:space="0" w:color="auto"/>
        <w:left w:val="none" w:sz="0" w:space="0" w:color="auto"/>
        <w:bottom w:val="none" w:sz="0" w:space="0" w:color="auto"/>
        <w:right w:val="none" w:sz="0" w:space="0" w:color="auto"/>
      </w:divBdr>
    </w:div>
    <w:div w:id="1481538373">
      <w:marLeft w:val="640"/>
      <w:marRight w:val="0"/>
      <w:marTop w:val="0"/>
      <w:marBottom w:val="0"/>
      <w:divBdr>
        <w:top w:val="none" w:sz="0" w:space="0" w:color="auto"/>
        <w:left w:val="none" w:sz="0" w:space="0" w:color="auto"/>
        <w:bottom w:val="none" w:sz="0" w:space="0" w:color="auto"/>
        <w:right w:val="none" w:sz="0" w:space="0" w:color="auto"/>
      </w:divBdr>
    </w:div>
    <w:div w:id="1481996513">
      <w:marLeft w:val="640"/>
      <w:marRight w:val="0"/>
      <w:marTop w:val="0"/>
      <w:marBottom w:val="0"/>
      <w:divBdr>
        <w:top w:val="none" w:sz="0" w:space="0" w:color="auto"/>
        <w:left w:val="none" w:sz="0" w:space="0" w:color="auto"/>
        <w:bottom w:val="none" w:sz="0" w:space="0" w:color="auto"/>
        <w:right w:val="none" w:sz="0" w:space="0" w:color="auto"/>
      </w:divBdr>
    </w:div>
    <w:div w:id="1484395175">
      <w:marLeft w:val="640"/>
      <w:marRight w:val="0"/>
      <w:marTop w:val="0"/>
      <w:marBottom w:val="0"/>
      <w:divBdr>
        <w:top w:val="none" w:sz="0" w:space="0" w:color="auto"/>
        <w:left w:val="none" w:sz="0" w:space="0" w:color="auto"/>
        <w:bottom w:val="none" w:sz="0" w:space="0" w:color="auto"/>
        <w:right w:val="none" w:sz="0" w:space="0" w:color="auto"/>
      </w:divBdr>
    </w:div>
    <w:div w:id="1486094576">
      <w:marLeft w:val="640"/>
      <w:marRight w:val="0"/>
      <w:marTop w:val="0"/>
      <w:marBottom w:val="0"/>
      <w:divBdr>
        <w:top w:val="none" w:sz="0" w:space="0" w:color="auto"/>
        <w:left w:val="none" w:sz="0" w:space="0" w:color="auto"/>
        <w:bottom w:val="none" w:sz="0" w:space="0" w:color="auto"/>
        <w:right w:val="none" w:sz="0" w:space="0" w:color="auto"/>
      </w:divBdr>
    </w:div>
    <w:div w:id="1487088126">
      <w:marLeft w:val="640"/>
      <w:marRight w:val="0"/>
      <w:marTop w:val="0"/>
      <w:marBottom w:val="0"/>
      <w:divBdr>
        <w:top w:val="none" w:sz="0" w:space="0" w:color="auto"/>
        <w:left w:val="none" w:sz="0" w:space="0" w:color="auto"/>
        <w:bottom w:val="none" w:sz="0" w:space="0" w:color="auto"/>
        <w:right w:val="none" w:sz="0" w:space="0" w:color="auto"/>
      </w:divBdr>
    </w:div>
    <w:div w:id="1487283994">
      <w:marLeft w:val="640"/>
      <w:marRight w:val="0"/>
      <w:marTop w:val="0"/>
      <w:marBottom w:val="0"/>
      <w:divBdr>
        <w:top w:val="none" w:sz="0" w:space="0" w:color="auto"/>
        <w:left w:val="none" w:sz="0" w:space="0" w:color="auto"/>
        <w:bottom w:val="none" w:sz="0" w:space="0" w:color="auto"/>
        <w:right w:val="none" w:sz="0" w:space="0" w:color="auto"/>
      </w:divBdr>
    </w:div>
    <w:div w:id="1488011668">
      <w:marLeft w:val="640"/>
      <w:marRight w:val="0"/>
      <w:marTop w:val="0"/>
      <w:marBottom w:val="0"/>
      <w:divBdr>
        <w:top w:val="none" w:sz="0" w:space="0" w:color="auto"/>
        <w:left w:val="none" w:sz="0" w:space="0" w:color="auto"/>
        <w:bottom w:val="none" w:sz="0" w:space="0" w:color="auto"/>
        <w:right w:val="none" w:sz="0" w:space="0" w:color="auto"/>
      </w:divBdr>
    </w:div>
    <w:div w:id="1488129048">
      <w:marLeft w:val="640"/>
      <w:marRight w:val="0"/>
      <w:marTop w:val="0"/>
      <w:marBottom w:val="0"/>
      <w:divBdr>
        <w:top w:val="none" w:sz="0" w:space="0" w:color="auto"/>
        <w:left w:val="none" w:sz="0" w:space="0" w:color="auto"/>
        <w:bottom w:val="none" w:sz="0" w:space="0" w:color="auto"/>
        <w:right w:val="none" w:sz="0" w:space="0" w:color="auto"/>
      </w:divBdr>
    </w:div>
    <w:div w:id="1488668759">
      <w:marLeft w:val="640"/>
      <w:marRight w:val="0"/>
      <w:marTop w:val="0"/>
      <w:marBottom w:val="0"/>
      <w:divBdr>
        <w:top w:val="none" w:sz="0" w:space="0" w:color="auto"/>
        <w:left w:val="none" w:sz="0" w:space="0" w:color="auto"/>
        <w:bottom w:val="none" w:sz="0" w:space="0" w:color="auto"/>
        <w:right w:val="none" w:sz="0" w:space="0" w:color="auto"/>
      </w:divBdr>
    </w:div>
    <w:div w:id="1489520664">
      <w:marLeft w:val="640"/>
      <w:marRight w:val="0"/>
      <w:marTop w:val="0"/>
      <w:marBottom w:val="0"/>
      <w:divBdr>
        <w:top w:val="none" w:sz="0" w:space="0" w:color="auto"/>
        <w:left w:val="none" w:sz="0" w:space="0" w:color="auto"/>
        <w:bottom w:val="none" w:sz="0" w:space="0" w:color="auto"/>
        <w:right w:val="none" w:sz="0" w:space="0" w:color="auto"/>
      </w:divBdr>
    </w:div>
    <w:div w:id="1490632731">
      <w:marLeft w:val="640"/>
      <w:marRight w:val="0"/>
      <w:marTop w:val="0"/>
      <w:marBottom w:val="0"/>
      <w:divBdr>
        <w:top w:val="none" w:sz="0" w:space="0" w:color="auto"/>
        <w:left w:val="none" w:sz="0" w:space="0" w:color="auto"/>
        <w:bottom w:val="none" w:sz="0" w:space="0" w:color="auto"/>
        <w:right w:val="none" w:sz="0" w:space="0" w:color="auto"/>
      </w:divBdr>
    </w:div>
    <w:div w:id="1490754835">
      <w:marLeft w:val="640"/>
      <w:marRight w:val="0"/>
      <w:marTop w:val="0"/>
      <w:marBottom w:val="0"/>
      <w:divBdr>
        <w:top w:val="none" w:sz="0" w:space="0" w:color="auto"/>
        <w:left w:val="none" w:sz="0" w:space="0" w:color="auto"/>
        <w:bottom w:val="none" w:sz="0" w:space="0" w:color="auto"/>
        <w:right w:val="none" w:sz="0" w:space="0" w:color="auto"/>
      </w:divBdr>
    </w:div>
    <w:div w:id="1491169882">
      <w:marLeft w:val="640"/>
      <w:marRight w:val="0"/>
      <w:marTop w:val="0"/>
      <w:marBottom w:val="0"/>
      <w:divBdr>
        <w:top w:val="none" w:sz="0" w:space="0" w:color="auto"/>
        <w:left w:val="none" w:sz="0" w:space="0" w:color="auto"/>
        <w:bottom w:val="none" w:sz="0" w:space="0" w:color="auto"/>
        <w:right w:val="none" w:sz="0" w:space="0" w:color="auto"/>
      </w:divBdr>
    </w:div>
    <w:div w:id="1491946977">
      <w:marLeft w:val="640"/>
      <w:marRight w:val="0"/>
      <w:marTop w:val="0"/>
      <w:marBottom w:val="0"/>
      <w:divBdr>
        <w:top w:val="none" w:sz="0" w:space="0" w:color="auto"/>
        <w:left w:val="none" w:sz="0" w:space="0" w:color="auto"/>
        <w:bottom w:val="none" w:sz="0" w:space="0" w:color="auto"/>
        <w:right w:val="none" w:sz="0" w:space="0" w:color="auto"/>
      </w:divBdr>
    </w:div>
    <w:div w:id="1492213605">
      <w:marLeft w:val="640"/>
      <w:marRight w:val="0"/>
      <w:marTop w:val="0"/>
      <w:marBottom w:val="0"/>
      <w:divBdr>
        <w:top w:val="none" w:sz="0" w:space="0" w:color="auto"/>
        <w:left w:val="none" w:sz="0" w:space="0" w:color="auto"/>
        <w:bottom w:val="none" w:sz="0" w:space="0" w:color="auto"/>
        <w:right w:val="none" w:sz="0" w:space="0" w:color="auto"/>
      </w:divBdr>
    </w:div>
    <w:div w:id="1492257938">
      <w:marLeft w:val="640"/>
      <w:marRight w:val="0"/>
      <w:marTop w:val="0"/>
      <w:marBottom w:val="0"/>
      <w:divBdr>
        <w:top w:val="none" w:sz="0" w:space="0" w:color="auto"/>
        <w:left w:val="none" w:sz="0" w:space="0" w:color="auto"/>
        <w:bottom w:val="none" w:sz="0" w:space="0" w:color="auto"/>
        <w:right w:val="none" w:sz="0" w:space="0" w:color="auto"/>
      </w:divBdr>
    </w:div>
    <w:div w:id="1492402425">
      <w:marLeft w:val="640"/>
      <w:marRight w:val="0"/>
      <w:marTop w:val="0"/>
      <w:marBottom w:val="0"/>
      <w:divBdr>
        <w:top w:val="none" w:sz="0" w:space="0" w:color="auto"/>
        <w:left w:val="none" w:sz="0" w:space="0" w:color="auto"/>
        <w:bottom w:val="none" w:sz="0" w:space="0" w:color="auto"/>
        <w:right w:val="none" w:sz="0" w:space="0" w:color="auto"/>
      </w:divBdr>
    </w:div>
    <w:div w:id="1493065622">
      <w:marLeft w:val="640"/>
      <w:marRight w:val="0"/>
      <w:marTop w:val="0"/>
      <w:marBottom w:val="0"/>
      <w:divBdr>
        <w:top w:val="none" w:sz="0" w:space="0" w:color="auto"/>
        <w:left w:val="none" w:sz="0" w:space="0" w:color="auto"/>
        <w:bottom w:val="none" w:sz="0" w:space="0" w:color="auto"/>
        <w:right w:val="none" w:sz="0" w:space="0" w:color="auto"/>
      </w:divBdr>
    </w:div>
    <w:div w:id="1493830294">
      <w:marLeft w:val="640"/>
      <w:marRight w:val="0"/>
      <w:marTop w:val="0"/>
      <w:marBottom w:val="0"/>
      <w:divBdr>
        <w:top w:val="none" w:sz="0" w:space="0" w:color="auto"/>
        <w:left w:val="none" w:sz="0" w:space="0" w:color="auto"/>
        <w:bottom w:val="none" w:sz="0" w:space="0" w:color="auto"/>
        <w:right w:val="none" w:sz="0" w:space="0" w:color="auto"/>
      </w:divBdr>
    </w:div>
    <w:div w:id="1495753840">
      <w:marLeft w:val="640"/>
      <w:marRight w:val="0"/>
      <w:marTop w:val="0"/>
      <w:marBottom w:val="0"/>
      <w:divBdr>
        <w:top w:val="none" w:sz="0" w:space="0" w:color="auto"/>
        <w:left w:val="none" w:sz="0" w:space="0" w:color="auto"/>
        <w:bottom w:val="none" w:sz="0" w:space="0" w:color="auto"/>
        <w:right w:val="none" w:sz="0" w:space="0" w:color="auto"/>
      </w:divBdr>
    </w:div>
    <w:div w:id="1495879491">
      <w:marLeft w:val="640"/>
      <w:marRight w:val="0"/>
      <w:marTop w:val="0"/>
      <w:marBottom w:val="0"/>
      <w:divBdr>
        <w:top w:val="none" w:sz="0" w:space="0" w:color="auto"/>
        <w:left w:val="none" w:sz="0" w:space="0" w:color="auto"/>
        <w:bottom w:val="none" w:sz="0" w:space="0" w:color="auto"/>
        <w:right w:val="none" w:sz="0" w:space="0" w:color="auto"/>
      </w:divBdr>
    </w:div>
    <w:div w:id="1497116256">
      <w:marLeft w:val="640"/>
      <w:marRight w:val="0"/>
      <w:marTop w:val="0"/>
      <w:marBottom w:val="0"/>
      <w:divBdr>
        <w:top w:val="none" w:sz="0" w:space="0" w:color="auto"/>
        <w:left w:val="none" w:sz="0" w:space="0" w:color="auto"/>
        <w:bottom w:val="none" w:sz="0" w:space="0" w:color="auto"/>
        <w:right w:val="none" w:sz="0" w:space="0" w:color="auto"/>
      </w:divBdr>
    </w:div>
    <w:div w:id="1497839776">
      <w:marLeft w:val="640"/>
      <w:marRight w:val="0"/>
      <w:marTop w:val="0"/>
      <w:marBottom w:val="0"/>
      <w:divBdr>
        <w:top w:val="none" w:sz="0" w:space="0" w:color="auto"/>
        <w:left w:val="none" w:sz="0" w:space="0" w:color="auto"/>
        <w:bottom w:val="none" w:sz="0" w:space="0" w:color="auto"/>
        <w:right w:val="none" w:sz="0" w:space="0" w:color="auto"/>
      </w:divBdr>
    </w:div>
    <w:div w:id="1498761741">
      <w:marLeft w:val="640"/>
      <w:marRight w:val="0"/>
      <w:marTop w:val="0"/>
      <w:marBottom w:val="0"/>
      <w:divBdr>
        <w:top w:val="none" w:sz="0" w:space="0" w:color="auto"/>
        <w:left w:val="none" w:sz="0" w:space="0" w:color="auto"/>
        <w:bottom w:val="none" w:sz="0" w:space="0" w:color="auto"/>
        <w:right w:val="none" w:sz="0" w:space="0" w:color="auto"/>
      </w:divBdr>
    </w:div>
    <w:div w:id="1498809603">
      <w:marLeft w:val="640"/>
      <w:marRight w:val="0"/>
      <w:marTop w:val="0"/>
      <w:marBottom w:val="0"/>
      <w:divBdr>
        <w:top w:val="none" w:sz="0" w:space="0" w:color="auto"/>
        <w:left w:val="none" w:sz="0" w:space="0" w:color="auto"/>
        <w:bottom w:val="none" w:sz="0" w:space="0" w:color="auto"/>
        <w:right w:val="none" w:sz="0" w:space="0" w:color="auto"/>
      </w:divBdr>
    </w:div>
    <w:div w:id="1499465747">
      <w:marLeft w:val="640"/>
      <w:marRight w:val="0"/>
      <w:marTop w:val="0"/>
      <w:marBottom w:val="0"/>
      <w:divBdr>
        <w:top w:val="none" w:sz="0" w:space="0" w:color="auto"/>
        <w:left w:val="none" w:sz="0" w:space="0" w:color="auto"/>
        <w:bottom w:val="none" w:sz="0" w:space="0" w:color="auto"/>
        <w:right w:val="none" w:sz="0" w:space="0" w:color="auto"/>
      </w:divBdr>
    </w:div>
    <w:div w:id="1499809757">
      <w:marLeft w:val="640"/>
      <w:marRight w:val="0"/>
      <w:marTop w:val="0"/>
      <w:marBottom w:val="0"/>
      <w:divBdr>
        <w:top w:val="none" w:sz="0" w:space="0" w:color="auto"/>
        <w:left w:val="none" w:sz="0" w:space="0" w:color="auto"/>
        <w:bottom w:val="none" w:sz="0" w:space="0" w:color="auto"/>
        <w:right w:val="none" w:sz="0" w:space="0" w:color="auto"/>
      </w:divBdr>
    </w:div>
    <w:div w:id="1500195943">
      <w:marLeft w:val="640"/>
      <w:marRight w:val="0"/>
      <w:marTop w:val="0"/>
      <w:marBottom w:val="0"/>
      <w:divBdr>
        <w:top w:val="none" w:sz="0" w:space="0" w:color="auto"/>
        <w:left w:val="none" w:sz="0" w:space="0" w:color="auto"/>
        <w:bottom w:val="none" w:sz="0" w:space="0" w:color="auto"/>
        <w:right w:val="none" w:sz="0" w:space="0" w:color="auto"/>
      </w:divBdr>
    </w:div>
    <w:div w:id="1500343585">
      <w:marLeft w:val="640"/>
      <w:marRight w:val="0"/>
      <w:marTop w:val="0"/>
      <w:marBottom w:val="0"/>
      <w:divBdr>
        <w:top w:val="none" w:sz="0" w:space="0" w:color="auto"/>
        <w:left w:val="none" w:sz="0" w:space="0" w:color="auto"/>
        <w:bottom w:val="none" w:sz="0" w:space="0" w:color="auto"/>
        <w:right w:val="none" w:sz="0" w:space="0" w:color="auto"/>
      </w:divBdr>
    </w:div>
    <w:div w:id="1500347682">
      <w:marLeft w:val="640"/>
      <w:marRight w:val="0"/>
      <w:marTop w:val="0"/>
      <w:marBottom w:val="0"/>
      <w:divBdr>
        <w:top w:val="none" w:sz="0" w:space="0" w:color="auto"/>
        <w:left w:val="none" w:sz="0" w:space="0" w:color="auto"/>
        <w:bottom w:val="none" w:sz="0" w:space="0" w:color="auto"/>
        <w:right w:val="none" w:sz="0" w:space="0" w:color="auto"/>
      </w:divBdr>
    </w:div>
    <w:div w:id="1500660839">
      <w:marLeft w:val="640"/>
      <w:marRight w:val="0"/>
      <w:marTop w:val="0"/>
      <w:marBottom w:val="0"/>
      <w:divBdr>
        <w:top w:val="none" w:sz="0" w:space="0" w:color="auto"/>
        <w:left w:val="none" w:sz="0" w:space="0" w:color="auto"/>
        <w:bottom w:val="none" w:sz="0" w:space="0" w:color="auto"/>
        <w:right w:val="none" w:sz="0" w:space="0" w:color="auto"/>
      </w:divBdr>
    </w:div>
    <w:div w:id="1501316652">
      <w:marLeft w:val="640"/>
      <w:marRight w:val="0"/>
      <w:marTop w:val="0"/>
      <w:marBottom w:val="0"/>
      <w:divBdr>
        <w:top w:val="none" w:sz="0" w:space="0" w:color="auto"/>
        <w:left w:val="none" w:sz="0" w:space="0" w:color="auto"/>
        <w:bottom w:val="none" w:sz="0" w:space="0" w:color="auto"/>
        <w:right w:val="none" w:sz="0" w:space="0" w:color="auto"/>
      </w:divBdr>
    </w:div>
    <w:div w:id="1501967760">
      <w:marLeft w:val="640"/>
      <w:marRight w:val="0"/>
      <w:marTop w:val="0"/>
      <w:marBottom w:val="0"/>
      <w:divBdr>
        <w:top w:val="none" w:sz="0" w:space="0" w:color="auto"/>
        <w:left w:val="none" w:sz="0" w:space="0" w:color="auto"/>
        <w:bottom w:val="none" w:sz="0" w:space="0" w:color="auto"/>
        <w:right w:val="none" w:sz="0" w:space="0" w:color="auto"/>
      </w:divBdr>
    </w:div>
    <w:div w:id="1503007075">
      <w:marLeft w:val="640"/>
      <w:marRight w:val="0"/>
      <w:marTop w:val="0"/>
      <w:marBottom w:val="0"/>
      <w:divBdr>
        <w:top w:val="none" w:sz="0" w:space="0" w:color="auto"/>
        <w:left w:val="none" w:sz="0" w:space="0" w:color="auto"/>
        <w:bottom w:val="none" w:sz="0" w:space="0" w:color="auto"/>
        <w:right w:val="none" w:sz="0" w:space="0" w:color="auto"/>
      </w:divBdr>
    </w:div>
    <w:div w:id="1503204840">
      <w:marLeft w:val="640"/>
      <w:marRight w:val="0"/>
      <w:marTop w:val="0"/>
      <w:marBottom w:val="0"/>
      <w:divBdr>
        <w:top w:val="none" w:sz="0" w:space="0" w:color="auto"/>
        <w:left w:val="none" w:sz="0" w:space="0" w:color="auto"/>
        <w:bottom w:val="none" w:sz="0" w:space="0" w:color="auto"/>
        <w:right w:val="none" w:sz="0" w:space="0" w:color="auto"/>
      </w:divBdr>
    </w:div>
    <w:div w:id="1503468247">
      <w:marLeft w:val="640"/>
      <w:marRight w:val="0"/>
      <w:marTop w:val="0"/>
      <w:marBottom w:val="0"/>
      <w:divBdr>
        <w:top w:val="none" w:sz="0" w:space="0" w:color="auto"/>
        <w:left w:val="none" w:sz="0" w:space="0" w:color="auto"/>
        <w:bottom w:val="none" w:sz="0" w:space="0" w:color="auto"/>
        <w:right w:val="none" w:sz="0" w:space="0" w:color="auto"/>
      </w:divBdr>
    </w:div>
    <w:div w:id="1503621384">
      <w:marLeft w:val="640"/>
      <w:marRight w:val="0"/>
      <w:marTop w:val="0"/>
      <w:marBottom w:val="0"/>
      <w:divBdr>
        <w:top w:val="none" w:sz="0" w:space="0" w:color="auto"/>
        <w:left w:val="none" w:sz="0" w:space="0" w:color="auto"/>
        <w:bottom w:val="none" w:sz="0" w:space="0" w:color="auto"/>
        <w:right w:val="none" w:sz="0" w:space="0" w:color="auto"/>
      </w:divBdr>
    </w:div>
    <w:div w:id="1503738794">
      <w:marLeft w:val="640"/>
      <w:marRight w:val="0"/>
      <w:marTop w:val="0"/>
      <w:marBottom w:val="0"/>
      <w:divBdr>
        <w:top w:val="none" w:sz="0" w:space="0" w:color="auto"/>
        <w:left w:val="none" w:sz="0" w:space="0" w:color="auto"/>
        <w:bottom w:val="none" w:sz="0" w:space="0" w:color="auto"/>
        <w:right w:val="none" w:sz="0" w:space="0" w:color="auto"/>
      </w:divBdr>
    </w:div>
    <w:div w:id="1504318275">
      <w:marLeft w:val="640"/>
      <w:marRight w:val="0"/>
      <w:marTop w:val="0"/>
      <w:marBottom w:val="0"/>
      <w:divBdr>
        <w:top w:val="none" w:sz="0" w:space="0" w:color="auto"/>
        <w:left w:val="none" w:sz="0" w:space="0" w:color="auto"/>
        <w:bottom w:val="none" w:sz="0" w:space="0" w:color="auto"/>
        <w:right w:val="none" w:sz="0" w:space="0" w:color="auto"/>
      </w:divBdr>
    </w:div>
    <w:div w:id="1504471075">
      <w:marLeft w:val="640"/>
      <w:marRight w:val="0"/>
      <w:marTop w:val="0"/>
      <w:marBottom w:val="0"/>
      <w:divBdr>
        <w:top w:val="none" w:sz="0" w:space="0" w:color="auto"/>
        <w:left w:val="none" w:sz="0" w:space="0" w:color="auto"/>
        <w:bottom w:val="none" w:sz="0" w:space="0" w:color="auto"/>
        <w:right w:val="none" w:sz="0" w:space="0" w:color="auto"/>
      </w:divBdr>
    </w:div>
    <w:div w:id="1504858419">
      <w:marLeft w:val="640"/>
      <w:marRight w:val="0"/>
      <w:marTop w:val="0"/>
      <w:marBottom w:val="0"/>
      <w:divBdr>
        <w:top w:val="none" w:sz="0" w:space="0" w:color="auto"/>
        <w:left w:val="none" w:sz="0" w:space="0" w:color="auto"/>
        <w:bottom w:val="none" w:sz="0" w:space="0" w:color="auto"/>
        <w:right w:val="none" w:sz="0" w:space="0" w:color="auto"/>
      </w:divBdr>
    </w:div>
    <w:div w:id="1505511573">
      <w:marLeft w:val="640"/>
      <w:marRight w:val="0"/>
      <w:marTop w:val="0"/>
      <w:marBottom w:val="0"/>
      <w:divBdr>
        <w:top w:val="none" w:sz="0" w:space="0" w:color="auto"/>
        <w:left w:val="none" w:sz="0" w:space="0" w:color="auto"/>
        <w:bottom w:val="none" w:sz="0" w:space="0" w:color="auto"/>
        <w:right w:val="none" w:sz="0" w:space="0" w:color="auto"/>
      </w:divBdr>
    </w:div>
    <w:div w:id="1505851959">
      <w:marLeft w:val="640"/>
      <w:marRight w:val="0"/>
      <w:marTop w:val="0"/>
      <w:marBottom w:val="0"/>
      <w:divBdr>
        <w:top w:val="none" w:sz="0" w:space="0" w:color="auto"/>
        <w:left w:val="none" w:sz="0" w:space="0" w:color="auto"/>
        <w:bottom w:val="none" w:sz="0" w:space="0" w:color="auto"/>
        <w:right w:val="none" w:sz="0" w:space="0" w:color="auto"/>
      </w:divBdr>
    </w:div>
    <w:div w:id="1505977713">
      <w:marLeft w:val="640"/>
      <w:marRight w:val="0"/>
      <w:marTop w:val="0"/>
      <w:marBottom w:val="0"/>
      <w:divBdr>
        <w:top w:val="none" w:sz="0" w:space="0" w:color="auto"/>
        <w:left w:val="none" w:sz="0" w:space="0" w:color="auto"/>
        <w:bottom w:val="none" w:sz="0" w:space="0" w:color="auto"/>
        <w:right w:val="none" w:sz="0" w:space="0" w:color="auto"/>
      </w:divBdr>
    </w:div>
    <w:div w:id="1506166239">
      <w:marLeft w:val="640"/>
      <w:marRight w:val="0"/>
      <w:marTop w:val="0"/>
      <w:marBottom w:val="0"/>
      <w:divBdr>
        <w:top w:val="none" w:sz="0" w:space="0" w:color="auto"/>
        <w:left w:val="none" w:sz="0" w:space="0" w:color="auto"/>
        <w:bottom w:val="none" w:sz="0" w:space="0" w:color="auto"/>
        <w:right w:val="none" w:sz="0" w:space="0" w:color="auto"/>
      </w:divBdr>
    </w:div>
    <w:div w:id="1506238687">
      <w:marLeft w:val="640"/>
      <w:marRight w:val="0"/>
      <w:marTop w:val="0"/>
      <w:marBottom w:val="0"/>
      <w:divBdr>
        <w:top w:val="none" w:sz="0" w:space="0" w:color="auto"/>
        <w:left w:val="none" w:sz="0" w:space="0" w:color="auto"/>
        <w:bottom w:val="none" w:sz="0" w:space="0" w:color="auto"/>
        <w:right w:val="none" w:sz="0" w:space="0" w:color="auto"/>
      </w:divBdr>
    </w:div>
    <w:div w:id="1506435636">
      <w:marLeft w:val="640"/>
      <w:marRight w:val="0"/>
      <w:marTop w:val="0"/>
      <w:marBottom w:val="0"/>
      <w:divBdr>
        <w:top w:val="none" w:sz="0" w:space="0" w:color="auto"/>
        <w:left w:val="none" w:sz="0" w:space="0" w:color="auto"/>
        <w:bottom w:val="none" w:sz="0" w:space="0" w:color="auto"/>
        <w:right w:val="none" w:sz="0" w:space="0" w:color="auto"/>
      </w:divBdr>
    </w:div>
    <w:div w:id="1507675885">
      <w:marLeft w:val="640"/>
      <w:marRight w:val="0"/>
      <w:marTop w:val="0"/>
      <w:marBottom w:val="0"/>
      <w:divBdr>
        <w:top w:val="none" w:sz="0" w:space="0" w:color="auto"/>
        <w:left w:val="none" w:sz="0" w:space="0" w:color="auto"/>
        <w:bottom w:val="none" w:sz="0" w:space="0" w:color="auto"/>
        <w:right w:val="none" w:sz="0" w:space="0" w:color="auto"/>
      </w:divBdr>
    </w:div>
    <w:div w:id="1508250454">
      <w:marLeft w:val="640"/>
      <w:marRight w:val="0"/>
      <w:marTop w:val="0"/>
      <w:marBottom w:val="0"/>
      <w:divBdr>
        <w:top w:val="none" w:sz="0" w:space="0" w:color="auto"/>
        <w:left w:val="none" w:sz="0" w:space="0" w:color="auto"/>
        <w:bottom w:val="none" w:sz="0" w:space="0" w:color="auto"/>
        <w:right w:val="none" w:sz="0" w:space="0" w:color="auto"/>
      </w:divBdr>
    </w:div>
    <w:div w:id="1509128465">
      <w:marLeft w:val="480"/>
      <w:marRight w:val="0"/>
      <w:marTop w:val="0"/>
      <w:marBottom w:val="0"/>
      <w:divBdr>
        <w:top w:val="none" w:sz="0" w:space="0" w:color="auto"/>
        <w:left w:val="none" w:sz="0" w:space="0" w:color="auto"/>
        <w:bottom w:val="none" w:sz="0" w:space="0" w:color="auto"/>
        <w:right w:val="none" w:sz="0" w:space="0" w:color="auto"/>
      </w:divBdr>
    </w:div>
    <w:div w:id="1509324425">
      <w:marLeft w:val="640"/>
      <w:marRight w:val="0"/>
      <w:marTop w:val="0"/>
      <w:marBottom w:val="0"/>
      <w:divBdr>
        <w:top w:val="none" w:sz="0" w:space="0" w:color="auto"/>
        <w:left w:val="none" w:sz="0" w:space="0" w:color="auto"/>
        <w:bottom w:val="none" w:sz="0" w:space="0" w:color="auto"/>
        <w:right w:val="none" w:sz="0" w:space="0" w:color="auto"/>
      </w:divBdr>
    </w:div>
    <w:div w:id="1509784447">
      <w:marLeft w:val="640"/>
      <w:marRight w:val="0"/>
      <w:marTop w:val="0"/>
      <w:marBottom w:val="0"/>
      <w:divBdr>
        <w:top w:val="none" w:sz="0" w:space="0" w:color="auto"/>
        <w:left w:val="none" w:sz="0" w:space="0" w:color="auto"/>
        <w:bottom w:val="none" w:sz="0" w:space="0" w:color="auto"/>
        <w:right w:val="none" w:sz="0" w:space="0" w:color="auto"/>
      </w:divBdr>
    </w:div>
    <w:div w:id="1511682069">
      <w:marLeft w:val="640"/>
      <w:marRight w:val="0"/>
      <w:marTop w:val="0"/>
      <w:marBottom w:val="0"/>
      <w:divBdr>
        <w:top w:val="none" w:sz="0" w:space="0" w:color="auto"/>
        <w:left w:val="none" w:sz="0" w:space="0" w:color="auto"/>
        <w:bottom w:val="none" w:sz="0" w:space="0" w:color="auto"/>
        <w:right w:val="none" w:sz="0" w:space="0" w:color="auto"/>
      </w:divBdr>
    </w:div>
    <w:div w:id="1512257320">
      <w:marLeft w:val="640"/>
      <w:marRight w:val="0"/>
      <w:marTop w:val="0"/>
      <w:marBottom w:val="0"/>
      <w:divBdr>
        <w:top w:val="none" w:sz="0" w:space="0" w:color="auto"/>
        <w:left w:val="none" w:sz="0" w:space="0" w:color="auto"/>
        <w:bottom w:val="none" w:sz="0" w:space="0" w:color="auto"/>
        <w:right w:val="none" w:sz="0" w:space="0" w:color="auto"/>
      </w:divBdr>
    </w:div>
    <w:div w:id="1512380851">
      <w:marLeft w:val="640"/>
      <w:marRight w:val="0"/>
      <w:marTop w:val="0"/>
      <w:marBottom w:val="0"/>
      <w:divBdr>
        <w:top w:val="none" w:sz="0" w:space="0" w:color="auto"/>
        <w:left w:val="none" w:sz="0" w:space="0" w:color="auto"/>
        <w:bottom w:val="none" w:sz="0" w:space="0" w:color="auto"/>
        <w:right w:val="none" w:sz="0" w:space="0" w:color="auto"/>
      </w:divBdr>
    </w:div>
    <w:div w:id="1514875441">
      <w:marLeft w:val="640"/>
      <w:marRight w:val="0"/>
      <w:marTop w:val="0"/>
      <w:marBottom w:val="0"/>
      <w:divBdr>
        <w:top w:val="none" w:sz="0" w:space="0" w:color="auto"/>
        <w:left w:val="none" w:sz="0" w:space="0" w:color="auto"/>
        <w:bottom w:val="none" w:sz="0" w:space="0" w:color="auto"/>
        <w:right w:val="none" w:sz="0" w:space="0" w:color="auto"/>
      </w:divBdr>
    </w:div>
    <w:div w:id="1514957268">
      <w:marLeft w:val="640"/>
      <w:marRight w:val="0"/>
      <w:marTop w:val="0"/>
      <w:marBottom w:val="0"/>
      <w:divBdr>
        <w:top w:val="none" w:sz="0" w:space="0" w:color="auto"/>
        <w:left w:val="none" w:sz="0" w:space="0" w:color="auto"/>
        <w:bottom w:val="none" w:sz="0" w:space="0" w:color="auto"/>
        <w:right w:val="none" w:sz="0" w:space="0" w:color="auto"/>
      </w:divBdr>
    </w:div>
    <w:div w:id="1515149482">
      <w:marLeft w:val="640"/>
      <w:marRight w:val="0"/>
      <w:marTop w:val="0"/>
      <w:marBottom w:val="0"/>
      <w:divBdr>
        <w:top w:val="none" w:sz="0" w:space="0" w:color="auto"/>
        <w:left w:val="none" w:sz="0" w:space="0" w:color="auto"/>
        <w:bottom w:val="none" w:sz="0" w:space="0" w:color="auto"/>
        <w:right w:val="none" w:sz="0" w:space="0" w:color="auto"/>
      </w:divBdr>
    </w:div>
    <w:div w:id="1515268057">
      <w:marLeft w:val="640"/>
      <w:marRight w:val="0"/>
      <w:marTop w:val="0"/>
      <w:marBottom w:val="0"/>
      <w:divBdr>
        <w:top w:val="none" w:sz="0" w:space="0" w:color="auto"/>
        <w:left w:val="none" w:sz="0" w:space="0" w:color="auto"/>
        <w:bottom w:val="none" w:sz="0" w:space="0" w:color="auto"/>
        <w:right w:val="none" w:sz="0" w:space="0" w:color="auto"/>
      </w:divBdr>
    </w:div>
    <w:div w:id="1515800921">
      <w:marLeft w:val="640"/>
      <w:marRight w:val="0"/>
      <w:marTop w:val="0"/>
      <w:marBottom w:val="0"/>
      <w:divBdr>
        <w:top w:val="none" w:sz="0" w:space="0" w:color="auto"/>
        <w:left w:val="none" w:sz="0" w:space="0" w:color="auto"/>
        <w:bottom w:val="none" w:sz="0" w:space="0" w:color="auto"/>
        <w:right w:val="none" w:sz="0" w:space="0" w:color="auto"/>
      </w:divBdr>
    </w:div>
    <w:div w:id="1515999944">
      <w:marLeft w:val="640"/>
      <w:marRight w:val="0"/>
      <w:marTop w:val="0"/>
      <w:marBottom w:val="0"/>
      <w:divBdr>
        <w:top w:val="none" w:sz="0" w:space="0" w:color="auto"/>
        <w:left w:val="none" w:sz="0" w:space="0" w:color="auto"/>
        <w:bottom w:val="none" w:sz="0" w:space="0" w:color="auto"/>
        <w:right w:val="none" w:sz="0" w:space="0" w:color="auto"/>
      </w:divBdr>
    </w:div>
    <w:div w:id="1516268260">
      <w:marLeft w:val="640"/>
      <w:marRight w:val="0"/>
      <w:marTop w:val="0"/>
      <w:marBottom w:val="0"/>
      <w:divBdr>
        <w:top w:val="none" w:sz="0" w:space="0" w:color="auto"/>
        <w:left w:val="none" w:sz="0" w:space="0" w:color="auto"/>
        <w:bottom w:val="none" w:sz="0" w:space="0" w:color="auto"/>
        <w:right w:val="none" w:sz="0" w:space="0" w:color="auto"/>
      </w:divBdr>
    </w:div>
    <w:div w:id="1517042263">
      <w:marLeft w:val="640"/>
      <w:marRight w:val="0"/>
      <w:marTop w:val="0"/>
      <w:marBottom w:val="0"/>
      <w:divBdr>
        <w:top w:val="none" w:sz="0" w:space="0" w:color="auto"/>
        <w:left w:val="none" w:sz="0" w:space="0" w:color="auto"/>
        <w:bottom w:val="none" w:sz="0" w:space="0" w:color="auto"/>
        <w:right w:val="none" w:sz="0" w:space="0" w:color="auto"/>
      </w:divBdr>
    </w:div>
    <w:div w:id="1517422969">
      <w:marLeft w:val="640"/>
      <w:marRight w:val="0"/>
      <w:marTop w:val="0"/>
      <w:marBottom w:val="0"/>
      <w:divBdr>
        <w:top w:val="none" w:sz="0" w:space="0" w:color="auto"/>
        <w:left w:val="none" w:sz="0" w:space="0" w:color="auto"/>
        <w:bottom w:val="none" w:sz="0" w:space="0" w:color="auto"/>
        <w:right w:val="none" w:sz="0" w:space="0" w:color="auto"/>
      </w:divBdr>
    </w:div>
    <w:div w:id="1518033839">
      <w:marLeft w:val="640"/>
      <w:marRight w:val="0"/>
      <w:marTop w:val="0"/>
      <w:marBottom w:val="0"/>
      <w:divBdr>
        <w:top w:val="none" w:sz="0" w:space="0" w:color="auto"/>
        <w:left w:val="none" w:sz="0" w:space="0" w:color="auto"/>
        <w:bottom w:val="none" w:sz="0" w:space="0" w:color="auto"/>
        <w:right w:val="none" w:sz="0" w:space="0" w:color="auto"/>
      </w:divBdr>
    </w:div>
    <w:div w:id="1518228460">
      <w:marLeft w:val="640"/>
      <w:marRight w:val="0"/>
      <w:marTop w:val="0"/>
      <w:marBottom w:val="0"/>
      <w:divBdr>
        <w:top w:val="none" w:sz="0" w:space="0" w:color="auto"/>
        <w:left w:val="none" w:sz="0" w:space="0" w:color="auto"/>
        <w:bottom w:val="none" w:sz="0" w:space="0" w:color="auto"/>
        <w:right w:val="none" w:sz="0" w:space="0" w:color="auto"/>
      </w:divBdr>
    </w:div>
    <w:div w:id="1518422358">
      <w:marLeft w:val="640"/>
      <w:marRight w:val="0"/>
      <w:marTop w:val="0"/>
      <w:marBottom w:val="0"/>
      <w:divBdr>
        <w:top w:val="none" w:sz="0" w:space="0" w:color="auto"/>
        <w:left w:val="none" w:sz="0" w:space="0" w:color="auto"/>
        <w:bottom w:val="none" w:sz="0" w:space="0" w:color="auto"/>
        <w:right w:val="none" w:sz="0" w:space="0" w:color="auto"/>
      </w:divBdr>
    </w:div>
    <w:div w:id="1518693691">
      <w:marLeft w:val="640"/>
      <w:marRight w:val="0"/>
      <w:marTop w:val="0"/>
      <w:marBottom w:val="0"/>
      <w:divBdr>
        <w:top w:val="none" w:sz="0" w:space="0" w:color="auto"/>
        <w:left w:val="none" w:sz="0" w:space="0" w:color="auto"/>
        <w:bottom w:val="none" w:sz="0" w:space="0" w:color="auto"/>
        <w:right w:val="none" w:sz="0" w:space="0" w:color="auto"/>
      </w:divBdr>
    </w:div>
    <w:div w:id="1519082612">
      <w:marLeft w:val="640"/>
      <w:marRight w:val="0"/>
      <w:marTop w:val="0"/>
      <w:marBottom w:val="0"/>
      <w:divBdr>
        <w:top w:val="none" w:sz="0" w:space="0" w:color="auto"/>
        <w:left w:val="none" w:sz="0" w:space="0" w:color="auto"/>
        <w:bottom w:val="none" w:sz="0" w:space="0" w:color="auto"/>
        <w:right w:val="none" w:sz="0" w:space="0" w:color="auto"/>
      </w:divBdr>
    </w:div>
    <w:div w:id="1519276814">
      <w:marLeft w:val="640"/>
      <w:marRight w:val="0"/>
      <w:marTop w:val="0"/>
      <w:marBottom w:val="0"/>
      <w:divBdr>
        <w:top w:val="none" w:sz="0" w:space="0" w:color="auto"/>
        <w:left w:val="none" w:sz="0" w:space="0" w:color="auto"/>
        <w:bottom w:val="none" w:sz="0" w:space="0" w:color="auto"/>
        <w:right w:val="none" w:sz="0" w:space="0" w:color="auto"/>
      </w:divBdr>
    </w:div>
    <w:div w:id="1519348036">
      <w:marLeft w:val="640"/>
      <w:marRight w:val="0"/>
      <w:marTop w:val="0"/>
      <w:marBottom w:val="0"/>
      <w:divBdr>
        <w:top w:val="none" w:sz="0" w:space="0" w:color="auto"/>
        <w:left w:val="none" w:sz="0" w:space="0" w:color="auto"/>
        <w:bottom w:val="none" w:sz="0" w:space="0" w:color="auto"/>
        <w:right w:val="none" w:sz="0" w:space="0" w:color="auto"/>
      </w:divBdr>
    </w:div>
    <w:div w:id="1519855602">
      <w:marLeft w:val="640"/>
      <w:marRight w:val="0"/>
      <w:marTop w:val="0"/>
      <w:marBottom w:val="0"/>
      <w:divBdr>
        <w:top w:val="none" w:sz="0" w:space="0" w:color="auto"/>
        <w:left w:val="none" w:sz="0" w:space="0" w:color="auto"/>
        <w:bottom w:val="none" w:sz="0" w:space="0" w:color="auto"/>
        <w:right w:val="none" w:sz="0" w:space="0" w:color="auto"/>
      </w:divBdr>
    </w:div>
    <w:div w:id="1520586573">
      <w:marLeft w:val="640"/>
      <w:marRight w:val="0"/>
      <w:marTop w:val="0"/>
      <w:marBottom w:val="0"/>
      <w:divBdr>
        <w:top w:val="none" w:sz="0" w:space="0" w:color="auto"/>
        <w:left w:val="none" w:sz="0" w:space="0" w:color="auto"/>
        <w:bottom w:val="none" w:sz="0" w:space="0" w:color="auto"/>
        <w:right w:val="none" w:sz="0" w:space="0" w:color="auto"/>
      </w:divBdr>
    </w:div>
    <w:div w:id="1522433912">
      <w:marLeft w:val="640"/>
      <w:marRight w:val="0"/>
      <w:marTop w:val="0"/>
      <w:marBottom w:val="0"/>
      <w:divBdr>
        <w:top w:val="none" w:sz="0" w:space="0" w:color="auto"/>
        <w:left w:val="none" w:sz="0" w:space="0" w:color="auto"/>
        <w:bottom w:val="none" w:sz="0" w:space="0" w:color="auto"/>
        <w:right w:val="none" w:sz="0" w:space="0" w:color="auto"/>
      </w:divBdr>
    </w:div>
    <w:div w:id="1523666254">
      <w:marLeft w:val="640"/>
      <w:marRight w:val="0"/>
      <w:marTop w:val="0"/>
      <w:marBottom w:val="0"/>
      <w:divBdr>
        <w:top w:val="none" w:sz="0" w:space="0" w:color="auto"/>
        <w:left w:val="none" w:sz="0" w:space="0" w:color="auto"/>
        <w:bottom w:val="none" w:sz="0" w:space="0" w:color="auto"/>
        <w:right w:val="none" w:sz="0" w:space="0" w:color="auto"/>
      </w:divBdr>
    </w:div>
    <w:div w:id="1523930273">
      <w:marLeft w:val="640"/>
      <w:marRight w:val="0"/>
      <w:marTop w:val="0"/>
      <w:marBottom w:val="0"/>
      <w:divBdr>
        <w:top w:val="none" w:sz="0" w:space="0" w:color="auto"/>
        <w:left w:val="none" w:sz="0" w:space="0" w:color="auto"/>
        <w:bottom w:val="none" w:sz="0" w:space="0" w:color="auto"/>
        <w:right w:val="none" w:sz="0" w:space="0" w:color="auto"/>
      </w:divBdr>
    </w:div>
    <w:div w:id="1524174415">
      <w:marLeft w:val="640"/>
      <w:marRight w:val="0"/>
      <w:marTop w:val="0"/>
      <w:marBottom w:val="0"/>
      <w:divBdr>
        <w:top w:val="none" w:sz="0" w:space="0" w:color="auto"/>
        <w:left w:val="none" w:sz="0" w:space="0" w:color="auto"/>
        <w:bottom w:val="none" w:sz="0" w:space="0" w:color="auto"/>
        <w:right w:val="none" w:sz="0" w:space="0" w:color="auto"/>
      </w:divBdr>
    </w:div>
    <w:div w:id="1524519606">
      <w:marLeft w:val="640"/>
      <w:marRight w:val="0"/>
      <w:marTop w:val="0"/>
      <w:marBottom w:val="0"/>
      <w:divBdr>
        <w:top w:val="none" w:sz="0" w:space="0" w:color="auto"/>
        <w:left w:val="none" w:sz="0" w:space="0" w:color="auto"/>
        <w:bottom w:val="none" w:sz="0" w:space="0" w:color="auto"/>
        <w:right w:val="none" w:sz="0" w:space="0" w:color="auto"/>
      </w:divBdr>
    </w:div>
    <w:div w:id="1525361044">
      <w:marLeft w:val="640"/>
      <w:marRight w:val="0"/>
      <w:marTop w:val="0"/>
      <w:marBottom w:val="0"/>
      <w:divBdr>
        <w:top w:val="none" w:sz="0" w:space="0" w:color="auto"/>
        <w:left w:val="none" w:sz="0" w:space="0" w:color="auto"/>
        <w:bottom w:val="none" w:sz="0" w:space="0" w:color="auto"/>
        <w:right w:val="none" w:sz="0" w:space="0" w:color="auto"/>
      </w:divBdr>
    </w:div>
    <w:div w:id="1525441244">
      <w:marLeft w:val="640"/>
      <w:marRight w:val="0"/>
      <w:marTop w:val="0"/>
      <w:marBottom w:val="0"/>
      <w:divBdr>
        <w:top w:val="none" w:sz="0" w:space="0" w:color="auto"/>
        <w:left w:val="none" w:sz="0" w:space="0" w:color="auto"/>
        <w:bottom w:val="none" w:sz="0" w:space="0" w:color="auto"/>
        <w:right w:val="none" w:sz="0" w:space="0" w:color="auto"/>
      </w:divBdr>
    </w:div>
    <w:div w:id="1525482517">
      <w:marLeft w:val="480"/>
      <w:marRight w:val="0"/>
      <w:marTop w:val="0"/>
      <w:marBottom w:val="0"/>
      <w:divBdr>
        <w:top w:val="none" w:sz="0" w:space="0" w:color="auto"/>
        <w:left w:val="none" w:sz="0" w:space="0" w:color="auto"/>
        <w:bottom w:val="none" w:sz="0" w:space="0" w:color="auto"/>
        <w:right w:val="none" w:sz="0" w:space="0" w:color="auto"/>
      </w:divBdr>
    </w:div>
    <w:div w:id="1525560860">
      <w:marLeft w:val="640"/>
      <w:marRight w:val="0"/>
      <w:marTop w:val="0"/>
      <w:marBottom w:val="0"/>
      <w:divBdr>
        <w:top w:val="none" w:sz="0" w:space="0" w:color="auto"/>
        <w:left w:val="none" w:sz="0" w:space="0" w:color="auto"/>
        <w:bottom w:val="none" w:sz="0" w:space="0" w:color="auto"/>
        <w:right w:val="none" w:sz="0" w:space="0" w:color="auto"/>
      </w:divBdr>
    </w:div>
    <w:div w:id="1525746449">
      <w:marLeft w:val="640"/>
      <w:marRight w:val="0"/>
      <w:marTop w:val="0"/>
      <w:marBottom w:val="0"/>
      <w:divBdr>
        <w:top w:val="none" w:sz="0" w:space="0" w:color="auto"/>
        <w:left w:val="none" w:sz="0" w:space="0" w:color="auto"/>
        <w:bottom w:val="none" w:sz="0" w:space="0" w:color="auto"/>
        <w:right w:val="none" w:sz="0" w:space="0" w:color="auto"/>
      </w:divBdr>
    </w:div>
    <w:div w:id="1525753952">
      <w:marLeft w:val="640"/>
      <w:marRight w:val="0"/>
      <w:marTop w:val="0"/>
      <w:marBottom w:val="0"/>
      <w:divBdr>
        <w:top w:val="none" w:sz="0" w:space="0" w:color="auto"/>
        <w:left w:val="none" w:sz="0" w:space="0" w:color="auto"/>
        <w:bottom w:val="none" w:sz="0" w:space="0" w:color="auto"/>
        <w:right w:val="none" w:sz="0" w:space="0" w:color="auto"/>
      </w:divBdr>
    </w:div>
    <w:div w:id="1528055206">
      <w:marLeft w:val="640"/>
      <w:marRight w:val="0"/>
      <w:marTop w:val="0"/>
      <w:marBottom w:val="0"/>
      <w:divBdr>
        <w:top w:val="none" w:sz="0" w:space="0" w:color="auto"/>
        <w:left w:val="none" w:sz="0" w:space="0" w:color="auto"/>
        <w:bottom w:val="none" w:sz="0" w:space="0" w:color="auto"/>
        <w:right w:val="none" w:sz="0" w:space="0" w:color="auto"/>
      </w:divBdr>
    </w:div>
    <w:div w:id="1528367087">
      <w:marLeft w:val="640"/>
      <w:marRight w:val="0"/>
      <w:marTop w:val="0"/>
      <w:marBottom w:val="0"/>
      <w:divBdr>
        <w:top w:val="none" w:sz="0" w:space="0" w:color="auto"/>
        <w:left w:val="none" w:sz="0" w:space="0" w:color="auto"/>
        <w:bottom w:val="none" w:sz="0" w:space="0" w:color="auto"/>
        <w:right w:val="none" w:sz="0" w:space="0" w:color="auto"/>
      </w:divBdr>
    </w:div>
    <w:div w:id="1528640710">
      <w:marLeft w:val="640"/>
      <w:marRight w:val="0"/>
      <w:marTop w:val="0"/>
      <w:marBottom w:val="0"/>
      <w:divBdr>
        <w:top w:val="none" w:sz="0" w:space="0" w:color="auto"/>
        <w:left w:val="none" w:sz="0" w:space="0" w:color="auto"/>
        <w:bottom w:val="none" w:sz="0" w:space="0" w:color="auto"/>
        <w:right w:val="none" w:sz="0" w:space="0" w:color="auto"/>
      </w:divBdr>
    </w:div>
    <w:div w:id="1529101686">
      <w:marLeft w:val="640"/>
      <w:marRight w:val="0"/>
      <w:marTop w:val="0"/>
      <w:marBottom w:val="0"/>
      <w:divBdr>
        <w:top w:val="none" w:sz="0" w:space="0" w:color="auto"/>
        <w:left w:val="none" w:sz="0" w:space="0" w:color="auto"/>
        <w:bottom w:val="none" w:sz="0" w:space="0" w:color="auto"/>
        <w:right w:val="none" w:sz="0" w:space="0" w:color="auto"/>
      </w:divBdr>
    </w:div>
    <w:div w:id="1529179123">
      <w:marLeft w:val="640"/>
      <w:marRight w:val="0"/>
      <w:marTop w:val="0"/>
      <w:marBottom w:val="0"/>
      <w:divBdr>
        <w:top w:val="none" w:sz="0" w:space="0" w:color="auto"/>
        <w:left w:val="none" w:sz="0" w:space="0" w:color="auto"/>
        <w:bottom w:val="none" w:sz="0" w:space="0" w:color="auto"/>
        <w:right w:val="none" w:sz="0" w:space="0" w:color="auto"/>
      </w:divBdr>
    </w:div>
    <w:div w:id="1529686080">
      <w:marLeft w:val="640"/>
      <w:marRight w:val="0"/>
      <w:marTop w:val="0"/>
      <w:marBottom w:val="0"/>
      <w:divBdr>
        <w:top w:val="none" w:sz="0" w:space="0" w:color="auto"/>
        <w:left w:val="none" w:sz="0" w:space="0" w:color="auto"/>
        <w:bottom w:val="none" w:sz="0" w:space="0" w:color="auto"/>
        <w:right w:val="none" w:sz="0" w:space="0" w:color="auto"/>
      </w:divBdr>
    </w:div>
    <w:div w:id="1529761049">
      <w:marLeft w:val="640"/>
      <w:marRight w:val="0"/>
      <w:marTop w:val="0"/>
      <w:marBottom w:val="0"/>
      <w:divBdr>
        <w:top w:val="none" w:sz="0" w:space="0" w:color="auto"/>
        <w:left w:val="none" w:sz="0" w:space="0" w:color="auto"/>
        <w:bottom w:val="none" w:sz="0" w:space="0" w:color="auto"/>
        <w:right w:val="none" w:sz="0" w:space="0" w:color="auto"/>
      </w:divBdr>
    </w:div>
    <w:div w:id="1532260436">
      <w:marLeft w:val="640"/>
      <w:marRight w:val="0"/>
      <w:marTop w:val="0"/>
      <w:marBottom w:val="0"/>
      <w:divBdr>
        <w:top w:val="none" w:sz="0" w:space="0" w:color="auto"/>
        <w:left w:val="none" w:sz="0" w:space="0" w:color="auto"/>
        <w:bottom w:val="none" w:sz="0" w:space="0" w:color="auto"/>
        <w:right w:val="none" w:sz="0" w:space="0" w:color="auto"/>
      </w:divBdr>
    </w:div>
    <w:div w:id="1532305568">
      <w:marLeft w:val="640"/>
      <w:marRight w:val="0"/>
      <w:marTop w:val="0"/>
      <w:marBottom w:val="0"/>
      <w:divBdr>
        <w:top w:val="none" w:sz="0" w:space="0" w:color="auto"/>
        <w:left w:val="none" w:sz="0" w:space="0" w:color="auto"/>
        <w:bottom w:val="none" w:sz="0" w:space="0" w:color="auto"/>
        <w:right w:val="none" w:sz="0" w:space="0" w:color="auto"/>
      </w:divBdr>
    </w:div>
    <w:div w:id="1532307469">
      <w:marLeft w:val="640"/>
      <w:marRight w:val="0"/>
      <w:marTop w:val="0"/>
      <w:marBottom w:val="0"/>
      <w:divBdr>
        <w:top w:val="none" w:sz="0" w:space="0" w:color="auto"/>
        <w:left w:val="none" w:sz="0" w:space="0" w:color="auto"/>
        <w:bottom w:val="none" w:sz="0" w:space="0" w:color="auto"/>
        <w:right w:val="none" w:sz="0" w:space="0" w:color="auto"/>
      </w:divBdr>
    </w:div>
    <w:div w:id="1533690144">
      <w:marLeft w:val="640"/>
      <w:marRight w:val="0"/>
      <w:marTop w:val="0"/>
      <w:marBottom w:val="0"/>
      <w:divBdr>
        <w:top w:val="none" w:sz="0" w:space="0" w:color="auto"/>
        <w:left w:val="none" w:sz="0" w:space="0" w:color="auto"/>
        <w:bottom w:val="none" w:sz="0" w:space="0" w:color="auto"/>
        <w:right w:val="none" w:sz="0" w:space="0" w:color="auto"/>
      </w:divBdr>
    </w:div>
    <w:div w:id="1533956318">
      <w:marLeft w:val="640"/>
      <w:marRight w:val="0"/>
      <w:marTop w:val="0"/>
      <w:marBottom w:val="0"/>
      <w:divBdr>
        <w:top w:val="none" w:sz="0" w:space="0" w:color="auto"/>
        <w:left w:val="none" w:sz="0" w:space="0" w:color="auto"/>
        <w:bottom w:val="none" w:sz="0" w:space="0" w:color="auto"/>
        <w:right w:val="none" w:sz="0" w:space="0" w:color="auto"/>
      </w:divBdr>
    </w:div>
    <w:div w:id="1534345562">
      <w:marLeft w:val="640"/>
      <w:marRight w:val="0"/>
      <w:marTop w:val="0"/>
      <w:marBottom w:val="0"/>
      <w:divBdr>
        <w:top w:val="none" w:sz="0" w:space="0" w:color="auto"/>
        <w:left w:val="none" w:sz="0" w:space="0" w:color="auto"/>
        <w:bottom w:val="none" w:sz="0" w:space="0" w:color="auto"/>
        <w:right w:val="none" w:sz="0" w:space="0" w:color="auto"/>
      </w:divBdr>
    </w:div>
    <w:div w:id="1534615630">
      <w:marLeft w:val="640"/>
      <w:marRight w:val="0"/>
      <w:marTop w:val="0"/>
      <w:marBottom w:val="0"/>
      <w:divBdr>
        <w:top w:val="none" w:sz="0" w:space="0" w:color="auto"/>
        <w:left w:val="none" w:sz="0" w:space="0" w:color="auto"/>
        <w:bottom w:val="none" w:sz="0" w:space="0" w:color="auto"/>
        <w:right w:val="none" w:sz="0" w:space="0" w:color="auto"/>
      </w:divBdr>
    </w:div>
    <w:div w:id="1535075568">
      <w:marLeft w:val="640"/>
      <w:marRight w:val="0"/>
      <w:marTop w:val="0"/>
      <w:marBottom w:val="0"/>
      <w:divBdr>
        <w:top w:val="none" w:sz="0" w:space="0" w:color="auto"/>
        <w:left w:val="none" w:sz="0" w:space="0" w:color="auto"/>
        <w:bottom w:val="none" w:sz="0" w:space="0" w:color="auto"/>
        <w:right w:val="none" w:sz="0" w:space="0" w:color="auto"/>
      </w:divBdr>
    </w:div>
    <w:div w:id="1535729993">
      <w:marLeft w:val="640"/>
      <w:marRight w:val="0"/>
      <w:marTop w:val="0"/>
      <w:marBottom w:val="0"/>
      <w:divBdr>
        <w:top w:val="none" w:sz="0" w:space="0" w:color="auto"/>
        <w:left w:val="none" w:sz="0" w:space="0" w:color="auto"/>
        <w:bottom w:val="none" w:sz="0" w:space="0" w:color="auto"/>
        <w:right w:val="none" w:sz="0" w:space="0" w:color="auto"/>
      </w:divBdr>
    </w:div>
    <w:div w:id="1538153936">
      <w:marLeft w:val="640"/>
      <w:marRight w:val="0"/>
      <w:marTop w:val="0"/>
      <w:marBottom w:val="0"/>
      <w:divBdr>
        <w:top w:val="none" w:sz="0" w:space="0" w:color="auto"/>
        <w:left w:val="none" w:sz="0" w:space="0" w:color="auto"/>
        <w:bottom w:val="none" w:sz="0" w:space="0" w:color="auto"/>
        <w:right w:val="none" w:sz="0" w:space="0" w:color="auto"/>
      </w:divBdr>
    </w:div>
    <w:div w:id="1538201002">
      <w:marLeft w:val="640"/>
      <w:marRight w:val="0"/>
      <w:marTop w:val="0"/>
      <w:marBottom w:val="0"/>
      <w:divBdr>
        <w:top w:val="none" w:sz="0" w:space="0" w:color="auto"/>
        <w:left w:val="none" w:sz="0" w:space="0" w:color="auto"/>
        <w:bottom w:val="none" w:sz="0" w:space="0" w:color="auto"/>
        <w:right w:val="none" w:sz="0" w:space="0" w:color="auto"/>
      </w:divBdr>
    </w:div>
    <w:div w:id="1539048817">
      <w:marLeft w:val="640"/>
      <w:marRight w:val="0"/>
      <w:marTop w:val="0"/>
      <w:marBottom w:val="0"/>
      <w:divBdr>
        <w:top w:val="none" w:sz="0" w:space="0" w:color="auto"/>
        <w:left w:val="none" w:sz="0" w:space="0" w:color="auto"/>
        <w:bottom w:val="none" w:sz="0" w:space="0" w:color="auto"/>
        <w:right w:val="none" w:sz="0" w:space="0" w:color="auto"/>
      </w:divBdr>
    </w:div>
    <w:div w:id="1539204210">
      <w:marLeft w:val="640"/>
      <w:marRight w:val="0"/>
      <w:marTop w:val="0"/>
      <w:marBottom w:val="0"/>
      <w:divBdr>
        <w:top w:val="none" w:sz="0" w:space="0" w:color="auto"/>
        <w:left w:val="none" w:sz="0" w:space="0" w:color="auto"/>
        <w:bottom w:val="none" w:sz="0" w:space="0" w:color="auto"/>
        <w:right w:val="none" w:sz="0" w:space="0" w:color="auto"/>
      </w:divBdr>
    </w:div>
    <w:div w:id="1540236689">
      <w:marLeft w:val="640"/>
      <w:marRight w:val="0"/>
      <w:marTop w:val="0"/>
      <w:marBottom w:val="0"/>
      <w:divBdr>
        <w:top w:val="none" w:sz="0" w:space="0" w:color="auto"/>
        <w:left w:val="none" w:sz="0" w:space="0" w:color="auto"/>
        <w:bottom w:val="none" w:sz="0" w:space="0" w:color="auto"/>
        <w:right w:val="none" w:sz="0" w:space="0" w:color="auto"/>
      </w:divBdr>
    </w:div>
    <w:div w:id="1540896754">
      <w:marLeft w:val="640"/>
      <w:marRight w:val="0"/>
      <w:marTop w:val="0"/>
      <w:marBottom w:val="0"/>
      <w:divBdr>
        <w:top w:val="none" w:sz="0" w:space="0" w:color="auto"/>
        <w:left w:val="none" w:sz="0" w:space="0" w:color="auto"/>
        <w:bottom w:val="none" w:sz="0" w:space="0" w:color="auto"/>
        <w:right w:val="none" w:sz="0" w:space="0" w:color="auto"/>
      </w:divBdr>
    </w:div>
    <w:div w:id="1541166110">
      <w:marLeft w:val="640"/>
      <w:marRight w:val="0"/>
      <w:marTop w:val="0"/>
      <w:marBottom w:val="0"/>
      <w:divBdr>
        <w:top w:val="none" w:sz="0" w:space="0" w:color="auto"/>
        <w:left w:val="none" w:sz="0" w:space="0" w:color="auto"/>
        <w:bottom w:val="none" w:sz="0" w:space="0" w:color="auto"/>
        <w:right w:val="none" w:sz="0" w:space="0" w:color="auto"/>
      </w:divBdr>
    </w:div>
    <w:div w:id="1541552734">
      <w:marLeft w:val="640"/>
      <w:marRight w:val="0"/>
      <w:marTop w:val="0"/>
      <w:marBottom w:val="0"/>
      <w:divBdr>
        <w:top w:val="none" w:sz="0" w:space="0" w:color="auto"/>
        <w:left w:val="none" w:sz="0" w:space="0" w:color="auto"/>
        <w:bottom w:val="none" w:sz="0" w:space="0" w:color="auto"/>
        <w:right w:val="none" w:sz="0" w:space="0" w:color="auto"/>
      </w:divBdr>
    </w:div>
    <w:div w:id="1541744606">
      <w:marLeft w:val="640"/>
      <w:marRight w:val="0"/>
      <w:marTop w:val="0"/>
      <w:marBottom w:val="0"/>
      <w:divBdr>
        <w:top w:val="none" w:sz="0" w:space="0" w:color="auto"/>
        <w:left w:val="none" w:sz="0" w:space="0" w:color="auto"/>
        <w:bottom w:val="none" w:sz="0" w:space="0" w:color="auto"/>
        <w:right w:val="none" w:sz="0" w:space="0" w:color="auto"/>
      </w:divBdr>
    </w:div>
    <w:div w:id="1542589920">
      <w:marLeft w:val="640"/>
      <w:marRight w:val="0"/>
      <w:marTop w:val="0"/>
      <w:marBottom w:val="0"/>
      <w:divBdr>
        <w:top w:val="none" w:sz="0" w:space="0" w:color="auto"/>
        <w:left w:val="none" w:sz="0" w:space="0" w:color="auto"/>
        <w:bottom w:val="none" w:sz="0" w:space="0" w:color="auto"/>
        <w:right w:val="none" w:sz="0" w:space="0" w:color="auto"/>
      </w:divBdr>
    </w:div>
    <w:div w:id="1543010401">
      <w:marLeft w:val="480"/>
      <w:marRight w:val="0"/>
      <w:marTop w:val="0"/>
      <w:marBottom w:val="0"/>
      <w:divBdr>
        <w:top w:val="none" w:sz="0" w:space="0" w:color="auto"/>
        <w:left w:val="none" w:sz="0" w:space="0" w:color="auto"/>
        <w:bottom w:val="none" w:sz="0" w:space="0" w:color="auto"/>
        <w:right w:val="none" w:sz="0" w:space="0" w:color="auto"/>
      </w:divBdr>
    </w:div>
    <w:div w:id="1543176541">
      <w:marLeft w:val="640"/>
      <w:marRight w:val="0"/>
      <w:marTop w:val="0"/>
      <w:marBottom w:val="0"/>
      <w:divBdr>
        <w:top w:val="none" w:sz="0" w:space="0" w:color="auto"/>
        <w:left w:val="none" w:sz="0" w:space="0" w:color="auto"/>
        <w:bottom w:val="none" w:sz="0" w:space="0" w:color="auto"/>
        <w:right w:val="none" w:sz="0" w:space="0" w:color="auto"/>
      </w:divBdr>
    </w:div>
    <w:div w:id="1543590394">
      <w:marLeft w:val="640"/>
      <w:marRight w:val="0"/>
      <w:marTop w:val="0"/>
      <w:marBottom w:val="0"/>
      <w:divBdr>
        <w:top w:val="none" w:sz="0" w:space="0" w:color="auto"/>
        <w:left w:val="none" w:sz="0" w:space="0" w:color="auto"/>
        <w:bottom w:val="none" w:sz="0" w:space="0" w:color="auto"/>
        <w:right w:val="none" w:sz="0" w:space="0" w:color="auto"/>
      </w:divBdr>
    </w:div>
    <w:div w:id="1544320348">
      <w:marLeft w:val="640"/>
      <w:marRight w:val="0"/>
      <w:marTop w:val="0"/>
      <w:marBottom w:val="0"/>
      <w:divBdr>
        <w:top w:val="none" w:sz="0" w:space="0" w:color="auto"/>
        <w:left w:val="none" w:sz="0" w:space="0" w:color="auto"/>
        <w:bottom w:val="none" w:sz="0" w:space="0" w:color="auto"/>
        <w:right w:val="none" w:sz="0" w:space="0" w:color="auto"/>
      </w:divBdr>
    </w:div>
    <w:div w:id="1544516006">
      <w:marLeft w:val="640"/>
      <w:marRight w:val="0"/>
      <w:marTop w:val="0"/>
      <w:marBottom w:val="0"/>
      <w:divBdr>
        <w:top w:val="none" w:sz="0" w:space="0" w:color="auto"/>
        <w:left w:val="none" w:sz="0" w:space="0" w:color="auto"/>
        <w:bottom w:val="none" w:sz="0" w:space="0" w:color="auto"/>
        <w:right w:val="none" w:sz="0" w:space="0" w:color="auto"/>
      </w:divBdr>
    </w:div>
    <w:div w:id="1544561634">
      <w:marLeft w:val="640"/>
      <w:marRight w:val="0"/>
      <w:marTop w:val="0"/>
      <w:marBottom w:val="0"/>
      <w:divBdr>
        <w:top w:val="none" w:sz="0" w:space="0" w:color="auto"/>
        <w:left w:val="none" w:sz="0" w:space="0" w:color="auto"/>
        <w:bottom w:val="none" w:sz="0" w:space="0" w:color="auto"/>
        <w:right w:val="none" w:sz="0" w:space="0" w:color="auto"/>
      </w:divBdr>
    </w:div>
    <w:div w:id="1544901268">
      <w:marLeft w:val="640"/>
      <w:marRight w:val="0"/>
      <w:marTop w:val="0"/>
      <w:marBottom w:val="0"/>
      <w:divBdr>
        <w:top w:val="none" w:sz="0" w:space="0" w:color="auto"/>
        <w:left w:val="none" w:sz="0" w:space="0" w:color="auto"/>
        <w:bottom w:val="none" w:sz="0" w:space="0" w:color="auto"/>
        <w:right w:val="none" w:sz="0" w:space="0" w:color="auto"/>
      </w:divBdr>
    </w:div>
    <w:div w:id="1545019323">
      <w:marLeft w:val="640"/>
      <w:marRight w:val="0"/>
      <w:marTop w:val="0"/>
      <w:marBottom w:val="0"/>
      <w:divBdr>
        <w:top w:val="none" w:sz="0" w:space="0" w:color="auto"/>
        <w:left w:val="none" w:sz="0" w:space="0" w:color="auto"/>
        <w:bottom w:val="none" w:sz="0" w:space="0" w:color="auto"/>
        <w:right w:val="none" w:sz="0" w:space="0" w:color="auto"/>
      </w:divBdr>
    </w:div>
    <w:div w:id="1545020459">
      <w:marLeft w:val="640"/>
      <w:marRight w:val="0"/>
      <w:marTop w:val="0"/>
      <w:marBottom w:val="0"/>
      <w:divBdr>
        <w:top w:val="none" w:sz="0" w:space="0" w:color="auto"/>
        <w:left w:val="none" w:sz="0" w:space="0" w:color="auto"/>
        <w:bottom w:val="none" w:sz="0" w:space="0" w:color="auto"/>
        <w:right w:val="none" w:sz="0" w:space="0" w:color="auto"/>
      </w:divBdr>
    </w:div>
    <w:div w:id="1545287110">
      <w:marLeft w:val="640"/>
      <w:marRight w:val="0"/>
      <w:marTop w:val="0"/>
      <w:marBottom w:val="0"/>
      <w:divBdr>
        <w:top w:val="none" w:sz="0" w:space="0" w:color="auto"/>
        <w:left w:val="none" w:sz="0" w:space="0" w:color="auto"/>
        <w:bottom w:val="none" w:sz="0" w:space="0" w:color="auto"/>
        <w:right w:val="none" w:sz="0" w:space="0" w:color="auto"/>
      </w:divBdr>
    </w:div>
    <w:div w:id="1545291862">
      <w:marLeft w:val="640"/>
      <w:marRight w:val="0"/>
      <w:marTop w:val="0"/>
      <w:marBottom w:val="0"/>
      <w:divBdr>
        <w:top w:val="none" w:sz="0" w:space="0" w:color="auto"/>
        <w:left w:val="none" w:sz="0" w:space="0" w:color="auto"/>
        <w:bottom w:val="none" w:sz="0" w:space="0" w:color="auto"/>
        <w:right w:val="none" w:sz="0" w:space="0" w:color="auto"/>
      </w:divBdr>
    </w:div>
    <w:div w:id="1546408612">
      <w:marLeft w:val="640"/>
      <w:marRight w:val="0"/>
      <w:marTop w:val="0"/>
      <w:marBottom w:val="0"/>
      <w:divBdr>
        <w:top w:val="none" w:sz="0" w:space="0" w:color="auto"/>
        <w:left w:val="none" w:sz="0" w:space="0" w:color="auto"/>
        <w:bottom w:val="none" w:sz="0" w:space="0" w:color="auto"/>
        <w:right w:val="none" w:sz="0" w:space="0" w:color="auto"/>
      </w:divBdr>
    </w:div>
    <w:div w:id="1547140901">
      <w:marLeft w:val="640"/>
      <w:marRight w:val="0"/>
      <w:marTop w:val="0"/>
      <w:marBottom w:val="0"/>
      <w:divBdr>
        <w:top w:val="none" w:sz="0" w:space="0" w:color="auto"/>
        <w:left w:val="none" w:sz="0" w:space="0" w:color="auto"/>
        <w:bottom w:val="none" w:sz="0" w:space="0" w:color="auto"/>
        <w:right w:val="none" w:sz="0" w:space="0" w:color="auto"/>
      </w:divBdr>
    </w:div>
    <w:div w:id="1548487604">
      <w:marLeft w:val="640"/>
      <w:marRight w:val="0"/>
      <w:marTop w:val="0"/>
      <w:marBottom w:val="0"/>
      <w:divBdr>
        <w:top w:val="none" w:sz="0" w:space="0" w:color="auto"/>
        <w:left w:val="none" w:sz="0" w:space="0" w:color="auto"/>
        <w:bottom w:val="none" w:sz="0" w:space="0" w:color="auto"/>
        <w:right w:val="none" w:sz="0" w:space="0" w:color="auto"/>
      </w:divBdr>
    </w:div>
    <w:div w:id="1549225215">
      <w:marLeft w:val="640"/>
      <w:marRight w:val="0"/>
      <w:marTop w:val="0"/>
      <w:marBottom w:val="0"/>
      <w:divBdr>
        <w:top w:val="none" w:sz="0" w:space="0" w:color="auto"/>
        <w:left w:val="none" w:sz="0" w:space="0" w:color="auto"/>
        <w:bottom w:val="none" w:sz="0" w:space="0" w:color="auto"/>
        <w:right w:val="none" w:sz="0" w:space="0" w:color="auto"/>
      </w:divBdr>
    </w:div>
    <w:div w:id="1549801217">
      <w:marLeft w:val="640"/>
      <w:marRight w:val="0"/>
      <w:marTop w:val="0"/>
      <w:marBottom w:val="0"/>
      <w:divBdr>
        <w:top w:val="none" w:sz="0" w:space="0" w:color="auto"/>
        <w:left w:val="none" w:sz="0" w:space="0" w:color="auto"/>
        <w:bottom w:val="none" w:sz="0" w:space="0" w:color="auto"/>
        <w:right w:val="none" w:sz="0" w:space="0" w:color="auto"/>
      </w:divBdr>
    </w:div>
    <w:div w:id="1549953211">
      <w:marLeft w:val="640"/>
      <w:marRight w:val="0"/>
      <w:marTop w:val="0"/>
      <w:marBottom w:val="0"/>
      <w:divBdr>
        <w:top w:val="none" w:sz="0" w:space="0" w:color="auto"/>
        <w:left w:val="none" w:sz="0" w:space="0" w:color="auto"/>
        <w:bottom w:val="none" w:sz="0" w:space="0" w:color="auto"/>
        <w:right w:val="none" w:sz="0" w:space="0" w:color="auto"/>
      </w:divBdr>
    </w:div>
    <w:div w:id="1550991054">
      <w:marLeft w:val="640"/>
      <w:marRight w:val="0"/>
      <w:marTop w:val="0"/>
      <w:marBottom w:val="0"/>
      <w:divBdr>
        <w:top w:val="none" w:sz="0" w:space="0" w:color="auto"/>
        <w:left w:val="none" w:sz="0" w:space="0" w:color="auto"/>
        <w:bottom w:val="none" w:sz="0" w:space="0" w:color="auto"/>
        <w:right w:val="none" w:sz="0" w:space="0" w:color="auto"/>
      </w:divBdr>
    </w:div>
    <w:div w:id="1551723422">
      <w:marLeft w:val="640"/>
      <w:marRight w:val="0"/>
      <w:marTop w:val="0"/>
      <w:marBottom w:val="0"/>
      <w:divBdr>
        <w:top w:val="none" w:sz="0" w:space="0" w:color="auto"/>
        <w:left w:val="none" w:sz="0" w:space="0" w:color="auto"/>
        <w:bottom w:val="none" w:sz="0" w:space="0" w:color="auto"/>
        <w:right w:val="none" w:sz="0" w:space="0" w:color="auto"/>
      </w:divBdr>
    </w:div>
    <w:div w:id="1552957356">
      <w:marLeft w:val="640"/>
      <w:marRight w:val="0"/>
      <w:marTop w:val="0"/>
      <w:marBottom w:val="0"/>
      <w:divBdr>
        <w:top w:val="none" w:sz="0" w:space="0" w:color="auto"/>
        <w:left w:val="none" w:sz="0" w:space="0" w:color="auto"/>
        <w:bottom w:val="none" w:sz="0" w:space="0" w:color="auto"/>
        <w:right w:val="none" w:sz="0" w:space="0" w:color="auto"/>
      </w:divBdr>
    </w:div>
    <w:div w:id="1553466279">
      <w:marLeft w:val="640"/>
      <w:marRight w:val="0"/>
      <w:marTop w:val="0"/>
      <w:marBottom w:val="0"/>
      <w:divBdr>
        <w:top w:val="none" w:sz="0" w:space="0" w:color="auto"/>
        <w:left w:val="none" w:sz="0" w:space="0" w:color="auto"/>
        <w:bottom w:val="none" w:sz="0" w:space="0" w:color="auto"/>
        <w:right w:val="none" w:sz="0" w:space="0" w:color="auto"/>
      </w:divBdr>
    </w:div>
    <w:div w:id="1554537733">
      <w:marLeft w:val="640"/>
      <w:marRight w:val="0"/>
      <w:marTop w:val="0"/>
      <w:marBottom w:val="0"/>
      <w:divBdr>
        <w:top w:val="none" w:sz="0" w:space="0" w:color="auto"/>
        <w:left w:val="none" w:sz="0" w:space="0" w:color="auto"/>
        <w:bottom w:val="none" w:sz="0" w:space="0" w:color="auto"/>
        <w:right w:val="none" w:sz="0" w:space="0" w:color="auto"/>
      </w:divBdr>
    </w:div>
    <w:div w:id="1554779651">
      <w:marLeft w:val="640"/>
      <w:marRight w:val="0"/>
      <w:marTop w:val="0"/>
      <w:marBottom w:val="0"/>
      <w:divBdr>
        <w:top w:val="none" w:sz="0" w:space="0" w:color="auto"/>
        <w:left w:val="none" w:sz="0" w:space="0" w:color="auto"/>
        <w:bottom w:val="none" w:sz="0" w:space="0" w:color="auto"/>
        <w:right w:val="none" w:sz="0" w:space="0" w:color="auto"/>
      </w:divBdr>
    </w:div>
    <w:div w:id="1554925138">
      <w:marLeft w:val="640"/>
      <w:marRight w:val="0"/>
      <w:marTop w:val="0"/>
      <w:marBottom w:val="0"/>
      <w:divBdr>
        <w:top w:val="none" w:sz="0" w:space="0" w:color="auto"/>
        <w:left w:val="none" w:sz="0" w:space="0" w:color="auto"/>
        <w:bottom w:val="none" w:sz="0" w:space="0" w:color="auto"/>
        <w:right w:val="none" w:sz="0" w:space="0" w:color="auto"/>
      </w:divBdr>
    </w:div>
    <w:div w:id="1556890665">
      <w:marLeft w:val="640"/>
      <w:marRight w:val="0"/>
      <w:marTop w:val="0"/>
      <w:marBottom w:val="0"/>
      <w:divBdr>
        <w:top w:val="none" w:sz="0" w:space="0" w:color="auto"/>
        <w:left w:val="none" w:sz="0" w:space="0" w:color="auto"/>
        <w:bottom w:val="none" w:sz="0" w:space="0" w:color="auto"/>
        <w:right w:val="none" w:sz="0" w:space="0" w:color="auto"/>
      </w:divBdr>
    </w:div>
    <w:div w:id="1557349886">
      <w:marLeft w:val="640"/>
      <w:marRight w:val="0"/>
      <w:marTop w:val="0"/>
      <w:marBottom w:val="0"/>
      <w:divBdr>
        <w:top w:val="none" w:sz="0" w:space="0" w:color="auto"/>
        <w:left w:val="none" w:sz="0" w:space="0" w:color="auto"/>
        <w:bottom w:val="none" w:sz="0" w:space="0" w:color="auto"/>
        <w:right w:val="none" w:sz="0" w:space="0" w:color="auto"/>
      </w:divBdr>
    </w:div>
    <w:div w:id="1558082060">
      <w:marLeft w:val="640"/>
      <w:marRight w:val="0"/>
      <w:marTop w:val="0"/>
      <w:marBottom w:val="0"/>
      <w:divBdr>
        <w:top w:val="none" w:sz="0" w:space="0" w:color="auto"/>
        <w:left w:val="none" w:sz="0" w:space="0" w:color="auto"/>
        <w:bottom w:val="none" w:sz="0" w:space="0" w:color="auto"/>
        <w:right w:val="none" w:sz="0" w:space="0" w:color="auto"/>
      </w:divBdr>
    </w:div>
    <w:div w:id="1558857658">
      <w:marLeft w:val="640"/>
      <w:marRight w:val="0"/>
      <w:marTop w:val="0"/>
      <w:marBottom w:val="0"/>
      <w:divBdr>
        <w:top w:val="none" w:sz="0" w:space="0" w:color="auto"/>
        <w:left w:val="none" w:sz="0" w:space="0" w:color="auto"/>
        <w:bottom w:val="none" w:sz="0" w:space="0" w:color="auto"/>
        <w:right w:val="none" w:sz="0" w:space="0" w:color="auto"/>
      </w:divBdr>
    </w:div>
    <w:div w:id="1559978949">
      <w:marLeft w:val="640"/>
      <w:marRight w:val="0"/>
      <w:marTop w:val="0"/>
      <w:marBottom w:val="0"/>
      <w:divBdr>
        <w:top w:val="none" w:sz="0" w:space="0" w:color="auto"/>
        <w:left w:val="none" w:sz="0" w:space="0" w:color="auto"/>
        <w:bottom w:val="none" w:sz="0" w:space="0" w:color="auto"/>
        <w:right w:val="none" w:sz="0" w:space="0" w:color="auto"/>
      </w:divBdr>
    </w:div>
    <w:div w:id="1560168776">
      <w:marLeft w:val="640"/>
      <w:marRight w:val="0"/>
      <w:marTop w:val="0"/>
      <w:marBottom w:val="0"/>
      <w:divBdr>
        <w:top w:val="none" w:sz="0" w:space="0" w:color="auto"/>
        <w:left w:val="none" w:sz="0" w:space="0" w:color="auto"/>
        <w:bottom w:val="none" w:sz="0" w:space="0" w:color="auto"/>
        <w:right w:val="none" w:sz="0" w:space="0" w:color="auto"/>
      </w:divBdr>
    </w:div>
    <w:div w:id="1560824698">
      <w:marLeft w:val="640"/>
      <w:marRight w:val="0"/>
      <w:marTop w:val="0"/>
      <w:marBottom w:val="0"/>
      <w:divBdr>
        <w:top w:val="none" w:sz="0" w:space="0" w:color="auto"/>
        <w:left w:val="none" w:sz="0" w:space="0" w:color="auto"/>
        <w:bottom w:val="none" w:sz="0" w:space="0" w:color="auto"/>
        <w:right w:val="none" w:sz="0" w:space="0" w:color="auto"/>
      </w:divBdr>
    </w:div>
    <w:div w:id="1561013309">
      <w:marLeft w:val="640"/>
      <w:marRight w:val="0"/>
      <w:marTop w:val="0"/>
      <w:marBottom w:val="0"/>
      <w:divBdr>
        <w:top w:val="none" w:sz="0" w:space="0" w:color="auto"/>
        <w:left w:val="none" w:sz="0" w:space="0" w:color="auto"/>
        <w:bottom w:val="none" w:sz="0" w:space="0" w:color="auto"/>
        <w:right w:val="none" w:sz="0" w:space="0" w:color="auto"/>
      </w:divBdr>
    </w:div>
    <w:div w:id="1561478999">
      <w:marLeft w:val="640"/>
      <w:marRight w:val="0"/>
      <w:marTop w:val="0"/>
      <w:marBottom w:val="0"/>
      <w:divBdr>
        <w:top w:val="none" w:sz="0" w:space="0" w:color="auto"/>
        <w:left w:val="none" w:sz="0" w:space="0" w:color="auto"/>
        <w:bottom w:val="none" w:sz="0" w:space="0" w:color="auto"/>
        <w:right w:val="none" w:sz="0" w:space="0" w:color="auto"/>
      </w:divBdr>
    </w:div>
    <w:div w:id="1561865339">
      <w:marLeft w:val="640"/>
      <w:marRight w:val="0"/>
      <w:marTop w:val="0"/>
      <w:marBottom w:val="0"/>
      <w:divBdr>
        <w:top w:val="none" w:sz="0" w:space="0" w:color="auto"/>
        <w:left w:val="none" w:sz="0" w:space="0" w:color="auto"/>
        <w:bottom w:val="none" w:sz="0" w:space="0" w:color="auto"/>
        <w:right w:val="none" w:sz="0" w:space="0" w:color="auto"/>
      </w:divBdr>
    </w:div>
    <w:div w:id="1561939870">
      <w:marLeft w:val="640"/>
      <w:marRight w:val="0"/>
      <w:marTop w:val="0"/>
      <w:marBottom w:val="0"/>
      <w:divBdr>
        <w:top w:val="none" w:sz="0" w:space="0" w:color="auto"/>
        <w:left w:val="none" w:sz="0" w:space="0" w:color="auto"/>
        <w:bottom w:val="none" w:sz="0" w:space="0" w:color="auto"/>
        <w:right w:val="none" w:sz="0" w:space="0" w:color="auto"/>
      </w:divBdr>
    </w:div>
    <w:div w:id="1562862805">
      <w:marLeft w:val="640"/>
      <w:marRight w:val="0"/>
      <w:marTop w:val="0"/>
      <w:marBottom w:val="0"/>
      <w:divBdr>
        <w:top w:val="none" w:sz="0" w:space="0" w:color="auto"/>
        <w:left w:val="none" w:sz="0" w:space="0" w:color="auto"/>
        <w:bottom w:val="none" w:sz="0" w:space="0" w:color="auto"/>
        <w:right w:val="none" w:sz="0" w:space="0" w:color="auto"/>
      </w:divBdr>
    </w:div>
    <w:div w:id="1563445888">
      <w:marLeft w:val="640"/>
      <w:marRight w:val="0"/>
      <w:marTop w:val="0"/>
      <w:marBottom w:val="0"/>
      <w:divBdr>
        <w:top w:val="none" w:sz="0" w:space="0" w:color="auto"/>
        <w:left w:val="none" w:sz="0" w:space="0" w:color="auto"/>
        <w:bottom w:val="none" w:sz="0" w:space="0" w:color="auto"/>
        <w:right w:val="none" w:sz="0" w:space="0" w:color="auto"/>
      </w:divBdr>
    </w:div>
    <w:div w:id="1563516148">
      <w:marLeft w:val="640"/>
      <w:marRight w:val="0"/>
      <w:marTop w:val="0"/>
      <w:marBottom w:val="0"/>
      <w:divBdr>
        <w:top w:val="none" w:sz="0" w:space="0" w:color="auto"/>
        <w:left w:val="none" w:sz="0" w:space="0" w:color="auto"/>
        <w:bottom w:val="none" w:sz="0" w:space="0" w:color="auto"/>
        <w:right w:val="none" w:sz="0" w:space="0" w:color="auto"/>
      </w:divBdr>
    </w:div>
    <w:div w:id="1563566337">
      <w:marLeft w:val="640"/>
      <w:marRight w:val="0"/>
      <w:marTop w:val="0"/>
      <w:marBottom w:val="0"/>
      <w:divBdr>
        <w:top w:val="none" w:sz="0" w:space="0" w:color="auto"/>
        <w:left w:val="none" w:sz="0" w:space="0" w:color="auto"/>
        <w:bottom w:val="none" w:sz="0" w:space="0" w:color="auto"/>
        <w:right w:val="none" w:sz="0" w:space="0" w:color="auto"/>
      </w:divBdr>
    </w:div>
    <w:div w:id="1563831370">
      <w:marLeft w:val="640"/>
      <w:marRight w:val="0"/>
      <w:marTop w:val="0"/>
      <w:marBottom w:val="0"/>
      <w:divBdr>
        <w:top w:val="none" w:sz="0" w:space="0" w:color="auto"/>
        <w:left w:val="none" w:sz="0" w:space="0" w:color="auto"/>
        <w:bottom w:val="none" w:sz="0" w:space="0" w:color="auto"/>
        <w:right w:val="none" w:sz="0" w:space="0" w:color="auto"/>
      </w:divBdr>
    </w:div>
    <w:div w:id="1563979139">
      <w:marLeft w:val="640"/>
      <w:marRight w:val="0"/>
      <w:marTop w:val="0"/>
      <w:marBottom w:val="0"/>
      <w:divBdr>
        <w:top w:val="none" w:sz="0" w:space="0" w:color="auto"/>
        <w:left w:val="none" w:sz="0" w:space="0" w:color="auto"/>
        <w:bottom w:val="none" w:sz="0" w:space="0" w:color="auto"/>
        <w:right w:val="none" w:sz="0" w:space="0" w:color="auto"/>
      </w:divBdr>
    </w:div>
    <w:div w:id="1563982006">
      <w:marLeft w:val="640"/>
      <w:marRight w:val="0"/>
      <w:marTop w:val="0"/>
      <w:marBottom w:val="0"/>
      <w:divBdr>
        <w:top w:val="none" w:sz="0" w:space="0" w:color="auto"/>
        <w:left w:val="none" w:sz="0" w:space="0" w:color="auto"/>
        <w:bottom w:val="none" w:sz="0" w:space="0" w:color="auto"/>
        <w:right w:val="none" w:sz="0" w:space="0" w:color="auto"/>
      </w:divBdr>
    </w:div>
    <w:div w:id="1564218416">
      <w:marLeft w:val="640"/>
      <w:marRight w:val="0"/>
      <w:marTop w:val="0"/>
      <w:marBottom w:val="0"/>
      <w:divBdr>
        <w:top w:val="none" w:sz="0" w:space="0" w:color="auto"/>
        <w:left w:val="none" w:sz="0" w:space="0" w:color="auto"/>
        <w:bottom w:val="none" w:sz="0" w:space="0" w:color="auto"/>
        <w:right w:val="none" w:sz="0" w:space="0" w:color="auto"/>
      </w:divBdr>
    </w:div>
    <w:div w:id="1564218426">
      <w:marLeft w:val="640"/>
      <w:marRight w:val="0"/>
      <w:marTop w:val="0"/>
      <w:marBottom w:val="0"/>
      <w:divBdr>
        <w:top w:val="none" w:sz="0" w:space="0" w:color="auto"/>
        <w:left w:val="none" w:sz="0" w:space="0" w:color="auto"/>
        <w:bottom w:val="none" w:sz="0" w:space="0" w:color="auto"/>
        <w:right w:val="none" w:sz="0" w:space="0" w:color="auto"/>
      </w:divBdr>
    </w:div>
    <w:div w:id="1564677831">
      <w:marLeft w:val="640"/>
      <w:marRight w:val="0"/>
      <w:marTop w:val="0"/>
      <w:marBottom w:val="0"/>
      <w:divBdr>
        <w:top w:val="none" w:sz="0" w:space="0" w:color="auto"/>
        <w:left w:val="none" w:sz="0" w:space="0" w:color="auto"/>
        <w:bottom w:val="none" w:sz="0" w:space="0" w:color="auto"/>
        <w:right w:val="none" w:sz="0" w:space="0" w:color="auto"/>
      </w:divBdr>
    </w:div>
    <w:div w:id="1564876553">
      <w:marLeft w:val="640"/>
      <w:marRight w:val="0"/>
      <w:marTop w:val="0"/>
      <w:marBottom w:val="0"/>
      <w:divBdr>
        <w:top w:val="none" w:sz="0" w:space="0" w:color="auto"/>
        <w:left w:val="none" w:sz="0" w:space="0" w:color="auto"/>
        <w:bottom w:val="none" w:sz="0" w:space="0" w:color="auto"/>
        <w:right w:val="none" w:sz="0" w:space="0" w:color="auto"/>
      </w:divBdr>
    </w:div>
    <w:div w:id="1565140703">
      <w:marLeft w:val="640"/>
      <w:marRight w:val="0"/>
      <w:marTop w:val="0"/>
      <w:marBottom w:val="0"/>
      <w:divBdr>
        <w:top w:val="none" w:sz="0" w:space="0" w:color="auto"/>
        <w:left w:val="none" w:sz="0" w:space="0" w:color="auto"/>
        <w:bottom w:val="none" w:sz="0" w:space="0" w:color="auto"/>
        <w:right w:val="none" w:sz="0" w:space="0" w:color="auto"/>
      </w:divBdr>
    </w:div>
    <w:div w:id="1565989997">
      <w:marLeft w:val="640"/>
      <w:marRight w:val="0"/>
      <w:marTop w:val="0"/>
      <w:marBottom w:val="0"/>
      <w:divBdr>
        <w:top w:val="none" w:sz="0" w:space="0" w:color="auto"/>
        <w:left w:val="none" w:sz="0" w:space="0" w:color="auto"/>
        <w:bottom w:val="none" w:sz="0" w:space="0" w:color="auto"/>
        <w:right w:val="none" w:sz="0" w:space="0" w:color="auto"/>
      </w:divBdr>
    </w:div>
    <w:div w:id="1566448900">
      <w:marLeft w:val="640"/>
      <w:marRight w:val="0"/>
      <w:marTop w:val="0"/>
      <w:marBottom w:val="0"/>
      <w:divBdr>
        <w:top w:val="none" w:sz="0" w:space="0" w:color="auto"/>
        <w:left w:val="none" w:sz="0" w:space="0" w:color="auto"/>
        <w:bottom w:val="none" w:sz="0" w:space="0" w:color="auto"/>
        <w:right w:val="none" w:sz="0" w:space="0" w:color="auto"/>
      </w:divBdr>
    </w:div>
    <w:div w:id="1569219773">
      <w:marLeft w:val="640"/>
      <w:marRight w:val="0"/>
      <w:marTop w:val="0"/>
      <w:marBottom w:val="0"/>
      <w:divBdr>
        <w:top w:val="none" w:sz="0" w:space="0" w:color="auto"/>
        <w:left w:val="none" w:sz="0" w:space="0" w:color="auto"/>
        <w:bottom w:val="none" w:sz="0" w:space="0" w:color="auto"/>
        <w:right w:val="none" w:sz="0" w:space="0" w:color="auto"/>
      </w:divBdr>
    </w:div>
    <w:div w:id="1571304596">
      <w:marLeft w:val="640"/>
      <w:marRight w:val="0"/>
      <w:marTop w:val="0"/>
      <w:marBottom w:val="0"/>
      <w:divBdr>
        <w:top w:val="none" w:sz="0" w:space="0" w:color="auto"/>
        <w:left w:val="none" w:sz="0" w:space="0" w:color="auto"/>
        <w:bottom w:val="none" w:sz="0" w:space="0" w:color="auto"/>
        <w:right w:val="none" w:sz="0" w:space="0" w:color="auto"/>
      </w:divBdr>
    </w:div>
    <w:div w:id="1571497830">
      <w:marLeft w:val="640"/>
      <w:marRight w:val="0"/>
      <w:marTop w:val="0"/>
      <w:marBottom w:val="0"/>
      <w:divBdr>
        <w:top w:val="none" w:sz="0" w:space="0" w:color="auto"/>
        <w:left w:val="none" w:sz="0" w:space="0" w:color="auto"/>
        <w:bottom w:val="none" w:sz="0" w:space="0" w:color="auto"/>
        <w:right w:val="none" w:sz="0" w:space="0" w:color="auto"/>
      </w:divBdr>
    </w:div>
    <w:div w:id="1572228126">
      <w:marLeft w:val="640"/>
      <w:marRight w:val="0"/>
      <w:marTop w:val="0"/>
      <w:marBottom w:val="0"/>
      <w:divBdr>
        <w:top w:val="none" w:sz="0" w:space="0" w:color="auto"/>
        <w:left w:val="none" w:sz="0" w:space="0" w:color="auto"/>
        <w:bottom w:val="none" w:sz="0" w:space="0" w:color="auto"/>
        <w:right w:val="none" w:sz="0" w:space="0" w:color="auto"/>
      </w:divBdr>
    </w:div>
    <w:div w:id="1572616267">
      <w:marLeft w:val="640"/>
      <w:marRight w:val="0"/>
      <w:marTop w:val="0"/>
      <w:marBottom w:val="0"/>
      <w:divBdr>
        <w:top w:val="none" w:sz="0" w:space="0" w:color="auto"/>
        <w:left w:val="none" w:sz="0" w:space="0" w:color="auto"/>
        <w:bottom w:val="none" w:sz="0" w:space="0" w:color="auto"/>
        <w:right w:val="none" w:sz="0" w:space="0" w:color="auto"/>
      </w:divBdr>
    </w:div>
    <w:div w:id="1573352022">
      <w:marLeft w:val="640"/>
      <w:marRight w:val="0"/>
      <w:marTop w:val="0"/>
      <w:marBottom w:val="0"/>
      <w:divBdr>
        <w:top w:val="none" w:sz="0" w:space="0" w:color="auto"/>
        <w:left w:val="none" w:sz="0" w:space="0" w:color="auto"/>
        <w:bottom w:val="none" w:sz="0" w:space="0" w:color="auto"/>
        <w:right w:val="none" w:sz="0" w:space="0" w:color="auto"/>
      </w:divBdr>
    </w:div>
    <w:div w:id="1575355091">
      <w:marLeft w:val="640"/>
      <w:marRight w:val="0"/>
      <w:marTop w:val="0"/>
      <w:marBottom w:val="0"/>
      <w:divBdr>
        <w:top w:val="none" w:sz="0" w:space="0" w:color="auto"/>
        <w:left w:val="none" w:sz="0" w:space="0" w:color="auto"/>
        <w:bottom w:val="none" w:sz="0" w:space="0" w:color="auto"/>
        <w:right w:val="none" w:sz="0" w:space="0" w:color="auto"/>
      </w:divBdr>
    </w:div>
    <w:div w:id="1575359540">
      <w:marLeft w:val="640"/>
      <w:marRight w:val="0"/>
      <w:marTop w:val="0"/>
      <w:marBottom w:val="0"/>
      <w:divBdr>
        <w:top w:val="none" w:sz="0" w:space="0" w:color="auto"/>
        <w:left w:val="none" w:sz="0" w:space="0" w:color="auto"/>
        <w:bottom w:val="none" w:sz="0" w:space="0" w:color="auto"/>
        <w:right w:val="none" w:sz="0" w:space="0" w:color="auto"/>
      </w:divBdr>
    </w:div>
    <w:div w:id="1575895186">
      <w:marLeft w:val="640"/>
      <w:marRight w:val="0"/>
      <w:marTop w:val="0"/>
      <w:marBottom w:val="0"/>
      <w:divBdr>
        <w:top w:val="none" w:sz="0" w:space="0" w:color="auto"/>
        <w:left w:val="none" w:sz="0" w:space="0" w:color="auto"/>
        <w:bottom w:val="none" w:sz="0" w:space="0" w:color="auto"/>
        <w:right w:val="none" w:sz="0" w:space="0" w:color="auto"/>
      </w:divBdr>
    </w:div>
    <w:div w:id="1576165537">
      <w:marLeft w:val="640"/>
      <w:marRight w:val="0"/>
      <w:marTop w:val="0"/>
      <w:marBottom w:val="0"/>
      <w:divBdr>
        <w:top w:val="none" w:sz="0" w:space="0" w:color="auto"/>
        <w:left w:val="none" w:sz="0" w:space="0" w:color="auto"/>
        <w:bottom w:val="none" w:sz="0" w:space="0" w:color="auto"/>
        <w:right w:val="none" w:sz="0" w:space="0" w:color="auto"/>
      </w:divBdr>
    </w:div>
    <w:div w:id="1576238947">
      <w:marLeft w:val="640"/>
      <w:marRight w:val="0"/>
      <w:marTop w:val="0"/>
      <w:marBottom w:val="0"/>
      <w:divBdr>
        <w:top w:val="none" w:sz="0" w:space="0" w:color="auto"/>
        <w:left w:val="none" w:sz="0" w:space="0" w:color="auto"/>
        <w:bottom w:val="none" w:sz="0" w:space="0" w:color="auto"/>
        <w:right w:val="none" w:sz="0" w:space="0" w:color="auto"/>
      </w:divBdr>
    </w:div>
    <w:div w:id="1576239015">
      <w:marLeft w:val="640"/>
      <w:marRight w:val="0"/>
      <w:marTop w:val="0"/>
      <w:marBottom w:val="0"/>
      <w:divBdr>
        <w:top w:val="none" w:sz="0" w:space="0" w:color="auto"/>
        <w:left w:val="none" w:sz="0" w:space="0" w:color="auto"/>
        <w:bottom w:val="none" w:sz="0" w:space="0" w:color="auto"/>
        <w:right w:val="none" w:sz="0" w:space="0" w:color="auto"/>
      </w:divBdr>
    </w:div>
    <w:div w:id="1576473042">
      <w:marLeft w:val="640"/>
      <w:marRight w:val="0"/>
      <w:marTop w:val="0"/>
      <w:marBottom w:val="0"/>
      <w:divBdr>
        <w:top w:val="none" w:sz="0" w:space="0" w:color="auto"/>
        <w:left w:val="none" w:sz="0" w:space="0" w:color="auto"/>
        <w:bottom w:val="none" w:sz="0" w:space="0" w:color="auto"/>
        <w:right w:val="none" w:sz="0" w:space="0" w:color="auto"/>
      </w:divBdr>
    </w:div>
    <w:div w:id="1576666053">
      <w:marLeft w:val="640"/>
      <w:marRight w:val="0"/>
      <w:marTop w:val="0"/>
      <w:marBottom w:val="0"/>
      <w:divBdr>
        <w:top w:val="none" w:sz="0" w:space="0" w:color="auto"/>
        <w:left w:val="none" w:sz="0" w:space="0" w:color="auto"/>
        <w:bottom w:val="none" w:sz="0" w:space="0" w:color="auto"/>
        <w:right w:val="none" w:sz="0" w:space="0" w:color="auto"/>
      </w:divBdr>
    </w:div>
    <w:div w:id="1577014661">
      <w:marLeft w:val="640"/>
      <w:marRight w:val="0"/>
      <w:marTop w:val="0"/>
      <w:marBottom w:val="0"/>
      <w:divBdr>
        <w:top w:val="none" w:sz="0" w:space="0" w:color="auto"/>
        <w:left w:val="none" w:sz="0" w:space="0" w:color="auto"/>
        <w:bottom w:val="none" w:sz="0" w:space="0" w:color="auto"/>
        <w:right w:val="none" w:sz="0" w:space="0" w:color="auto"/>
      </w:divBdr>
    </w:div>
    <w:div w:id="1578829054">
      <w:marLeft w:val="640"/>
      <w:marRight w:val="0"/>
      <w:marTop w:val="0"/>
      <w:marBottom w:val="0"/>
      <w:divBdr>
        <w:top w:val="none" w:sz="0" w:space="0" w:color="auto"/>
        <w:left w:val="none" w:sz="0" w:space="0" w:color="auto"/>
        <w:bottom w:val="none" w:sz="0" w:space="0" w:color="auto"/>
        <w:right w:val="none" w:sz="0" w:space="0" w:color="auto"/>
      </w:divBdr>
    </w:div>
    <w:div w:id="1579515074">
      <w:marLeft w:val="640"/>
      <w:marRight w:val="0"/>
      <w:marTop w:val="0"/>
      <w:marBottom w:val="0"/>
      <w:divBdr>
        <w:top w:val="none" w:sz="0" w:space="0" w:color="auto"/>
        <w:left w:val="none" w:sz="0" w:space="0" w:color="auto"/>
        <w:bottom w:val="none" w:sz="0" w:space="0" w:color="auto"/>
        <w:right w:val="none" w:sz="0" w:space="0" w:color="auto"/>
      </w:divBdr>
    </w:div>
    <w:div w:id="1579561300">
      <w:marLeft w:val="640"/>
      <w:marRight w:val="0"/>
      <w:marTop w:val="0"/>
      <w:marBottom w:val="0"/>
      <w:divBdr>
        <w:top w:val="none" w:sz="0" w:space="0" w:color="auto"/>
        <w:left w:val="none" w:sz="0" w:space="0" w:color="auto"/>
        <w:bottom w:val="none" w:sz="0" w:space="0" w:color="auto"/>
        <w:right w:val="none" w:sz="0" w:space="0" w:color="auto"/>
      </w:divBdr>
    </w:div>
    <w:div w:id="1580170691">
      <w:marLeft w:val="640"/>
      <w:marRight w:val="0"/>
      <w:marTop w:val="0"/>
      <w:marBottom w:val="0"/>
      <w:divBdr>
        <w:top w:val="none" w:sz="0" w:space="0" w:color="auto"/>
        <w:left w:val="none" w:sz="0" w:space="0" w:color="auto"/>
        <w:bottom w:val="none" w:sz="0" w:space="0" w:color="auto"/>
        <w:right w:val="none" w:sz="0" w:space="0" w:color="auto"/>
      </w:divBdr>
    </w:div>
    <w:div w:id="1580283319">
      <w:marLeft w:val="640"/>
      <w:marRight w:val="0"/>
      <w:marTop w:val="0"/>
      <w:marBottom w:val="0"/>
      <w:divBdr>
        <w:top w:val="none" w:sz="0" w:space="0" w:color="auto"/>
        <w:left w:val="none" w:sz="0" w:space="0" w:color="auto"/>
        <w:bottom w:val="none" w:sz="0" w:space="0" w:color="auto"/>
        <w:right w:val="none" w:sz="0" w:space="0" w:color="auto"/>
      </w:divBdr>
    </w:div>
    <w:div w:id="1580365891">
      <w:marLeft w:val="640"/>
      <w:marRight w:val="0"/>
      <w:marTop w:val="0"/>
      <w:marBottom w:val="0"/>
      <w:divBdr>
        <w:top w:val="none" w:sz="0" w:space="0" w:color="auto"/>
        <w:left w:val="none" w:sz="0" w:space="0" w:color="auto"/>
        <w:bottom w:val="none" w:sz="0" w:space="0" w:color="auto"/>
        <w:right w:val="none" w:sz="0" w:space="0" w:color="auto"/>
      </w:divBdr>
    </w:div>
    <w:div w:id="1580477253">
      <w:marLeft w:val="640"/>
      <w:marRight w:val="0"/>
      <w:marTop w:val="0"/>
      <w:marBottom w:val="0"/>
      <w:divBdr>
        <w:top w:val="none" w:sz="0" w:space="0" w:color="auto"/>
        <w:left w:val="none" w:sz="0" w:space="0" w:color="auto"/>
        <w:bottom w:val="none" w:sz="0" w:space="0" w:color="auto"/>
        <w:right w:val="none" w:sz="0" w:space="0" w:color="auto"/>
      </w:divBdr>
    </w:div>
    <w:div w:id="1580629617">
      <w:marLeft w:val="640"/>
      <w:marRight w:val="0"/>
      <w:marTop w:val="0"/>
      <w:marBottom w:val="0"/>
      <w:divBdr>
        <w:top w:val="none" w:sz="0" w:space="0" w:color="auto"/>
        <w:left w:val="none" w:sz="0" w:space="0" w:color="auto"/>
        <w:bottom w:val="none" w:sz="0" w:space="0" w:color="auto"/>
        <w:right w:val="none" w:sz="0" w:space="0" w:color="auto"/>
      </w:divBdr>
    </w:div>
    <w:div w:id="1581018219">
      <w:marLeft w:val="640"/>
      <w:marRight w:val="0"/>
      <w:marTop w:val="0"/>
      <w:marBottom w:val="0"/>
      <w:divBdr>
        <w:top w:val="none" w:sz="0" w:space="0" w:color="auto"/>
        <w:left w:val="none" w:sz="0" w:space="0" w:color="auto"/>
        <w:bottom w:val="none" w:sz="0" w:space="0" w:color="auto"/>
        <w:right w:val="none" w:sz="0" w:space="0" w:color="auto"/>
      </w:divBdr>
    </w:div>
    <w:div w:id="1581213990">
      <w:marLeft w:val="640"/>
      <w:marRight w:val="0"/>
      <w:marTop w:val="0"/>
      <w:marBottom w:val="0"/>
      <w:divBdr>
        <w:top w:val="none" w:sz="0" w:space="0" w:color="auto"/>
        <w:left w:val="none" w:sz="0" w:space="0" w:color="auto"/>
        <w:bottom w:val="none" w:sz="0" w:space="0" w:color="auto"/>
        <w:right w:val="none" w:sz="0" w:space="0" w:color="auto"/>
      </w:divBdr>
    </w:div>
    <w:div w:id="1581480042">
      <w:marLeft w:val="640"/>
      <w:marRight w:val="0"/>
      <w:marTop w:val="0"/>
      <w:marBottom w:val="0"/>
      <w:divBdr>
        <w:top w:val="none" w:sz="0" w:space="0" w:color="auto"/>
        <w:left w:val="none" w:sz="0" w:space="0" w:color="auto"/>
        <w:bottom w:val="none" w:sz="0" w:space="0" w:color="auto"/>
        <w:right w:val="none" w:sz="0" w:space="0" w:color="auto"/>
      </w:divBdr>
    </w:div>
    <w:div w:id="1581795615">
      <w:marLeft w:val="640"/>
      <w:marRight w:val="0"/>
      <w:marTop w:val="0"/>
      <w:marBottom w:val="0"/>
      <w:divBdr>
        <w:top w:val="none" w:sz="0" w:space="0" w:color="auto"/>
        <w:left w:val="none" w:sz="0" w:space="0" w:color="auto"/>
        <w:bottom w:val="none" w:sz="0" w:space="0" w:color="auto"/>
        <w:right w:val="none" w:sz="0" w:space="0" w:color="auto"/>
      </w:divBdr>
    </w:div>
    <w:div w:id="1581982942">
      <w:marLeft w:val="640"/>
      <w:marRight w:val="0"/>
      <w:marTop w:val="0"/>
      <w:marBottom w:val="0"/>
      <w:divBdr>
        <w:top w:val="none" w:sz="0" w:space="0" w:color="auto"/>
        <w:left w:val="none" w:sz="0" w:space="0" w:color="auto"/>
        <w:bottom w:val="none" w:sz="0" w:space="0" w:color="auto"/>
        <w:right w:val="none" w:sz="0" w:space="0" w:color="auto"/>
      </w:divBdr>
    </w:div>
    <w:div w:id="1582175881">
      <w:marLeft w:val="640"/>
      <w:marRight w:val="0"/>
      <w:marTop w:val="0"/>
      <w:marBottom w:val="0"/>
      <w:divBdr>
        <w:top w:val="none" w:sz="0" w:space="0" w:color="auto"/>
        <w:left w:val="none" w:sz="0" w:space="0" w:color="auto"/>
        <w:bottom w:val="none" w:sz="0" w:space="0" w:color="auto"/>
        <w:right w:val="none" w:sz="0" w:space="0" w:color="auto"/>
      </w:divBdr>
    </w:div>
    <w:div w:id="1582182993">
      <w:marLeft w:val="640"/>
      <w:marRight w:val="0"/>
      <w:marTop w:val="0"/>
      <w:marBottom w:val="0"/>
      <w:divBdr>
        <w:top w:val="none" w:sz="0" w:space="0" w:color="auto"/>
        <w:left w:val="none" w:sz="0" w:space="0" w:color="auto"/>
        <w:bottom w:val="none" w:sz="0" w:space="0" w:color="auto"/>
        <w:right w:val="none" w:sz="0" w:space="0" w:color="auto"/>
      </w:divBdr>
    </w:div>
    <w:div w:id="1582374694">
      <w:marLeft w:val="640"/>
      <w:marRight w:val="0"/>
      <w:marTop w:val="0"/>
      <w:marBottom w:val="0"/>
      <w:divBdr>
        <w:top w:val="none" w:sz="0" w:space="0" w:color="auto"/>
        <w:left w:val="none" w:sz="0" w:space="0" w:color="auto"/>
        <w:bottom w:val="none" w:sz="0" w:space="0" w:color="auto"/>
        <w:right w:val="none" w:sz="0" w:space="0" w:color="auto"/>
      </w:divBdr>
    </w:div>
    <w:div w:id="1582791521">
      <w:marLeft w:val="640"/>
      <w:marRight w:val="0"/>
      <w:marTop w:val="0"/>
      <w:marBottom w:val="0"/>
      <w:divBdr>
        <w:top w:val="none" w:sz="0" w:space="0" w:color="auto"/>
        <w:left w:val="none" w:sz="0" w:space="0" w:color="auto"/>
        <w:bottom w:val="none" w:sz="0" w:space="0" w:color="auto"/>
        <w:right w:val="none" w:sz="0" w:space="0" w:color="auto"/>
      </w:divBdr>
    </w:div>
    <w:div w:id="1583877465">
      <w:marLeft w:val="640"/>
      <w:marRight w:val="0"/>
      <w:marTop w:val="0"/>
      <w:marBottom w:val="0"/>
      <w:divBdr>
        <w:top w:val="none" w:sz="0" w:space="0" w:color="auto"/>
        <w:left w:val="none" w:sz="0" w:space="0" w:color="auto"/>
        <w:bottom w:val="none" w:sz="0" w:space="0" w:color="auto"/>
        <w:right w:val="none" w:sz="0" w:space="0" w:color="auto"/>
      </w:divBdr>
    </w:div>
    <w:div w:id="1584410452">
      <w:marLeft w:val="640"/>
      <w:marRight w:val="0"/>
      <w:marTop w:val="0"/>
      <w:marBottom w:val="0"/>
      <w:divBdr>
        <w:top w:val="none" w:sz="0" w:space="0" w:color="auto"/>
        <w:left w:val="none" w:sz="0" w:space="0" w:color="auto"/>
        <w:bottom w:val="none" w:sz="0" w:space="0" w:color="auto"/>
        <w:right w:val="none" w:sz="0" w:space="0" w:color="auto"/>
      </w:divBdr>
    </w:div>
    <w:div w:id="1584491460">
      <w:marLeft w:val="640"/>
      <w:marRight w:val="0"/>
      <w:marTop w:val="0"/>
      <w:marBottom w:val="0"/>
      <w:divBdr>
        <w:top w:val="none" w:sz="0" w:space="0" w:color="auto"/>
        <w:left w:val="none" w:sz="0" w:space="0" w:color="auto"/>
        <w:bottom w:val="none" w:sz="0" w:space="0" w:color="auto"/>
        <w:right w:val="none" w:sz="0" w:space="0" w:color="auto"/>
      </w:divBdr>
    </w:div>
    <w:div w:id="1586646073">
      <w:marLeft w:val="640"/>
      <w:marRight w:val="0"/>
      <w:marTop w:val="0"/>
      <w:marBottom w:val="0"/>
      <w:divBdr>
        <w:top w:val="none" w:sz="0" w:space="0" w:color="auto"/>
        <w:left w:val="none" w:sz="0" w:space="0" w:color="auto"/>
        <w:bottom w:val="none" w:sz="0" w:space="0" w:color="auto"/>
        <w:right w:val="none" w:sz="0" w:space="0" w:color="auto"/>
      </w:divBdr>
    </w:div>
    <w:div w:id="1586768012">
      <w:marLeft w:val="640"/>
      <w:marRight w:val="0"/>
      <w:marTop w:val="0"/>
      <w:marBottom w:val="0"/>
      <w:divBdr>
        <w:top w:val="none" w:sz="0" w:space="0" w:color="auto"/>
        <w:left w:val="none" w:sz="0" w:space="0" w:color="auto"/>
        <w:bottom w:val="none" w:sz="0" w:space="0" w:color="auto"/>
        <w:right w:val="none" w:sz="0" w:space="0" w:color="auto"/>
      </w:divBdr>
    </w:div>
    <w:div w:id="1587497348">
      <w:marLeft w:val="480"/>
      <w:marRight w:val="0"/>
      <w:marTop w:val="0"/>
      <w:marBottom w:val="0"/>
      <w:divBdr>
        <w:top w:val="none" w:sz="0" w:space="0" w:color="auto"/>
        <w:left w:val="none" w:sz="0" w:space="0" w:color="auto"/>
        <w:bottom w:val="none" w:sz="0" w:space="0" w:color="auto"/>
        <w:right w:val="none" w:sz="0" w:space="0" w:color="auto"/>
      </w:divBdr>
    </w:div>
    <w:div w:id="1587573430">
      <w:marLeft w:val="640"/>
      <w:marRight w:val="0"/>
      <w:marTop w:val="0"/>
      <w:marBottom w:val="0"/>
      <w:divBdr>
        <w:top w:val="none" w:sz="0" w:space="0" w:color="auto"/>
        <w:left w:val="none" w:sz="0" w:space="0" w:color="auto"/>
        <w:bottom w:val="none" w:sz="0" w:space="0" w:color="auto"/>
        <w:right w:val="none" w:sz="0" w:space="0" w:color="auto"/>
      </w:divBdr>
    </w:div>
    <w:div w:id="1588420633">
      <w:marLeft w:val="640"/>
      <w:marRight w:val="0"/>
      <w:marTop w:val="0"/>
      <w:marBottom w:val="0"/>
      <w:divBdr>
        <w:top w:val="none" w:sz="0" w:space="0" w:color="auto"/>
        <w:left w:val="none" w:sz="0" w:space="0" w:color="auto"/>
        <w:bottom w:val="none" w:sz="0" w:space="0" w:color="auto"/>
        <w:right w:val="none" w:sz="0" w:space="0" w:color="auto"/>
      </w:divBdr>
    </w:div>
    <w:div w:id="1589538777">
      <w:marLeft w:val="640"/>
      <w:marRight w:val="0"/>
      <w:marTop w:val="0"/>
      <w:marBottom w:val="0"/>
      <w:divBdr>
        <w:top w:val="none" w:sz="0" w:space="0" w:color="auto"/>
        <w:left w:val="none" w:sz="0" w:space="0" w:color="auto"/>
        <w:bottom w:val="none" w:sz="0" w:space="0" w:color="auto"/>
        <w:right w:val="none" w:sz="0" w:space="0" w:color="auto"/>
      </w:divBdr>
    </w:div>
    <w:div w:id="1590458003">
      <w:marLeft w:val="640"/>
      <w:marRight w:val="0"/>
      <w:marTop w:val="0"/>
      <w:marBottom w:val="0"/>
      <w:divBdr>
        <w:top w:val="none" w:sz="0" w:space="0" w:color="auto"/>
        <w:left w:val="none" w:sz="0" w:space="0" w:color="auto"/>
        <w:bottom w:val="none" w:sz="0" w:space="0" w:color="auto"/>
        <w:right w:val="none" w:sz="0" w:space="0" w:color="auto"/>
      </w:divBdr>
    </w:div>
    <w:div w:id="1590498821">
      <w:marLeft w:val="640"/>
      <w:marRight w:val="0"/>
      <w:marTop w:val="0"/>
      <w:marBottom w:val="0"/>
      <w:divBdr>
        <w:top w:val="none" w:sz="0" w:space="0" w:color="auto"/>
        <w:left w:val="none" w:sz="0" w:space="0" w:color="auto"/>
        <w:bottom w:val="none" w:sz="0" w:space="0" w:color="auto"/>
        <w:right w:val="none" w:sz="0" w:space="0" w:color="auto"/>
      </w:divBdr>
    </w:div>
    <w:div w:id="1590652671">
      <w:marLeft w:val="640"/>
      <w:marRight w:val="0"/>
      <w:marTop w:val="0"/>
      <w:marBottom w:val="0"/>
      <w:divBdr>
        <w:top w:val="none" w:sz="0" w:space="0" w:color="auto"/>
        <w:left w:val="none" w:sz="0" w:space="0" w:color="auto"/>
        <w:bottom w:val="none" w:sz="0" w:space="0" w:color="auto"/>
        <w:right w:val="none" w:sz="0" w:space="0" w:color="auto"/>
      </w:divBdr>
    </w:div>
    <w:div w:id="1590772609">
      <w:marLeft w:val="640"/>
      <w:marRight w:val="0"/>
      <w:marTop w:val="0"/>
      <w:marBottom w:val="0"/>
      <w:divBdr>
        <w:top w:val="none" w:sz="0" w:space="0" w:color="auto"/>
        <w:left w:val="none" w:sz="0" w:space="0" w:color="auto"/>
        <w:bottom w:val="none" w:sz="0" w:space="0" w:color="auto"/>
        <w:right w:val="none" w:sz="0" w:space="0" w:color="auto"/>
      </w:divBdr>
    </w:div>
    <w:div w:id="1592398592">
      <w:marLeft w:val="640"/>
      <w:marRight w:val="0"/>
      <w:marTop w:val="0"/>
      <w:marBottom w:val="0"/>
      <w:divBdr>
        <w:top w:val="none" w:sz="0" w:space="0" w:color="auto"/>
        <w:left w:val="none" w:sz="0" w:space="0" w:color="auto"/>
        <w:bottom w:val="none" w:sz="0" w:space="0" w:color="auto"/>
        <w:right w:val="none" w:sz="0" w:space="0" w:color="auto"/>
      </w:divBdr>
    </w:div>
    <w:div w:id="1592469066">
      <w:marLeft w:val="640"/>
      <w:marRight w:val="0"/>
      <w:marTop w:val="0"/>
      <w:marBottom w:val="0"/>
      <w:divBdr>
        <w:top w:val="none" w:sz="0" w:space="0" w:color="auto"/>
        <w:left w:val="none" w:sz="0" w:space="0" w:color="auto"/>
        <w:bottom w:val="none" w:sz="0" w:space="0" w:color="auto"/>
        <w:right w:val="none" w:sz="0" w:space="0" w:color="auto"/>
      </w:divBdr>
    </w:div>
    <w:div w:id="1593009832">
      <w:marLeft w:val="640"/>
      <w:marRight w:val="0"/>
      <w:marTop w:val="0"/>
      <w:marBottom w:val="0"/>
      <w:divBdr>
        <w:top w:val="none" w:sz="0" w:space="0" w:color="auto"/>
        <w:left w:val="none" w:sz="0" w:space="0" w:color="auto"/>
        <w:bottom w:val="none" w:sz="0" w:space="0" w:color="auto"/>
        <w:right w:val="none" w:sz="0" w:space="0" w:color="auto"/>
      </w:divBdr>
    </w:div>
    <w:div w:id="1593080243">
      <w:marLeft w:val="640"/>
      <w:marRight w:val="0"/>
      <w:marTop w:val="0"/>
      <w:marBottom w:val="0"/>
      <w:divBdr>
        <w:top w:val="none" w:sz="0" w:space="0" w:color="auto"/>
        <w:left w:val="none" w:sz="0" w:space="0" w:color="auto"/>
        <w:bottom w:val="none" w:sz="0" w:space="0" w:color="auto"/>
        <w:right w:val="none" w:sz="0" w:space="0" w:color="auto"/>
      </w:divBdr>
    </w:div>
    <w:div w:id="1593201974">
      <w:marLeft w:val="640"/>
      <w:marRight w:val="0"/>
      <w:marTop w:val="0"/>
      <w:marBottom w:val="0"/>
      <w:divBdr>
        <w:top w:val="none" w:sz="0" w:space="0" w:color="auto"/>
        <w:left w:val="none" w:sz="0" w:space="0" w:color="auto"/>
        <w:bottom w:val="none" w:sz="0" w:space="0" w:color="auto"/>
        <w:right w:val="none" w:sz="0" w:space="0" w:color="auto"/>
      </w:divBdr>
    </w:div>
    <w:div w:id="1593398331">
      <w:marLeft w:val="640"/>
      <w:marRight w:val="0"/>
      <w:marTop w:val="0"/>
      <w:marBottom w:val="0"/>
      <w:divBdr>
        <w:top w:val="none" w:sz="0" w:space="0" w:color="auto"/>
        <w:left w:val="none" w:sz="0" w:space="0" w:color="auto"/>
        <w:bottom w:val="none" w:sz="0" w:space="0" w:color="auto"/>
        <w:right w:val="none" w:sz="0" w:space="0" w:color="auto"/>
      </w:divBdr>
    </w:div>
    <w:div w:id="1593931483">
      <w:marLeft w:val="640"/>
      <w:marRight w:val="0"/>
      <w:marTop w:val="0"/>
      <w:marBottom w:val="0"/>
      <w:divBdr>
        <w:top w:val="none" w:sz="0" w:space="0" w:color="auto"/>
        <w:left w:val="none" w:sz="0" w:space="0" w:color="auto"/>
        <w:bottom w:val="none" w:sz="0" w:space="0" w:color="auto"/>
        <w:right w:val="none" w:sz="0" w:space="0" w:color="auto"/>
      </w:divBdr>
    </w:div>
    <w:div w:id="1594122338">
      <w:marLeft w:val="640"/>
      <w:marRight w:val="0"/>
      <w:marTop w:val="0"/>
      <w:marBottom w:val="0"/>
      <w:divBdr>
        <w:top w:val="none" w:sz="0" w:space="0" w:color="auto"/>
        <w:left w:val="none" w:sz="0" w:space="0" w:color="auto"/>
        <w:bottom w:val="none" w:sz="0" w:space="0" w:color="auto"/>
        <w:right w:val="none" w:sz="0" w:space="0" w:color="auto"/>
      </w:divBdr>
    </w:div>
    <w:div w:id="1594315032">
      <w:marLeft w:val="640"/>
      <w:marRight w:val="0"/>
      <w:marTop w:val="0"/>
      <w:marBottom w:val="0"/>
      <w:divBdr>
        <w:top w:val="none" w:sz="0" w:space="0" w:color="auto"/>
        <w:left w:val="none" w:sz="0" w:space="0" w:color="auto"/>
        <w:bottom w:val="none" w:sz="0" w:space="0" w:color="auto"/>
        <w:right w:val="none" w:sz="0" w:space="0" w:color="auto"/>
      </w:divBdr>
    </w:div>
    <w:div w:id="1596933582">
      <w:marLeft w:val="640"/>
      <w:marRight w:val="0"/>
      <w:marTop w:val="0"/>
      <w:marBottom w:val="0"/>
      <w:divBdr>
        <w:top w:val="none" w:sz="0" w:space="0" w:color="auto"/>
        <w:left w:val="none" w:sz="0" w:space="0" w:color="auto"/>
        <w:bottom w:val="none" w:sz="0" w:space="0" w:color="auto"/>
        <w:right w:val="none" w:sz="0" w:space="0" w:color="auto"/>
      </w:divBdr>
    </w:div>
    <w:div w:id="1597321425">
      <w:marLeft w:val="640"/>
      <w:marRight w:val="0"/>
      <w:marTop w:val="0"/>
      <w:marBottom w:val="0"/>
      <w:divBdr>
        <w:top w:val="none" w:sz="0" w:space="0" w:color="auto"/>
        <w:left w:val="none" w:sz="0" w:space="0" w:color="auto"/>
        <w:bottom w:val="none" w:sz="0" w:space="0" w:color="auto"/>
        <w:right w:val="none" w:sz="0" w:space="0" w:color="auto"/>
      </w:divBdr>
    </w:div>
    <w:div w:id="1597516502">
      <w:marLeft w:val="640"/>
      <w:marRight w:val="0"/>
      <w:marTop w:val="0"/>
      <w:marBottom w:val="0"/>
      <w:divBdr>
        <w:top w:val="none" w:sz="0" w:space="0" w:color="auto"/>
        <w:left w:val="none" w:sz="0" w:space="0" w:color="auto"/>
        <w:bottom w:val="none" w:sz="0" w:space="0" w:color="auto"/>
        <w:right w:val="none" w:sz="0" w:space="0" w:color="auto"/>
      </w:divBdr>
    </w:div>
    <w:div w:id="1598707151">
      <w:marLeft w:val="640"/>
      <w:marRight w:val="0"/>
      <w:marTop w:val="0"/>
      <w:marBottom w:val="0"/>
      <w:divBdr>
        <w:top w:val="none" w:sz="0" w:space="0" w:color="auto"/>
        <w:left w:val="none" w:sz="0" w:space="0" w:color="auto"/>
        <w:bottom w:val="none" w:sz="0" w:space="0" w:color="auto"/>
        <w:right w:val="none" w:sz="0" w:space="0" w:color="auto"/>
      </w:divBdr>
    </w:div>
    <w:div w:id="1598825648">
      <w:marLeft w:val="640"/>
      <w:marRight w:val="0"/>
      <w:marTop w:val="0"/>
      <w:marBottom w:val="0"/>
      <w:divBdr>
        <w:top w:val="none" w:sz="0" w:space="0" w:color="auto"/>
        <w:left w:val="none" w:sz="0" w:space="0" w:color="auto"/>
        <w:bottom w:val="none" w:sz="0" w:space="0" w:color="auto"/>
        <w:right w:val="none" w:sz="0" w:space="0" w:color="auto"/>
      </w:divBdr>
    </w:div>
    <w:div w:id="1599678784">
      <w:marLeft w:val="640"/>
      <w:marRight w:val="0"/>
      <w:marTop w:val="0"/>
      <w:marBottom w:val="0"/>
      <w:divBdr>
        <w:top w:val="none" w:sz="0" w:space="0" w:color="auto"/>
        <w:left w:val="none" w:sz="0" w:space="0" w:color="auto"/>
        <w:bottom w:val="none" w:sz="0" w:space="0" w:color="auto"/>
        <w:right w:val="none" w:sz="0" w:space="0" w:color="auto"/>
      </w:divBdr>
    </w:div>
    <w:div w:id="1600523298">
      <w:marLeft w:val="640"/>
      <w:marRight w:val="0"/>
      <w:marTop w:val="0"/>
      <w:marBottom w:val="0"/>
      <w:divBdr>
        <w:top w:val="none" w:sz="0" w:space="0" w:color="auto"/>
        <w:left w:val="none" w:sz="0" w:space="0" w:color="auto"/>
        <w:bottom w:val="none" w:sz="0" w:space="0" w:color="auto"/>
        <w:right w:val="none" w:sz="0" w:space="0" w:color="auto"/>
      </w:divBdr>
    </w:div>
    <w:div w:id="1601335693">
      <w:marLeft w:val="640"/>
      <w:marRight w:val="0"/>
      <w:marTop w:val="0"/>
      <w:marBottom w:val="0"/>
      <w:divBdr>
        <w:top w:val="none" w:sz="0" w:space="0" w:color="auto"/>
        <w:left w:val="none" w:sz="0" w:space="0" w:color="auto"/>
        <w:bottom w:val="none" w:sz="0" w:space="0" w:color="auto"/>
        <w:right w:val="none" w:sz="0" w:space="0" w:color="auto"/>
      </w:divBdr>
    </w:div>
    <w:div w:id="1601832879">
      <w:marLeft w:val="640"/>
      <w:marRight w:val="0"/>
      <w:marTop w:val="0"/>
      <w:marBottom w:val="0"/>
      <w:divBdr>
        <w:top w:val="none" w:sz="0" w:space="0" w:color="auto"/>
        <w:left w:val="none" w:sz="0" w:space="0" w:color="auto"/>
        <w:bottom w:val="none" w:sz="0" w:space="0" w:color="auto"/>
        <w:right w:val="none" w:sz="0" w:space="0" w:color="auto"/>
      </w:divBdr>
    </w:div>
    <w:div w:id="1602566860">
      <w:marLeft w:val="640"/>
      <w:marRight w:val="0"/>
      <w:marTop w:val="0"/>
      <w:marBottom w:val="0"/>
      <w:divBdr>
        <w:top w:val="none" w:sz="0" w:space="0" w:color="auto"/>
        <w:left w:val="none" w:sz="0" w:space="0" w:color="auto"/>
        <w:bottom w:val="none" w:sz="0" w:space="0" w:color="auto"/>
        <w:right w:val="none" w:sz="0" w:space="0" w:color="auto"/>
      </w:divBdr>
    </w:div>
    <w:div w:id="1603876507">
      <w:marLeft w:val="640"/>
      <w:marRight w:val="0"/>
      <w:marTop w:val="0"/>
      <w:marBottom w:val="0"/>
      <w:divBdr>
        <w:top w:val="none" w:sz="0" w:space="0" w:color="auto"/>
        <w:left w:val="none" w:sz="0" w:space="0" w:color="auto"/>
        <w:bottom w:val="none" w:sz="0" w:space="0" w:color="auto"/>
        <w:right w:val="none" w:sz="0" w:space="0" w:color="auto"/>
      </w:divBdr>
    </w:div>
    <w:div w:id="1604069378">
      <w:marLeft w:val="640"/>
      <w:marRight w:val="0"/>
      <w:marTop w:val="0"/>
      <w:marBottom w:val="0"/>
      <w:divBdr>
        <w:top w:val="none" w:sz="0" w:space="0" w:color="auto"/>
        <w:left w:val="none" w:sz="0" w:space="0" w:color="auto"/>
        <w:bottom w:val="none" w:sz="0" w:space="0" w:color="auto"/>
        <w:right w:val="none" w:sz="0" w:space="0" w:color="auto"/>
      </w:divBdr>
    </w:div>
    <w:div w:id="1604073730">
      <w:marLeft w:val="640"/>
      <w:marRight w:val="0"/>
      <w:marTop w:val="0"/>
      <w:marBottom w:val="0"/>
      <w:divBdr>
        <w:top w:val="none" w:sz="0" w:space="0" w:color="auto"/>
        <w:left w:val="none" w:sz="0" w:space="0" w:color="auto"/>
        <w:bottom w:val="none" w:sz="0" w:space="0" w:color="auto"/>
        <w:right w:val="none" w:sz="0" w:space="0" w:color="auto"/>
      </w:divBdr>
    </w:div>
    <w:div w:id="1604150350">
      <w:marLeft w:val="640"/>
      <w:marRight w:val="0"/>
      <w:marTop w:val="0"/>
      <w:marBottom w:val="0"/>
      <w:divBdr>
        <w:top w:val="none" w:sz="0" w:space="0" w:color="auto"/>
        <w:left w:val="none" w:sz="0" w:space="0" w:color="auto"/>
        <w:bottom w:val="none" w:sz="0" w:space="0" w:color="auto"/>
        <w:right w:val="none" w:sz="0" w:space="0" w:color="auto"/>
      </w:divBdr>
    </w:div>
    <w:div w:id="1604261378">
      <w:marLeft w:val="640"/>
      <w:marRight w:val="0"/>
      <w:marTop w:val="0"/>
      <w:marBottom w:val="0"/>
      <w:divBdr>
        <w:top w:val="none" w:sz="0" w:space="0" w:color="auto"/>
        <w:left w:val="none" w:sz="0" w:space="0" w:color="auto"/>
        <w:bottom w:val="none" w:sz="0" w:space="0" w:color="auto"/>
        <w:right w:val="none" w:sz="0" w:space="0" w:color="auto"/>
      </w:divBdr>
    </w:div>
    <w:div w:id="1604537293">
      <w:marLeft w:val="640"/>
      <w:marRight w:val="0"/>
      <w:marTop w:val="0"/>
      <w:marBottom w:val="0"/>
      <w:divBdr>
        <w:top w:val="none" w:sz="0" w:space="0" w:color="auto"/>
        <w:left w:val="none" w:sz="0" w:space="0" w:color="auto"/>
        <w:bottom w:val="none" w:sz="0" w:space="0" w:color="auto"/>
        <w:right w:val="none" w:sz="0" w:space="0" w:color="auto"/>
      </w:divBdr>
    </w:div>
    <w:div w:id="1604611195">
      <w:marLeft w:val="640"/>
      <w:marRight w:val="0"/>
      <w:marTop w:val="0"/>
      <w:marBottom w:val="0"/>
      <w:divBdr>
        <w:top w:val="none" w:sz="0" w:space="0" w:color="auto"/>
        <w:left w:val="none" w:sz="0" w:space="0" w:color="auto"/>
        <w:bottom w:val="none" w:sz="0" w:space="0" w:color="auto"/>
        <w:right w:val="none" w:sz="0" w:space="0" w:color="auto"/>
      </w:divBdr>
    </w:div>
    <w:div w:id="1604655167">
      <w:marLeft w:val="640"/>
      <w:marRight w:val="0"/>
      <w:marTop w:val="0"/>
      <w:marBottom w:val="0"/>
      <w:divBdr>
        <w:top w:val="none" w:sz="0" w:space="0" w:color="auto"/>
        <w:left w:val="none" w:sz="0" w:space="0" w:color="auto"/>
        <w:bottom w:val="none" w:sz="0" w:space="0" w:color="auto"/>
        <w:right w:val="none" w:sz="0" w:space="0" w:color="auto"/>
      </w:divBdr>
    </w:div>
    <w:div w:id="1605380247">
      <w:marLeft w:val="640"/>
      <w:marRight w:val="0"/>
      <w:marTop w:val="0"/>
      <w:marBottom w:val="0"/>
      <w:divBdr>
        <w:top w:val="none" w:sz="0" w:space="0" w:color="auto"/>
        <w:left w:val="none" w:sz="0" w:space="0" w:color="auto"/>
        <w:bottom w:val="none" w:sz="0" w:space="0" w:color="auto"/>
        <w:right w:val="none" w:sz="0" w:space="0" w:color="auto"/>
      </w:divBdr>
    </w:div>
    <w:div w:id="1605502327">
      <w:marLeft w:val="640"/>
      <w:marRight w:val="0"/>
      <w:marTop w:val="0"/>
      <w:marBottom w:val="0"/>
      <w:divBdr>
        <w:top w:val="none" w:sz="0" w:space="0" w:color="auto"/>
        <w:left w:val="none" w:sz="0" w:space="0" w:color="auto"/>
        <w:bottom w:val="none" w:sz="0" w:space="0" w:color="auto"/>
        <w:right w:val="none" w:sz="0" w:space="0" w:color="auto"/>
      </w:divBdr>
    </w:div>
    <w:div w:id="1606111674">
      <w:marLeft w:val="640"/>
      <w:marRight w:val="0"/>
      <w:marTop w:val="0"/>
      <w:marBottom w:val="0"/>
      <w:divBdr>
        <w:top w:val="none" w:sz="0" w:space="0" w:color="auto"/>
        <w:left w:val="none" w:sz="0" w:space="0" w:color="auto"/>
        <w:bottom w:val="none" w:sz="0" w:space="0" w:color="auto"/>
        <w:right w:val="none" w:sz="0" w:space="0" w:color="auto"/>
      </w:divBdr>
    </w:div>
    <w:div w:id="1606812924">
      <w:marLeft w:val="640"/>
      <w:marRight w:val="0"/>
      <w:marTop w:val="0"/>
      <w:marBottom w:val="0"/>
      <w:divBdr>
        <w:top w:val="none" w:sz="0" w:space="0" w:color="auto"/>
        <w:left w:val="none" w:sz="0" w:space="0" w:color="auto"/>
        <w:bottom w:val="none" w:sz="0" w:space="0" w:color="auto"/>
        <w:right w:val="none" w:sz="0" w:space="0" w:color="auto"/>
      </w:divBdr>
    </w:div>
    <w:div w:id="1607496315">
      <w:marLeft w:val="640"/>
      <w:marRight w:val="0"/>
      <w:marTop w:val="0"/>
      <w:marBottom w:val="0"/>
      <w:divBdr>
        <w:top w:val="none" w:sz="0" w:space="0" w:color="auto"/>
        <w:left w:val="none" w:sz="0" w:space="0" w:color="auto"/>
        <w:bottom w:val="none" w:sz="0" w:space="0" w:color="auto"/>
        <w:right w:val="none" w:sz="0" w:space="0" w:color="auto"/>
      </w:divBdr>
    </w:div>
    <w:div w:id="1608467858">
      <w:marLeft w:val="640"/>
      <w:marRight w:val="0"/>
      <w:marTop w:val="0"/>
      <w:marBottom w:val="0"/>
      <w:divBdr>
        <w:top w:val="none" w:sz="0" w:space="0" w:color="auto"/>
        <w:left w:val="none" w:sz="0" w:space="0" w:color="auto"/>
        <w:bottom w:val="none" w:sz="0" w:space="0" w:color="auto"/>
        <w:right w:val="none" w:sz="0" w:space="0" w:color="auto"/>
      </w:divBdr>
    </w:div>
    <w:div w:id="1608655704">
      <w:marLeft w:val="640"/>
      <w:marRight w:val="0"/>
      <w:marTop w:val="0"/>
      <w:marBottom w:val="0"/>
      <w:divBdr>
        <w:top w:val="none" w:sz="0" w:space="0" w:color="auto"/>
        <w:left w:val="none" w:sz="0" w:space="0" w:color="auto"/>
        <w:bottom w:val="none" w:sz="0" w:space="0" w:color="auto"/>
        <w:right w:val="none" w:sz="0" w:space="0" w:color="auto"/>
      </w:divBdr>
    </w:div>
    <w:div w:id="1610162836">
      <w:marLeft w:val="640"/>
      <w:marRight w:val="0"/>
      <w:marTop w:val="0"/>
      <w:marBottom w:val="0"/>
      <w:divBdr>
        <w:top w:val="none" w:sz="0" w:space="0" w:color="auto"/>
        <w:left w:val="none" w:sz="0" w:space="0" w:color="auto"/>
        <w:bottom w:val="none" w:sz="0" w:space="0" w:color="auto"/>
        <w:right w:val="none" w:sz="0" w:space="0" w:color="auto"/>
      </w:divBdr>
    </w:div>
    <w:div w:id="1610236411">
      <w:marLeft w:val="640"/>
      <w:marRight w:val="0"/>
      <w:marTop w:val="0"/>
      <w:marBottom w:val="0"/>
      <w:divBdr>
        <w:top w:val="none" w:sz="0" w:space="0" w:color="auto"/>
        <w:left w:val="none" w:sz="0" w:space="0" w:color="auto"/>
        <w:bottom w:val="none" w:sz="0" w:space="0" w:color="auto"/>
        <w:right w:val="none" w:sz="0" w:space="0" w:color="auto"/>
      </w:divBdr>
    </w:div>
    <w:div w:id="1610501081">
      <w:marLeft w:val="640"/>
      <w:marRight w:val="0"/>
      <w:marTop w:val="0"/>
      <w:marBottom w:val="0"/>
      <w:divBdr>
        <w:top w:val="none" w:sz="0" w:space="0" w:color="auto"/>
        <w:left w:val="none" w:sz="0" w:space="0" w:color="auto"/>
        <w:bottom w:val="none" w:sz="0" w:space="0" w:color="auto"/>
        <w:right w:val="none" w:sz="0" w:space="0" w:color="auto"/>
      </w:divBdr>
    </w:div>
    <w:div w:id="1611351802">
      <w:marLeft w:val="640"/>
      <w:marRight w:val="0"/>
      <w:marTop w:val="0"/>
      <w:marBottom w:val="0"/>
      <w:divBdr>
        <w:top w:val="none" w:sz="0" w:space="0" w:color="auto"/>
        <w:left w:val="none" w:sz="0" w:space="0" w:color="auto"/>
        <w:bottom w:val="none" w:sz="0" w:space="0" w:color="auto"/>
        <w:right w:val="none" w:sz="0" w:space="0" w:color="auto"/>
      </w:divBdr>
    </w:div>
    <w:div w:id="1611668336">
      <w:marLeft w:val="640"/>
      <w:marRight w:val="0"/>
      <w:marTop w:val="0"/>
      <w:marBottom w:val="0"/>
      <w:divBdr>
        <w:top w:val="none" w:sz="0" w:space="0" w:color="auto"/>
        <w:left w:val="none" w:sz="0" w:space="0" w:color="auto"/>
        <w:bottom w:val="none" w:sz="0" w:space="0" w:color="auto"/>
        <w:right w:val="none" w:sz="0" w:space="0" w:color="auto"/>
      </w:divBdr>
    </w:div>
    <w:div w:id="1611888233">
      <w:marLeft w:val="640"/>
      <w:marRight w:val="0"/>
      <w:marTop w:val="0"/>
      <w:marBottom w:val="0"/>
      <w:divBdr>
        <w:top w:val="none" w:sz="0" w:space="0" w:color="auto"/>
        <w:left w:val="none" w:sz="0" w:space="0" w:color="auto"/>
        <w:bottom w:val="none" w:sz="0" w:space="0" w:color="auto"/>
        <w:right w:val="none" w:sz="0" w:space="0" w:color="auto"/>
      </w:divBdr>
    </w:div>
    <w:div w:id="1611889018">
      <w:marLeft w:val="640"/>
      <w:marRight w:val="0"/>
      <w:marTop w:val="0"/>
      <w:marBottom w:val="0"/>
      <w:divBdr>
        <w:top w:val="none" w:sz="0" w:space="0" w:color="auto"/>
        <w:left w:val="none" w:sz="0" w:space="0" w:color="auto"/>
        <w:bottom w:val="none" w:sz="0" w:space="0" w:color="auto"/>
        <w:right w:val="none" w:sz="0" w:space="0" w:color="auto"/>
      </w:divBdr>
    </w:div>
    <w:div w:id="1612935693">
      <w:marLeft w:val="640"/>
      <w:marRight w:val="0"/>
      <w:marTop w:val="0"/>
      <w:marBottom w:val="0"/>
      <w:divBdr>
        <w:top w:val="none" w:sz="0" w:space="0" w:color="auto"/>
        <w:left w:val="none" w:sz="0" w:space="0" w:color="auto"/>
        <w:bottom w:val="none" w:sz="0" w:space="0" w:color="auto"/>
        <w:right w:val="none" w:sz="0" w:space="0" w:color="auto"/>
      </w:divBdr>
    </w:div>
    <w:div w:id="1613394787">
      <w:marLeft w:val="640"/>
      <w:marRight w:val="0"/>
      <w:marTop w:val="0"/>
      <w:marBottom w:val="0"/>
      <w:divBdr>
        <w:top w:val="none" w:sz="0" w:space="0" w:color="auto"/>
        <w:left w:val="none" w:sz="0" w:space="0" w:color="auto"/>
        <w:bottom w:val="none" w:sz="0" w:space="0" w:color="auto"/>
        <w:right w:val="none" w:sz="0" w:space="0" w:color="auto"/>
      </w:divBdr>
    </w:div>
    <w:div w:id="1615363894">
      <w:marLeft w:val="640"/>
      <w:marRight w:val="0"/>
      <w:marTop w:val="0"/>
      <w:marBottom w:val="0"/>
      <w:divBdr>
        <w:top w:val="none" w:sz="0" w:space="0" w:color="auto"/>
        <w:left w:val="none" w:sz="0" w:space="0" w:color="auto"/>
        <w:bottom w:val="none" w:sz="0" w:space="0" w:color="auto"/>
        <w:right w:val="none" w:sz="0" w:space="0" w:color="auto"/>
      </w:divBdr>
    </w:div>
    <w:div w:id="1617785377">
      <w:marLeft w:val="640"/>
      <w:marRight w:val="0"/>
      <w:marTop w:val="0"/>
      <w:marBottom w:val="0"/>
      <w:divBdr>
        <w:top w:val="none" w:sz="0" w:space="0" w:color="auto"/>
        <w:left w:val="none" w:sz="0" w:space="0" w:color="auto"/>
        <w:bottom w:val="none" w:sz="0" w:space="0" w:color="auto"/>
        <w:right w:val="none" w:sz="0" w:space="0" w:color="auto"/>
      </w:divBdr>
    </w:div>
    <w:div w:id="1617787242">
      <w:marLeft w:val="640"/>
      <w:marRight w:val="0"/>
      <w:marTop w:val="0"/>
      <w:marBottom w:val="0"/>
      <w:divBdr>
        <w:top w:val="none" w:sz="0" w:space="0" w:color="auto"/>
        <w:left w:val="none" w:sz="0" w:space="0" w:color="auto"/>
        <w:bottom w:val="none" w:sz="0" w:space="0" w:color="auto"/>
        <w:right w:val="none" w:sz="0" w:space="0" w:color="auto"/>
      </w:divBdr>
    </w:div>
    <w:div w:id="1617828221">
      <w:marLeft w:val="640"/>
      <w:marRight w:val="0"/>
      <w:marTop w:val="0"/>
      <w:marBottom w:val="0"/>
      <w:divBdr>
        <w:top w:val="none" w:sz="0" w:space="0" w:color="auto"/>
        <w:left w:val="none" w:sz="0" w:space="0" w:color="auto"/>
        <w:bottom w:val="none" w:sz="0" w:space="0" w:color="auto"/>
        <w:right w:val="none" w:sz="0" w:space="0" w:color="auto"/>
      </w:divBdr>
    </w:div>
    <w:div w:id="1617910264">
      <w:marLeft w:val="640"/>
      <w:marRight w:val="0"/>
      <w:marTop w:val="0"/>
      <w:marBottom w:val="0"/>
      <w:divBdr>
        <w:top w:val="none" w:sz="0" w:space="0" w:color="auto"/>
        <w:left w:val="none" w:sz="0" w:space="0" w:color="auto"/>
        <w:bottom w:val="none" w:sz="0" w:space="0" w:color="auto"/>
        <w:right w:val="none" w:sz="0" w:space="0" w:color="auto"/>
      </w:divBdr>
    </w:div>
    <w:div w:id="1618679820">
      <w:marLeft w:val="640"/>
      <w:marRight w:val="0"/>
      <w:marTop w:val="0"/>
      <w:marBottom w:val="0"/>
      <w:divBdr>
        <w:top w:val="none" w:sz="0" w:space="0" w:color="auto"/>
        <w:left w:val="none" w:sz="0" w:space="0" w:color="auto"/>
        <w:bottom w:val="none" w:sz="0" w:space="0" w:color="auto"/>
        <w:right w:val="none" w:sz="0" w:space="0" w:color="auto"/>
      </w:divBdr>
    </w:div>
    <w:div w:id="1619213044">
      <w:marLeft w:val="640"/>
      <w:marRight w:val="0"/>
      <w:marTop w:val="0"/>
      <w:marBottom w:val="0"/>
      <w:divBdr>
        <w:top w:val="none" w:sz="0" w:space="0" w:color="auto"/>
        <w:left w:val="none" w:sz="0" w:space="0" w:color="auto"/>
        <w:bottom w:val="none" w:sz="0" w:space="0" w:color="auto"/>
        <w:right w:val="none" w:sz="0" w:space="0" w:color="auto"/>
      </w:divBdr>
    </w:div>
    <w:div w:id="1619482898">
      <w:marLeft w:val="640"/>
      <w:marRight w:val="0"/>
      <w:marTop w:val="0"/>
      <w:marBottom w:val="0"/>
      <w:divBdr>
        <w:top w:val="none" w:sz="0" w:space="0" w:color="auto"/>
        <w:left w:val="none" w:sz="0" w:space="0" w:color="auto"/>
        <w:bottom w:val="none" w:sz="0" w:space="0" w:color="auto"/>
        <w:right w:val="none" w:sz="0" w:space="0" w:color="auto"/>
      </w:divBdr>
    </w:div>
    <w:div w:id="1619750315">
      <w:marLeft w:val="640"/>
      <w:marRight w:val="0"/>
      <w:marTop w:val="0"/>
      <w:marBottom w:val="0"/>
      <w:divBdr>
        <w:top w:val="none" w:sz="0" w:space="0" w:color="auto"/>
        <w:left w:val="none" w:sz="0" w:space="0" w:color="auto"/>
        <w:bottom w:val="none" w:sz="0" w:space="0" w:color="auto"/>
        <w:right w:val="none" w:sz="0" w:space="0" w:color="auto"/>
      </w:divBdr>
    </w:div>
    <w:div w:id="1620456904">
      <w:marLeft w:val="640"/>
      <w:marRight w:val="0"/>
      <w:marTop w:val="0"/>
      <w:marBottom w:val="0"/>
      <w:divBdr>
        <w:top w:val="none" w:sz="0" w:space="0" w:color="auto"/>
        <w:left w:val="none" w:sz="0" w:space="0" w:color="auto"/>
        <w:bottom w:val="none" w:sz="0" w:space="0" w:color="auto"/>
        <w:right w:val="none" w:sz="0" w:space="0" w:color="auto"/>
      </w:divBdr>
    </w:div>
    <w:div w:id="1621261966">
      <w:marLeft w:val="640"/>
      <w:marRight w:val="0"/>
      <w:marTop w:val="0"/>
      <w:marBottom w:val="0"/>
      <w:divBdr>
        <w:top w:val="none" w:sz="0" w:space="0" w:color="auto"/>
        <w:left w:val="none" w:sz="0" w:space="0" w:color="auto"/>
        <w:bottom w:val="none" w:sz="0" w:space="0" w:color="auto"/>
        <w:right w:val="none" w:sz="0" w:space="0" w:color="auto"/>
      </w:divBdr>
    </w:div>
    <w:div w:id="1621492872">
      <w:marLeft w:val="640"/>
      <w:marRight w:val="0"/>
      <w:marTop w:val="0"/>
      <w:marBottom w:val="0"/>
      <w:divBdr>
        <w:top w:val="none" w:sz="0" w:space="0" w:color="auto"/>
        <w:left w:val="none" w:sz="0" w:space="0" w:color="auto"/>
        <w:bottom w:val="none" w:sz="0" w:space="0" w:color="auto"/>
        <w:right w:val="none" w:sz="0" w:space="0" w:color="auto"/>
      </w:divBdr>
    </w:div>
    <w:div w:id="1621495678">
      <w:marLeft w:val="640"/>
      <w:marRight w:val="0"/>
      <w:marTop w:val="0"/>
      <w:marBottom w:val="0"/>
      <w:divBdr>
        <w:top w:val="none" w:sz="0" w:space="0" w:color="auto"/>
        <w:left w:val="none" w:sz="0" w:space="0" w:color="auto"/>
        <w:bottom w:val="none" w:sz="0" w:space="0" w:color="auto"/>
        <w:right w:val="none" w:sz="0" w:space="0" w:color="auto"/>
      </w:divBdr>
    </w:div>
    <w:div w:id="1621574879">
      <w:marLeft w:val="640"/>
      <w:marRight w:val="0"/>
      <w:marTop w:val="0"/>
      <w:marBottom w:val="0"/>
      <w:divBdr>
        <w:top w:val="none" w:sz="0" w:space="0" w:color="auto"/>
        <w:left w:val="none" w:sz="0" w:space="0" w:color="auto"/>
        <w:bottom w:val="none" w:sz="0" w:space="0" w:color="auto"/>
        <w:right w:val="none" w:sz="0" w:space="0" w:color="auto"/>
      </w:divBdr>
    </w:div>
    <w:div w:id="1621646511">
      <w:marLeft w:val="640"/>
      <w:marRight w:val="0"/>
      <w:marTop w:val="0"/>
      <w:marBottom w:val="0"/>
      <w:divBdr>
        <w:top w:val="none" w:sz="0" w:space="0" w:color="auto"/>
        <w:left w:val="none" w:sz="0" w:space="0" w:color="auto"/>
        <w:bottom w:val="none" w:sz="0" w:space="0" w:color="auto"/>
        <w:right w:val="none" w:sz="0" w:space="0" w:color="auto"/>
      </w:divBdr>
    </w:div>
    <w:div w:id="1622103256">
      <w:marLeft w:val="640"/>
      <w:marRight w:val="0"/>
      <w:marTop w:val="0"/>
      <w:marBottom w:val="0"/>
      <w:divBdr>
        <w:top w:val="none" w:sz="0" w:space="0" w:color="auto"/>
        <w:left w:val="none" w:sz="0" w:space="0" w:color="auto"/>
        <w:bottom w:val="none" w:sz="0" w:space="0" w:color="auto"/>
        <w:right w:val="none" w:sz="0" w:space="0" w:color="auto"/>
      </w:divBdr>
    </w:div>
    <w:div w:id="1622765731">
      <w:marLeft w:val="640"/>
      <w:marRight w:val="0"/>
      <w:marTop w:val="0"/>
      <w:marBottom w:val="0"/>
      <w:divBdr>
        <w:top w:val="none" w:sz="0" w:space="0" w:color="auto"/>
        <w:left w:val="none" w:sz="0" w:space="0" w:color="auto"/>
        <w:bottom w:val="none" w:sz="0" w:space="0" w:color="auto"/>
        <w:right w:val="none" w:sz="0" w:space="0" w:color="auto"/>
      </w:divBdr>
    </w:div>
    <w:div w:id="1624069897">
      <w:marLeft w:val="640"/>
      <w:marRight w:val="0"/>
      <w:marTop w:val="0"/>
      <w:marBottom w:val="0"/>
      <w:divBdr>
        <w:top w:val="none" w:sz="0" w:space="0" w:color="auto"/>
        <w:left w:val="none" w:sz="0" w:space="0" w:color="auto"/>
        <w:bottom w:val="none" w:sz="0" w:space="0" w:color="auto"/>
        <w:right w:val="none" w:sz="0" w:space="0" w:color="auto"/>
      </w:divBdr>
    </w:div>
    <w:div w:id="1624725413">
      <w:marLeft w:val="640"/>
      <w:marRight w:val="0"/>
      <w:marTop w:val="0"/>
      <w:marBottom w:val="0"/>
      <w:divBdr>
        <w:top w:val="none" w:sz="0" w:space="0" w:color="auto"/>
        <w:left w:val="none" w:sz="0" w:space="0" w:color="auto"/>
        <w:bottom w:val="none" w:sz="0" w:space="0" w:color="auto"/>
        <w:right w:val="none" w:sz="0" w:space="0" w:color="auto"/>
      </w:divBdr>
    </w:div>
    <w:div w:id="1625963226">
      <w:marLeft w:val="640"/>
      <w:marRight w:val="0"/>
      <w:marTop w:val="0"/>
      <w:marBottom w:val="0"/>
      <w:divBdr>
        <w:top w:val="none" w:sz="0" w:space="0" w:color="auto"/>
        <w:left w:val="none" w:sz="0" w:space="0" w:color="auto"/>
        <w:bottom w:val="none" w:sz="0" w:space="0" w:color="auto"/>
        <w:right w:val="none" w:sz="0" w:space="0" w:color="auto"/>
      </w:divBdr>
    </w:div>
    <w:div w:id="1625965891">
      <w:marLeft w:val="640"/>
      <w:marRight w:val="0"/>
      <w:marTop w:val="0"/>
      <w:marBottom w:val="0"/>
      <w:divBdr>
        <w:top w:val="none" w:sz="0" w:space="0" w:color="auto"/>
        <w:left w:val="none" w:sz="0" w:space="0" w:color="auto"/>
        <w:bottom w:val="none" w:sz="0" w:space="0" w:color="auto"/>
        <w:right w:val="none" w:sz="0" w:space="0" w:color="auto"/>
      </w:divBdr>
    </w:div>
    <w:div w:id="1625966222">
      <w:marLeft w:val="640"/>
      <w:marRight w:val="0"/>
      <w:marTop w:val="0"/>
      <w:marBottom w:val="0"/>
      <w:divBdr>
        <w:top w:val="none" w:sz="0" w:space="0" w:color="auto"/>
        <w:left w:val="none" w:sz="0" w:space="0" w:color="auto"/>
        <w:bottom w:val="none" w:sz="0" w:space="0" w:color="auto"/>
        <w:right w:val="none" w:sz="0" w:space="0" w:color="auto"/>
      </w:divBdr>
    </w:div>
    <w:div w:id="1626083070">
      <w:marLeft w:val="640"/>
      <w:marRight w:val="0"/>
      <w:marTop w:val="0"/>
      <w:marBottom w:val="0"/>
      <w:divBdr>
        <w:top w:val="none" w:sz="0" w:space="0" w:color="auto"/>
        <w:left w:val="none" w:sz="0" w:space="0" w:color="auto"/>
        <w:bottom w:val="none" w:sz="0" w:space="0" w:color="auto"/>
        <w:right w:val="none" w:sz="0" w:space="0" w:color="auto"/>
      </w:divBdr>
    </w:div>
    <w:div w:id="1626277074">
      <w:marLeft w:val="640"/>
      <w:marRight w:val="0"/>
      <w:marTop w:val="0"/>
      <w:marBottom w:val="0"/>
      <w:divBdr>
        <w:top w:val="none" w:sz="0" w:space="0" w:color="auto"/>
        <w:left w:val="none" w:sz="0" w:space="0" w:color="auto"/>
        <w:bottom w:val="none" w:sz="0" w:space="0" w:color="auto"/>
        <w:right w:val="none" w:sz="0" w:space="0" w:color="auto"/>
      </w:divBdr>
    </w:div>
    <w:div w:id="1626306733">
      <w:marLeft w:val="640"/>
      <w:marRight w:val="0"/>
      <w:marTop w:val="0"/>
      <w:marBottom w:val="0"/>
      <w:divBdr>
        <w:top w:val="none" w:sz="0" w:space="0" w:color="auto"/>
        <w:left w:val="none" w:sz="0" w:space="0" w:color="auto"/>
        <w:bottom w:val="none" w:sz="0" w:space="0" w:color="auto"/>
        <w:right w:val="none" w:sz="0" w:space="0" w:color="auto"/>
      </w:divBdr>
    </w:div>
    <w:div w:id="1627079609">
      <w:marLeft w:val="640"/>
      <w:marRight w:val="0"/>
      <w:marTop w:val="0"/>
      <w:marBottom w:val="0"/>
      <w:divBdr>
        <w:top w:val="none" w:sz="0" w:space="0" w:color="auto"/>
        <w:left w:val="none" w:sz="0" w:space="0" w:color="auto"/>
        <w:bottom w:val="none" w:sz="0" w:space="0" w:color="auto"/>
        <w:right w:val="none" w:sz="0" w:space="0" w:color="auto"/>
      </w:divBdr>
    </w:div>
    <w:div w:id="1627391272">
      <w:marLeft w:val="640"/>
      <w:marRight w:val="0"/>
      <w:marTop w:val="0"/>
      <w:marBottom w:val="0"/>
      <w:divBdr>
        <w:top w:val="none" w:sz="0" w:space="0" w:color="auto"/>
        <w:left w:val="none" w:sz="0" w:space="0" w:color="auto"/>
        <w:bottom w:val="none" w:sz="0" w:space="0" w:color="auto"/>
        <w:right w:val="none" w:sz="0" w:space="0" w:color="auto"/>
      </w:divBdr>
    </w:div>
    <w:div w:id="1627392784">
      <w:marLeft w:val="640"/>
      <w:marRight w:val="0"/>
      <w:marTop w:val="0"/>
      <w:marBottom w:val="0"/>
      <w:divBdr>
        <w:top w:val="none" w:sz="0" w:space="0" w:color="auto"/>
        <w:left w:val="none" w:sz="0" w:space="0" w:color="auto"/>
        <w:bottom w:val="none" w:sz="0" w:space="0" w:color="auto"/>
        <w:right w:val="none" w:sz="0" w:space="0" w:color="auto"/>
      </w:divBdr>
    </w:div>
    <w:div w:id="1627665283">
      <w:marLeft w:val="640"/>
      <w:marRight w:val="0"/>
      <w:marTop w:val="0"/>
      <w:marBottom w:val="0"/>
      <w:divBdr>
        <w:top w:val="none" w:sz="0" w:space="0" w:color="auto"/>
        <w:left w:val="none" w:sz="0" w:space="0" w:color="auto"/>
        <w:bottom w:val="none" w:sz="0" w:space="0" w:color="auto"/>
        <w:right w:val="none" w:sz="0" w:space="0" w:color="auto"/>
      </w:divBdr>
    </w:div>
    <w:div w:id="1627925867">
      <w:marLeft w:val="640"/>
      <w:marRight w:val="0"/>
      <w:marTop w:val="0"/>
      <w:marBottom w:val="0"/>
      <w:divBdr>
        <w:top w:val="none" w:sz="0" w:space="0" w:color="auto"/>
        <w:left w:val="none" w:sz="0" w:space="0" w:color="auto"/>
        <w:bottom w:val="none" w:sz="0" w:space="0" w:color="auto"/>
        <w:right w:val="none" w:sz="0" w:space="0" w:color="auto"/>
      </w:divBdr>
    </w:div>
    <w:div w:id="1628269850">
      <w:marLeft w:val="640"/>
      <w:marRight w:val="0"/>
      <w:marTop w:val="0"/>
      <w:marBottom w:val="0"/>
      <w:divBdr>
        <w:top w:val="none" w:sz="0" w:space="0" w:color="auto"/>
        <w:left w:val="none" w:sz="0" w:space="0" w:color="auto"/>
        <w:bottom w:val="none" w:sz="0" w:space="0" w:color="auto"/>
        <w:right w:val="none" w:sz="0" w:space="0" w:color="auto"/>
      </w:divBdr>
    </w:div>
    <w:div w:id="1628849905">
      <w:marLeft w:val="640"/>
      <w:marRight w:val="0"/>
      <w:marTop w:val="0"/>
      <w:marBottom w:val="0"/>
      <w:divBdr>
        <w:top w:val="none" w:sz="0" w:space="0" w:color="auto"/>
        <w:left w:val="none" w:sz="0" w:space="0" w:color="auto"/>
        <w:bottom w:val="none" w:sz="0" w:space="0" w:color="auto"/>
        <w:right w:val="none" w:sz="0" w:space="0" w:color="auto"/>
      </w:divBdr>
    </w:div>
    <w:div w:id="1630166284">
      <w:marLeft w:val="640"/>
      <w:marRight w:val="0"/>
      <w:marTop w:val="0"/>
      <w:marBottom w:val="0"/>
      <w:divBdr>
        <w:top w:val="none" w:sz="0" w:space="0" w:color="auto"/>
        <w:left w:val="none" w:sz="0" w:space="0" w:color="auto"/>
        <w:bottom w:val="none" w:sz="0" w:space="0" w:color="auto"/>
        <w:right w:val="none" w:sz="0" w:space="0" w:color="auto"/>
      </w:divBdr>
    </w:div>
    <w:div w:id="1630894383">
      <w:marLeft w:val="640"/>
      <w:marRight w:val="0"/>
      <w:marTop w:val="0"/>
      <w:marBottom w:val="0"/>
      <w:divBdr>
        <w:top w:val="none" w:sz="0" w:space="0" w:color="auto"/>
        <w:left w:val="none" w:sz="0" w:space="0" w:color="auto"/>
        <w:bottom w:val="none" w:sz="0" w:space="0" w:color="auto"/>
        <w:right w:val="none" w:sz="0" w:space="0" w:color="auto"/>
      </w:divBdr>
    </w:div>
    <w:div w:id="1631476822">
      <w:marLeft w:val="640"/>
      <w:marRight w:val="0"/>
      <w:marTop w:val="0"/>
      <w:marBottom w:val="0"/>
      <w:divBdr>
        <w:top w:val="none" w:sz="0" w:space="0" w:color="auto"/>
        <w:left w:val="none" w:sz="0" w:space="0" w:color="auto"/>
        <w:bottom w:val="none" w:sz="0" w:space="0" w:color="auto"/>
        <w:right w:val="none" w:sz="0" w:space="0" w:color="auto"/>
      </w:divBdr>
    </w:div>
    <w:div w:id="1632858713">
      <w:marLeft w:val="640"/>
      <w:marRight w:val="0"/>
      <w:marTop w:val="0"/>
      <w:marBottom w:val="0"/>
      <w:divBdr>
        <w:top w:val="none" w:sz="0" w:space="0" w:color="auto"/>
        <w:left w:val="none" w:sz="0" w:space="0" w:color="auto"/>
        <w:bottom w:val="none" w:sz="0" w:space="0" w:color="auto"/>
        <w:right w:val="none" w:sz="0" w:space="0" w:color="auto"/>
      </w:divBdr>
    </w:div>
    <w:div w:id="1633167665">
      <w:marLeft w:val="640"/>
      <w:marRight w:val="0"/>
      <w:marTop w:val="0"/>
      <w:marBottom w:val="0"/>
      <w:divBdr>
        <w:top w:val="none" w:sz="0" w:space="0" w:color="auto"/>
        <w:left w:val="none" w:sz="0" w:space="0" w:color="auto"/>
        <w:bottom w:val="none" w:sz="0" w:space="0" w:color="auto"/>
        <w:right w:val="none" w:sz="0" w:space="0" w:color="auto"/>
      </w:divBdr>
    </w:div>
    <w:div w:id="1633633935">
      <w:marLeft w:val="640"/>
      <w:marRight w:val="0"/>
      <w:marTop w:val="0"/>
      <w:marBottom w:val="0"/>
      <w:divBdr>
        <w:top w:val="none" w:sz="0" w:space="0" w:color="auto"/>
        <w:left w:val="none" w:sz="0" w:space="0" w:color="auto"/>
        <w:bottom w:val="none" w:sz="0" w:space="0" w:color="auto"/>
        <w:right w:val="none" w:sz="0" w:space="0" w:color="auto"/>
      </w:divBdr>
    </w:div>
    <w:div w:id="1634366866">
      <w:marLeft w:val="640"/>
      <w:marRight w:val="0"/>
      <w:marTop w:val="0"/>
      <w:marBottom w:val="0"/>
      <w:divBdr>
        <w:top w:val="none" w:sz="0" w:space="0" w:color="auto"/>
        <w:left w:val="none" w:sz="0" w:space="0" w:color="auto"/>
        <w:bottom w:val="none" w:sz="0" w:space="0" w:color="auto"/>
        <w:right w:val="none" w:sz="0" w:space="0" w:color="auto"/>
      </w:divBdr>
    </w:div>
    <w:div w:id="1636138708">
      <w:marLeft w:val="640"/>
      <w:marRight w:val="0"/>
      <w:marTop w:val="0"/>
      <w:marBottom w:val="0"/>
      <w:divBdr>
        <w:top w:val="none" w:sz="0" w:space="0" w:color="auto"/>
        <w:left w:val="none" w:sz="0" w:space="0" w:color="auto"/>
        <w:bottom w:val="none" w:sz="0" w:space="0" w:color="auto"/>
        <w:right w:val="none" w:sz="0" w:space="0" w:color="auto"/>
      </w:divBdr>
    </w:div>
    <w:div w:id="1636838664">
      <w:marLeft w:val="640"/>
      <w:marRight w:val="0"/>
      <w:marTop w:val="0"/>
      <w:marBottom w:val="0"/>
      <w:divBdr>
        <w:top w:val="none" w:sz="0" w:space="0" w:color="auto"/>
        <w:left w:val="none" w:sz="0" w:space="0" w:color="auto"/>
        <w:bottom w:val="none" w:sz="0" w:space="0" w:color="auto"/>
        <w:right w:val="none" w:sz="0" w:space="0" w:color="auto"/>
      </w:divBdr>
    </w:div>
    <w:div w:id="1636981697">
      <w:marLeft w:val="640"/>
      <w:marRight w:val="0"/>
      <w:marTop w:val="0"/>
      <w:marBottom w:val="0"/>
      <w:divBdr>
        <w:top w:val="none" w:sz="0" w:space="0" w:color="auto"/>
        <w:left w:val="none" w:sz="0" w:space="0" w:color="auto"/>
        <w:bottom w:val="none" w:sz="0" w:space="0" w:color="auto"/>
        <w:right w:val="none" w:sz="0" w:space="0" w:color="auto"/>
      </w:divBdr>
    </w:div>
    <w:div w:id="1637369587">
      <w:marLeft w:val="640"/>
      <w:marRight w:val="0"/>
      <w:marTop w:val="0"/>
      <w:marBottom w:val="0"/>
      <w:divBdr>
        <w:top w:val="none" w:sz="0" w:space="0" w:color="auto"/>
        <w:left w:val="none" w:sz="0" w:space="0" w:color="auto"/>
        <w:bottom w:val="none" w:sz="0" w:space="0" w:color="auto"/>
        <w:right w:val="none" w:sz="0" w:space="0" w:color="auto"/>
      </w:divBdr>
    </w:div>
    <w:div w:id="1637956168">
      <w:marLeft w:val="640"/>
      <w:marRight w:val="0"/>
      <w:marTop w:val="0"/>
      <w:marBottom w:val="0"/>
      <w:divBdr>
        <w:top w:val="none" w:sz="0" w:space="0" w:color="auto"/>
        <w:left w:val="none" w:sz="0" w:space="0" w:color="auto"/>
        <w:bottom w:val="none" w:sz="0" w:space="0" w:color="auto"/>
        <w:right w:val="none" w:sz="0" w:space="0" w:color="auto"/>
      </w:divBdr>
    </w:div>
    <w:div w:id="1638031697">
      <w:marLeft w:val="640"/>
      <w:marRight w:val="0"/>
      <w:marTop w:val="0"/>
      <w:marBottom w:val="0"/>
      <w:divBdr>
        <w:top w:val="none" w:sz="0" w:space="0" w:color="auto"/>
        <w:left w:val="none" w:sz="0" w:space="0" w:color="auto"/>
        <w:bottom w:val="none" w:sz="0" w:space="0" w:color="auto"/>
        <w:right w:val="none" w:sz="0" w:space="0" w:color="auto"/>
      </w:divBdr>
    </w:div>
    <w:div w:id="1639263833">
      <w:marLeft w:val="640"/>
      <w:marRight w:val="0"/>
      <w:marTop w:val="0"/>
      <w:marBottom w:val="0"/>
      <w:divBdr>
        <w:top w:val="none" w:sz="0" w:space="0" w:color="auto"/>
        <w:left w:val="none" w:sz="0" w:space="0" w:color="auto"/>
        <w:bottom w:val="none" w:sz="0" w:space="0" w:color="auto"/>
        <w:right w:val="none" w:sz="0" w:space="0" w:color="auto"/>
      </w:divBdr>
    </w:div>
    <w:div w:id="1639990135">
      <w:marLeft w:val="640"/>
      <w:marRight w:val="0"/>
      <w:marTop w:val="0"/>
      <w:marBottom w:val="0"/>
      <w:divBdr>
        <w:top w:val="none" w:sz="0" w:space="0" w:color="auto"/>
        <w:left w:val="none" w:sz="0" w:space="0" w:color="auto"/>
        <w:bottom w:val="none" w:sz="0" w:space="0" w:color="auto"/>
        <w:right w:val="none" w:sz="0" w:space="0" w:color="auto"/>
      </w:divBdr>
    </w:div>
    <w:div w:id="1640527186">
      <w:marLeft w:val="640"/>
      <w:marRight w:val="0"/>
      <w:marTop w:val="0"/>
      <w:marBottom w:val="0"/>
      <w:divBdr>
        <w:top w:val="none" w:sz="0" w:space="0" w:color="auto"/>
        <w:left w:val="none" w:sz="0" w:space="0" w:color="auto"/>
        <w:bottom w:val="none" w:sz="0" w:space="0" w:color="auto"/>
        <w:right w:val="none" w:sz="0" w:space="0" w:color="auto"/>
      </w:divBdr>
    </w:div>
    <w:div w:id="1640916521">
      <w:marLeft w:val="640"/>
      <w:marRight w:val="0"/>
      <w:marTop w:val="0"/>
      <w:marBottom w:val="0"/>
      <w:divBdr>
        <w:top w:val="none" w:sz="0" w:space="0" w:color="auto"/>
        <w:left w:val="none" w:sz="0" w:space="0" w:color="auto"/>
        <w:bottom w:val="none" w:sz="0" w:space="0" w:color="auto"/>
        <w:right w:val="none" w:sz="0" w:space="0" w:color="auto"/>
      </w:divBdr>
    </w:div>
    <w:div w:id="1641036365">
      <w:marLeft w:val="640"/>
      <w:marRight w:val="0"/>
      <w:marTop w:val="0"/>
      <w:marBottom w:val="0"/>
      <w:divBdr>
        <w:top w:val="none" w:sz="0" w:space="0" w:color="auto"/>
        <w:left w:val="none" w:sz="0" w:space="0" w:color="auto"/>
        <w:bottom w:val="none" w:sz="0" w:space="0" w:color="auto"/>
        <w:right w:val="none" w:sz="0" w:space="0" w:color="auto"/>
      </w:divBdr>
    </w:div>
    <w:div w:id="1641106348">
      <w:marLeft w:val="640"/>
      <w:marRight w:val="0"/>
      <w:marTop w:val="0"/>
      <w:marBottom w:val="0"/>
      <w:divBdr>
        <w:top w:val="none" w:sz="0" w:space="0" w:color="auto"/>
        <w:left w:val="none" w:sz="0" w:space="0" w:color="auto"/>
        <w:bottom w:val="none" w:sz="0" w:space="0" w:color="auto"/>
        <w:right w:val="none" w:sz="0" w:space="0" w:color="auto"/>
      </w:divBdr>
    </w:div>
    <w:div w:id="1641693220">
      <w:marLeft w:val="480"/>
      <w:marRight w:val="0"/>
      <w:marTop w:val="0"/>
      <w:marBottom w:val="0"/>
      <w:divBdr>
        <w:top w:val="none" w:sz="0" w:space="0" w:color="auto"/>
        <w:left w:val="none" w:sz="0" w:space="0" w:color="auto"/>
        <w:bottom w:val="none" w:sz="0" w:space="0" w:color="auto"/>
        <w:right w:val="none" w:sz="0" w:space="0" w:color="auto"/>
      </w:divBdr>
    </w:div>
    <w:div w:id="1642615421">
      <w:marLeft w:val="640"/>
      <w:marRight w:val="0"/>
      <w:marTop w:val="0"/>
      <w:marBottom w:val="0"/>
      <w:divBdr>
        <w:top w:val="none" w:sz="0" w:space="0" w:color="auto"/>
        <w:left w:val="none" w:sz="0" w:space="0" w:color="auto"/>
        <w:bottom w:val="none" w:sz="0" w:space="0" w:color="auto"/>
        <w:right w:val="none" w:sz="0" w:space="0" w:color="auto"/>
      </w:divBdr>
    </w:div>
    <w:div w:id="1642922076">
      <w:marLeft w:val="640"/>
      <w:marRight w:val="0"/>
      <w:marTop w:val="0"/>
      <w:marBottom w:val="0"/>
      <w:divBdr>
        <w:top w:val="none" w:sz="0" w:space="0" w:color="auto"/>
        <w:left w:val="none" w:sz="0" w:space="0" w:color="auto"/>
        <w:bottom w:val="none" w:sz="0" w:space="0" w:color="auto"/>
        <w:right w:val="none" w:sz="0" w:space="0" w:color="auto"/>
      </w:divBdr>
    </w:div>
    <w:div w:id="1642929910">
      <w:marLeft w:val="640"/>
      <w:marRight w:val="0"/>
      <w:marTop w:val="0"/>
      <w:marBottom w:val="0"/>
      <w:divBdr>
        <w:top w:val="none" w:sz="0" w:space="0" w:color="auto"/>
        <w:left w:val="none" w:sz="0" w:space="0" w:color="auto"/>
        <w:bottom w:val="none" w:sz="0" w:space="0" w:color="auto"/>
        <w:right w:val="none" w:sz="0" w:space="0" w:color="auto"/>
      </w:divBdr>
    </w:div>
    <w:div w:id="1643466803">
      <w:marLeft w:val="640"/>
      <w:marRight w:val="0"/>
      <w:marTop w:val="0"/>
      <w:marBottom w:val="0"/>
      <w:divBdr>
        <w:top w:val="none" w:sz="0" w:space="0" w:color="auto"/>
        <w:left w:val="none" w:sz="0" w:space="0" w:color="auto"/>
        <w:bottom w:val="none" w:sz="0" w:space="0" w:color="auto"/>
        <w:right w:val="none" w:sz="0" w:space="0" w:color="auto"/>
      </w:divBdr>
    </w:div>
    <w:div w:id="1643730179">
      <w:marLeft w:val="640"/>
      <w:marRight w:val="0"/>
      <w:marTop w:val="0"/>
      <w:marBottom w:val="0"/>
      <w:divBdr>
        <w:top w:val="none" w:sz="0" w:space="0" w:color="auto"/>
        <w:left w:val="none" w:sz="0" w:space="0" w:color="auto"/>
        <w:bottom w:val="none" w:sz="0" w:space="0" w:color="auto"/>
        <w:right w:val="none" w:sz="0" w:space="0" w:color="auto"/>
      </w:divBdr>
    </w:div>
    <w:div w:id="1644237386">
      <w:marLeft w:val="640"/>
      <w:marRight w:val="0"/>
      <w:marTop w:val="0"/>
      <w:marBottom w:val="0"/>
      <w:divBdr>
        <w:top w:val="none" w:sz="0" w:space="0" w:color="auto"/>
        <w:left w:val="none" w:sz="0" w:space="0" w:color="auto"/>
        <w:bottom w:val="none" w:sz="0" w:space="0" w:color="auto"/>
        <w:right w:val="none" w:sz="0" w:space="0" w:color="auto"/>
      </w:divBdr>
    </w:div>
    <w:div w:id="1644506530">
      <w:marLeft w:val="640"/>
      <w:marRight w:val="0"/>
      <w:marTop w:val="0"/>
      <w:marBottom w:val="0"/>
      <w:divBdr>
        <w:top w:val="none" w:sz="0" w:space="0" w:color="auto"/>
        <w:left w:val="none" w:sz="0" w:space="0" w:color="auto"/>
        <w:bottom w:val="none" w:sz="0" w:space="0" w:color="auto"/>
        <w:right w:val="none" w:sz="0" w:space="0" w:color="auto"/>
      </w:divBdr>
    </w:div>
    <w:div w:id="1646230677">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127183">
      <w:marLeft w:val="640"/>
      <w:marRight w:val="0"/>
      <w:marTop w:val="0"/>
      <w:marBottom w:val="0"/>
      <w:divBdr>
        <w:top w:val="none" w:sz="0" w:space="0" w:color="auto"/>
        <w:left w:val="none" w:sz="0" w:space="0" w:color="auto"/>
        <w:bottom w:val="none" w:sz="0" w:space="0" w:color="auto"/>
        <w:right w:val="none" w:sz="0" w:space="0" w:color="auto"/>
      </w:divBdr>
    </w:div>
    <w:div w:id="1647511610">
      <w:marLeft w:val="640"/>
      <w:marRight w:val="0"/>
      <w:marTop w:val="0"/>
      <w:marBottom w:val="0"/>
      <w:divBdr>
        <w:top w:val="none" w:sz="0" w:space="0" w:color="auto"/>
        <w:left w:val="none" w:sz="0" w:space="0" w:color="auto"/>
        <w:bottom w:val="none" w:sz="0" w:space="0" w:color="auto"/>
        <w:right w:val="none" w:sz="0" w:space="0" w:color="auto"/>
      </w:divBdr>
    </w:div>
    <w:div w:id="1648315630">
      <w:marLeft w:val="640"/>
      <w:marRight w:val="0"/>
      <w:marTop w:val="0"/>
      <w:marBottom w:val="0"/>
      <w:divBdr>
        <w:top w:val="none" w:sz="0" w:space="0" w:color="auto"/>
        <w:left w:val="none" w:sz="0" w:space="0" w:color="auto"/>
        <w:bottom w:val="none" w:sz="0" w:space="0" w:color="auto"/>
        <w:right w:val="none" w:sz="0" w:space="0" w:color="auto"/>
      </w:divBdr>
    </w:div>
    <w:div w:id="1648977707">
      <w:marLeft w:val="640"/>
      <w:marRight w:val="0"/>
      <w:marTop w:val="0"/>
      <w:marBottom w:val="0"/>
      <w:divBdr>
        <w:top w:val="none" w:sz="0" w:space="0" w:color="auto"/>
        <w:left w:val="none" w:sz="0" w:space="0" w:color="auto"/>
        <w:bottom w:val="none" w:sz="0" w:space="0" w:color="auto"/>
        <w:right w:val="none" w:sz="0" w:space="0" w:color="auto"/>
      </w:divBdr>
    </w:div>
    <w:div w:id="1649017802">
      <w:marLeft w:val="640"/>
      <w:marRight w:val="0"/>
      <w:marTop w:val="0"/>
      <w:marBottom w:val="0"/>
      <w:divBdr>
        <w:top w:val="none" w:sz="0" w:space="0" w:color="auto"/>
        <w:left w:val="none" w:sz="0" w:space="0" w:color="auto"/>
        <w:bottom w:val="none" w:sz="0" w:space="0" w:color="auto"/>
        <w:right w:val="none" w:sz="0" w:space="0" w:color="auto"/>
      </w:divBdr>
    </w:div>
    <w:div w:id="1650131278">
      <w:marLeft w:val="640"/>
      <w:marRight w:val="0"/>
      <w:marTop w:val="0"/>
      <w:marBottom w:val="0"/>
      <w:divBdr>
        <w:top w:val="none" w:sz="0" w:space="0" w:color="auto"/>
        <w:left w:val="none" w:sz="0" w:space="0" w:color="auto"/>
        <w:bottom w:val="none" w:sz="0" w:space="0" w:color="auto"/>
        <w:right w:val="none" w:sz="0" w:space="0" w:color="auto"/>
      </w:divBdr>
    </w:div>
    <w:div w:id="1650748450">
      <w:marLeft w:val="640"/>
      <w:marRight w:val="0"/>
      <w:marTop w:val="0"/>
      <w:marBottom w:val="0"/>
      <w:divBdr>
        <w:top w:val="none" w:sz="0" w:space="0" w:color="auto"/>
        <w:left w:val="none" w:sz="0" w:space="0" w:color="auto"/>
        <w:bottom w:val="none" w:sz="0" w:space="0" w:color="auto"/>
        <w:right w:val="none" w:sz="0" w:space="0" w:color="auto"/>
      </w:divBdr>
    </w:div>
    <w:div w:id="1650790494">
      <w:marLeft w:val="640"/>
      <w:marRight w:val="0"/>
      <w:marTop w:val="0"/>
      <w:marBottom w:val="0"/>
      <w:divBdr>
        <w:top w:val="none" w:sz="0" w:space="0" w:color="auto"/>
        <w:left w:val="none" w:sz="0" w:space="0" w:color="auto"/>
        <w:bottom w:val="none" w:sz="0" w:space="0" w:color="auto"/>
        <w:right w:val="none" w:sz="0" w:space="0" w:color="auto"/>
      </w:divBdr>
    </w:div>
    <w:div w:id="1650939321">
      <w:marLeft w:val="640"/>
      <w:marRight w:val="0"/>
      <w:marTop w:val="0"/>
      <w:marBottom w:val="0"/>
      <w:divBdr>
        <w:top w:val="none" w:sz="0" w:space="0" w:color="auto"/>
        <w:left w:val="none" w:sz="0" w:space="0" w:color="auto"/>
        <w:bottom w:val="none" w:sz="0" w:space="0" w:color="auto"/>
        <w:right w:val="none" w:sz="0" w:space="0" w:color="auto"/>
      </w:divBdr>
    </w:div>
    <w:div w:id="1652052606">
      <w:marLeft w:val="640"/>
      <w:marRight w:val="0"/>
      <w:marTop w:val="0"/>
      <w:marBottom w:val="0"/>
      <w:divBdr>
        <w:top w:val="none" w:sz="0" w:space="0" w:color="auto"/>
        <w:left w:val="none" w:sz="0" w:space="0" w:color="auto"/>
        <w:bottom w:val="none" w:sz="0" w:space="0" w:color="auto"/>
        <w:right w:val="none" w:sz="0" w:space="0" w:color="auto"/>
      </w:divBdr>
    </w:div>
    <w:div w:id="1652326304">
      <w:marLeft w:val="640"/>
      <w:marRight w:val="0"/>
      <w:marTop w:val="0"/>
      <w:marBottom w:val="0"/>
      <w:divBdr>
        <w:top w:val="none" w:sz="0" w:space="0" w:color="auto"/>
        <w:left w:val="none" w:sz="0" w:space="0" w:color="auto"/>
        <w:bottom w:val="none" w:sz="0" w:space="0" w:color="auto"/>
        <w:right w:val="none" w:sz="0" w:space="0" w:color="auto"/>
      </w:divBdr>
    </w:div>
    <w:div w:id="1652977475">
      <w:marLeft w:val="640"/>
      <w:marRight w:val="0"/>
      <w:marTop w:val="0"/>
      <w:marBottom w:val="0"/>
      <w:divBdr>
        <w:top w:val="none" w:sz="0" w:space="0" w:color="auto"/>
        <w:left w:val="none" w:sz="0" w:space="0" w:color="auto"/>
        <w:bottom w:val="none" w:sz="0" w:space="0" w:color="auto"/>
        <w:right w:val="none" w:sz="0" w:space="0" w:color="auto"/>
      </w:divBdr>
    </w:div>
    <w:div w:id="1653019422">
      <w:marLeft w:val="640"/>
      <w:marRight w:val="0"/>
      <w:marTop w:val="0"/>
      <w:marBottom w:val="0"/>
      <w:divBdr>
        <w:top w:val="none" w:sz="0" w:space="0" w:color="auto"/>
        <w:left w:val="none" w:sz="0" w:space="0" w:color="auto"/>
        <w:bottom w:val="none" w:sz="0" w:space="0" w:color="auto"/>
        <w:right w:val="none" w:sz="0" w:space="0" w:color="auto"/>
      </w:divBdr>
    </w:div>
    <w:div w:id="1654142413">
      <w:marLeft w:val="640"/>
      <w:marRight w:val="0"/>
      <w:marTop w:val="0"/>
      <w:marBottom w:val="0"/>
      <w:divBdr>
        <w:top w:val="none" w:sz="0" w:space="0" w:color="auto"/>
        <w:left w:val="none" w:sz="0" w:space="0" w:color="auto"/>
        <w:bottom w:val="none" w:sz="0" w:space="0" w:color="auto"/>
        <w:right w:val="none" w:sz="0" w:space="0" w:color="auto"/>
      </w:divBdr>
    </w:div>
    <w:div w:id="1654411542">
      <w:marLeft w:val="640"/>
      <w:marRight w:val="0"/>
      <w:marTop w:val="0"/>
      <w:marBottom w:val="0"/>
      <w:divBdr>
        <w:top w:val="none" w:sz="0" w:space="0" w:color="auto"/>
        <w:left w:val="none" w:sz="0" w:space="0" w:color="auto"/>
        <w:bottom w:val="none" w:sz="0" w:space="0" w:color="auto"/>
        <w:right w:val="none" w:sz="0" w:space="0" w:color="auto"/>
      </w:divBdr>
    </w:div>
    <w:div w:id="1654987556">
      <w:marLeft w:val="640"/>
      <w:marRight w:val="0"/>
      <w:marTop w:val="0"/>
      <w:marBottom w:val="0"/>
      <w:divBdr>
        <w:top w:val="none" w:sz="0" w:space="0" w:color="auto"/>
        <w:left w:val="none" w:sz="0" w:space="0" w:color="auto"/>
        <w:bottom w:val="none" w:sz="0" w:space="0" w:color="auto"/>
        <w:right w:val="none" w:sz="0" w:space="0" w:color="auto"/>
      </w:divBdr>
    </w:div>
    <w:div w:id="1655451381">
      <w:marLeft w:val="640"/>
      <w:marRight w:val="0"/>
      <w:marTop w:val="0"/>
      <w:marBottom w:val="0"/>
      <w:divBdr>
        <w:top w:val="none" w:sz="0" w:space="0" w:color="auto"/>
        <w:left w:val="none" w:sz="0" w:space="0" w:color="auto"/>
        <w:bottom w:val="none" w:sz="0" w:space="0" w:color="auto"/>
        <w:right w:val="none" w:sz="0" w:space="0" w:color="auto"/>
      </w:divBdr>
    </w:div>
    <w:div w:id="1656954211">
      <w:marLeft w:val="640"/>
      <w:marRight w:val="0"/>
      <w:marTop w:val="0"/>
      <w:marBottom w:val="0"/>
      <w:divBdr>
        <w:top w:val="none" w:sz="0" w:space="0" w:color="auto"/>
        <w:left w:val="none" w:sz="0" w:space="0" w:color="auto"/>
        <w:bottom w:val="none" w:sz="0" w:space="0" w:color="auto"/>
        <w:right w:val="none" w:sz="0" w:space="0" w:color="auto"/>
      </w:divBdr>
    </w:div>
    <w:div w:id="1657566404">
      <w:marLeft w:val="640"/>
      <w:marRight w:val="0"/>
      <w:marTop w:val="0"/>
      <w:marBottom w:val="0"/>
      <w:divBdr>
        <w:top w:val="none" w:sz="0" w:space="0" w:color="auto"/>
        <w:left w:val="none" w:sz="0" w:space="0" w:color="auto"/>
        <w:bottom w:val="none" w:sz="0" w:space="0" w:color="auto"/>
        <w:right w:val="none" w:sz="0" w:space="0" w:color="auto"/>
      </w:divBdr>
    </w:div>
    <w:div w:id="1657605805">
      <w:marLeft w:val="640"/>
      <w:marRight w:val="0"/>
      <w:marTop w:val="0"/>
      <w:marBottom w:val="0"/>
      <w:divBdr>
        <w:top w:val="none" w:sz="0" w:space="0" w:color="auto"/>
        <w:left w:val="none" w:sz="0" w:space="0" w:color="auto"/>
        <w:bottom w:val="none" w:sz="0" w:space="0" w:color="auto"/>
        <w:right w:val="none" w:sz="0" w:space="0" w:color="auto"/>
      </w:divBdr>
    </w:div>
    <w:div w:id="1658798592">
      <w:marLeft w:val="640"/>
      <w:marRight w:val="0"/>
      <w:marTop w:val="0"/>
      <w:marBottom w:val="0"/>
      <w:divBdr>
        <w:top w:val="none" w:sz="0" w:space="0" w:color="auto"/>
        <w:left w:val="none" w:sz="0" w:space="0" w:color="auto"/>
        <w:bottom w:val="none" w:sz="0" w:space="0" w:color="auto"/>
        <w:right w:val="none" w:sz="0" w:space="0" w:color="auto"/>
      </w:divBdr>
    </w:div>
    <w:div w:id="1659307343">
      <w:marLeft w:val="640"/>
      <w:marRight w:val="0"/>
      <w:marTop w:val="0"/>
      <w:marBottom w:val="0"/>
      <w:divBdr>
        <w:top w:val="none" w:sz="0" w:space="0" w:color="auto"/>
        <w:left w:val="none" w:sz="0" w:space="0" w:color="auto"/>
        <w:bottom w:val="none" w:sz="0" w:space="0" w:color="auto"/>
        <w:right w:val="none" w:sz="0" w:space="0" w:color="auto"/>
      </w:divBdr>
    </w:div>
    <w:div w:id="1659307804">
      <w:marLeft w:val="640"/>
      <w:marRight w:val="0"/>
      <w:marTop w:val="0"/>
      <w:marBottom w:val="0"/>
      <w:divBdr>
        <w:top w:val="none" w:sz="0" w:space="0" w:color="auto"/>
        <w:left w:val="none" w:sz="0" w:space="0" w:color="auto"/>
        <w:bottom w:val="none" w:sz="0" w:space="0" w:color="auto"/>
        <w:right w:val="none" w:sz="0" w:space="0" w:color="auto"/>
      </w:divBdr>
    </w:div>
    <w:div w:id="1660497832">
      <w:marLeft w:val="640"/>
      <w:marRight w:val="0"/>
      <w:marTop w:val="0"/>
      <w:marBottom w:val="0"/>
      <w:divBdr>
        <w:top w:val="none" w:sz="0" w:space="0" w:color="auto"/>
        <w:left w:val="none" w:sz="0" w:space="0" w:color="auto"/>
        <w:bottom w:val="none" w:sz="0" w:space="0" w:color="auto"/>
        <w:right w:val="none" w:sz="0" w:space="0" w:color="auto"/>
      </w:divBdr>
    </w:div>
    <w:div w:id="1660963331">
      <w:marLeft w:val="640"/>
      <w:marRight w:val="0"/>
      <w:marTop w:val="0"/>
      <w:marBottom w:val="0"/>
      <w:divBdr>
        <w:top w:val="none" w:sz="0" w:space="0" w:color="auto"/>
        <w:left w:val="none" w:sz="0" w:space="0" w:color="auto"/>
        <w:bottom w:val="none" w:sz="0" w:space="0" w:color="auto"/>
        <w:right w:val="none" w:sz="0" w:space="0" w:color="auto"/>
      </w:divBdr>
    </w:div>
    <w:div w:id="1661151374">
      <w:marLeft w:val="640"/>
      <w:marRight w:val="0"/>
      <w:marTop w:val="0"/>
      <w:marBottom w:val="0"/>
      <w:divBdr>
        <w:top w:val="none" w:sz="0" w:space="0" w:color="auto"/>
        <w:left w:val="none" w:sz="0" w:space="0" w:color="auto"/>
        <w:bottom w:val="none" w:sz="0" w:space="0" w:color="auto"/>
        <w:right w:val="none" w:sz="0" w:space="0" w:color="auto"/>
      </w:divBdr>
    </w:div>
    <w:div w:id="1661545701">
      <w:marLeft w:val="640"/>
      <w:marRight w:val="0"/>
      <w:marTop w:val="0"/>
      <w:marBottom w:val="0"/>
      <w:divBdr>
        <w:top w:val="none" w:sz="0" w:space="0" w:color="auto"/>
        <w:left w:val="none" w:sz="0" w:space="0" w:color="auto"/>
        <w:bottom w:val="none" w:sz="0" w:space="0" w:color="auto"/>
        <w:right w:val="none" w:sz="0" w:space="0" w:color="auto"/>
      </w:divBdr>
    </w:div>
    <w:div w:id="1661885284">
      <w:marLeft w:val="640"/>
      <w:marRight w:val="0"/>
      <w:marTop w:val="0"/>
      <w:marBottom w:val="0"/>
      <w:divBdr>
        <w:top w:val="none" w:sz="0" w:space="0" w:color="auto"/>
        <w:left w:val="none" w:sz="0" w:space="0" w:color="auto"/>
        <w:bottom w:val="none" w:sz="0" w:space="0" w:color="auto"/>
        <w:right w:val="none" w:sz="0" w:space="0" w:color="auto"/>
      </w:divBdr>
    </w:div>
    <w:div w:id="1662156610">
      <w:marLeft w:val="640"/>
      <w:marRight w:val="0"/>
      <w:marTop w:val="0"/>
      <w:marBottom w:val="0"/>
      <w:divBdr>
        <w:top w:val="none" w:sz="0" w:space="0" w:color="auto"/>
        <w:left w:val="none" w:sz="0" w:space="0" w:color="auto"/>
        <w:bottom w:val="none" w:sz="0" w:space="0" w:color="auto"/>
        <w:right w:val="none" w:sz="0" w:space="0" w:color="auto"/>
      </w:divBdr>
    </w:div>
    <w:div w:id="1663511398">
      <w:marLeft w:val="640"/>
      <w:marRight w:val="0"/>
      <w:marTop w:val="0"/>
      <w:marBottom w:val="0"/>
      <w:divBdr>
        <w:top w:val="none" w:sz="0" w:space="0" w:color="auto"/>
        <w:left w:val="none" w:sz="0" w:space="0" w:color="auto"/>
        <w:bottom w:val="none" w:sz="0" w:space="0" w:color="auto"/>
        <w:right w:val="none" w:sz="0" w:space="0" w:color="auto"/>
      </w:divBdr>
    </w:div>
    <w:div w:id="1665622285">
      <w:marLeft w:val="640"/>
      <w:marRight w:val="0"/>
      <w:marTop w:val="0"/>
      <w:marBottom w:val="0"/>
      <w:divBdr>
        <w:top w:val="none" w:sz="0" w:space="0" w:color="auto"/>
        <w:left w:val="none" w:sz="0" w:space="0" w:color="auto"/>
        <w:bottom w:val="none" w:sz="0" w:space="0" w:color="auto"/>
        <w:right w:val="none" w:sz="0" w:space="0" w:color="auto"/>
      </w:divBdr>
    </w:div>
    <w:div w:id="1666476625">
      <w:marLeft w:val="640"/>
      <w:marRight w:val="0"/>
      <w:marTop w:val="0"/>
      <w:marBottom w:val="0"/>
      <w:divBdr>
        <w:top w:val="none" w:sz="0" w:space="0" w:color="auto"/>
        <w:left w:val="none" w:sz="0" w:space="0" w:color="auto"/>
        <w:bottom w:val="none" w:sz="0" w:space="0" w:color="auto"/>
        <w:right w:val="none" w:sz="0" w:space="0" w:color="auto"/>
      </w:divBdr>
    </w:div>
    <w:div w:id="1667395571">
      <w:marLeft w:val="640"/>
      <w:marRight w:val="0"/>
      <w:marTop w:val="0"/>
      <w:marBottom w:val="0"/>
      <w:divBdr>
        <w:top w:val="none" w:sz="0" w:space="0" w:color="auto"/>
        <w:left w:val="none" w:sz="0" w:space="0" w:color="auto"/>
        <w:bottom w:val="none" w:sz="0" w:space="0" w:color="auto"/>
        <w:right w:val="none" w:sz="0" w:space="0" w:color="auto"/>
      </w:divBdr>
    </w:div>
    <w:div w:id="1668752916">
      <w:marLeft w:val="640"/>
      <w:marRight w:val="0"/>
      <w:marTop w:val="0"/>
      <w:marBottom w:val="0"/>
      <w:divBdr>
        <w:top w:val="none" w:sz="0" w:space="0" w:color="auto"/>
        <w:left w:val="none" w:sz="0" w:space="0" w:color="auto"/>
        <w:bottom w:val="none" w:sz="0" w:space="0" w:color="auto"/>
        <w:right w:val="none" w:sz="0" w:space="0" w:color="auto"/>
      </w:divBdr>
    </w:div>
    <w:div w:id="1668902658">
      <w:marLeft w:val="640"/>
      <w:marRight w:val="0"/>
      <w:marTop w:val="0"/>
      <w:marBottom w:val="0"/>
      <w:divBdr>
        <w:top w:val="none" w:sz="0" w:space="0" w:color="auto"/>
        <w:left w:val="none" w:sz="0" w:space="0" w:color="auto"/>
        <w:bottom w:val="none" w:sz="0" w:space="0" w:color="auto"/>
        <w:right w:val="none" w:sz="0" w:space="0" w:color="auto"/>
      </w:divBdr>
    </w:div>
    <w:div w:id="1670476146">
      <w:marLeft w:val="640"/>
      <w:marRight w:val="0"/>
      <w:marTop w:val="0"/>
      <w:marBottom w:val="0"/>
      <w:divBdr>
        <w:top w:val="none" w:sz="0" w:space="0" w:color="auto"/>
        <w:left w:val="none" w:sz="0" w:space="0" w:color="auto"/>
        <w:bottom w:val="none" w:sz="0" w:space="0" w:color="auto"/>
        <w:right w:val="none" w:sz="0" w:space="0" w:color="auto"/>
      </w:divBdr>
    </w:div>
    <w:div w:id="1670517850">
      <w:marLeft w:val="640"/>
      <w:marRight w:val="0"/>
      <w:marTop w:val="0"/>
      <w:marBottom w:val="0"/>
      <w:divBdr>
        <w:top w:val="none" w:sz="0" w:space="0" w:color="auto"/>
        <w:left w:val="none" w:sz="0" w:space="0" w:color="auto"/>
        <w:bottom w:val="none" w:sz="0" w:space="0" w:color="auto"/>
        <w:right w:val="none" w:sz="0" w:space="0" w:color="auto"/>
      </w:divBdr>
    </w:div>
    <w:div w:id="1670674199">
      <w:marLeft w:val="640"/>
      <w:marRight w:val="0"/>
      <w:marTop w:val="0"/>
      <w:marBottom w:val="0"/>
      <w:divBdr>
        <w:top w:val="none" w:sz="0" w:space="0" w:color="auto"/>
        <w:left w:val="none" w:sz="0" w:space="0" w:color="auto"/>
        <w:bottom w:val="none" w:sz="0" w:space="0" w:color="auto"/>
        <w:right w:val="none" w:sz="0" w:space="0" w:color="auto"/>
      </w:divBdr>
    </w:div>
    <w:div w:id="1670982510">
      <w:marLeft w:val="640"/>
      <w:marRight w:val="0"/>
      <w:marTop w:val="0"/>
      <w:marBottom w:val="0"/>
      <w:divBdr>
        <w:top w:val="none" w:sz="0" w:space="0" w:color="auto"/>
        <w:left w:val="none" w:sz="0" w:space="0" w:color="auto"/>
        <w:bottom w:val="none" w:sz="0" w:space="0" w:color="auto"/>
        <w:right w:val="none" w:sz="0" w:space="0" w:color="auto"/>
      </w:divBdr>
    </w:div>
    <w:div w:id="1671520336">
      <w:marLeft w:val="640"/>
      <w:marRight w:val="0"/>
      <w:marTop w:val="0"/>
      <w:marBottom w:val="0"/>
      <w:divBdr>
        <w:top w:val="none" w:sz="0" w:space="0" w:color="auto"/>
        <w:left w:val="none" w:sz="0" w:space="0" w:color="auto"/>
        <w:bottom w:val="none" w:sz="0" w:space="0" w:color="auto"/>
        <w:right w:val="none" w:sz="0" w:space="0" w:color="auto"/>
      </w:divBdr>
    </w:div>
    <w:div w:id="1671523051">
      <w:marLeft w:val="640"/>
      <w:marRight w:val="0"/>
      <w:marTop w:val="0"/>
      <w:marBottom w:val="0"/>
      <w:divBdr>
        <w:top w:val="none" w:sz="0" w:space="0" w:color="auto"/>
        <w:left w:val="none" w:sz="0" w:space="0" w:color="auto"/>
        <w:bottom w:val="none" w:sz="0" w:space="0" w:color="auto"/>
        <w:right w:val="none" w:sz="0" w:space="0" w:color="auto"/>
      </w:divBdr>
    </w:div>
    <w:div w:id="1672026776">
      <w:marLeft w:val="640"/>
      <w:marRight w:val="0"/>
      <w:marTop w:val="0"/>
      <w:marBottom w:val="0"/>
      <w:divBdr>
        <w:top w:val="none" w:sz="0" w:space="0" w:color="auto"/>
        <w:left w:val="none" w:sz="0" w:space="0" w:color="auto"/>
        <w:bottom w:val="none" w:sz="0" w:space="0" w:color="auto"/>
        <w:right w:val="none" w:sz="0" w:space="0" w:color="auto"/>
      </w:divBdr>
    </w:div>
    <w:div w:id="1672248586">
      <w:marLeft w:val="640"/>
      <w:marRight w:val="0"/>
      <w:marTop w:val="0"/>
      <w:marBottom w:val="0"/>
      <w:divBdr>
        <w:top w:val="none" w:sz="0" w:space="0" w:color="auto"/>
        <w:left w:val="none" w:sz="0" w:space="0" w:color="auto"/>
        <w:bottom w:val="none" w:sz="0" w:space="0" w:color="auto"/>
        <w:right w:val="none" w:sz="0" w:space="0" w:color="auto"/>
      </w:divBdr>
    </w:div>
    <w:div w:id="1672485434">
      <w:marLeft w:val="640"/>
      <w:marRight w:val="0"/>
      <w:marTop w:val="0"/>
      <w:marBottom w:val="0"/>
      <w:divBdr>
        <w:top w:val="none" w:sz="0" w:space="0" w:color="auto"/>
        <w:left w:val="none" w:sz="0" w:space="0" w:color="auto"/>
        <w:bottom w:val="none" w:sz="0" w:space="0" w:color="auto"/>
        <w:right w:val="none" w:sz="0" w:space="0" w:color="auto"/>
      </w:divBdr>
    </w:div>
    <w:div w:id="1673029030">
      <w:marLeft w:val="640"/>
      <w:marRight w:val="0"/>
      <w:marTop w:val="0"/>
      <w:marBottom w:val="0"/>
      <w:divBdr>
        <w:top w:val="none" w:sz="0" w:space="0" w:color="auto"/>
        <w:left w:val="none" w:sz="0" w:space="0" w:color="auto"/>
        <w:bottom w:val="none" w:sz="0" w:space="0" w:color="auto"/>
        <w:right w:val="none" w:sz="0" w:space="0" w:color="auto"/>
      </w:divBdr>
    </w:div>
    <w:div w:id="1673140625">
      <w:marLeft w:val="640"/>
      <w:marRight w:val="0"/>
      <w:marTop w:val="0"/>
      <w:marBottom w:val="0"/>
      <w:divBdr>
        <w:top w:val="none" w:sz="0" w:space="0" w:color="auto"/>
        <w:left w:val="none" w:sz="0" w:space="0" w:color="auto"/>
        <w:bottom w:val="none" w:sz="0" w:space="0" w:color="auto"/>
        <w:right w:val="none" w:sz="0" w:space="0" w:color="auto"/>
      </w:divBdr>
    </w:div>
    <w:div w:id="1673684408">
      <w:marLeft w:val="640"/>
      <w:marRight w:val="0"/>
      <w:marTop w:val="0"/>
      <w:marBottom w:val="0"/>
      <w:divBdr>
        <w:top w:val="none" w:sz="0" w:space="0" w:color="auto"/>
        <w:left w:val="none" w:sz="0" w:space="0" w:color="auto"/>
        <w:bottom w:val="none" w:sz="0" w:space="0" w:color="auto"/>
        <w:right w:val="none" w:sz="0" w:space="0" w:color="auto"/>
      </w:divBdr>
    </w:div>
    <w:div w:id="1674339115">
      <w:marLeft w:val="640"/>
      <w:marRight w:val="0"/>
      <w:marTop w:val="0"/>
      <w:marBottom w:val="0"/>
      <w:divBdr>
        <w:top w:val="none" w:sz="0" w:space="0" w:color="auto"/>
        <w:left w:val="none" w:sz="0" w:space="0" w:color="auto"/>
        <w:bottom w:val="none" w:sz="0" w:space="0" w:color="auto"/>
        <w:right w:val="none" w:sz="0" w:space="0" w:color="auto"/>
      </w:divBdr>
    </w:div>
    <w:div w:id="1674411145">
      <w:marLeft w:val="640"/>
      <w:marRight w:val="0"/>
      <w:marTop w:val="0"/>
      <w:marBottom w:val="0"/>
      <w:divBdr>
        <w:top w:val="none" w:sz="0" w:space="0" w:color="auto"/>
        <w:left w:val="none" w:sz="0" w:space="0" w:color="auto"/>
        <w:bottom w:val="none" w:sz="0" w:space="0" w:color="auto"/>
        <w:right w:val="none" w:sz="0" w:space="0" w:color="auto"/>
      </w:divBdr>
    </w:div>
    <w:div w:id="1675255794">
      <w:marLeft w:val="640"/>
      <w:marRight w:val="0"/>
      <w:marTop w:val="0"/>
      <w:marBottom w:val="0"/>
      <w:divBdr>
        <w:top w:val="none" w:sz="0" w:space="0" w:color="auto"/>
        <w:left w:val="none" w:sz="0" w:space="0" w:color="auto"/>
        <w:bottom w:val="none" w:sz="0" w:space="0" w:color="auto"/>
        <w:right w:val="none" w:sz="0" w:space="0" w:color="auto"/>
      </w:divBdr>
    </w:div>
    <w:div w:id="1675379849">
      <w:marLeft w:val="640"/>
      <w:marRight w:val="0"/>
      <w:marTop w:val="0"/>
      <w:marBottom w:val="0"/>
      <w:divBdr>
        <w:top w:val="none" w:sz="0" w:space="0" w:color="auto"/>
        <w:left w:val="none" w:sz="0" w:space="0" w:color="auto"/>
        <w:bottom w:val="none" w:sz="0" w:space="0" w:color="auto"/>
        <w:right w:val="none" w:sz="0" w:space="0" w:color="auto"/>
      </w:divBdr>
    </w:div>
    <w:div w:id="1675959014">
      <w:marLeft w:val="640"/>
      <w:marRight w:val="0"/>
      <w:marTop w:val="0"/>
      <w:marBottom w:val="0"/>
      <w:divBdr>
        <w:top w:val="none" w:sz="0" w:space="0" w:color="auto"/>
        <w:left w:val="none" w:sz="0" w:space="0" w:color="auto"/>
        <w:bottom w:val="none" w:sz="0" w:space="0" w:color="auto"/>
        <w:right w:val="none" w:sz="0" w:space="0" w:color="auto"/>
      </w:divBdr>
    </w:div>
    <w:div w:id="1676763282">
      <w:marLeft w:val="640"/>
      <w:marRight w:val="0"/>
      <w:marTop w:val="0"/>
      <w:marBottom w:val="0"/>
      <w:divBdr>
        <w:top w:val="none" w:sz="0" w:space="0" w:color="auto"/>
        <w:left w:val="none" w:sz="0" w:space="0" w:color="auto"/>
        <w:bottom w:val="none" w:sz="0" w:space="0" w:color="auto"/>
        <w:right w:val="none" w:sz="0" w:space="0" w:color="auto"/>
      </w:divBdr>
    </w:div>
    <w:div w:id="1676960114">
      <w:marLeft w:val="640"/>
      <w:marRight w:val="0"/>
      <w:marTop w:val="0"/>
      <w:marBottom w:val="0"/>
      <w:divBdr>
        <w:top w:val="none" w:sz="0" w:space="0" w:color="auto"/>
        <w:left w:val="none" w:sz="0" w:space="0" w:color="auto"/>
        <w:bottom w:val="none" w:sz="0" w:space="0" w:color="auto"/>
        <w:right w:val="none" w:sz="0" w:space="0" w:color="auto"/>
      </w:divBdr>
    </w:div>
    <w:div w:id="1677806156">
      <w:marLeft w:val="640"/>
      <w:marRight w:val="0"/>
      <w:marTop w:val="0"/>
      <w:marBottom w:val="0"/>
      <w:divBdr>
        <w:top w:val="none" w:sz="0" w:space="0" w:color="auto"/>
        <w:left w:val="none" w:sz="0" w:space="0" w:color="auto"/>
        <w:bottom w:val="none" w:sz="0" w:space="0" w:color="auto"/>
        <w:right w:val="none" w:sz="0" w:space="0" w:color="auto"/>
      </w:divBdr>
    </w:div>
    <w:div w:id="1677999011">
      <w:marLeft w:val="640"/>
      <w:marRight w:val="0"/>
      <w:marTop w:val="0"/>
      <w:marBottom w:val="0"/>
      <w:divBdr>
        <w:top w:val="none" w:sz="0" w:space="0" w:color="auto"/>
        <w:left w:val="none" w:sz="0" w:space="0" w:color="auto"/>
        <w:bottom w:val="none" w:sz="0" w:space="0" w:color="auto"/>
        <w:right w:val="none" w:sz="0" w:space="0" w:color="auto"/>
      </w:divBdr>
    </w:div>
    <w:div w:id="1678144915">
      <w:marLeft w:val="640"/>
      <w:marRight w:val="0"/>
      <w:marTop w:val="0"/>
      <w:marBottom w:val="0"/>
      <w:divBdr>
        <w:top w:val="none" w:sz="0" w:space="0" w:color="auto"/>
        <w:left w:val="none" w:sz="0" w:space="0" w:color="auto"/>
        <w:bottom w:val="none" w:sz="0" w:space="0" w:color="auto"/>
        <w:right w:val="none" w:sz="0" w:space="0" w:color="auto"/>
      </w:divBdr>
    </w:div>
    <w:div w:id="1678802763">
      <w:marLeft w:val="640"/>
      <w:marRight w:val="0"/>
      <w:marTop w:val="0"/>
      <w:marBottom w:val="0"/>
      <w:divBdr>
        <w:top w:val="none" w:sz="0" w:space="0" w:color="auto"/>
        <w:left w:val="none" w:sz="0" w:space="0" w:color="auto"/>
        <w:bottom w:val="none" w:sz="0" w:space="0" w:color="auto"/>
        <w:right w:val="none" w:sz="0" w:space="0" w:color="auto"/>
      </w:divBdr>
    </w:div>
    <w:div w:id="1679111749">
      <w:marLeft w:val="640"/>
      <w:marRight w:val="0"/>
      <w:marTop w:val="0"/>
      <w:marBottom w:val="0"/>
      <w:divBdr>
        <w:top w:val="none" w:sz="0" w:space="0" w:color="auto"/>
        <w:left w:val="none" w:sz="0" w:space="0" w:color="auto"/>
        <w:bottom w:val="none" w:sz="0" w:space="0" w:color="auto"/>
        <w:right w:val="none" w:sz="0" w:space="0" w:color="auto"/>
      </w:divBdr>
    </w:div>
    <w:div w:id="1679885075">
      <w:marLeft w:val="640"/>
      <w:marRight w:val="0"/>
      <w:marTop w:val="0"/>
      <w:marBottom w:val="0"/>
      <w:divBdr>
        <w:top w:val="none" w:sz="0" w:space="0" w:color="auto"/>
        <w:left w:val="none" w:sz="0" w:space="0" w:color="auto"/>
        <w:bottom w:val="none" w:sz="0" w:space="0" w:color="auto"/>
        <w:right w:val="none" w:sz="0" w:space="0" w:color="auto"/>
      </w:divBdr>
    </w:div>
    <w:div w:id="1680086170">
      <w:marLeft w:val="640"/>
      <w:marRight w:val="0"/>
      <w:marTop w:val="0"/>
      <w:marBottom w:val="0"/>
      <w:divBdr>
        <w:top w:val="none" w:sz="0" w:space="0" w:color="auto"/>
        <w:left w:val="none" w:sz="0" w:space="0" w:color="auto"/>
        <w:bottom w:val="none" w:sz="0" w:space="0" w:color="auto"/>
        <w:right w:val="none" w:sz="0" w:space="0" w:color="auto"/>
      </w:divBdr>
    </w:div>
    <w:div w:id="1680934779">
      <w:marLeft w:val="640"/>
      <w:marRight w:val="0"/>
      <w:marTop w:val="0"/>
      <w:marBottom w:val="0"/>
      <w:divBdr>
        <w:top w:val="none" w:sz="0" w:space="0" w:color="auto"/>
        <w:left w:val="none" w:sz="0" w:space="0" w:color="auto"/>
        <w:bottom w:val="none" w:sz="0" w:space="0" w:color="auto"/>
        <w:right w:val="none" w:sz="0" w:space="0" w:color="auto"/>
      </w:divBdr>
    </w:div>
    <w:div w:id="1681468900">
      <w:marLeft w:val="640"/>
      <w:marRight w:val="0"/>
      <w:marTop w:val="0"/>
      <w:marBottom w:val="0"/>
      <w:divBdr>
        <w:top w:val="none" w:sz="0" w:space="0" w:color="auto"/>
        <w:left w:val="none" w:sz="0" w:space="0" w:color="auto"/>
        <w:bottom w:val="none" w:sz="0" w:space="0" w:color="auto"/>
        <w:right w:val="none" w:sz="0" w:space="0" w:color="auto"/>
      </w:divBdr>
    </w:div>
    <w:div w:id="1681929761">
      <w:marLeft w:val="640"/>
      <w:marRight w:val="0"/>
      <w:marTop w:val="0"/>
      <w:marBottom w:val="0"/>
      <w:divBdr>
        <w:top w:val="none" w:sz="0" w:space="0" w:color="auto"/>
        <w:left w:val="none" w:sz="0" w:space="0" w:color="auto"/>
        <w:bottom w:val="none" w:sz="0" w:space="0" w:color="auto"/>
        <w:right w:val="none" w:sz="0" w:space="0" w:color="auto"/>
      </w:divBdr>
    </w:div>
    <w:div w:id="1682125152">
      <w:marLeft w:val="640"/>
      <w:marRight w:val="0"/>
      <w:marTop w:val="0"/>
      <w:marBottom w:val="0"/>
      <w:divBdr>
        <w:top w:val="none" w:sz="0" w:space="0" w:color="auto"/>
        <w:left w:val="none" w:sz="0" w:space="0" w:color="auto"/>
        <w:bottom w:val="none" w:sz="0" w:space="0" w:color="auto"/>
        <w:right w:val="none" w:sz="0" w:space="0" w:color="auto"/>
      </w:divBdr>
    </w:div>
    <w:div w:id="1683166609">
      <w:marLeft w:val="640"/>
      <w:marRight w:val="0"/>
      <w:marTop w:val="0"/>
      <w:marBottom w:val="0"/>
      <w:divBdr>
        <w:top w:val="none" w:sz="0" w:space="0" w:color="auto"/>
        <w:left w:val="none" w:sz="0" w:space="0" w:color="auto"/>
        <w:bottom w:val="none" w:sz="0" w:space="0" w:color="auto"/>
        <w:right w:val="none" w:sz="0" w:space="0" w:color="auto"/>
      </w:divBdr>
    </w:div>
    <w:div w:id="1683388201">
      <w:marLeft w:val="640"/>
      <w:marRight w:val="0"/>
      <w:marTop w:val="0"/>
      <w:marBottom w:val="0"/>
      <w:divBdr>
        <w:top w:val="none" w:sz="0" w:space="0" w:color="auto"/>
        <w:left w:val="none" w:sz="0" w:space="0" w:color="auto"/>
        <w:bottom w:val="none" w:sz="0" w:space="0" w:color="auto"/>
        <w:right w:val="none" w:sz="0" w:space="0" w:color="auto"/>
      </w:divBdr>
    </w:div>
    <w:div w:id="1683510038">
      <w:marLeft w:val="640"/>
      <w:marRight w:val="0"/>
      <w:marTop w:val="0"/>
      <w:marBottom w:val="0"/>
      <w:divBdr>
        <w:top w:val="none" w:sz="0" w:space="0" w:color="auto"/>
        <w:left w:val="none" w:sz="0" w:space="0" w:color="auto"/>
        <w:bottom w:val="none" w:sz="0" w:space="0" w:color="auto"/>
        <w:right w:val="none" w:sz="0" w:space="0" w:color="auto"/>
      </w:divBdr>
    </w:div>
    <w:div w:id="1684933747">
      <w:marLeft w:val="640"/>
      <w:marRight w:val="0"/>
      <w:marTop w:val="0"/>
      <w:marBottom w:val="0"/>
      <w:divBdr>
        <w:top w:val="none" w:sz="0" w:space="0" w:color="auto"/>
        <w:left w:val="none" w:sz="0" w:space="0" w:color="auto"/>
        <w:bottom w:val="none" w:sz="0" w:space="0" w:color="auto"/>
        <w:right w:val="none" w:sz="0" w:space="0" w:color="auto"/>
      </w:divBdr>
    </w:div>
    <w:div w:id="1686783028">
      <w:marLeft w:val="640"/>
      <w:marRight w:val="0"/>
      <w:marTop w:val="0"/>
      <w:marBottom w:val="0"/>
      <w:divBdr>
        <w:top w:val="none" w:sz="0" w:space="0" w:color="auto"/>
        <w:left w:val="none" w:sz="0" w:space="0" w:color="auto"/>
        <w:bottom w:val="none" w:sz="0" w:space="0" w:color="auto"/>
        <w:right w:val="none" w:sz="0" w:space="0" w:color="auto"/>
      </w:divBdr>
    </w:div>
    <w:div w:id="1687054749">
      <w:marLeft w:val="640"/>
      <w:marRight w:val="0"/>
      <w:marTop w:val="0"/>
      <w:marBottom w:val="0"/>
      <w:divBdr>
        <w:top w:val="none" w:sz="0" w:space="0" w:color="auto"/>
        <w:left w:val="none" w:sz="0" w:space="0" w:color="auto"/>
        <w:bottom w:val="none" w:sz="0" w:space="0" w:color="auto"/>
        <w:right w:val="none" w:sz="0" w:space="0" w:color="auto"/>
      </w:divBdr>
    </w:div>
    <w:div w:id="1687096742">
      <w:marLeft w:val="640"/>
      <w:marRight w:val="0"/>
      <w:marTop w:val="0"/>
      <w:marBottom w:val="0"/>
      <w:divBdr>
        <w:top w:val="none" w:sz="0" w:space="0" w:color="auto"/>
        <w:left w:val="none" w:sz="0" w:space="0" w:color="auto"/>
        <w:bottom w:val="none" w:sz="0" w:space="0" w:color="auto"/>
        <w:right w:val="none" w:sz="0" w:space="0" w:color="auto"/>
      </w:divBdr>
    </w:div>
    <w:div w:id="1687248719">
      <w:marLeft w:val="640"/>
      <w:marRight w:val="0"/>
      <w:marTop w:val="0"/>
      <w:marBottom w:val="0"/>
      <w:divBdr>
        <w:top w:val="none" w:sz="0" w:space="0" w:color="auto"/>
        <w:left w:val="none" w:sz="0" w:space="0" w:color="auto"/>
        <w:bottom w:val="none" w:sz="0" w:space="0" w:color="auto"/>
        <w:right w:val="none" w:sz="0" w:space="0" w:color="auto"/>
      </w:divBdr>
    </w:div>
    <w:div w:id="1687824194">
      <w:marLeft w:val="640"/>
      <w:marRight w:val="0"/>
      <w:marTop w:val="0"/>
      <w:marBottom w:val="0"/>
      <w:divBdr>
        <w:top w:val="none" w:sz="0" w:space="0" w:color="auto"/>
        <w:left w:val="none" w:sz="0" w:space="0" w:color="auto"/>
        <w:bottom w:val="none" w:sz="0" w:space="0" w:color="auto"/>
        <w:right w:val="none" w:sz="0" w:space="0" w:color="auto"/>
      </w:divBdr>
    </w:div>
    <w:div w:id="1688022529">
      <w:marLeft w:val="640"/>
      <w:marRight w:val="0"/>
      <w:marTop w:val="0"/>
      <w:marBottom w:val="0"/>
      <w:divBdr>
        <w:top w:val="none" w:sz="0" w:space="0" w:color="auto"/>
        <w:left w:val="none" w:sz="0" w:space="0" w:color="auto"/>
        <w:bottom w:val="none" w:sz="0" w:space="0" w:color="auto"/>
        <w:right w:val="none" w:sz="0" w:space="0" w:color="auto"/>
      </w:divBdr>
    </w:div>
    <w:div w:id="1688169108">
      <w:marLeft w:val="640"/>
      <w:marRight w:val="0"/>
      <w:marTop w:val="0"/>
      <w:marBottom w:val="0"/>
      <w:divBdr>
        <w:top w:val="none" w:sz="0" w:space="0" w:color="auto"/>
        <w:left w:val="none" w:sz="0" w:space="0" w:color="auto"/>
        <w:bottom w:val="none" w:sz="0" w:space="0" w:color="auto"/>
        <w:right w:val="none" w:sz="0" w:space="0" w:color="auto"/>
      </w:divBdr>
    </w:div>
    <w:div w:id="1688411779">
      <w:marLeft w:val="640"/>
      <w:marRight w:val="0"/>
      <w:marTop w:val="0"/>
      <w:marBottom w:val="0"/>
      <w:divBdr>
        <w:top w:val="none" w:sz="0" w:space="0" w:color="auto"/>
        <w:left w:val="none" w:sz="0" w:space="0" w:color="auto"/>
        <w:bottom w:val="none" w:sz="0" w:space="0" w:color="auto"/>
        <w:right w:val="none" w:sz="0" w:space="0" w:color="auto"/>
      </w:divBdr>
    </w:div>
    <w:div w:id="1688481761">
      <w:marLeft w:val="640"/>
      <w:marRight w:val="0"/>
      <w:marTop w:val="0"/>
      <w:marBottom w:val="0"/>
      <w:divBdr>
        <w:top w:val="none" w:sz="0" w:space="0" w:color="auto"/>
        <w:left w:val="none" w:sz="0" w:space="0" w:color="auto"/>
        <w:bottom w:val="none" w:sz="0" w:space="0" w:color="auto"/>
        <w:right w:val="none" w:sz="0" w:space="0" w:color="auto"/>
      </w:divBdr>
    </w:div>
    <w:div w:id="1689019040">
      <w:marLeft w:val="640"/>
      <w:marRight w:val="0"/>
      <w:marTop w:val="0"/>
      <w:marBottom w:val="0"/>
      <w:divBdr>
        <w:top w:val="none" w:sz="0" w:space="0" w:color="auto"/>
        <w:left w:val="none" w:sz="0" w:space="0" w:color="auto"/>
        <w:bottom w:val="none" w:sz="0" w:space="0" w:color="auto"/>
        <w:right w:val="none" w:sz="0" w:space="0" w:color="auto"/>
      </w:divBdr>
    </w:div>
    <w:div w:id="1689138421">
      <w:marLeft w:val="640"/>
      <w:marRight w:val="0"/>
      <w:marTop w:val="0"/>
      <w:marBottom w:val="0"/>
      <w:divBdr>
        <w:top w:val="none" w:sz="0" w:space="0" w:color="auto"/>
        <w:left w:val="none" w:sz="0" w:space="0" w:color="auto"/>
        <w:bottom w:val="none" w:sz="0" w:space="0" w:color="auto"/>
        <w:right w:val="none" w:sz="0" w:space="0" w:color="auto"/>
      </w:divBdr>
    </w:div>
    <w:div w:id="1689210107">
      <w:marLeft w:val="640"/>
      <w:marRight w:val="0"/>
      <w:marTop w:val="0"/>
      <w:marBottom w:val="0"/>
      <w:divBdr>
        <w:top w:val="none" w:sz="0" w:space="0" w:color="auto"/>
        <w:left w:val="none" w:sz="0" w:space="0" w:color="auto"/>
        <w:bottom w:val="none" w:sz="0" w:space="0" w:color="auto"/>
        <w:right w:val="none" w:sz="0" w:space="0" w:color="auto"/>
      </w:divBdr>
    </w:div>
    <w:div w:id="1689522732">
      <w:marLeft w:val="640"/>
      <w:marRight w:val="0"/>
      <w:marTop w:val="0"/>
      <w:marBottom w:val="0"/>
      <w:divBdr>
        <w:top w:val="none" w:sz="0" w:space="0" w:color="auto"/>
        <w:left w:val="none" w:sz="0" w:space="0" w:color="auto"/>
        <w:bottom w:val="none" w:sz="0" w:space="0" w:color="auto"/>
        <w:right w:val="none" w:sz="0" w:space="0" w:color="auto"/>
      </w:divBdr>
    </w:div>
    <w:div w:id="1689870130">
      <w:marLeft w:val="640"/>
      <w:marRight w:val="0"/>
      <w:marTop w:val="0"/>
      <w:marBottom w:val="0"/>
      <w:divBdr>
        <w:top w:val="none" w:sz="0" w:space="0" w:color="auto"/>
        <w:left w:val="none" w:sz="0" w:space="0" w:color="auto"/>
        <w:bottom w:val="none" w:sz="0" w:space="0" w:color="auto"/>
        <w:right w:val="none" w:sz="0" w:space="0" w:color="auto"/>
      </w:divBdr>
    </w:div>
    <w:div w:id="1690719017">
      <w:marLeft w:val="640"/>
      <w:marRight w:val="0"/>
      <w:marTop w:val="0"/>
      <w:marBottom w:val="0"/>
      <w:divBdr>
        <w:top w:val="none" w:sz="0" w:space="0" w:color="auto"/>
        <w:left w:val="none" w:sz="0" w:space="0" w:color="auto"/>
        <w:bottom w:val="none" w:sz="0" w:space="0" w:color="auto"/>
        <w:right w:val="none" w:sz="0" w:space="0" w:color="auto"/>
      </w:divBdr>
    </w:div>
    <w:div w:id="1691561252">
      <w:marLeft w:val="640"/>
      <w:marRight w:val="0"/>
      <w:marTop w:val="0"/>
      <w:marBottom w:val="0"/>
      <w:divBdr>
        <w:top w:val="none" w:sz="0" w:space="0" w:color="auto"/>
        <w:left w:val="none" w:sz="0" w:space="0" w:color="auto"/>
        <w:bottom w:val="none" w:sz="0" w:space="0" w:color="auto"/>
        <w:right w:val="none" w:sz="0" w:space="0" w:color="auto"/>
      </w:divBdr>
    </w:div>
    <w:div w:id="1691563920">
      <w:marLeft w:val="640"/>
      <w:marRight w:val="0"/>
      <w:marTop w:val="0"/>
      <w:marBottom w:val="0"/>
      <w:divBdr>
        <w:top w:val="none" w:sz="0" w:space="0" w:color="auto"/>
        <w:left w:val="none" w:sz="0" w:space="0" w:color="auto"/>
        <w:bottom w:val="none" w:sz="0" w:space="0" w:color="auto"/>
        <w:right w:val="none" w:sz="0" w:space="0" w:color="auto"/>
      </w:divBdr>
    </w:div>
    <w:div w:id="1691567201">
      <w:marLeft w:val="640"/>
      <w:marRight w:val="0"/>
      <w:marTop w:val="0"/>
      <w:marBottom w:val="0"/>
      <w:divBdr>
        <w:top w:val="none" w:sz="0" w:space="0" w:color="auto"/>
        <w:left w:val="none" w:sz="0" w:space="0" w:color="auto"/>
        <w:bottom w:val="none" w:sz="0" w:space="0" w:color="auto"/>
        <w:right w:val="none" w:sz="0" w:space="0" w:color="auto"/>
      </w:divBdr>
    </w:div>
    <w:div w:id="1691644882">
      <w:marLeft w:val="640"/>
      <w:marRight w:val="0"/>
      <w:marTop w:val="0"/>
      <w:marBottom w:val="0"/>
      <w:divBdr>
        <w:top w:val="none" w:sz="0" w:space="0" w:color="auto"/>
        <w:left w:val="none" w:sz="0" w:space="0" w:color="auto"/>
        <w:bottom w:val="none" w:sz="0" w:space="0" w:color="auto"/>
        <w:right w:val="none" w:sz="0" w:space="0" w:color="auto"/>
      </w:divBdr>
    </w:div>
    <w:div w:id="1692298854">
      <w:marLeft w:val="640"/>
      <w:marRight w:val="0"/>
      <w:marTop w:val="0"/>
      <w:marBottom w:val="0"/>
      <w:divBdr>
        <w:top w:val="none" w:sz="0" w:space="0" w:color="auto"/>
        <w:left w:val="none" w:sz="0" w:space="0" w:color="auto"/>
        <w:bottom w:val="none" w:sz="0" w:space="0" w:color="auto"/>
        <w:right w:val="none" w:sz="0" w:space="0" w:color="auto"/>
      </w:divBdr>
    </w:div>
    <w:div w:id="1693532581">
      <w:marLeft w:val="640"/>
      <w:marRight w:val="0"/>
      <w:marTop w:val="0"/>
      <w:marBottom w:val="0"/>
      <w:divBdr>
        <w:top w:val="none" w:sz="0" w:space="0" w:color="auto"/>
        <w:left w:val="none" w:sz="0" w:space="0" w:color="auto"/>
        <w:bottom w:val="none" w:sz="0" w:space="0" w:color="auto"/>
        <w:right w:val="none" w:sz="0" w:space="0" w:color="auto"/>
      </w:divBdr>
    </w:div>
    <w:div w:id="1693728133">
      <w:marLeft w:val="640"/>
      <w:marRight w:val="0"/>
      <w:marTop w:val="0"/>
      <w:marBottom w:val="0"/>
      <w:divBdr>
        <w:top w:val="none" w:sz="0" w:space="0" w:color="auto"/>
        <w:left w:val="none" w:sz="0" w:space="0" w:color="auto"/>
        <w:bottom w:val="none" w:sz="0" w:space="0" w:color="auto"/>
        <w:right w:val="none" w:sz="0" w:space="0" w:color="auto"/>
      </w:divBdr>
    </w:div>
    <w:div w:id="1694112034">
      <w:marLeft w:val="640"/>
      <w:marRight w:val="0"/>
      <w:marTop w:val="0"/>
      <w:marBottom w:val="0"/>
      <w:divBdr>
        <w:top w:val="none" w:sz="0" w:space="0" w:color="auto"/>
        <w:left w:val="none" w:sz="0" w:space="0" w:color="auto"/>
        <w:bottom w:val="none" w:sz="0" w:space="0" w:color="auto"/>
        <w:right w:val="none" w:sz="0" w:space="0" w:color="auto"/>
      </w:divBdr>
    </w:div>
    <w:div w:id="1694379327">
      <w:marLeft w:val="640"/>
      <w:marRight w:val="0"/>
      <w:marTop w:val="0"/>
      <w:marBottom w:val="0"/>
      <w:divBdr>
        <w:top w:val="none" w:sz="0" w:space="0" w:color="auto"/>
        <w:left w:val="none" w:sz="0" w:space="0" w:color="auto"/>
        <w:bottom w:val="none" w:sz="0" w:space="0" w:color="auto"/>
        <w:right w:val="none" w:sz="0" w:space="0" w:color="auto"/>
      </w:divBdr>
    </w:div>
    <w:div w:id="1694454406">
      <w:marLeft w:val="640"/>
      <w:marRight w:val="0"/>
      <w:marTop w:val="0"/>
      <w:marBottom w:val="0"/>
      <w:divBdr>
        <w:top w:val="none" w:sz="0" w:space="0" w:color="auto"/>
        <w:left w:val="none" w:sz="0" w:space="0" w:color="auto"/>
        <w:bottom w:val="none" w:sz="0" w:space="0" w:color="auto"/>
        <w:right w:val="none" w:sz="0" w:space="0" w:color="auto"/>
      </w:divBdr>
    </w:div>
    <w:div w:id="1696691300">
      <w:marLeft w:val="640"/>
      <w:marRight w:val="0"/>
      <w:marTop w:val="0"/>
      <w:marBottom w:val="0"/>
      <w:divBdr>
        <w:top w:val="none" w:sz="0" w:space="0" w:color="auto"/>
        <w:left w:val="none" w:sz="0" w:space="0" w:color="auto"/>
        <w:bottom w:val="none" w:sz="0" w:space="0" w:color="auto"/>
        <w:right w:val="none" w:sz="0" w:space="0" w:color="auto"/>
      </w:divBdr>
    </w:div>
    <w:div w:id="1696886953">
      <w:marLeft w:val="640"/>
      <w:marRight w:val="0"/>
      <w:marTop w:val="0"/>
      <w:marBottom w:val="0"/>
      <w:divBdr>
        <w:top w:val="none" w:sz="0" w:space="0" w:color="auto"/>
        <w:left w:val="none" w:sz="0" w:space="0" w:color="auto"/>
        <w:bottom w:val="none" w:sz="0" w:space="0" w:color="auto"/>
        <w:right w:val="none" w:sz="0" w:space="0" w:color="auto"/>
      </w:divBdr>
    </w:div>
    <w:div w:id="1697341004">
      <w:marLeft w:val="640"/>
      <w:marRight w:val="0"/>
      <w:marTop w:val="0"/>
      <w:marBottom w:val="0"/>
      <w:divBdr>
        <w:top w:val="none" w:sz="0" w:space="0" w:color="auto"/>
        <w:left w:val="none" w:sz="0" w:space="0" w:color="auto"/>
        <w:bottom w:val="none" w:sz="0" w:space="0" w:color="auto"/>
        <w:right w:val="none" w:sz="0" w:space="0" w:color="auto"/>
      </w:divBdr>
    </w:div>
    <w:div w:id="1698042114">
      <w:marLeft w:val="640"/>
      <w:marRight w:val="0"/>
      <w:marTop w:val="0"/>
      <w:marBottom w:val="0"/>
      <w:divBdr>
        <w:top w:val="none" w:sz="0" w:space="0" w:color="auto"/>
        <w:left w:val="none" w:sz="0" w:space="0" w:color="auto"/>
        <w:bottom w:val="none" w:sz="0" w:space="0" w:color="auto"/>
        <w:right w:val="none" w:sz="0" w:space="0" w:color="auto"/>
      </w:divBdr>
    </w:div>
    <w:div w:id="1699043988">
      <w:marLeft w:val="640"/>
      <w:marRight w:val="0"/>
      <w:marTop w:val="0"/>
      <w:marBottom w:val="0"/>
      <w:divBdr>
        <w:top w:val="none" w:sz="0" w:space="0" w:color="auto"/>
        <w:left w:val="none" w:sz="0" w:space="0" w:color="auto"/>
        <w:bottom w:val="none" w:sz="0" w:space="0" w:color="auto"/>
        <w:right w:val="none" w:sz="0" w:space="0" w:color="auto"/>
      </w:divBdr>
    </w:div>
    <w:div w:id="1699622184">
      <w:marLeft w:val="640"/>
      <w:marRight w:val="0"/>
      <w:marTop w:val="0"/>
      <w:marBottom w:val="0"/>
      <w:divBdr>
        <w:top w:val="none" w:sz="0" w:space="0" w:color="auto"/>
        <w:left w:val="none" w:sz="0" w:space="0" w:color="auto"/>
        <w:bottom w:val="none" w:sz="0" w:space="0" w:color="auto"/>
        <w:right w:val="none" w:sz="0" w:space="0" w:color="auto"/>
      </w:divBdr>
    </w:div>
    <w:div w:id="1700005789">
      <w:marLeft w:val="640"/>
      <w:marRight w:val="0"/>
      <w:marTop w:val="0"/>
      <w:marBottom w:val="0"/>
      <w:divBdr>
        <w:top w:val="none" w:sz="0" w:space="0" w:color="auto"/>
        <w:left w:val="none" w:sz="0" w:space="0" w:color="auto"/>
        <w:bottom w:val="none" w:sz="0" w:space="0" w:color="auto"/>
        <w:right w:val="none" w:sz="0" w:space="0" w:color="auto"/>
      </w:divBdr>
    </w:div>
    <w:div w:id="1700743710">
      <w:marLeft w:val="640"/>
      <w:marRight w:val="0"/>
      <w:marTop w:val="0"/>
      <w:marBottom w:val="0"/>
      <w:divBdr>
        <w:top w:val="none" w:sz="0" w:space="0" w:color="auto"/>
        <w:left w:val="none" w:sz="0" w:space="0" w:color="auto"/>
        <w:bottom w:val="none" w:sz="0" w:space="0" w:color="auto"/>
        <w:right w:val="none" w:sz="0" w:space="0" w:color="auto"/>
      </w:divBdr>
    </w:div>
    <w:div w:id="1701084679">
      <w:marLeft w:val="640"/>
      <w:marRight w:val="0"/>
      <w:marTop w:val="0"/>
      <w:marBottom w:val="0"/>
      <w:divBdr>
        <w:top w:val="none" w:sz="0" w:space="0" w:color="auto"/>
        <w:left w:val="none" w:sz="0" w:space="0" w:color="auto"/>
        <w:bottom w:val="none" w:sz="0" w:space="0" w:color="auto"/>
        <w:right w:val="none" w:sz="0" w:space="0" w:color="auto"/>
      </w:divBdr>
    </w:div>
    <w:div w:id="1702634612">
      <w:marLeft w:val="640"/>
      <w:marRight w:val="0"/>
      <w:marTop w:val="0"/>
      <w:marBottom w:val="0"/>
      <w:divBdr>
        <w:top w:val="none" w:sz="0" w:space="0" w:color="auto"/>
        <w:left w:val="none" w:sz="0" w:space="0" w:color="auto"/>
        <w:bottom w:val="none" w:sz="0" w:space="0" w:color="auto"/>
        <w:right w:val="none" w:sz="0" w:space="0" w:color="auto"/>
      </w:divBdr>
    </w:div>
    <w:div w:id="1703431719">
      <w:marLeft w:val="640"/>
      <w:marRight w:val="0"/>
      <w:marTop w:val="0"/>
      <w:marBottom w:val="0"/>
      <w:divBdr>
        <w:top w:val="none" w:sz="0" w:space="0" w:color="auto"/>
        <w:left w:val="none" w:sz="0" w:space="0" w:color="auto"/>
        <w:bottom w:val="none" w:sz="0" w:space="0" w:color="auto"/>
        <w:right w:val="none" w:sz="0" w:space="0" w:color="auto"/>
      </w:divBdr>
    </w:div>
    <w:div w:id="1704283025">
      <w:marLeft w:val="640"/>
      <w:marRight w:val="0"/>
      <w:marTop w:val="0"/>
      <w:marBottom w:val="0"/>
      <w:divBdr>
        <w:top w:val="none" w:sz="0" w:space="0" w:color="auto"/>
        <w:left w:val="none" w:sz="0" w:space="0" w:color="auto"/>
        <w:bottom w:val="none" w:sz="0" w:space="0" w:color="auto"/>
        <w:right w:val="none" w:sz="0" w:space="0" w:color="auto"/>
      </w:divBdr>
    </w:div>
    <w:div w:id="1704400134">
      <w:marLeft w:val="640"/>
      <w:marRight w:val="0"/>
      <w:marTop w:val="0"/>
      <w:marBottom w:val="0"/>
      <w:divBdr>
        <w:top w:val="none" w:sz="0" w:space="0" w:color="auto"/>
        <w:left w:val="none" w:sz="0" w:space="0" w:color="auto"/>
        <w:bottom w:val="none" w:sz="0" w:space="0" w:color="auto"/>
        <w:right w:val="none" w:sz="0" w:space="0" w:color="auto"/>
      </w:divBdr>
    </w:div>
    <w:div w:id="1704479100">
      <w:marLeft w:val="640"/>
      <w:marRight w:val="0"/>
      <w:marTop w:val="0"/>
      <w:marBottom w:val="0"/>
      <w:divBdr>
        <w:top w:val="none" w:sz="0" w:space="0" w:color="auto"/>
        <w:left w:val="none" w:sz="0" w:space="0" w:color="auto"/>
        <w:bottom w:val="none" w:sz="0" w:space="0" w:color="auto"/>
        <w:right w:val="none" w:sz="0" w:space="0" w:color="auto"/>
      </w:divBdr>
    </w:div>
    <w:div w:id="1704481019">
      <w:marLeft w:val="640"/>
      <w:marRight w:val="0"/>
      <w:marTop w:val="0"/>
      <w:marBottom w:val="0"/>
      <w:divBdr>
        <w:top w:val="none" w:sz="0" w:space="0" w:color="auto"/>
        <w:left w:val="none" w:sz="0" w:space="0" w:color="auto"/>
        <w:bottom w:val="none" w:sz="0" w:space="0" w:color="auto"/>
        <w:right w:val="none" w:sz="0" w:space="0" w:color="auto"/>
      </w:divBdr>
    </w:div>
    <w:div w:id="1704750651">
      <w:marLeft w:val="640"/>
      <w:marRight w:val="0"/>
      <w:marTop w:val="0"/>
      <w:marBottom w:val="0"/>
      <w:divBdr>
        <w:top w:val="none" w:sz="0" w:space="0" w:color="auto"/>
        <w:left w:val="none" w:sz="0" w:space="0" w:color="auto"/>
        <w:bottom w:val="none" w:sz="0" w:space="0" w:color="auto"/>
        <w:right w:val="none" w:sz="0" w:space="0" w:color="auto"/>
      </w:divBdr>
    </w:div>
    <w:div w:id="1704793134">
      <w:marLeft w:val="640"/>
      <w:marRight w:val="0"/>
      <w:marTop w:val="0"/>
      <w:marBottom w:val="0"/>
      <w:divBdr>
        <w:top w:val="none" w:sz="0" w:space="0" w:color="auto"/>
        <w:left w:val="none" w:sz="0" w:space="0" w:color="auto"/>
        <w:bottom w:val="none" w:sz="0" w:space="0" w:color="auto"/>
        <w:right w:val="none" w:sz="0" w:space="0" w:color="auto"/>
      </w:divBdr>
    </w:div>
    <w:div w:id="1705473571">
      <w:marLeft w:val="640"/>
      <w:marRight w:val="0"/>
      <w:marTop w:val="0"/>
      <w:marBottom w:val="0"/>
      <w:divBdr>
        <w:top w:val="none" w:sz="0" w:space="0" w:color="auto"/>
        <w:left w:val="none" w:sz="0" w:space="0" w:color="auto"/>
        <w:bottom w:val="none" w:sz="0" w:space="0" w:color="auto"/>
        <w:right w:val="none" w:sz="0" w:space="0" w:color="auto"/>
      </w:divBdr>
    </w:div>
    <w:div w:id="1706054127">
      <w:marLeft w:val="640"/>
      <w:marRight w:val="0"/>
      <w:marTop w:val="0"/>
      <w:marBottom w:val="0"/>
      <w:divBdr>
        <w:top w:val="none" w:sz="0" w:space="0" w:color="auto"/>
        <w:left w:val="none" w:sz="0" w:space="0" w:color="auto"/>
        <w:bottom w:val="none" w:sz="0" w:space="0" w:color="auto"/>
        <w:right w:val="none" w:sz="0" w:space="0" w:color="auto"/>
      </w:divBdr>
    </w:div>
    <w:div w:id="1706102436">
      <w:marLeft w:val="640"/>
      <w:marRight w:val="0"/>
      <w:marTop w:val="0"/>
      <w:marBottom w:val="0"/>
      <w:divBdr>
        <w:top w:val="none" w:sz="0" w:space="0" w:color="auto"/>
        <w:left w:val="none" w:sz="0" w:space="0" w:color="auto"/>
        <w:bottom w:val="none" w:sz="0" w:space="0" w:color="auto"/>
        <w:right w:val="none" w:sz="0" w:space="0" w:color="auto"/>
      </w:divBdr>
    </w:div>
    <w:div w:id="1706563152">
      <w:marLeft w:val="640"/>
      <w:marRight w:val="0"/>
      <w:marTop w:val="0"/>
      <w:marBottom w:val="0"/>
      <w:divBdr>
        <w:top w:val="none" w:sz="0" w:space="0" w:color="auto"/>
        <w:left w:val="none" w:sz="0" w:space="0" w:color="auto"/>
        <w:bottom w:val="none" w:sz="0" w:space="0" w:color="auto"/>
        <w:right w:val="none" w:sz="0" w:space="0" w:color="auto"/>
      </w:divBdr>
    </w:div>
    <w:div w:id="1706709325">
      <w:marLeft w:val="640"/>
      <w:marRight w:val="0"/>
      <w:marTop w:val="0"/>
      <w:marBottom w:val="0"/>
      <w:divBdr>
        <w:top w:val="none" w:sz="0" w:space="0" w:color="auto"/>
        <w:left w:val="none" w:sz="0" w:space="0" w:color="auto"/>
        <w:bottom w:val="none" w:sz="0" w:space="0" w:color="auto"/>
        <w:right w:val="none" w:sz="0" w:space="0" w:color="auto"/>
      </w:divBdr>
    </w:div>
    <w:div w:id="1707367008">
      <w:marLeft w:val="640"/>
      <w:marRight w:val="0"/>
      <w:marTop w:val="0"/>
      <w:marBottom w:val="0"/>
      <w:divBdr>
        <w:top w:val="none" w:sz="0" w:space="0" w:color="auto"/>
        <w:left w:val="none" w:sz="0" w:space="0" w:color="auto"/>
        <w:bottom w:val="none" w:sz="0" w:space="0" w:color="auto"/>
        <w:right w:val="none" w:sz="0" w:space="0" w:color="auto"/>
      </w:divBdr>
    </w:div>
    <w:div w:id="1707875225">
      <w:marLeft w:val="640"/>
      <w:marRight w:val="0"/>
      <w:marTop w:val="0"/>
      <w:marBottom w:val="0"/>
      <w:divBdr>
        <w:top w:val="none" w:sz="0" w:space="0" w:color="auto"/>
        <w:left w:val="none" w:sz="0" w:space="0" w:color="auto"/>
        <w:bottom w:val="none" w:sz="0" w:space="0" w:color="auto"/>
        <w:right w:val="none" w:sz="0" w:space="0" w:color="auto"/>
      </w:divBdr>
    </w:div>
    <w:div w:id="1708023023">
      <w:marLeft w:val="640"/>
      <w:marRight w:val="0"/>
      <w:marTop w:val="0"/>
      <w:marBottom w:val="0"/>
      <w:divBdr>
        <w:top w:val="none" w:sz="0" w:space="0" w:color="auto"/>
        <w:left w:val="none" w:sz="0" w:space="0" w:color="auto"/>
        <w:bottom w:val="none" w:sz="0" w:space="0" w:color="auto"/>
        <w:right w:val="none" w:sz="0" w:space="0" w:color="auto"/>
      </w:divBdr>
    </w:div>
    <w:div w:id="1708065648">
      <w:marLeft w:val="640"/>
      <w:marRight w:val="0"/>
      <w:marTop w:val="0"/>
      <w:marBottom w:val="0"/>
      <w:divBdr>
        <w:top w:val="none" w:sz="0" w:space="0" w:color="auto"/>
        <w:left w:val="none" w:sz="0" w:space="0" w:color="auto"/>
        <w:bottom w:val="none" w:sz="0" w:space="0" w:color="auto"/>
        <w:right w:val="none" w:sz="0" w:space="0" w:color="auto"/>
      </w:divBdr>
    </w:div>
    <w:div w:id="1708947256">
      <w:marLeft w:val="640"/>
      <w:marRight w:val="0"/>
      <w:marTop w:val="0"/>
      <w:marBottom w:val="0"/>
      <w:divBdr>
        <w:top w:val="none" w:sz="0" w:space="0" w:color="auto"/>
        <w:left w:val="none" w:sz="0" w:space="0" w:color="auto"/>
        <w:bottom w:val="none" w:sz="0" w:space="0" w:color="auto"/>
        <w:right w:val="none" w:sz="0" w:space="0" w:color="auto"/>
      </w:divBdr>
    </w:div>
    <w:div w:id="1709261685">
      <w:marLeft w:val="640"/>
      <w:marRight w:val="0"/>
      <w:marTop w:val="0"/>
      <w:marBottom w:val="0"/>
      <w:divBdr>
        <w:top w:val="none" w:sz="0" w:space="0" w:color="auto"/>
        <w:left w:val="none" w:sz="0" w:space="0" w:color="auto"/>
        <w:bottom w:val="none" w:sz="0" w:space="0" w:color="auto"/>
        <w:right w:val="none" w:sz="0" w:space="0" w:color="auto"/>
      </w:divBdr>
    </w:div>
    <w:div w:id="1710107467">
      <w:marLeft w:val="640"/>
      <w:marRight w:val="0"/>
      <w:marTop w:val="0"/>
      <w:marBottom w:val="0"/>
      <w:divBdr>
        <w:top w:val="none" w:sz="0" w:space="0" w:color="auto"/>
        <w:left w:val="none" w:sz="0" w:space="0" w:color="auto"/>
        <w:bottom w:val="none" w:sz="0" w:space="0" w:color="auto"/>
        <w:right w:val="none" w:sz="0" w:space="0" w:color="auto"/>
      </w:divBdr>
    </w:div>
    <w:div w:id="1710450407">
      <w:marLeft w:val="640"/>
      <w:marRight w:val="0"/>
      <w:marTop w:val="0"/>
      <w:marBottom w:val="0"/>
      <w:divBdr>
        <w:top w:val="none" w:sz="0" w:space="0" w:color="auto"/>
        <w:left w:val="none" w:sz="0" w:space="0" w:color="auto"/>
        <w:bottom w:val="none" w:sz="0" w:space="0" w:color="auto"/>
        <w:right w:val="none" w:sz="0" w:space="0" w:color="auto"/>
      </w:divBdr>
    </w:div>
    <w:div w:id="1710954086">
      <w:marLeft w:val="640"/>
      <w:marRight w:val="0"/>
      <w:marTop w:val="0"/>
      <w:marBottom w:val="0"/>
      <w:divBdr>
        <w:top w:val="none" w:sz="0" w:space="0" w:color="auto"/>
        <w:left w:val="none" w:sz="0" w:space="0" w:color="auto"/>
        <w:bottom w:val="none" w:sz="0" w:space="0" w:color="auto"/>
        <w:right w:val="none" w:sz="0" w:space="0" w:color="auto"/>
      </w:divBdr>
    </w:div>
    <w:div w:id="1711109328">
      <w:marLeft w:val="480"/>
      <w:marRight w:val="0"/>
      <w:marTop w:val="0"/>
      <w:marBottom w:val="0"/>
      <w:divBdr>
        <w:top w:val="none" w:sz="0" w:space="0" w:color="auto"/>
        <w:left w:val="none" w:sz="0" w:space="0" w:color="auto"/>
        <w:bottom w:val="none" w:sz="0" w:space="0" w:color="auto"/>
        <w:right w:val="none" w:sz="0" w:space="0" w:color="auto"/>
      </w:divBdr>
    </w:div>
    <w:div w:id="1711832093">
      <w:marLeft w:val="640"/>
      <w:marRight w:val="0"/>
      <w:marTop w:val="0"/>
      <w:marBottom w:val="0"/>
      <w:divBdr>
        <w:top w:val="none" w:sz="0" w:space="0" w:color="auto"/>
        <w:left w:val="none" w:sz="0" w:space="0" w:color="auto"/>
        <w:bottom w:val="none" w:sz="0" w:space="0" w:color="auto"/>
        <w:right w:val="none" w:sz="0" w:space="0" w:color="auto"/>
      </w:divBdr>
    </w:div>
    <w:div w:id="1712071661">
      <w:marLeft w:val="640"/>
      <w:marRight w:val="0"/>
      <w:marTop w:val="0"/>
      <w:marBottom w:val="0"/>
      <w:divBdr>
        <w:top w:val="none" w:sz="0" w:space="0" w:color="auto"/>
        <w:left w:val="none" w:sz="0" w:space="0" w:color="auto"/>
        <w:bottom w:val="none" w:sz="0" w:space="0" w:color="auto"/>
        <w:right w:val="none" w:sz="0" w:space="0" w:color="auto"/>
      </w:divBdr>
    </w:div>
    <w:div w:id="1712420827">
      <w:marLeft w:val="640"/>
      <w:marRight w:val="0"/>
      <w:marTop w:val="0"/>
      <w:marBottom w:val="0"/>
      <w:divBdr>
        <w:top w:val="none" w:sz="0" w:space="0" w:color="auto"/>
        <w:left w:val="none" w:sz="0" w:space="0" w:color="auto"/>
        <w:bottom w:val="none" w:sz="0" w:space="0" w:color="auto"/>
        <w:right w:val="none" w:sz="0" w:space="0" w:color="auto"/>
      </w:divBdr>
    </w:div>
    <w:div w:id="1712800009">
      <w:marLeft w:val="640"/>
      <w:marRight w:val="0"/>
      <w:marTop w:val="0"/>
      <w:marBottom w:val="0"/>
      <w:divBdr>
        <w:top w:val="none" w:sz="0" w:space="0" w:color="auto"/>
        <w:left w:val="none" w:sz="0" w:space="0" w:color="auto"/>
        <w:bottom w:val="none" w:sz="0" w:space="0" w:color="auto"/>
        <w:right w:val="none" w:sz="0" w:space="0" w:color="auto"/>
      </w:divBdr>
    </w:div>
    <w:div w:id="1712877380">
      <w:marLeft w:val="640"/>
      <w:marRight w:val="0"/>
      <w:marTop w:val="0"/>
      <w:marBottom w:val="0"/>
      <w:divBdr>
        <w:top w:val="none" w:sz="0" w:space="0" w:color="auto"/>
        <w:left w:val="none" w:sz="0" w:space="0" w:color="auto"/>
        <w:bottom w:val="none" w:sz="0" w:space="0" w:color="auto"/>
        <w:right w:val="none" w:sz="0" w:space="0" w:color="auto"/>
      </w:divBdr>
    </w:div>
    <w:div w:id="1713000787">
      <w:marLeft w:val="640"/>
      <w:marRight w:val="0"/>
      <w:marTop w:val="0"/>
      <w:marBottom w:val="0"/>
      <w:divBdr>
        <w:top w:val="none" w:sz="0" w:space="0" w:color="auto"/>
        <w:left w:val="none" w:sz="0" w:space="0" w:color="auto"/>
        <w:bottom w:val="none" w:sz="0" w:space="0" w:color="auto"/>
        <w:right w:val="none" w:sz="0" w:space="0" w:color="auto"/>
      </w:divBdr>
    </w:div>
    <w:div w:id="1713337961">
      <w:marLeft w:val="640"/>
      <w:marRight w:val="0"/>
      <w:marTop w:val="0"/>
      <w:marBottom w:val="0"/>
      <w:divBdr>
        <w:top w:val="none" w:sz="0" w:space="0" w:color="auto"/>
        <w:left w:val="none" w:sz="0" w:space="0" w:color="auto"/>
        <w:bottom w:val="none" w:sz="0" w:space="0" w:color="auto"/>
        <w:right w:val="none" w:sz="0" w:space="0" w:color="auto"/>
      </w:divBdr>
    </w:div>
    <w:div w:id="1713921702">
      <w:marLeft w:val="640"/>
      <w:marRight w:val="0"/>
      <w:marTop w:val="0"/>
      <w:marBottom w:val="0"/>
      <w:divBdr>
        <w:top w:val="none" w:sz="0" w:space="0" w:color="auto"/>
        <w:left w:val="none" w:sz="0" w:space="0" w:color="auto"/>
        <w:bottom w:val="none" w:sz="0" w:space="0" w:color="auto"/>
        <w:right w:val="none" w:sz="0" w:space="0" w:color="auto"/>
      </w:divBdr>
    </w:div>
    <w:div w:id="1714229701">
      <w:marLeft w:val="640"/>
      <w:marRight w:val="0"/>
      <w:marTop w:val="0"/>
      <w:marBottom w:val="0"/>
      <w:divBdr>
        <w:top w:val="none" w:sz="0" w:space="0" w:color="auto"/>
        <w:left w:val="none" w:sz="0" w:space="0" w:color="auto"/>
        <w:bottom w:val="none" w:sz="0" w:space="0" w:color="auto"/>
        <w:right w:val="none" w:sz="0" w:space="0" w:color="auto"/>
      </w:divBdr>
    </w:div>
    <w:div w:id="1714234179">
      <w:marLeft w:val="640"/>
      <w:marRight w:val="0"/>
      <w:marTop w:val="0"/>
      <w:marBottom w:val="0"/>
      <w:divBdr>
        <w:top w:val="none" w:sz="0" w:space="0" w:color="auto"/>
        <w:left w:val="none" w:sz="0" w:space="0" w:color="auto"/>
        <w:bottom w:val="none" w:sz="0" w:space="0" w:color="auto"/>
        <w:right w:val="none" w:sz="0" w:space="0" w:color="auto"/>
      </w:divBdr>
    </w:div>
    <w:div w:id="1714647071">
      <w:marLeft w:val="640"/>
      <w:marRight w:val="0"/>
      <w:marTop w:val="0"/>
      <w:marBottom w:val="0"/>
      <w:divBdr>
        <w:top w:val="none" w:sz="0" w:space="0" w:color="auto"/>
        <w:left w:val="none" w:sz="0" w:space="0" w:color="auto"/>
        <w:bottom w:val="none" w:sz="0" w:space="0" w:color="auto"/>
        <w:right w:val="none" w:sz="0" w:space="0" w:color="auto"/>
      </w:divBdr>
    </w:div>
    <w:div w:id="1715159766">
      <w:marLeft w:val="640"/>
      <w:marRight w:val="0"/>
      <w:marTop w:val="0"/>
      <w:marBottom w:val="0"/>
      <w:divBdr>
        <w:top w:val="none" w:sz="0" w:space="0" w:color="auto"/>
        <w:left w:val="none" w:sz="0" w:space="0" w:color="auto"/>
        <w:bottom w:val="none" w:sz="0" w:space="0" w:color="auto"/>
        <w:right w:val="none" w:sz="0" w:space="0" w:color="auto"/>
      </w:divBdr>
    </w:div>
    <w:div w:id="1715814069">
      <w:marLeft w:val="640"/>
      <w:marRight w:val="0"/>
      <w:marTop w:val="0"/>
      <w:marBottom w:val="0"/>
      <w:divBdr>
        <w:top w:val="none" w:sz="0" w:space="0" w:color="auto"/>
        <w:left w:val="none" w:sz="0" w:space="0" w:color="auto"/>
        <w:bottom w:val="none" w:sz="0" w:space="0" w:color="auto"/>
        <w:right w:val="none" w:sz="0" w:space="0" w:color="auto"/>
      </w:divBdr>
    </w:div>
    <w:div w:id="1716000178">
      <w:marLeft w:val="640"/>
      <w:marRight w:val="0"/>
      <w:marTop w:val="0"/>
      <w:marBottom w:val="0"/>
      <w:divBdr>
        <w:top w:val="none" w:sz="0" w:space="0" w:color="auto"/>
        <w:left w:val="none" w:sz="0" w:space="0" w:color="auto"/>
        <w:bottom w:val="none" w:sz="0" w:space="0" w:color="auto"/>
        <w:right w:val="none" w:sz="0" w:space="0" w:color="auto"/>
      </w:divBdr>
    </w:div>
    <w:div w:id="1716199367">
      <w:marLeft w:val="640"/>
      <w:marRight w:val="0"/>
      <w:marTop w:val="0"/>
      <w:marBottom w:val="0"/>
      <w:divBdr>
        <w:top w:val="none" w:sz="0" w:space="0" w:color="auto"/>
        <w:left w:val="none" w:sz="0" w:space="0" w:color="auto"/>
        <w:bottom w:val="none" w:sz="0" w:space="0" w:color="auto"/>
        <w:right w:val="none" w:sz="0" w:space="0" w:color="auto"/>
      </w:divBdr>
    </w:div>
    <w:div w:id="1716276831">
      <w:marLeft w:val="640"/>
      <w:marRight w:val="0"/>
      <w:marTop w:val="0"/>
      <w:marBottom w:val="0"/>
      <w:divBdr>
        <w:top w:val="none" w:sz="0" w:space="0" w:color="auto"/>
        <w:left w:val="none" w:sz="0" w:space="0" w:color="auto"/>
        <w:bottom w:val="none" w:sz="0" w:space="0" w:color="auto"/>
        <w:right w:val="none" w:sz="0" w:space="0" w:color="auto"/>
      </w:divBdr>
    </w:div>
    <w:div w:id="1716734530">
      <w:marLeft w:val="640"/>
      <w:marRight w:val="0"/>
      <w:marTop w:val="0"/>
      <w:marBottom w:val="0"/>
      <w:divBdr>
        <w:top w:val="none" w:sz="0" w:space="0" w:color="auto"/>
        <w:left w:val="none" w:sz="0" w:space="0" w:color="auto"/>
        <w:bottom w:val="none" w:sz="0" w:space="0" w:color="auto"/>
        <w:right w:val="none" w:sz="0" w:space="0" w:color="auto"/>
      </w:divBdr>
    </w:div>
    <w:div w:id="1717122104">
      <w:marLeft w:val="640"/>
      <w:marRight w:val="0"/>
      <w:marTop w:val="0"/>
      <w:marBottom w:val="0"/>
      <w:divBdr>
        <w:top w:val="none" w:sz="0" w:space="0" w:color="auto"/>
        <w:left w:val="none" w:sz="0" w:space="0" w:color="auto"/>
        <w:bottom w:val="none" w:sz="0" w:space="0" w:color="auto"/>
        <w:right w:val="none" w:sz="0" w:space="0" w:color="auto"/>
      </w:divBdr>
    </w:div>
    <w:div w:id="1717315869">
      <w:marLeft w:val="640"/>
      <w:marRight w:val="0"/>
      <w:marTop w:val="0"/>
      <w:marBottom w:val="0"/>
      <w:divBdr>
        <w:top w:val="none" w:sz="0" w:space="0" w:color="auto"/>
        <w:left w:val="none" w:sz="0" w:space="0" w:color="auto"/>
        <w:bottom w:val="none" w:sz="0" w:space="0" w:color="auto"/>
        <w:right w:val="none" w:sz="0" w:space="0" w:color="auto"/>
      </w:divBdr>
    </w:div>
    <w:div w:id="1717466290">
      <w:marLeft w:val="640"/>
      <w:marRight w:val="0"/>
      <w:marTop w:val="0"/>
      <w:marBottom w:val="0"/>
      <w:divBdr>
        <w:top w:val="none" w:sz="0" w:space="0" w:color="auto"/>
        <w:left w:val="none" w:sz="0" w:space="0" w:color="auto"/>
        <w:bottom w:val="none" w:sz="0" w:space="0" w:color="auto"/>
        <w:right w:val="none" w:sz="0" w:space="0" w:color="auto"/>
      </w:divBdr>
    </w:div>
    <w:div w:id="1717657528">
      <w:marLeft w:val="640"/>
      <w:marRight w:val="0"/>
      <w:marTop w:val="0"/>
      <w:marBottom w:val="0"/>
      <w:divBdr>
        <w:top w:val="none" w:sz="0" w:space="0" w:color="auto"/>
        <w:left w:val="none" w:sz="0" w:space="0" w:color="auto"/>
        <w:bottom w:val="none" w:sz="0" w:space="0" w:color="auto"/>
        <w:right w:val="none" w:sz="0" w:space="0" w:color="auto"/>
      </w:divBdr>
    </w:div>
    <w:div w:id="1718122578">
      <w:marLeft w:val="640"/>
      <w:marRight w:val="0"/>
      <w:marTop w:val="0"/>
      <w:marBottom w:val="0"/>
      <w:divBdr>
        <w:top w:val="none" w:sz="0" w:space="0" w:color="auto"/>
        <w:left w:val="none" w:sz="0" w:space="0" w:color="auto"/>
        <w:bottom w:val="none" w:sz="0" w:space="0" w:color="auto"/>
        <w:right w:val="none" w:sz="0" w:space="0" w:color="auto"/>
      </w:divBdr>
    </w:div>
    <w:div w:id="1718357431">
      <w:marLeft w:val="640"/>
      <w:marRight w:val="0"/>
      <w:marTop w:val="0"/>
      <w:marBottom w:val="0"/>
      <w:divBdr>
        <w:top w:val="none" w:sz="0" w:space="0" w:color="auto"/>
        <w:left w:val="none" w:sz="0" w:space="0" w:color="auto"/>
        <w:bottom w:val="none" w:sz="0" w:space="0" w:color="auto"/>
        <w:right w:val="none" w:sz="0" w:space="0" w:color="auto"/>
      </w:divBdr>
    </w:div>
    <w:div w:id="1718433624">
      <w:marLeft w:val="640"/>
      <w:marRight w:val="0"/>
      <w:marTop w:val="0"/>
      <w:marBottom w:val="0"/>
      <w:divBdr>
        <w:top w:val="none" w:sz="0" w:space="0" w:color="auto"/>
        <w:left w:val="none" w:sz="0" w:space="0" w:color="auto"/>
        <w:bottom w:val="none" w:sz="0" w:space="0" w:color="auto"/>
        <w:right w:val="none" w:sz="0" w:space="0" w:color="auto"/>
      </w:divBdr>
    </w:div>
    <w:div w:id="1719235453">
      <w:marLeft w:val="640"/>
      <w:marRight w:val="0"/>
      <w:marTop w:val="0"/>
      <w:marBottom w:val="0"/>
      <w:divBdr>
        <w:top w:val="none" w:sz="0" w:space="0" w:color="auto"/>
        <w:left w:val="none" w:sz="0" w:space="0" w:color="auto"/>
        <w:bottom w:val="none" w:sz="0" w:space="0" w:color="auto"/>
        <w:right w:val="none" w:sz="0" w:space="0" w:color="auto"/>
      </w:divBdr>
    </w:div>
    <w:div w:id="1720937663">
      <w:marLeft w:val="640"/>
      <w:marRight w:val="0"/>
      <w:marTop w:val="0"/>
      <w:marBottom w:val="0"/>
      <w:divBdr>
        <w:top w:val="none" w:sz="0" w:space="0" w:color="auto"/>
        <w:left w:val="none" w:sz="0" w:space="0" w:color="auto"/>
        <w:bottom w:val="none" w:sz="0" w:space="0" w:color="auto"/>
        <w:right w:val="none" w:sz="0" w:space="0" w:color="auto"/>
      </w:divBdr>
    </w:div>
    <w:div w:id="1721174623">
      <w:marLeft w:val="640"/>
      <w:marRight w:val="0"/>
      <w:marTop w:val="0"/>
      <w:marBottom w:val="0"/>
      <w:divBdr>
        <w:top w:val="none" w:sz="0" w:space="0" w:color="auto"/>
        <w:left w:val="none" w:sz="0" w:space="0" w:color="auto"/>
        <w:bottom w:val="none" w:sz="0" w:space="0" w:color="auto"/>
        <w:right w:val="none" w:sz="0" w:space="0" w:color="auto"/>
      </w:divBdr>
    </w:div>
    <w:div w:id="1721201400">
      <w:marLeft w:val="640"/>
      <w:marRight w:val="0"/>
      <w:marTop w:val="0"/>
      <w:marBottom w:val="0"/>
      <w:divBdr>
        <w:top w:val="none" w:sz="0" w:space="0" w:color="auto"/>
        <w:left w:val="none" w:sz="0" w:space="0" w:color="auto"/>
        <w:bottom w:val="none" w:sz="0" w:space="0" w:color="auto"/>
        <w:right w:val="none" w:sz="0" w:space="0" w:color="auto"/>
      </w:divBdr>
    </w:div>
    <w:div w:id="1721441319">
      <w:marLeft w:val="640"/>
      <w:marRight w:val="0"/>
      <w:marTop w:val="0"/>
      <w:marBottom w:val="0"/>
      <w:divBdr>
        <w:top w:val="none" w:sz="0" w:space="0" w:color="auto"/>
        <w:left w:val="none" w:sz="0" w:space="0" w:color="auto"/>
        <w:bottom w:val="none" w:sz="0" w:space="0" w:color="auto"/>
        <w:right w:val="none" w:sz="0" w:space="0" w:color="auto"/>
      </w:divBdr>
    </w:div>
    <w:div w:id="1721517598">
      <w:marLeft w:val="640"/>
      <w:marRight w:val="0"/>
      <w:marTop w:val="0"/>
      <w:marBottom w:val="0"/>
      <w:divBdr>
        <w:top w:val="none" w:sz="0" w:space="0" w:color="auto"/>
        <w:left w:val="none" w:sz="0" w:space="0" w:color="auto"/>
        <w:bottom w:val="none" w:sz="0" w:space="0" w:color="auto"/>
        <w:right w:val="none" w:sz="0" w:space="0" w:color="auto"/>
      </w:divBdr>
    </w:div>
    <w:div w:id="1722513808">
      <w:marLeft w:val="640"/>
      <w:marRight w:val="0"/>
      <w:marTop w:val="0"/>
      <w:marBottom w:val="0"/>
      <w:divBdr>
        <w:top w:val="none" w:sz="0" w:space="0" w:color="auto"/>
        <w:left w:val="none" w:sz="0" w:space="0" w:color="auto"/>
        <w:bottom w:val="none" w:sz="0" w:space="0" w:color="auto"/>
        <w:right w:val="none" w:sz="0" w:space="0" w:color="auto"/>
      </w:divBdr>
    </w:div>
    <w:div w:id="1722514482">
      <w:marLeft w:val="640"/>
      <w:marRight w:val="0"/>
      <w:marTop w:val="0"/>
      <w:marBottom w:val="0"/>
      <w:divBdr>
        <w:top w:val="none" w:sz="0" w:space="0" w:color="auto"/>
        <w:left w:val="none" w:sz="0" w:space="0" w:color="auto"/>
        <w:bottom w:val="none" w:sz="0" w:space="0" w:color="auto"/>
        <w:right w:val="none" w:sz="0" w:space="0" w:color="auto"/>
      </w:divBdr>
    </w:div>
    <w:div w:id="1723211637">
      <w:marLeft w:val="640"/>
      <w:marRight w:val="0"/>
      <w:marTop w:val="0"/>
      <w:marBottom w:val="0"/>
      <w:divBdr>
        <w:top w:val="none" w:sz="0" w:space="0" w:color="auto"/>
        <w:left w:val="none" w:sz="0" w:space="0" w:color="auto"/>
        <w:bottom w:val="none" w:sz="0" w:space="0" w:color="auto"/>
        <w:right w:val="none" w:sz="0" w:space="0" w:color="auto"/>
      </w:divBdr>
    </w:div>
    <w:div w:id="1723749893">
      <w:marLeft w:val="640"/>
      <w:marRight w:val="0"/>
      <w:marTop w:val="0"/>
      <w:marBottom w:val="0"/>
      <w:divBdr>
        <w:top w:val="none" w:sz="0" w:space="0" w:color="auto"/>
        <w:left w:val="none" w:sz="0" w:space="0" w:color="auto"/>
        <w:bottom w:val="none" w:sz="0" w:space="0" w:color="auto"/>
        <w:right w:val="none" w:sz="0" w:space="0" w:color="auto"/>
      </w:divBdr>
    </w:div>
    <w:div w:id="1724404285">
      <w:marLeft w:val="640"/>
      <w:marRight w:val="0"/>
      <w:marTop w:val="0"/>
      <w:marBottom w:val="0"/>
      <w:divBdr>
        <w:top w:val="none" w:sz="0" w:space="0" w:color="auto"/>
        <w:left w:val="none" w:sz="0" w:space="0" w:color="auto"/>
        <w:bottom w:val="none" w:sz="0" w:space="0" w:color="auto"/>
        <w:right w:val="none" w:sz="0" w:space="0" w:color="auto"/>
      </w:divBdr>
    </w:div>
    <w:div w:id="1724986589">
      <w:marLeft w:val="640"/>
      <w:marRight w:val="0"/>
      <w:marTop w:val="0"/>
      <w:marBottom w:val="0"/>
      <w:divBdr>
        <w:top w:val="none" w:sz="0" w:space="0" w:color="auto"/>
        <w:left w:val="none" w:sz="0" w:space="0" w:color="auto"/>
        <w:bottom w:val="none" w:sz="0" w:space="0" w:color="auto"/>
        <w:right w:val="none" w:sz="0" w:space="0" w:color="auto"/>
      </w:divBdr>
    </w:div>
    <w:div w:id="1725716572">
      <w:marLeft w:val="640"/>
      <w:marRight w:val="0"/>
      <w:marTop w:val="0"/>
      <w:marBottom w:val="0"/>
      <w:divBdr>
        <w:top w:val="none" w:sz="0" w:space="0" w:color="auto"/>
        <w:left w:val="none" w:sz="0" w:space="0" w:color="auto"/>
        <w:bottom w:val="none" w:sz="0" w:space="0" w:color="auto"/>
        <w:right w:val="none" w:sz="0" w:space="0" w:color="auto"/>
      </w:divBdr>
    </w:div>
    <w:div w:id="1726024745">
      <w:marLeft w:val="640"/>
      <w:marRight w:val="0"/>
      <w:marTop w:val="0"/>
      <w:marBottom w:val="0"/>
      <w:divBdr>
        <w:top w:val="none" w:sz="0" w:space="0" w:color="auto"/>
        <w:left w:val="none" w:sz="0" w:space="0" w:color="auto"/>
        <w:bottom w:val="none" w:sz="0" w:space="0" w:color="auto"/>
        <w:right w:val="none" w:sz="0" w:space="0" w:color="auto"/>
      </w:divBdr>
    </w:div>
    <w:div w:id="1726490634">
      <w:marLeft w:val="640"/>
      <w:marRight w:val="0"/>
      <w:marTop w:val="0"/>
      <w:marBottom w:val="0"/>
      <w:divBdr>
        <w:top w:val="none" w:sz="0" w:space="0" w:color="auto"/>
        <w:left w:val="none" w:sz="0" w:space="0" w:color="auto"/>
        <w:bottom w:val="none" w:sz="0" w:space="0" w:color="auto"/>
        <w:right w:val="none" w:sz="0" w:space="0" w:color="auto"/>
      </w:divBdr>
    </w:div>
    <w:div w:id="1726879679">
      <w:marLeft w:val="640"/>
      <w:marRight w:val="0"/>
      <w:marTop w:val="0"/>
      <w:marBottom w:val="0"/>
      <w:divBdr>
        <w:top w:val="none" w:sz="0" w:space="0" w:color="auto"/>
        <w:left w:val="none" w:sz="0" w:space="0" w:color="auto"/>
        <w:bottom w:val="none" w:sz="0" w:space="0" w:color="auto"/>
        <w:right w:val="none" w:sz="0" w:space="0" w:color="auto"/>
      </w:divBdr>
    </w:div>
    <w:div w:id="1727485080">
      <w:marLeft w:val="640"/>
      <w:marRight w:val="0"/>
      <w:marTop w:val="0"/>
      <w:marBottom w:val="0"/>
      <w:divBdr>
        <w:top w:val="none" w:sz="0" w:space="0" w:color="auto"/>
        <w:left w:val="none" w:sz="0" w:space="0" w:color="auto"/>
        <w:bottom w:val="none" w:sz="0" w:space="0" w:color="auto"/>
        <w:right w:val="none" w:sz="0" w:space="0" w:color="auto"/>
      </w:divBdr>
    </w:div>
    <w:div w:id="1727488770">
      <w:marLeft w:val="640"/>
      <w:marRight w:val="0"/>
      <w:marTop w:val="0"/>
      <w:marBottom w:val="0"/>
      <w:divBdr>
        <w:top w:val="none" w:sz="0" w:space="0" w:color="auto"/>
        <w:left w:val="none" w:sz="0" w:space="0" w:color="auto"/>
        <w:bottom w:val="none" w:sz="0" w:space="0" w:color="auto"/>
        <w:right w:val="none" w:sz="0" w:space="0" w:color="auto"/>
      </w:divBdr>
    </w:div>
    <w:div w:id="1727726230">
      <w:marLeft w:val="640"/>
      <w:marRight w:val="0"/>
      <w:marTop w:val="0"/>
      <w:marBottom w:val="0"/>
      <w:divBdr>
        <w:top w:val="none" w:sz="0" w:space="0" w:color="auto"/>
        <w:left w:val="none" w:sz="0" w:space="0" w:color="auto"/>
        <w:bottom w:val="none" w:sz="0" w:space="0" w:color="auto"/>
        <w:right w:val="none" w:sz="0" w:space="0" w:color="auto"/>
      </w:divBdr>
    </w:div>
    <w:div w:id="1727874418">
      <w:marLeft w:val="640"/>
      <w:marRight w:val="0"/>
      <w:marTop w:val="0"/>
      <w:marBottom w:val="0"/>
      <w:divBdr>
        <w:top w:val="none" w:sz="0" w:space="0" w:color="auto"/>
        <w:left w:val="none" w:sz="0" w:space="0" w:color="auto"/>
        <w:bottom w:val="none" w:sz="0" w:space="0" w:color="auto"/>
        <w:right w:val="none" w:sz="0" w:space="0" w:color="auto"/>
      </w:divBdr>
    </w:div>
    <w:div w:id="1728139227">
      <w:marLeft w:val="640"/>
      <w:marRight w:val="0"/>
      <w:marTop w:val="0"/>
      <w:marBottom w:val="0"/>
      <w:divBdr>
        <w:top w:val="none" w:sz="0" w:space="0" w:color="auto"/>
        <w:left w:val="none" w:sz="0" w:space="0" w:color="auto"/>
        <w:bottom w:val="none" w:sz="0" w:space="0" w:color="auto"/>
        <w:right w:val="none" w:sz="0" w:space="0" w:color="auto"/>
      </w:divBdr>
    </w:div>
    <w:div w:id="1728259308">
      <w:marLeft w:val="640"/>
      <w:marRight w:val="0"/>
      <w:marTop w:val="0"/>
      <w:marBottom w:val="0"/>
      <w:divBdr>
        <w:top w:val="none" w:sz="0" w:space="0" w:color="auto"/>
        <w:left w:val="none" w:sz="0" w:space="0" w:color="auto"/>
        <w:bottom w:val="none" w:sz="0" w:space="0" w:color="auto"/>
        <w:right w:val="none" w:sz="0" w:space="0" w:color="auto"/>
      </w:divBdr>
    </w:div>
    <w:div w:id="1728413396">
      <w:marLeft w:val="640"/>
      <w:marRight w:val="0"/>
      <w:marTop w:val="0"/>
      <w:marBottom w:val="0"/>
      <w:divBdr>
        <w:top w:val="none" w:sz="0" w:space="0" w:color="auto"/>
        <w:left w:val="none" w:sz="0" w:space="0" w:color="auto"/>
        <w:bottom w:val="none" w:sz="0" w:space="0" w:color="auto"/>
        <w:right w:val="none" w:sz="0" w:space="0" w:color="auto"/>
      </w:divBdr>
    </w:div>
    <w:div w:id="1729722761">
      <w:marLeft w:val="640"/>
      <w:marRight w:val="0"/>
      <w:marTop w:val="0"/>
      <w:marBottom w:val="0"/>
      <w:divBdr>
        <w:top w:val="none" w:sz="0" w:space="0" w:color="auto"/>
        <w:left w:val="none" w:sz="0" w:space="0" w:color="auto"/>
        <w:bottom w:val="none" w:sz="0" w:space="0" w:color="auto"/>
        <w:right w:val="none" w:sz="0" w:space="0" w:color="auto"/>
      </w:divBdr>
    </w:div>
    <w:div w:id="1730030529">
      <w:marLeft w:val="640"/>
      <w:marRight w:val="0"/>
      <w:marTop w:val="0"/>
      <w:marBottom w:val="0"/>
      <w:divBdr>
        <w:top w:val="none" w:sz="0" w:space="0" w:color="auto"/>
        <w:left w:val="none" w:sz="0" w:space="0" w:color="auto"/>
        <w:bottom w:val="none" w:sz="0" w:space="0" w:color="auto"/>
        <w:right w:val="none" w:sz="0" w:space="0" w:color="auto"/>
      </w:divBdr>
    </w:div>
    <w:div w:id="1730104252">
      <w:marLeft w:val="640"/>
      <w:marRight w:val="0"/>
      <w:marTop w:val="0"/>
      <w:marBottom w:val="0"/>
      <w:divBdr>
        <w:top w:val="none" w:sz="0" w:space="0" w:color="auto"/>
        <w:left w:val="none" w:sz="0" w:space="0" w:color="auto"/>
        <w:bottom w:val="none" w:sz="0" w:space="0" w:color="auto"/>
        <w:right w:val="none" w:sz="0" w:space="0" w:color="auto"/>
      </w:divBdr>
    </w:div>
    <w:div w:id="1730222500">
      <w:marLeft w:val="640"/>
      <w:marRight w:val="0"/>
      <w:marTop w:val="0"/>
      <w:marBottom w:val="0"/>
      <w:divBdr>
        <w:top w:val="none" w:sz="0" w:space="0" w:color="auto"/>
        <w:left w:val="none" w:sz="0" w:space="0" w:color="auto"/>
        <w:bottom w:val="none" w:sz="0" w:space="0" w:color="auto"/>
        <w:right w:val="none" w:sz="0" w:space="0" w:color="auto"/>
      </w:divBdr>
    </w:div>
    <w:div w:id="1730304568">
      <w:marLeft w:val="640"/>
      <w:marRight w:val="0"/>
      <w:marTop w:val="0"/>
      <w:marBottom w:val="0"/>
      <w:divBdr>
        <w:top w:val="none" w:sz="0" w:space="0" w:color="auto"/>
        <w:left w:val="none" w:sz="0" w:space="0" w:color="auto"/>
        <w:bottom w:val="none" w:sz="0" w:space="0" w:color="auto"/>
        <w:right w:val="none" w:sz="0" w:space="0" w:color="auto"/>
      </w:divBdr>
    </w:div>
    <w:div w:id="1730497982">
      <w:marLeft w:val="640"/>
      <w:marRight w:val="0"/>
      <w:marTop w:val="0"/>
      <w:marBottom w:val="0"/>
      <w:divBdr>
        <w:top w:val="none" w:sz="0" w:space="0" w:color="auto"/>
        <w:left w:val="none" w:sz="0" w:space="0" w:color="auto"/>
        <w:bottom w:val="none" w:sz="0" w:space="0" w:color="auto"/>
        <w:right w:val="none" w:sz="0" w:space="0" w:color="auto"/>
      </w:divBdr>
    </w:div>
    <w:div w:id="1731803854">
      <w:marLeft w:val="640"/>
      <w:marRight w:val="0"/>
      <w:marTop w:val="0"/>
      <w:marBottom w:val="0"/>
      <w:divBdr>
        <w:top w:val="none" w:sz="0" w:space="0" w:color="auto"/>
        <w:left w:val="none" w:sz="0" w:space="0" w:color="auto"/>
        <w:bottom w:val="none" w:sz="0" w:space="0" w:color="auto"/>
        <w:right w:val="none" w:sz="0" w:space="0" w:color="auto"/>
      </w:divBdr>
    </w:div>
    <w:div w:id="1734740323">
      <w:marLeft w:val="640"/>
      <w:marRight w:val="0"/>
      <w:marTop w:val="0"/>
      <w:marBottom w:val="0"/>
      <w:divBdr>
        <w:top w:val="none" w:sz="0" w:space="0" w:color="auto"/>
        <w:left w:val="none" w:sz="0" w:space="0" w:color="auto"/>
        <w:bottom w:val="none" w:sz="0" w:space="0" w:color="auto"/>
        <w:right w:val="none" w:sz="0" w:space="0" w:color="auto"/>
      </w:divBdr>
    </w:div>
    <w:div w:id="1735816321">
      <w:marLeft w:val="640"/>
      <w:marRight w:val="0"/>
      <w:marTop w:val="0"/>
      <w:marBottom w:val="0"/>
      <w:divBdr>
        <w:top w:val="none" w:sz="0" w:space="0" w:color="auto"/>
        <w:left w:val="none" w:sz="0" w:space="0" w:color="auto"/>
        <w:bottom w:val="none" w:sz="0" w:space="0" w:color="auto"/>
        <w:right w:val="none" w:sz="0" w:space="0" w:color="auto"/>
      </w:divBdr>
    </w:div>
    <w:div w:id="1736589632">
      <w:marLeft w:val="640"/>
      <w:marRight w:val="0"/>
      <w:marTop w:val="0"/>
      <w:marBottom w:val="0"/>
      <w:divBdr>
        <w:top w:val="none" w:sz="0" w:space="0" w:color="auto"/>
        <w:left w:val="none" w:sz="0" w:space="0" w:color="auto"/>
        <w:bottom w:val="none" w:sz="0" w:space="0" w:color="auto"/>
        <w:right w:val="none" w:sz="0" w:space="0" w:color="auto"/>
      </w:divBdr>
    </w:div>
    <w:div w:id="1736657985">
      <w:marLeft w:val="640"/>
      <w:marRight w:val="0"/>
      <w:marTop w:val="0"/>
      <w:marBottom w:val="0"/>
      <w:divBdr>
        <w:top w:val="none" w:sz="0" w:space="0" w:color="auto"/>
        <w:left w:val="none" w:sz="0" w:space="0" w:color="auto"/>
        <w:bottom w:val="none" w:sz="0" w:space="0" w:color="auto"/>
        <w:right w:val="none" w:sz="0" w:space="0" w:color="auto"/>
      </w:divBdr>
    </w:div>
    <w:div w:id="1737361070">
      <w:marLeft w:val="640"/>
      <w:marRight w:val="0"/>
      <w:marTop w:val="0"/>
      <w:marBottom w:val="0"/>
      <w:divBdr>
        <w:top w:val="none" w:sz="0" w:space="0" w:color="auto"/>
        <w:left w:val="none" w:sz="0" w:space="0" w:color="auto"/>
        <w:bottom w:val="none" w:sz="0" w:space="0" w:color="auto"/>
        <w:right w:val="none" w:sz="0" w:space="0" w:color="auto"/>
      </w:divBdr>
    </w:div>
    <w:div w:id="1737511545">
      <w:marLeft w:val="640"/>
      <w:marRight w:val="0"/>
      <w:marTop w:val="0"/>
      <w:marBottom w:val="0"/>
      <w:divBdr>
        <w:top w:val="none" w:sz="0" w:space="0" w:color="auto"/>
        <w:left w:val="none" w:sz="0" w:space="0" w:color="auto"/>
        <w:bottom w:val="none" w:sz="0" w:space="0" w:color="auto"/>
        <w:right w:val="none" w:sz="0" w:space="0" w:color="auto"/>
      </w:divBdr>
    </w:div>
    <w:div w:id="1738044485">
      <w:marLeft w:val="640"/>
      <w:marRight w:val="0"/>
      <w:marTop w:val="0"/>
      <w:marBottom w:val="0"/>
      <w:divBdr>
        <w:top w:val="none" w:sz="0" w:space="0" w:color="auto"/>
        <w:left w:val="none" w:sz="0" w:space="0" w:color="auto"/>
        <w:bottom w:val="none" w:sz="0" w:space="0" w:color="auto"/>
        <w:right w:val="none" w:sz="0" w:space="0" w:color="auto"/>
      </w:divBdr>
    </w:div>
    <w:div w:id="1738243572">
      <w:marLeft w:val="640"/>
      <w:marRight w:val="0"/>
      <w:marTop w:val="0"/>
      <w:marBottom w:val="0"/>
      <w:divBdr>
        <w:top w:val="none" w:sz="0" w:space="0" w:color="auto"/>
        <w:left w:val="none" w:sz="0" w:space="0" w:color="auto"/>
        <w:bottom w:val="none" w:sz="0" w:space="0" w:color="auto"/>
        <w:right w:val="none" w:sz="0" w:space="0" w:color="auto"/>
      </w:divBdr>
    </w:div>
    <w:div w:id="1738481253">
      <w:marLeft w:val="640"/>
      <w:marRight w:val="0"/>
      <w:marTop w:val="0"/>
      <w:marBottom w:val="0"/>
      <w:divBdr>
        <w:top w:val="none" w:sz="0" w:space="0" w:color="auto"/>
        <w:left w:val="none" w:sz="0" w:space="0" w:color="auto"/>
        <w:bottom w:val="none" w:sz="0" w:space="0" w:color="auto"/>
        <w:right w:val="none" w:sz="0" w:space="0" w:color="auto"/>
      </w:divBdr>
    </w:div>
    <w:div w:id="1738898325">
      <w:marLeft w:val="640"/>
      <w:marRight w:val="0"/>
      <w:marTop w:val="0"/>
      <w:marBottom w:val="0"/>
      <w:divBdr>
        <w:top w:val="none" w:sz="0" w:space="0" w:color="auto"/>
        <w:left w:val="none" w:sz="0" w:space="0" w:color="auto"/>
        <w:bottom w:val="none" w:sz="0" w:space="0" w:color="auto"/>
        <w:right w:val="none" w:sz="0" w:space="0" w:color="auto"/>
      </w:divBdr>
    </w:div>
    <w:div w:id="1739787432">
      <w:marLeft w:val="640"/>
      <w:marRight w:val="0"/>
      <w:marTop w:val="0"/>
      <w:marBottom w:val="0"/>
      <w:divBdr>
        <w:top w:val="none" w:sz="0" w:space="0" w:color="auto"/>
        <w:left w:val="none" w:sz="0" w:space="0" w:color="auto"/>
        <w:bottom w:val="none" w:sz="0" w:space="0" w:color="auto"/>
        <w:right w:val="none" w:sz="0" w:space="0" w:color="auto"/>
      </w:divBdr>
    </w:div>
    <w:div w:id="1740208550">
      <w:marLeft w:val="640"/>
      <w:marRight w:val="0"/>
      <w:marTop w:val="0"/>
      <w:marBottom w:val="0"/>
      <w:divBdr>
        <w:top w:val="none" w:sz="0" w:space="0" w:color="auto"/>
        <w:left w:val="none" w:sz="0" w:space="0" w:color="auto"/>
        <w:bottom w:val="none" w:sz="0" w:space="0" w:color="auto"/>
        <w:right w:val="none" w:sz="0" w:space="0" w:color="auto"/>
      </w:divBdr>
    </w:div>
    <w:div w:id="1740327612">
      <w:marLeft w:val="640"/>
      <w:marRight w:val="0"/>
      <w:marTop w:val="0"/>
      <w:marBottom w:val="0"/>
      <w:divBdr>
        <w:top w:val="none" w:sz="0" w:space="0" w:color="auto"/>
        <w:left w:val="none" w:sz="0" w:space="0" w:color="auto"/>
        <w:bottom w:val="none" w:sz="0" w:space="0" w:color="auto"/>
        <w:right w:val="none" w:sz="0" w:space="0" w:color="auto"/>
      </w:divBdr>
    </w:div>
    <w:div w:id="1740861060">
      <w:marLeft w:val="640"/>
      <w:marRight w:val="0"/>
      <w:marTop w:val="0"/>
      <w:marBottom w:val="0"/>
      <w:divBdr>
        <w:top w:val="none" w:sz="0" w:space="0" w:color="auto"/>
        <w:left w:val="none" w:sz="0" w:space="0" w:color="auto"/>
        <w:bottom w:val="none" w:sz="0" w:space="0" w:color="auto"/>
        <w:right w:val="none" w:sz="0" w:space="0" w:color="auto"/>
      </w:divBdr>
    </w:div>
    <w:div w:id="1741782202">
      <w:marLeft w:val="640"/>
      <w:marRight w:val="0"/>
      <w:marTop w:val="0"/>
      <w:marBottom w:val="0"/>
      <w:divBdr>
        <w:top w:val="none" w:sz="0" w:space="0" w:color="auto"/>
        <w:left w:val="none" w:sz="0" w:space="0" w:color="auto"/>
        <w:bottom w:val="none" w:sz="0" w:space="0" w:color="auto"/>
        <w:right w:val="none" w:sz="0" w:space="0" w:color="auto"/>
      </w:divBdr>
    </w:div>
    <w:div w:id="1741902489">
      <w:marLeft w:val="640"/>
      <w:marRight w:val="0"/>
      <w:marTop w:val="0"/>
      <w:marBottom w:val="0"/>
      <w:divBdr>
        <w:top w:val="none" w:sz="0" w:space="0" w:color="auto"/>
        <w:left w:val="none" w:sz="0" w:space="0" w:color="auto"/>
        <w:bottom w:val="none" w:sz="0" w:space="0" w:color="auto"/>
        <w:right w:val="none" w:sz="0" w:space="0" w:color="auto"/>
      </w:divBdr>
    </w:div>
    <w:div w:id="1743402809">
      <w:marLeft w:val="640"/>
      <w:marRight w:val="0"/>
      <w:marTop w:val="0"/>
      <w:marBottom w:val="0"/>
      <w:divBdr>
        <w:top w:val="none" w:sz="0" w:space="0" w:color="auto"/>
        <w:left w:val="none" w:sz="0" w:space="0" w:color="auto"/>
        <w:bottom w:val="none" w:sz="0" w:space="0" w:color="auto"/>
        <w:right w:val="none" w:sz="0" w:space="0" w:color="auto"/>
      </w:divBdr>
    </w:div>
    <w:div w:id="1744329057">
      <w:marLeft w:val="640"/>
      <w:marRight w:val="0"/>
      <w:marTop w:val="0"/>
      <w:marBottom w:val="0"/>
      <w:divBdr>
        <w:top w:val="none" w:sz="0" w:space="0" w:color="auto"/>
        <w:left w:val="none" w:sz="0" w:space="0" w:color="auto"/>
        <w:bottom w:val="none" w:sz="0" w:space="0" w:color="auto"/>
        <w:right w:val="none" w:sz="0" w:space="0" w:color="auto"/>
      </w:divBdr>
    </w:div>
    <w:div w:id="1745175152">
      <w:marLeft w:val="640"/>
      <w:marRight w:val="0"/>
      <w:marTop w:val="0"/>
      <w:marBottom w:val="0"/>
      <w:divBdr>
        <w:top w:val="none" w:sz="0" w:space="0" w:color="auto"/>
        <w:left w:val="none" w:sz="0" w:space="0" w:color="auto"/>
        <w:bottom w:val="none" w:sz="0" w:space="0" w:color="auto"/>
        <w:right w:val="none" w:sz="0" w:space="0" w:color="auto"/>
      </w:divBdr>
    </w:div>
    <w:div w:id="1745253184">
      <w:marLeft w:val="640"/>
      <w:marRight w:val="0"/>
      <w:marTop w:val="0"/>
      <w:marBottom w:val="0"/>
      <w:divBdr>
        <w:top w:val="none" w:sz="0" w:space="0" w:color="auto"/>
        <w:left w:val="none" w:sz="0" w:space="0" w:color="auto"/>
        <w:bottom w:val="none" w:sz="0" w:space="0" w:color="auto"/>
        <w:right w:val="none" w:sz="0" w:space="0" w:color="auto"/>
      </w:divBdr>
    </w:div>
    <w:div w:id="1745643769">
      <w:marLeft w:val="640"/>
      <w:marRight w:val="0"/>
      <w:marTop w:val="0"/>
      <w:marBottom w:val="0"/>
      <w:divBdr>
        <w:top w:val="none" w:sz="0" w:space="0" w:color="auto"/>
        <w:left w:val="none" w:sz="0" w:space="0" w:color="auto"/>
        <w:bottom w:val="none" w:sz="0" w:space="0" w:color="auto"/>
        <w:right w:val="none" w:sz="0" w:space="0" w:color="auto"/>
      </w:divBdr>
    </w:div>
    <w:div w:id="1745880821">
      <w:marLeft w:val="640"/>
      <w:marRight w:val="0"/>
      <w:marTop w:val="0"/>
      <w:marBottom w:val="0"/>
      <w:divBdr>
        <w:top w:val="none" w:sz="0" w:space="0" w:color="auto"/>
        <w:left w:val="none" w:sz="0" w:space="0" w:color="auto"/>
        <w:bottom w:val="none" w:sz="0" w:space="0" w:color="auto"/>
        <w:right w:val="none" w:sz="0" w:space="0" w:color="auto"/>
      </w:divBdr>
    </w:div>
    <w:div w:id="1746144610">
      <w:marLeft w:val="640"/>
      <w:marRight w:val="0"/>
      <w:marTop w:val="0"/>
      <w:marBottom w:val="0"/>
      <w:divBdr>
        <w:top w:val="none" w:sz="0" w:space="0" w:color="auto"/>
        <w:left w:val="none" w:sz="0" w:space="0" w:color="auto"/>
        <w:bottom w:val="none" w:sz="0" w:space="0" w:color="auto"/>
        <w:right w:val="none" w:sz="0" w:space="0" w:color="auto"/>
      </w:divBdr>
    </w:div>
    <w:div w:id="1746561457">
      <w:marLeft w:val="640"/>
      <w:marRight w:val="0"/>
      <w:marTop w:val="0"/>
      <w:marBottom w:val="0"/>
      <w:divBdr>
        <w:top w:val="none" w:sz="0" w:space="0" w:color="auto"/>
        <w:left w:val="none" w:sz="0" w:space="0" w:color="auto"/>
        <w:bottom w:val="none" w:sz="0" w:space="0" w:color="auto"/>
        <w:right w:val="none" w:sz="0" w:space="0" w:color="auto"/>
      </w:divBdr>
    </w:div>
    <w:div w:id="1746681574">
      <w:marLeft w:val="640"/>
      <w:marRight w:val="0"/>
      <w:marTop w:val="0"/>
      <w:marBottom w:val="0"/>
      <w:divBdr>
        <w:top w:val="none" w:sz="0" w:space="0" w:color="auto"/>
        <w:left w:val="none" w:sz="0" w:space="0" w:color="auto"/>
        <w:bottom w:val="none" w:sz="0" w:space="0" w:color="auto"/>
        <w:right w:val="none" w:sz="0" w:space="0" w:color="auto"/>
      </w:divBdr>
    </w:div>
    <w:div w:id="1746798667">
      <w:marLeft w:val="640"/>
      <w:marRight w:val="0"/>
      <w:marTop w:val="0"/>
      <w:marBottom w:val="0"/>
      <w:divBdr>
        <w:top w:val="none" w:sz="0" w:space="0" w:color="auto"/>
        <w:left w:val="none" w:sz="0" w:space="0" w:color="auto"/>
        <w:bottom w:val="none" w:sz="0" w:space="0" w:color="auto"/>
        <w:right w:val="none" w:sz="0" w:space="0" w:color="auto"/>
      </w:divBdr>
    </w:div>
    <w:div w:id="1747067894">
      <w:marLeft w:val="640"/>
      <w:marRight w:val="0"/>
      <w:marTop w:val="0"/>
      <w:marBottom w:val="0"/>
      <w:divBdr>
        <w:top w:val="none" w:sz="0" w:space="0" w:color="auto"/>
        <w:left w:val="none" w:sz="0" w:space="0" w:color="auto"/>
        <w:bottom w:val="none" w:sz="0" w:space="0" w:color="auto"/>
        <w:right w:val="none" w:sz="0" w:space="0" w:color="auto"/>
      </w:divBdr>
    </w:div>
    <w:div w:id="1747336317">
      <w:marLeft w:val="480"/>
      <w:marRight w:val="0"/>
      <w:marTop w:val="0"/>
      <w:marBottom w:val="0"/>
      <w:divBdr>
        <w:top w:val="none" w:sz="0" w:space="0" w:color="auto"/>
        <w:left w:val="none" w:sz="0" w:space="0" w:color="auto"/>
        <w:bottom w:val="none" w:sz="0" w:space="0" w:color="auto"/>
        <w:right w:val="none" w:sz="0" w:space="0" w:color="auto"/>
      </w:divBdr>
    </w:div>
    <w:div w:id="1747917428">
      <w:marLeft w:val="640"/>
      <w:marRight w:val="0"/>
      <w:marTop w:val="0"/>
      <w:marBottom w:val="0"/>
      <w:divBdr>
        <w:top w:val="none" w:sz="0" w:space="0" w:color="auto"/>
        <w:left w:val="none" w:sz="0" w:space="0" w:color="auto"/>
        <w:bottom w:val="none" w:sz="0" w:space="0" w:color="auto"/>
        <w:right w:val="none" w:sz="0" w:space="0" w:color="auto"/>
      </w:divBdr>
    </w:div>
    <w:div w:id="1748113054">
      <w:marLeft w:val="640"/>
      <w:marRight w:val="0"/>
      <w:marTop w:val="0"/>
      <w:marBottom w:val="0"/>
      <w:divBdr>
        <w:top w:val="none" w:sz="0" w:space="0" w:color="auto"/>
        <w:left w:val="none" w:sz="0" w:space="0" w:color="auto"/>
        <w:bottom w:val="none" w:sz="0" w:space="0" w:color="auto"/>
        <w:right w:val="none" w:sz="0" w:space="0" w:color="auto"/>
      </w:divBdr>
    </w:div>
    <w:div w:id="1749039377">
      <w:marLeft w:val="640"/>
      <w:marRight w:val="0"/>
      <w:marTop w:val="0"/>
      <w:marBottom w:val="0"/>
      <w:divBdr>
        <w:top w:val="none" w:sz="0" w:space="0" w:color="auto"/>
        <w:left w:val="none" w:sz="0" w:space="0" w:color="auto"/>
        <w:bottom w:val="none" w:sz="0" w:space="0" w:color="auto"/>
        <w:right w:val="none" w:sz="0" w:space="0" w:color="auto"/>
      </w:divBdr>
    </w:div>
    <w:div w:id="1749381015">
      <w:marLeft w:val="640"/>
      <w:marRight w:val="0"/>
      <w:marTop w:val="0"/>
      <w:marBottom w:val="0"/>
      <w:divBdr>
        <w:top w:val="none" w:sz="0" w:space="0" w:color="auto"/>
        <w:left w:val="none" w:sz="0" w:space="0" w:color="auto"/>
        <w:bottom w:val="none" w:sz="0" w:space="0" w:color="auto"/>
        <w:right w:val="none" w:sz="0" w:space="0" w:color="auto"/>
      </w:divBdr>
    </w:div>
    <w:div w:id="1749886867">
      <w:marLeft w:val="640"/>
      <w:marRight w:val="0"/>
      <w:marTop w:val="0"/>
      <w:marBottom w:val="0"/>
      <w:divBdr>
        <w:top w:val="none" w:sz="0" w:space="0" w:color="auto"/>
        <w:left w:val="none" w:sz="0" w:space="0" w:color="auto"/>
        <w:bottom w:val="none" w:sz="0" w:space="0" w:color="auto"/>
        <w:right w:val="none" w:sz="0" w:space="0" w:color="auto"/>
      </w:divBdr>
    </w:div>
    <w:div w:id="1750081102">
      <w:marLeft w:val="640"/>
      <w:marRight w:val="0"/>
      <w:marTop w:val="0"/>
      <w:marBottom w:val="0"/>
      <w:divBdr>
        <w:top w:val="none" w:sz="0" w:space="0" w:color="auto"/>
        <w:left w:val="none" w:sz="0" w:space="0" w:color="auto"/>
        <w:bottom w:val="none" w:sz="0" w:space="0" w:color="auto"/>
        <w:right w:val="none" w:sz="0" w:space="0" w:color="auto"/>
      </w:divBdr>
    </w:div>
    <w:div w:id="1750882511">
      <w:marLeft w:val="640"/>
      <w:marRight w:val="0"/>
      <w:marTop w:val="0"/>
      <w:marBottom w:val="0"/>
      <w:divBdr>
        <w:top w:val="none" w:sz="0" w:space="0" w:color="auto"/>
        <w:left w:val="none" w:sz="0" w:space="0" w:color="auto"/>
        <w:bottom w:val="none" w:sz="0" w:space="0" w:color="auto"/>
        <w:right w:val="none" w:sz="0" w:space="0" w:color="auto"/>
      </w:divBdr>
    </w:div>
    <w:div w:id="1751082005">
      <w:marLeft w:val="640"/>
      <w:marRight w:val="0"/>
      <w:marTop w:val="0"/>
      <w:marBottom w:val="0"/>
      <w:divBdr>
        <w:top w:val="none" w:sz="0" w:space="0" w:color="auto"/>
        <w:left w:val="none" w:sz="0" w:space="0" w:color="auto"/>
        <w:bottom w:val="none" w:sz="0" w:space="0" w:color="auto"/>
        <w:right w:val="none" w:sz="0" w:space="0" w:color="auto"/>
      </w:divBdr>
    </w:div>
    <w:div w:id="1751271518">
      <w:marLeft w:val="640"/>
      <w:marRight w:val="0"/>
      <w:marTop w:val="0"/>
      <w:marBottom w:val="0"/>
      <w:divBdr>
        <w:top w:val="none" w:sz="0" w:space="0" w:color="auto"/>
        <w:left w:val="none" w:sz="0" w:space="0" w:color="auto"/>
        <w:bottom w:val="none" w:sz="0" w:space="0" w:color="auto"/>
        <w:right w:val="none" w:sz="0" w:space="0" w:color="auto"/>
      </w:divBdr>
    </w:div>
    <w:div w:id="1751728099">
      <w:marLeft w:val="640"/>
      <w:marRight w:val="0"/>
      <w:marTop w:val="0"/>
      <w:marBottom w:val="0"/>
      <w:divBdr>
        <w:top w:val="none" w:sz="0" w:space="0" w:color="auto"/>
        <w:left w:val="none" w:sz="0" w:space="0" w:color="auto"/>
        <w:bottom w:val="none" w:sz="0" w:space="0" w:color="auto"/>
        <w:right w:val="none" w:sz="0" w:space="0" w:color="auto"/>
      </w:divBdr>
    </w:div>
    <w:div w:id="1752265999">
      <w:marLeft w:val="640"/>
      <w:marRight w:val="0"/>
      <w:marTop w:val="0"/>
      <w:marBottom w:val="0"/>
      <w:divBdr>
        <w:top w:val="none" w:sz="0" w:space="0" w:color="auto"/>
        <w:left w:val="none" w:sz="0" w:space="0" w:color="auto"/>
        <w:bottom w:val="none" w:sz="0" w:space="0" w:color="auto"/>
        <w:right w:val="none" w:sz="0" w:space="0" w:color="auto"/>
      </w:divBdr>
    </w:div>
    <w:div w:id="1752463391">
      <w:marLeft w:val="640"/>
      <w:marRight w:val="0"/>
      <w:marTop w:val="0"/>
      <w:marBottom w:val="0"/>
      <w:divBdr>
        <w:top w:val="none" w:sz="0" w:space="0" w:color="auto"/>
        <w:left w:val="none" w:sz="0" w:space="0" w:color="auto"/>
        <w:bottom w:val="none" w:sz="0" w:space="0" w:color="auto"/>
        <w:right w:val="none" w:sz="0" w:space="0" w:color="auto"/>
      </w:divBdr>
    </w:div>
    <w:div w:id="1753503956">
      <w:marLeft w:val="640"/>
      <w:marRight w:val="0"/>
      <w:marTop w:val="0"/>
      <w:marBottom w:val="0"/>
      <w:divBdr>
        <w:top w:val="none" w:sz="0" w:space="0" w:color="auto"/>
        <w:left w:val="none" w:sz="0" w:space="0" w:color="auto"/>
        <w:bottom w:val="none" w:sz="0" w:space="0" w:color="auto"/>
        <w:right w:val="none" w:sz="0" w:space="0" w:color="auto"/>
      </w:divBdr>
    </w:div>
    <w:div w:id="1753548260">
      <w:marLeft w:val="640"/>
      <w:marRight w:val="0"/>
      <w:marTop w:val="0"/>
      <w:marBottom w:val="0"/>
      <w:divBdr>
        <w:top w:val="none" w:sz="0" w:space="0" w:color="auto"/>
        <w:left w:val="none" w:sz="0" w:space="0" w:color="auto"/>
        <w:bottom w:val="none" w:sz="0" w:space="0" w:color="auto"/>
        <w:right w:val="none" w:sz="0" w:space="0" w:color="auto"/>
      </w:divBdr>
    </w:div>
    <w:div w:id="1754399986">
      <w:marLeft w:val="640"/>
      <w:marRight w:val="0"/>
      <w:marTop w:val="0"/>
      <w:marBottom w:val="0"/>
      <w:divBdr>
        <w:top w:val="none" w:sz="0" w:space="0" w:color="auto"/>
        <w:left w:val="none" w:sz="0" w:space="0" w:color="auto"/>
        <w:bottom w:val="none" w:sz="0" w:space="0" w:color="auto"/>
        <w:right w:val="none" w:sz="0" w:space="0" w:color="auto"/>
      </w:divBdr>
    </w:div>
    <w:div w:id="1755203216">
      <w:marLeft w:val="640"/>
      <w:marRight w:val="0"/>
      <w:marTop w:val="0"/>
      <w:marBottom w:val="0"/>
      <w:divBdr>
        <w:top w:val="none" w:sz="0" w:space="0" w:color="auto"/>
        <w:left w:val="none" w:sz="0" w:space="0" w:color="auto"/>
        <w:bottom w:val="none" w:sz="0" w:space="0" w:color="auto"/>
        <w:right w:val="none" w:sz="0" w:space="0" w:color="auto"/>
      </w:divBdr>
    </w:div>
    <w:div w:id="1755397829">
      <w:marLeft w:val="640"/>
      <w:marRight w:val="0"/>
      <w:marTop w:val="0"/>
      <w:marBottom w:val="0"/>
      <w:divBdr>
        <w:top w:val="none" w:sz="0" w:space="0" w:color="auto"/>
        <w:left w:val="none" w:sz="0" w:space="0" w:color="auto"/>
        <w:bottom w:val="none" w:sz="0" w:space="0" w:color="auto"/>
        <w:right w:val="none" w:sz="0" w:space="0" w:color="auto"/>
      </w:divBdr>
    </w:div>
    <w:div w:id="1756970577">
      <w:marLeft w:val="640"/>
      <w:marRight w:val="0"/>
      <w:marTop w:val="0"/>
      <w:marBottom w:val="0"/>
      <w:divBdr>
        <w:top w:val="none" w:sz="0" w:space="0" w:color="auto"/>
        <w:left w:val="none" w:sz="0" w:space="0" w:color="auto"/>
        <w:bottom w:val="none" w:sz="0" w:space="0" w:color="auto"/>
        <w:right w:val="none" w:sz="0" w:space="0" w:color="auto"/>
      </w:divBdr>
    </w:div>
    <w:div w:id="1757167096">
      <w:marLeft w:val="640"/>
      <w:marRight w:val="0"/>
      <w:marTop w:val="0"/>
      <w:marBottom w:val="0"/>
      <w:divBdr>
        <w:top w:val="none" w:sz="0" w:space="0" w:color="auto"/>
        <w:left w:val="none" w:sz="0" w:space="0" w:color="auto"/>
        <w:bottom w:val="none" w:sz="0" w:space="0" w:color="auto"/>
        <w:right w:val="none" w:sz="0" w:space="0" w:color="auto"/>
      </w:divBdr>
    </w:div>
    <w:div w:id="1757939298">
      <w:marLeft w:val="640"/>
      <w:marRight w:val="0"/>
      <w:marTop w:val="0"/>
      <w:marBottom w:val="0"/>
      <w:divBdr>
        <w:top w:val="none" w:sz="0" w:space="0" w:color="auto"/>
        <w:left w:val="none" w:sz="0" w:space="0" w:color="auto"/>
        <w:bottom w:val="none" w:sz="0" w:space="0" w:color="auto"/>
        <w:right w:val="none" w:sz="0" w:space="0" w:color="auto"/>
      </w:divBdr>
    </w:div>
    <w:div w:id="1758021306">
      <w:marLeft w:val="640"/>
      <w:marRight w:val="0"/>
      <w:marTop w:val="0"/>
      <w:marBottom w:val="0"/>
      <w:divBdr>
        <w:top w:val="none" w:sz="0" w:space="0" w:color="auto"/>
        <w:left w:val="none" w:sz="0" w:space="0" w:color="auto"/>
        <w:bottom w:val="none" w:sz="0" w:space="0" w:color="auto"/>
        <w:right w:val="none" w:sz="0" w:space="0" w:color="auto"/>
      </w:divBdr>
    </w:div>
    <w:div w:id="1758096365">
      <w:marLeft w:val="640"/>
      <w:marRight w:val="0"/>
      <w:marTop w:val="0"/>
      <w:marBottom w:val="0"/>
      <w:divBdr>
        <w:top w:val="none" w:sz="0" w:space="0" w:color="auto"/>
        <w:left w:val="none" w:sz="0" w:space="0" w:color="auto"/>
        <w:bottom w:val="none" w:sz="0" w:space="0" w:color="auto"/>
        <w:right w:val="none" w:sz="0" w:space="0" w:color="auto"/>
      </w:divBdr>
    </w:div>
    <w:div w:id="1758476122">
      <w:marLeft w:val="640"/>
      <w:marRight w:val="0"/>
      <w:marTop w:val="0"/>
      <w:marBottom w:val="0"/>
      <w:divBdr>
        <w:top w:val="none" w:sz="0" w:space="0" w:color="auto"/>
        <w:left w:val="none" w:sz="0" w:space="0" w:color="auto"/>
        <w:bottom w:val="none" w:sz="0" w:space="0" w:color="auto"/>
        <w:right w:val="none" w:sz="0" w:space="0" w:color="auto"/>
      </w:divBdr>
    </w:div>
    <w:div w:id="1758670243">
      <w:marLeft w:val="640"/>
      <w:marRight w:val="0"/>
      <w:marTop w:val="0"/>
      <w:marBottom w:val="0"/>
      <w:divBdr>
        <w:top w:val="none" w:sz="0" w:space="0" w:color="auto"/>
        <w:left w:val="none" w:sz="0" w:space="0" w:color="auto"/>
        <w:bottom w:val="none" w:sz="0" w:space="0" w:color="auto"/>
        <w:right w:val="none" w:sz="0" w:space="0" w:color="auto"/>
      </w:divBdr>
    </w:div>
    <w:div w:id="1758672454">
      <w:marLeft w:val="640"/>
      <w:marRight w:val="0"/>
      <w:marTop w:val="0"/>
      <w:marBottom w:val="0"/>
      <w:divBdr>
        <w:top w:val="none" w:sz="0" w:space="0" w:color="auto"/>
        <w:left w:val="none" w:sz="0" w:space="0" w:color="auto"/>
        <w:bottom w:val="none" w:sz="0" w:space="0" w:color="auto"/>
        <w:right w:val="none" w:sz="0" w:space="0" w:color="auto"/>
      </w:divBdr>
    </w:div>
    <w:div w:id="1759327695">
      <w:marLeft w:val="640"/>
      <w:marRight w:val="0"/>
      <w:marTop w:val="0"/>
      <w:marBottom w:val="0"/>
      <w:divBdr>
        <w:top w:val="none" w:sz="0" w:space="0" w:color="auto"/>
        <w:left w:val="none" w:sz="0" w:space="0" w:color="auto"/>
        <w:bottom w:val="none" w:sz="0" w:space="0" w:color="auto"/>
        <w:right w:val="none" w:sz="0" w:space="0" w:color="auto"/>
      </w:divBdr>
    </w:div>
    <w:div w:id="1759446809">
      <w:marLeft w:val="640"/>
      <w:marRight w:val="0"/>
      <w:marTop w:val="0"/>
      <w:marBottom w:val="0"/>
      <w:divBdr>
        <w:top w:val="none" w:sz="0" w:space="0" w:color="auto"/>
        <w:left w:val="none" w:sz="0" w:space="0" w:color="auto"/>
        <w:bottom w:val="none" w:sz="0" w:space="0" w:color="auto"/>
        <w:right w:val="none" w:sz="0" w:space="0" w:color="auto"/>
      </w:divBdr>
    </w:div>
    <w:div w:id="1759598631">
      <w:marLeft w:val="640"/>
      <w:marRight w:val="0"/>
      <w:marTop w:val="0"/>
      <w:marBottom w:val="0"/>
      <w:divBdr>
        <w:top w:val="none" w:sz="0" w:space="0" w:color="auto"/>
        <w:left w:val="none" w:sz="0" w:space="0" w:color="auto"/>
        <w:bottom w:val="none" w:sz="0" w:space="0" w:color="auto"/>
        <w:right w:val="none" w:sz="0" w:space="0" w:color="auto"/>
      </w:divBdr>
    </w:div>
    <w:div w:id="1759978459">
      <w:marLeft w:val="640"/>
      <w:marRight w:val="0"/>
      <w:marTop w:val="0"/>
      <w:marBottom w:val="0"/>
      <w:divBdr>
        <w:top w:val="none" w:sz="0" w:space="0" w:color="auto"/>
        <w:left w:val="none" w:sz="0" w:space="0" w:color="auto"/>
        <w:bottom w:val="none" w:sz="0" w:space="0" w:color="auto"/>
        <w:right w:val="none" w:sz="0" w:space="0" w:color="auto"/>
      </w:divBdr>
    </w:div>
    <w:div w:id="1762749469">
      <w:marLeft w:val="640"/>
      <w:marRight w:val="0"/>
      <w:marTop w:val="0"/>
      <w:marBottom w:val="0"/>
      <w:divBdr>
        <w:top w:val="none" w:sz="0" w:space="0" w:color="auto"/>
        <w:left w:val="none" w:sz="0" w:space="0" w:color="auto"/>
        <w:bottom w:val="none" w:sz="0" w:space="0" w:color="auto"/>
        <w:right w:val="none" w:sz="0" w:space="0" w:color="auto"/>
      </w:divBdr>
    </w:div>
    <w:div w:id="1763719052">
      <w:marLeft w:val="640"/>
      <w:marRight w:val="0"/>
      <w:marTop w:val="0"/>
      <w:marBottom w:val="0"/>
      <w:divBdr>
        <w:top w:val="none" w:sz="0" w:space="0" w:color="auto"/>
        <w:left w:val="none" w:sz="0" w:space="0" w:color="auto"/>
        <w:bottom w:val="none" w:sz="0" w:space="0" w:color="auto"/>
        <w:right w:val="none" w:sz="0" w:space="0" w:color="auto"/>
      </w:divBdr>
    </w:div>
    <w:div w:id="1764495124">
      <w:marLeft w:val="640"/>
      <w:marRight w:val="0"/>
      <w:marTop w:val="0"/>
      <w:marBottom w:val="0"/>
      <w:divBdr>
        <w:top w:val="none" w:sz="0" w:space="0" w:color="auto"/>
        <w:left w:val="none" w:sz="0" w:space="0" w:color="auto"/>
        <w:bottom w:val="none" w:sz="0" w:space="0" w:color="auto"/>
        <w:right w:val="none" w:sz="0" w:space="0" w:color="auto"/>
      </w:divBdr>
    </w:div>
    <w:div w:id="1764565765">
      <w:marLeft w:val="640"/>
      <w:marRight w:val="0"/>
      <w:marTop w:val="0"/>
      <w:marBottom w:val="0"/>
      <w:divBdr>
        <w:top w:val="none" w:sz="0" w:space="0" w:color="auto"/>
        <w:left w:val="none" w:sz="0" w:space="0" w:color="auto"/>
        <w:bottom w:val="none" w:sz="0" w:space="0" w:color="auto"/>
        <w:right w:val="none" w:sz="0" w:space="0" w:color="auto"/>
      </w:divBdr>
    </w:div>
    <w:div w:id="1764566911">
      <w:marLeft w:val="640"/>
      <w:marRight w:val="0"/>
      <w:marTop w:val="0"/>
      <w:marBottom w:val="0"/>
      <w:divBdr>
        <w:top w:val="none" w:sz="0" w:space="0" w:color="auto"/>
        <w:left w:val="none" w:sz="0" w:space="0" w:color="auto"/>
        <w:bottom w:val="none" w:sz="0" w:space="0" w:color="auto"/>
        <w:right w:val="none" w:sz="0" w:space="0" w:color="auto"/>
      </w:divBdr>
    </w:div>
    <w:div w:id="1765179295">
      <w:marLeft w:val="640"/>
      <w:marRight w:val="0"/>
      <w:marTop w:val="0"/>
      <w:marBottom w:val="0"/>
      <w:divBdr>
        <w:top w:val="none" w:sz="0" w:space="0" w:color="auto"/>
        <w:left w:val="none" w:sz="0" w:space="0" w:color="auto"/>
        <w:bottom w:val="none" w:sz="0" w:space="0" w:color="auto"/>
        <w:right w:val="none" w:sz="0" w:space="0" w:color="auto"/>
      </w:divBdr>
    </w:div>
    <w:div w:id="1766801938">
      <w:marLeft w:val="640"/>
      <w:marRight w:val="0"/>
      <w:marTop w:val="0"/>
      <w:marBottom w:val="0"/>
      <w:divBdr>
        <w:top w:val="none" w:sz="0" w:space="0" w:color="auto"/>
        <w:left w:val="none" w:sz="0" w:space="0" w:color="auto"/>
        <w:bottom w:val="none" w:sz="0" w:space="0" w:color="auto"/>
        <w:right w:val="none" w:sz="0" w:space="0" w:color="auto"/>
      </w:divBdr>
    </w:div>
    <w:div w:id="1766879095">
      <w:marLeft w:val="640"/>
      <w:marRight w:val="0"/>
      <w:marTop w:val="0"/>
      <w:marBottom w:val="0"/>
      <w:divBdr>
        <w:top w:val="none" w:sz="0" w:space="0" w:color="auto"/>
        <w:left w:val="none" w:sz="0" w:space="0" w:color="auto"/>
        <w:bottom w:val="none" w:sz="0" w:space="0" w:color="auto"/>
        <w:right w:val="none" w:sz="0" w:space="0" w:color="auto"/>
      </w:divBdr>
    </w:div>
    <w:div w:id="1766880008">
      <w:marLeft w:val="640"/>
      <w:marRight w:val="0"/>
      <w:marTop w:val="0"/>
      <w:marBottom w:val="0"/>
      <w:divBdr>
        <w:top w:val="none" w:sz="0" w:space="0" w:color="auto"/>
        <w:left w:val="none" w:sz="0" w:space="0" w:color="auto"/>
        <w:bottom w:val="none" w:sz="0" w:space="0" w:color="auto"/>
        <w:right w:val="none" w:sz="0" w:space="0" w:color="auto"/>
      </w:divBdr>
    </w:div>
    <w:div w:id="1769421868">
      <w:marLeft w:val="640"/>
      <w:marRight w:val="0"/>
      <w:marTop w:val="0"/>
      <w:marBottom w:val="0"/>
      <w:divBdr>
        <w:top w:val="none" w:sz="0" w:space="0" w:color="auto"/>
        <w:left w:val="none" w:sz="0" w:space="0" w:color="auto"/>
        <w:bottom w:val="none" w:sz="0" w:space="0" w:color="auto"/>
        <w:right w:val="none" w:sz="0" w:space="0" w:color="auto"/>
      </w:divBdr>
    </w:div>
    <w:div w:id="1769889000">
      <w:marLeft w:val="640"/>
      <w:marRight w:val="0"/>
      <w:marTop w:val="0"/>
      <w:marBottom w:val="0"/>
      <w:divBdr>
        <w:top w:val="none" w:sz="0" w:space="0" w:color="auto"/>
        <w:left w:val="none" w:sz="0" w:space="0" w:color="auto"/>
        <w:bottom w:val="none" w:sz="0" w:space="0" w:color="auto"/>
        <w:right w:val="none" w:sz="0" w:space="0" w:color="auto"/>
      </w:divBdr>
    </w:div>
    <w:div w:id="1770470234">
      <w:marLeft w:val="640"/>
      <w:marRight w:val="0"/>
      <w:marTop w:val="0"/>
      <w:marBottom w:val="0"/>
      <w:divBdr>
        <w:top w:val="none" w:sz="0" w:space="0" w:color="auto"/>
        <w:left w:val="none" w:sz="0" w:space="0" w:color="auto"/>
        <w:bottom w:val="none" w:sz="0" w:space="0" w:color="auto"/>
        <w:right w:val="none" w:sz="0" w:space="0" w:color="auto"/>
      </w:divBdr>
    </w:div>
    <w:div w:id="1770539576">
      <w:marLeft w:val="640"/>
      <w:marRight w:val="0"/>
      <w:marTop w:val="0"/>
      <w:marBottom w:val="0"/>
      <w:divBdr>
        <w:top w:val="none" w:sz="0" w:space="0" w:color="auto"/>
        <w:left w:val="none" w:sz="0" w:space="0" w:color="auto"/>
        <w:bottom w:val="none" w:sz="0" w:space="0" w:color="auto"/>
        <w:right w:val="none" w:sz="0" w:space="0" w:color="auto"/>
      </w:divBdr>
    </w:div>
    <w:div w:id="1770589081">
      <w:marLeft w:val="640"/>
      <w:marRight w:val="0"/>
      <w:marTop w:val="0"/>
      <w:marBottom w:val="0"/>
      <w:divBdr>
        <w:top w:val="none" w:sz="0" w:space="0" w:color="auto"/>
        <w:left w:val="none" w:sz="0" w:space="0" w:color="auto"/>
        <w:bottom w:val="none" w:sz="0" w:space="0" w:color="auto"/>
        <w:right w:val="none" w:sz="0" w:space="0" w:color="auto"/>
      </w:divBdr>
    </w:div>
    <w:div w:id="1771270892">
      <w:marLeft w:val="640"/>
      <w:marRight w:val="0"/>
      <w:marTop w:val="0"/>
      <w:marBottom w:val="0"/>
      <w:divBdr>
        <w:top w:val="none" w:sz="0" w:space="0" w:color="auto"/>
        <w:left w:val="none" w:sz="0" w:space="0" w:color="auto"/>
        <w:bottom w:val="none" w:sz="0" w:space="0" w:color="auto"/>
        <w:right w:val="none" w:sz="0" w:space="0" w:color="auto"/>
      </w:divBdr>
    </w:div>
    <w:div w:id="1771317089">
      <w:marLeft w:val="640"/>
      <w:marRight w:val="0"/>
      <w:marTop w:val="0"/>
      <w:marBottom w:val="0"/>
      <w:divBdr>
        <w:top w:val="none" w:sz="0" w:space="0" w:color="auto"/>
        <w:left w:val="none" w:sz="0" w:space="0" w:color="auto"/>
        <w:bottom w:val="none" w:sz="0" w:space="0" w:color="auto"/>
        <w:right w:val="none" w:sz="0" w:space="0" w:color="auto"/>
      </w:divBdr>
    </w:div>
    <w:div w:id="1771704842">
      <w:marLeft w:val="640"/>
      <w:marRight w:val="0"/>
      <w:marTop w:val="0"/>
      <w:marBottom w:val="0"/>
      <w:divBdr>
        <w:top w:val="none" w:sz="0" w:space="0" w:color="auto"/>
        <w:left w:val="none" w:sz="0" w:space="0" w:color="auto"/>
        <w:bottom w:val="none" w:sz="0" w:space="0" w:color="auto"/>
        <w:right w:val="none" w:sz="0" w:space="0" w:color="auto"/>
      </w:divBdr>
    </w:div>
    <w:div w:id="1772552248">
      <w:marLeft w:val="640"/>
      <w:marRight w:val="0"/>
      <w:marTop w:val="0"/>
      <w:marBottom w:val="0"/>
      <w:divBdr>
        <w:top w:val="none" w:sz="0" w:space="0" w:color="auto"/>
        <w:left w:val="none" w:sz="0" w:space="0" w:color="auto"/>
        <w:bottom w:val="none" w:sz="0" w:space="0" w:color="auto"/>
        <w:right w:val="none" w:sz="0" w:space="0" w:color="auto"/>
      </w:divBdr>
    </w:div>
    <w:div w:id="1772966795">
      <w:marLeft w:val="640"/>
      <w:marRight w:val="0"/>
      <w:marTop w:val="0"/>
      <w:marBottom w:val="0"/>
      <w:divBdr>
        <w:top w:val="none" w:sz="0" w:space="0" w:color="auto"/>
        <w:left w:val="none" w:sz="0" w:space="0" w:color="auto"/>
        <w:bottom w:val="none" w:sz="0" w:space="0" w:color="auto"/>
        <w:right w:val="none" w:sz="0" w:space="0" w:color="auto"/>
      </w:divBdr>
    </w:div>
    <w:div w:id="1773167791">
      <w:marLeft w:val="640"/>
      <w:marRight w:val="0"/>
      <w:marTop w:val="0"/>
      <w:marBottom w:val="0"/>
      <w:divBdr>
        <w:top w:val="none" w:sz="0" w:space="0" w:color="auto"/>
        <w:left w:val="none" w:sz="0" w:space="0" w:color="auto"/>
        <w:bottom w:val="none" w:sz="0" w:space="0" w:color="auto"/>
        <w:right w:val="none" w:sz="0" w:space="0" w:color="auto"/>
      </w:divBdr>
    </w:div>
    <w:div w:id="1773933130">
      <w:marLeft w:val="640"/>
      <w:marRight w:val="0"/>
      <w:marTop w:val="0"/>
      <w:marBottom w:val="0"/>
      <w:divBdr>
        <w:top w:val="none" w:sz="0" w:space="0" w:color="auto"/>
        <w:left w:val="none" w:sz="0" w:space="0" w:color="auto"/>
        <w:bottom w:val="none" w:sz="0" w:space="0" w:color="auto"/>
        <w:right w:val="none" w:sz="0" w:space="0" w:color="auto"/>
      </w:divBdr>
    </w:div>
    <w:div w:id="1774393860">
      <w:marLeft w:val="640"/>
      <w:marRight w:val="0"/>
      <w:marTop w:val="0"/>
      <w:marBottom w:val="0"/>
      <w:divBdr>
        <w:top w:val="none" w:sz="0" w:space="0" w:color="auto"/>
        <w:left w:val="none" w:sz="0" w:space="0" w:color="auto"/>
        <w:bottom w:val="none" w:sz="0" w:space="0" w:color="auto"/>
        <w:right w:val="none" w:sz="0" w:space="0" w:color="auto"/>
      </w:divBdr>
    </w:div>
    <w:div w:id="1774395234">
      <w:marLeft w:val="640"/>
      <w:marRight w:val="0"/>
      <w:marTop w:val="0"/>
      <w:marBottom w:val="0"/>
      <w:divBdr>
        <w:top w:val="none" w:sz="0" w:space="0" w:color="auto"/>
        <w:left w:val="none" w:sz="0" w:space="0" w:color="auto"/>
        <w:bottom w:val="none" w:sz="0" w:space="0" w:color="auto"/>
        <w:right w:val="none" w:sz="0" w:space="0" w:color="auto"/>
      </w:divBdr>
    </w:div>
    <w:div w:id="1775130809">
      <w:marLeft w:val="640"/>
      <w:marRight w:val="0"/>
      <w:marTop w:val="0"/>
      <w:marBottom w:val="0"/>
      <w:divBdr>
        <w:top w:val="none" w:sz="0" w:space="0" w:color="auto"/>
        <w:left w:val="none" w:sz="0" w:space="0" w:color="auto"/>
        <w:bottom w:val="none" w:sz="0" w:space="0" w:color="auto"/>
        <w:right w:val="none" w:sz="0" w:space="0" w:color="auto"/>
      </w:divBdr>
    </w:div>
    <w:div w:id="1775444853">
      <w:marLeft w:val="640"/>
      <w:marRight w:val="0"/>
      <w:marTop w:val="0"/>
      <w:marBottom w:val="0"/>
      <w:divBdr>
        <w:top w:val="none" w:sz="0" w:space="0" w:color="auto"/>
        <w:left w:val="none" w:sz="0" w:space="0" w:color="auto"/>
        <w:bottom w:val="none" w:sz="0" w:space="0" w:color="auto"/>
        <w:right w:val="none" w:sz="0" w:space="0" w:color="auto"/>
      </w:divBdr>
    </w:div>
    <w:div w:id="1775517159">
      <w:marLeft w:val="640"/>
      <w:marRight w:val="0"/>
      <w:marTop w:val="0"/>
      <w:marBottom w:val="0"/>
      <w:divBdr>
        <w:top w:val="none" w:sz="0" w:space="0" w:color="auto"/>
        <w:left w:val="none" w:sz="0" w:space="0" w:color="auto"/>
        <w:bottom w:val="none" w:sz="0" w:space="0" w:color="auto"/>
        <w:right w:val="none" w:sz="0" w:space="0" w:color="auto"/>
      </w:divBdr>
    </w:div>
    <w:div w:id="1775706685">
      <w:marLeft w:val="640"/>
      <w:marRight w:val="0"/>
      <w:marTop w:val="0"/>
      <w:marBottom w:val="0"/>
      <w:divBdr>
        <w:top w:val="none" w:sz="0" w:space="0" w:color="auto"/>
        <w:left w:val="none" w:sz="0" w:space="0" w:color="auto"/>
        <w:bottom w:val="none" w:sz="0" w:space="0" w:color="auto"/>
        <w:right w:val="none" w:sz="0" w:space="0" w:color="auto"/>
      </w:divBdr>
    </w:div>
    <w:div w:id="1776049039">
      <w:marLeft w:val="640"/>
      <w:marRight w:val="0"/>
      <w:marTop w:val="0"/>
      <w:marBottom w:val="0"/>
      <w:divBdr>
        <w:top w:val="none" w:sz="0" w:space="0" w:color="auto"/>
        <w:left w:val="none" w:sz="0" w:space="0" w:color="auto"/>
        <w:bottom w:val="none" w:sz="0" w:space="0" w:color="auto"/>
        <w:right w:val="none" w:sz="0" w:space="0" w:color="auto"/>
      </w:divBdr>
    </w:div>
    <w:div w:id="1776899002">
      <w:marLeft w:val="640"/>
      <w:marRight w:val="0"/>
      <w:marTop w:val="0"/>
      <w:marBottom w:val="0"/>
      <w:divBdr>
        <w:top w:val="none" w:sz="0" w:space="0" w:color="auto"/>
        <w:left w:val="none" w:sz="0" w:space="0" w:color="auto"/>
        <w:bottom w:val="none" w:sz="0" w:space="0" w:color="auto"/>
        <w:right w:val="none" w:sz="0" w:space="0" w:color="auto"/>
      </w:divBdr>
    </w:div>
    <w:div w:id="1776905503">
      <w:marLeft w:val="640"/>
      <w:marRight w:val="0"/>
      <w:marTop w:val="0"/>
      <w:marBottom w:val="0"/>
      <w:divBdr>
        <w:top w:val="none" w:sz="0" w:space="0" w:color="auto"/>
        <w:left w:val="none" w:sz="0" w:space="0" w:color="auto"/>
        <w:bottom w:val="none" w:sz="0" w:space="0" w:color="auto"/>
        <w:right w:val="none" w:sz="0" w:space="0" w:color="auto"/>
      </w:divBdr>
    </w:div>
    <w:div w:id="1777555468">
      <w:marLeft w:val="640"/>
      <w:marRight w:val="0"/>
      <w:marTop w:val="0"/>
      <w:marBottom w:val="0"/>
      <w:divBdr>
        <w:top w:val="none" w:sz="0" w:space="0" w:color="auto"/>
        <w:left w:val="none" w:sz="0" w:space="0" w:color="auto"/>
        <w:bottom w:val="none" w:sz="0" w:space="0" w:color="auto"/>
        <w:right w:val="none" w:sz="0" w:space="0" w:color="auto"/>
      </w:divBdr>
    </w:div>
    <w:div w:id="1778022666">
      <w:marLeft w:val="640"/>
      <w:marRight w:val="0"/>
      <w:marTop w:val="0"/>
      <w:marBottom w:val="0"/>
      <w:divBdr>
        <w:top w:val="none" w:sz="0" w:space="0" w:color="auto"/>
        <w:left w:val="none" w:sz="0" w:space="0" w:color="auto"/>
        <w:bottom w:val="none" w:sz="0" w:space="0" w:color="auto"/>
        <w:right w:val="none" w:sz="0" w:space="0" w:color="auto"/>
      </w:divBdr>
    </w:div>
    <w:div w:id="1778872079">
      <w:marLeft w:val="640"/>
      <w:marRight w:val="0"/>
      <w:marTop w:val="0"/>
      <w:marBottom w:val="0"/>
      <w:divBdr>
        <w:top w:val="none" w:sz="0" w:space="0" w:color="auto"/>
        <w:left w:val="none" w:sz="0" w:space="0" w:color="auto"/>
        <w:bottom w:val="none" w:sz="0" w:space="0" w:color="auto"/>
        <w:right w:val="none" w:sz="0" w:space="0" w:color="auto"/>
      </w:divBdr>
    </w:div>
    <w:div w:id="1778940439">
      <w:marLeft w:val="640"/>
      <w:marRight w:val="0"/>
      <w:marTop w:val="0"/>
      <w:marBottom w:val="0"/>
      <w:divBdr>
        <w:top w:val="none" w:sz="0" w:space="0" w:color="auto"/>
        <w:left w:val="none" w:sz="0" w:space="0" w:color="auto"/>
        <w:bottom w:val="none" w:sz="0" w:space="0" w:color="auto"/>
        <w:right w:val="none" w:sz="0" w:space="0" w:color="auto"/>
      </w:divBdr>
    </w:div>
    <w:div w:id="1779762819">
      <w:marLeft w:val="640"/>
      <w:marRight w:val="0"/>
      <w:marTop w:val="0"/>
      <w:marBottom w:val="0"/>
      <w:divBdr>
        <w:top w:val="none" w:sz="0" w:space="0" w:color="auto"/>
        <w:left w:val="none" w:sz="0" w:space="0" w:color="auto"/>
        <w:bottom w:val="none" w:sz="0" w:space="0" w:color="auto"/>
        <w:right w:val="none" w:sz="0" w:space="0" w:color="auto"/>
      </w:divBdr>
    </w:div>
    <w:div w:id="1780296139">
      <w:marLeft w:val="640"/>
      <w:marRight w:val="0"/>
      <w:marTop w:val="0"/>
      <w:marBottom w:val="0"/>
      <w:divBdr>
        <w:top w:val="none" w:sz="0" w:space="0" w:color="auto"/>
        <w:left w:val="none" w:sz="0" w:space="0" w:color="auto"/>
        <w:bottom w:val="none" w:sz="0" w:space="0" w:color="auto"/>
        <w:right w:val="none" w:sz="0" w:space="0" w:color="auto"/>
      </w:divBdr>
    </w:div>
    <w:div w:id="1780443393">
      <w:marLeft w:val="640"/>
      <w:marRight w:val="0"/>
      <w:marTop w:val="0"/>
      <w:marBottom w:val="0"/>
      <w:divBdr>
        <w:top w:val="none" w:sz="0" w:space="0" w:color="auto"/>
        <w:left w:val="none" w:sz="0" w:space="0" w:color="auto"/>
        <w:bottom w:val="none" w:sz="0" w:space="0" w:color="auto"/>
        <w:right w:val="none" w:sz="0" w:space="0" w:color="auto"/>
      </w:divBdr>
    </w:div>
    <w:div w:id="1780566843">
      <w:marLeft w:val="640"/>
      <w:marRight w:val="0"/>
      <w:marTop w:val="0"/>
      <w:marBottom w:val="0"/>
      <w:divBdr>
        <w:top w:val="none" w:sz="0" w:space="0" w:color="auto"/>
        <w:left w:val="none" w:sz="0" w:space="0" w:color="auto"/>
        <w:bottom w:val="none" w:sz="0" w:space="0" w:color="auto"/>
        <w:right w:val="none" w:sz="0" w:space="0" w:color="auto"/>
      </w:divBdr>
    </w:div>
    <w:div w:id="1780710416">
      <w:marLeft w:val="640"/>
      <w:marRight w:val="0"/>
      <w:marTop w:val="0"/>
      <w:marBottom w:val="0"/>
      <w:divBdr>
        <w:top w:val="none" w:sz="0" w:space="0" w:color="auto"/>
        <w:left w:val="none" w:sz="0" w:space="0" w:color="auto"/>
        <w:bottom w:val="none" w:sz="0" w:space="0" w:color="auto"/>
        <w:right w:val="none" w:sz="0" w:space="0" w:color="auto"/>
      </w:divBdr>
    </w:div>
    <w:div w:id="1781534709">
      <w:marLeft w:val="640"/>
      <w:marRight w:val="0"/>
      <w:marTop w:val="0"/>
      <w:marBottom w:val="0"/>
      <w:divBdr>
        <w:top w:val="none" w:sz="0" w:space="0" w:color="auto"/>
        <w:left w:val="none" w:sz="0" w:space="0" w:color="auto"/>
        <w:bottom w:val="none" w:sz="0" w:space="0" w:color="auto"/>
        <w:right w:val="none" w:sz="0" w:space="0" w:color="auto"/>
      </w:divBdr>
    </w:div>
    <w:div w:id="1782458538">
      <w:marLeft w:val="640"/>
      <w:marRight w:val="0"/>
      <w:marTop w:val="0"/>
      <w:marBottom w:val="0"/>
      <w:divBdr>
        <w:top w:val="none" w:sz="0" w:space="0" w:color="auto"/>
        <w:left w:val="none" w:sz="0" w:space="0" w:color="auto"/>
        <w:bottom w:val="none" w:sz="0" w:space="0" w:color="auto"/>
        <w:right w:val="none" w:sz="0" w:space="0" w:color="auto"/>
      </w:divBdr>
    </w:div>
    <w:div w:id="1782802222">
      <w:marLeft w:val="640"/>
      <w:marRight w:val="0"/>
      <w:marTop w:val="0"/>
      <w:marBottom w:val="0"/>
      <w:divBdr>
        <w:top w:val="none" w:sz="0" w:space="0" w:color="auto"/>
        <w:left w:val="none" w:sz="0" w:space="0" w:color="auto"/>
        <w:bottom w:val="none" w:sz="0" w:space="0" w:color="auto"/>
        <w:right w:val="none" w:sz="0" w:space="0" w:color="auto"/>
      </w:divBdr>
    </w:div>
    <w:div w:id="1784030717">
      <w:marLeft w:val="640"/>
      <w:marRight w:val="0"/>
      <w:marTop w:val="0"/>
      <w:marBottom w:val="0"/>
      <w:divBdr>
        <w:top w:val="none" w:sz="0" w:space="0" w:color="auto"/>
        <w:left w:val="none" w:sz="0" w:space="0" w:color="auto"/>
        <w:bottom w:val="none" w:sz="0" w:space="0" w:color="auto"/>
        <w:right w:val="none" w:sz="0" w:space="0" w:color="auto"/>
      </w:divBdr>
    </w:div>
    <w:div w:id="1784114015">
      <w:marLeft w:val="640"/>
      <w:marRight w:val="0"/>
      <w:marTop w:val="0"/>
      <w:marBottom w:val="0"/>
      <w:divBdr>
        <w:top w:val="none" w:sz="0" w:space="0" w:color="auto"/>
        <w:left w:val="none" w:sz="0" w:space="0" w:color="auto"/>
        <w:bottom w:val="none" w:sz="0" w:space="0" w:color="auto"/>
        <w:right w:val="none" w:sz="0" w:space="0" w:color="auto"/>
      </w:divBdr>
    </w:div>
    <w:div w:id="1784688160">
      <w:marLeft w:val="640"/>
      <w:marRight w:val="0"/>
      <w:marTop w:val="0"/>
      <w:marBottom w:val="0"/>
      <w:divBdr>
        <w:top w:val="none" w:sz="0" w:space="0" w:color="auto"/>
        <w:left w:val="none" w:sz="0" w:space="0" w:color="auto"/>
        <w:bottom w:val="none" w:sz="0" w:space="0" w:color="auto"/>
        <w:right w:val="none" w:sz="0" w:space="0" w:color="auto"/>
      </w:divBdr>
    </w:div>
    <w:div w:id="1784954752">
      <w:marLeft w:val="640"/>
      <w:marRight w:val="0"/>
      <w:marTop w:val="0"/>
      <w:marBottom w:val="0"/>
      <w:divBdr>
        <w:top w:val="none" w:sz="0" w:space="0" w:color="auto"/>
        <w:left w:val="none" w:sz="0" w:space="0" w:color="auto"/>
        <w:bottom w:val="none" w:sz="0" w:space="0" w:color="auto"/>
        <w:right w:val="none" w:sz="0" w:space="0" w:color="auto"/>
      </w:divBdr>
    </w:div>
    <w:div w:id="1785153813">
      <w:marLeft w:val="640"/>
      <w:marRight w:val="0"/>
      <w:marTop w:val="0"/>
      <w:marBottom w:val="0"/>
      <w:divBdr>
        <w:top w:val="none" w:sz="0" w:space="0" w:color="auto"/>
        <w:left w:val="none" w:sz="0" w:space="0" w:color="auto"/>
        <w:bottom w:val="none" w:sz="0" w:space="0" w:color="auto"/>
        <w:right w:val="none" w:sz="0" w:space="0" w:color="auto"/>
      </w:divBdr>
    </w:div>
    <w:div w:id="1785925644">
      <w:marLeft w:val="640"/>
      <w:marRight w:val="0"/>
      <w:marTop w:val="0"/>
      <w:marBottom w:val="0"/>
      <w:divBdr>
        <w:top w:val="none" w:sz="0" w:space="0" w:color="auto"/>
        <w:left w:val="none" w:sz="0" w:space="0" w:color="auto"/>
        <w:bottom w:val="none" w:sz="0" w:space="0" w:color="auto"/>
        <w:right w:val="none" w:sz="0" w:space="0" w:color="auto"/>
      </w:divBdr>
    </w:div>
    <w:div w:id="1785995563">
      <w:marLeft w:val="640"/>
      <w:marRight w:val="0"/>
      <w:marTop w:val="0"/>
      <w:marBottom w:val="0"/>
      <w:divBdr>
        <w:top w:val="none" w:sz="0" w:space="0" w:color="auto"/>
        <w:left w:val="none" w:sz="0" w:space="0" w:color="auto"/>
        <w:bottom w:val="none" w:sz="0" w:space="0" w:color="auto"/>
        <w:right w:val="none" w:sz="0" w:space="0" w:color="auto"/>
      </w:divBdr>
    </w:div>
    <w:div w:id="1786119720">
      <w:marLeft w:val="640"/>
      <w:marRight w:val="0"/>
      <w:marTop w:val="0"/>
      <w:marBottom w:val="0"/>
      <w:divBdr>
        <w:top w:val="none" w:sz="0" w:space="0" w:color="auto"/>
        <w:left w:val="none" w:sz="0" w:space="0" w:color="auto"/>
        <w:bottom w:val="none" w:sz="0" w:space="0" w:color="auto"/>
        <w:right w:val="none" w:sz="0" w:space="0" w:color="auto"/>
      </w:divBdr>
    </w:div>
    <w:div w:id="1786385691">
      <w:marLeft w:val="640"/>
      <w:marRight w:val="0"/>
      <w:marTop w:val="0"/>
      <w:marBottom w:val="0"/>
      <w:divBdr>
        <w:top w:val="none" w:sz="0" w:space="0" w:color="auto"/>
        <w:left w:val="none" w:sz="0" w:space="0" w:color="auto"/>
        <w:bottom w:val="none" w:sz="0" w:space="0" w:color="auto"/>
        <w:right w:val="none" w:sz="0" w:space="0" w:color="auto"/>
      </w:divBdr>
    </w:div>
    <w:div w:id="1786388355">
      <w:marLeft w:val="640"/>
      <w:marRight w:val="0"/>
      <w:marTop w:val="0"/>
      <w:marBottom w:val="0"/>
      <w:divBdr>
        <w:top w:val="none" w:sz="0" w:space="0" w:color="auto"/>
        <w:left w:val="none" w:sz="0" w:space="0" w:color="auto"/>
        <w:bottom w:val="none" w:sz="0" w:space="0" w:color="auto"/>
        <w:right w:val="none" w:sz="0" w:space="0" w:color="auto"/>
      </w:divBdr>
    </w:div>
    <w:div w:id="1786462159">
      <w:marLeft w:val="640"/>
      <w:marRight w:val="0"/>
      <w:marTop w:val="0"/>
      <w:marBottom w:val="0"/>
      <w:divBdr>
        <w:top w:val="none" w:sz="0" w:space="0" w:color="auto"/>
        <w:left w:val="none" w:sz="0" w:space="0" w:color="auto"/>
        <w:bottom w:val="none" w:sz="0" w:space="0" w:color="auto"/>
        <w:right w:val="none" w:sz="0" w:space="0" w:color="auto"/>
      </w:divBdr>
    </w:div>
    <w:div w:id="1786658322">
      <w:marLeft w:val="640"/>
      <w:marRight w:val="0"/>
      <w:marTop w:val="0"/>
      <w:marBottom w:val="0"/>
      <w:divBdr>
        <w:top w:val="none" w:sz="0" w:space="0" w:color="auto"/>
        <w:left w:val="none" w:sz="0" w:space="0" w:color="auto"/>
        <w:bottom w:val="none" w:sz="0" w:space="0" w:color="auto"/>
        <w:right w:val="none" w:sz="0" w:space="0" w:color="auto"/>
      </w:divBdr>
    </w:div>
    <w:div w:id="1786659503">
      <w:marLeft w:val="640"/>
      <w:marRight w:val="0"/>
      <w:marTop w:val="0"/>
      <w:marBottom w:val="0"/>
      <w:divBdr>
        <w:top w:val="none" w:sz="0" w:space="0" w:color="auto"/>
        <w:left w:val="none" w:sz="0" w:space="0" w:color="auto"/>
        <w:bottom w:val="none" w:sz="0" w:space="0" w:color="auto"/>
        <w:right w:val="none" w:sz="0" w:space="0" w:color="auto"/>
      </w:divBdr>
    </w:div>
    <w:div w:id="1786844354">
      <w:marLeft w:val="640"/>
      <w:marRight w:val="0"/>
      <w:marTop w:val="0"/>
      <w:marBottom w:val="0"/>
      <w:divBdr>
        <w:top w:val="none" w:sz="0" w:space="0" w:color="auto"/>
        <w:left w:val="none" w:sz="0" w:space="0" w:color="auto"/>
        <w:bottom w:val="none" w:sz="0" w:space="0" w:color="auto"/>
        <w:right w:val="none" w:sz="0" w:space="0" w:color="auto"/>
      </w:divBdr>
    </w:div>
    <w:div w:id="1786850490">
      <w:marLeft w:val="640"/>
      <w:marRight w:val="0"/>
      <w:marTop w:val="0"/>
      <w:marBottom w:val="0"/>
      <w:divBdr>
        <w:top w:val="none" w:sz="0" w:space="0" w:color="auto"/>
        <w:left w:val="none" w:sz="0" w:space="0" w:color="auto"/>
        <w:bottom w:val="none" w:sz="0" w:space="0" w:color="auto"/>
        <w:right w:val="none" w:sz="0" w:space="0" w:color="auto"/>
      </w:divBdr>
    </w:div>
    <w:div w:id="1787195557">
      <w:marLeft w:val="640"/>
      <w:marRight w:val="0"/>
      <w:marTop w:val="0"/>
      <w:marBottom w:val="0"/>
      <w:divBdr>
        <w:top w:val="none" w:sz="0" w:space="0" w:color="auto"/>
        <w:left w:val="none" w:sz="0" w:space="0" w:color="auto"/>
        <w:bottom w:val="none" w:sz="0" w:space="0" w:color="auto"/>
        <w:right w:val="none" w:sz="0" w:space="0" w:color="auto"/>
      </w:divBdr>
    </w:div>
    <w:div w:id="1787658076">
      <w:marLeft w:val="640"/>
      <w:marRight w:val="0"/>
      <w:marTop w:val="0"/>
      <w:marBottom w:val="0"/>
      <w:divBdr>
        <w:top w:val="none" w:sz="0" w:space="0" w:color="auto"/>
        <w:left w:val="none" w:sz="0" w:space="0" w:color="auto"/>
        <w:bottom w:val="none" w:sz="0" w:space="0" w:color="auto"/>
        <w:right w:val="none" w:sz="0" w:space="0" w:color="auto"/>
      </w:divBdr>
    </w:div>
    <w:div w:id="1787774900">
      <w:marLeft w:val="640"/>
      <w:marRight w:val="0"/>
      <w:marTop w:val="0"/>
      <w:marBottom w:val="0"/>
      <w:divBdr>
        <w:top w:val="none" w:sz="0" w:space="0" w:color="auto"/>
        <w:left w:val="none" w:sz="0" w:space="0" w:color="auto"/>
        <w:bottom w:val="none" w:sz="0" w:space="0" w:color="auto"/>
        <w:right w:val="none" w:sz="0" w:space="0" w:color="auto"/>
      </w:divBdr>
    </w:div>
    <w:div w:id="1788159985">
      <w:marLeft w:val="640"/>
      <w:marRight w:val="0"/>
      <w:marTop w:val="0"/>
      <w:marBottom w:val="0"/>
      <w:divBdr>
        <w:top w:val="none" w:sz="0" w:space="0" w:color="auto"/>
        <w:left w:val="none" w:sz="0" w:space="0" w:color="auto"/>
        <w:bottom w:val="none" w:sz="0" w:space="0" w:color="auto"/>
        <w:right w:val="none" w:sz="0" w:space="0" w:color="auto"/>
      </w:divBdr>
    </w:div>
    <w:div w:id="1788161051">
      <w:marLeft w:val="640"/>
      <w:marRight w:val="0"/>
      <w:marTop w:val="0"/>
      <w:marBottom w:val="0"/>
      <w:divBdr>
        <w:top w:val="none" w:sz="0" w:space="0" w:color="auto"/>
        <w:left w:val="none" w:sz="0" w:space="0" w:color="auto"/>
        <w:bottom w:val="none" w:sz="0" w:space="0" w:color="auto"/>
        <w:right w:val="none" w:sz="0" w:space="0" w:color="auto"/>
      </w:divBdr>
    </w:div>
    <w:div w:id="1788309558">
      <w:marLeft w:val="640"/>
      <w:marRight w:val="0"/>
      <w:marTop w:val="0"/>
      <w:marBottom w:val="0"/>
      <w:divBdr>
        <w:top w:val="none" w:sz="0" w:space="0" w:color="auto"/>
        <w:left w:val="none" w:sz="0" w:space="0" w:color="auto"/>
        <w:bottom w:val="none" w:sz="0" w:space="0" w:color="auto"/>
        <w:right w:val="none" w:sz="0" w:space="0" w:color="auto"/>
      </w:divBdr>
    </w:div>
    <w:div w:id="1788349288">
      <w:marLeft w:val="640"/>
      <w:marRight w:val="0"/>
      <w:marTop w:val="0"/>
      <w:marBottom w:val="0"/>
      <w:divBdr>
        <w:top w:val="none" w:sz="0" w:space="0" w:color="auto"/>
        <w:left w:val="none" w:sz="0" w:space="0" w:color="auto"/>
        <w:bottom w:val="none" w:sz="0" w:space="0" w:color="auto"/>
        <w:right w:val="none" w:sz="0" w:space="0" w:color="auto"/>
      </w:divBdr>
    </w:div>
    <w:div w:id="1789203845">
      <w:marLeft w:val="640"/>
      <w:marRight w:val="0"/>
      <w:marTop w:val="0"/>
      <w:marBottom w:val="0"/>
      <w:divBdr>
        <w:top w:val="none" w:sz="0" w:space="0" w:color="auto"/>
        <w:left w:val="none" w:sz="0" w:space="0" w:color="auto"/>
        <w:bottom w:val="none" w:sz="0" w:space="0" w:color="auto"/>
        <w:right w:val="none" w:sz="0" w:space="0" w:color="auto"/>
      </w:divBdr>
    </w:div>
    <w:div w:id="1789927994">
      <w:marLeft w:val="480"/>
      <w:marRight w:val="0"/>
      <w:marTop w:val="0"/>
      <w:marBottom w:val="0"/>
      <w:divBdr>
        <w:top w:val="none" w:sz="0" w:space="0" w:color="auto"/>
        <w:left w:val="none" w:sz="0" w:space="0" w:color="auto"/>
        <w:bottom w:val="none" w:sz="0" w:space="0" w:color="auto"/>
        <w:right w:val="none" w:sz="0" w:space="0" w:color="auto"/>
      </w:divBdr>
    </w:div>
    <w:div w:id="1790541806">
      <w:marLeft w:val="640"/>
      <w:marRight w:val="0"/>
      <w:marTop w:val="0"/>
      <w:marBottom w:val="0"/>
      <w:divBdr>
        <w:top w:val="none" w:sz="0" w:space="0" w:color="auto"/>
        <w:left w:val="none" w:sz="0" w:space="0" w:color="auto"/>
        <w:bottom w:val="none" w:sz="0" w:space="0" w:color="auto"/>
        <w:right w:val="none" w:sz="0" w:space="0" w:color="auto"/>
      </w:divBdr>
    </w:div>
    <w:div w:id="1790934957">
      <w:marLeft w:val="640"/>
      <w:marRight w:val="0"/>
      <w:marTop w:val="0"/>
      <w:marBottom w:val="0"/>
      <w:divBdr>
        <w:top w:val="none" w:sz="0" w:space="0" w:color="auto"/>
        <w:left w:val="none" w:sz="0" w:space="0" w:color="auto"/>
        <w:bottom w:val="none" w:sz="0" w:space="0" w:color="auto"/>
        <w:right w:val="none" w:sz="0" w:space="0" w:color="auto"/>
      </w:divBdr>
    </w:div>
    <w:div w:id="1790978068">
      <w:marLeft w:val="640"/>
      <w:marRight w:val="0"/>
      <w:marTop w:val="0"/>
      <w:marBottom w:val="0"/>
      <w:divBdr>
        <w:top w:val="none" w:sz="0" w:space="0" w:color="auto"/>
        <w:left w:val="none" w:sz="0" w:space="0" w:color="auto"/>
        <w:bottom w:val="none" w:sz="0" w:space="0" w:color="auto"/>
        <w:right w:val="none" w:sz="0" w:space="0" w:color="auto"/>
      </w:divBdr>
    </w:div>
    <w:div w:id="1791313350">
      <w:marLeft w:val="640"/>
      <w:marRight w:val="0"/>
      <w:marTop w:val="0"/>
      <w:marBottom w:val="0"/>
      <w:divBdr>
        <w:top w:val="none" w:sz="0" w:space="0" w:color="auto"/>
        <w:left w:val="none" w:sz="0" w:space="0" w:color="auto"/>
        <w:bottom w:val="none" w:sz="0" w:space="0" w:color="auto"/>
        <w:right w:val="none" w:sz="0" w:space="0" w:color="auto"/>
      </w:divBdr>
    </w:div>
    <w:div w:id="1791389168">
      <w:marLeft w:val="640"/>
      <w:marRight w:val="0"/>
      <w:marTop w:val="0"/>
      <w:marBottom w:val="0"/>
      <w:divBdr>
        <w:top w:val="none" w:sz="0" w:space="0" w:color="auto"/>
        <w:left w:val="none" w:sz="0" w:space="0" w:color="auto"/>
        <w:bottom w:val="none" w:sz="0" w:space="0" w:color="auto"/>
        <w:right w:val="none" w:sz="0" w:space="0" w:color="auto"/>
      </w:divBdr>
    </w:div>
    <w:div w:id="1791389911">
      <w:marLeft w:val="640"/>
      <w:marRight w:val="0"/>
      <w:marTop w:val="0"/>
      <w:marBottom w:val="0"/>
      <w:divBdr>
        <w:top w:val="none" w:sz="0" w:space="0" w:color="auto"/>
        <w:left w:val="none" w:sz="0" w:space="0" w:color="auto"/>
        <w:bottom w:val="none" w:sz="0" w:space="0" w:color="auto"/>
        <w:right w:val="none" w:sz="0" w:space="0" w:color="auto"/>
      </w:divBdr>
    </w:div>
    <w:div w:id="1792358529">
      <w:marLeft w:val="640"/>
      <w:marRight w:val="0"/>
      <w:marTop w:val="0"/>
      <w:marBottom w:val="0"/>
      <w:divBdr>
        <w:top w:val="none" w:sz="0" w:space="0" w:color="auto"/>
        <w:left w:val="none" w:sz="0" w:space="0" w:color="auto"/>
        <w:bottom w:val="none" w:sz="0" w:space="0" w:color="auto"/>
        <w:right w:val="none" w:sz="0" w:space="0" w:color="auto"/>
      </w:divBdr>
    </w:div>
    <w:div w:id="1793013570">
      <w:marLeft w:val="640"/>
      <w:marRight w:val="0"/>
      <w:marTop w:val="0"/>
      <w:marBottom w:val="0"/>
      <w:divBdr>
        <w:top w:val="none" w:sz="0" w:space="0" w:color="auto"/>
        <w:left w:val="none" w:sz="0" w:space="0" w:color="auto"/>
        <w:bottom w:val="none" w:sz="0" w:space="0" w:color="auto"/>
        <w:right w:val="none" w:sz="0" w:space="0" w:color="auto"/>
      </w:divBdr>
    </w:div>
    <w:div w:id="1794640293">
      <w:marLeft w:val="640"/>
      <w:marRight w:val="0"/>
      <w:marTop w:val="0"/>
      <w:marBottom w:val="0"/>
      <w:divBdr>
        <w:top w:val="none" w:sz="0" w:space="0" w:color="auto"/>
        <w:left w:val="none" w:sz="0" w:space="0" w:color="auto"/>
        <w:bottom w:val="none" w:sz="0" w:space="0" w:color="auto"/>
        <w:right w:val="none" w:sz="0" w:space="0" w:color="auto"/>
      </w:divBdr>
    </w:div>
    <w:div w:id="1794904621">
      <w:marLeft w:val="640"/>
      <w:marRight w:val="0"/>
      <w:marTop w:val="0"/>
      <w:marBottom w:val="0"/>
      <w:divBdr>
        <w:top w:val="none" w:sz="0" w:space="0" w:color="auto"/>
        <w:left w:val="none" w:sz="0" w:space="0" w:color="auto"/>
        <w:bottom w:val="none" w:sz="0" w:space="0" w:color="auto"/>
        <w:right w:val="none" w:sz="0" w:space="0" w:color="auto"/>
      </w:divBdr>
    </w:div>
    <w:div w:id="1794977951">
      <w:marLeft w:val="640"/>
      <w:marRight w:val="0"/>
      <w:marTop w:val="0"/>
      <w:marBottom w:val="0"/>
      <w:divBdr>
        <w:top w:val="none" w:sz="0" w:space="0" w:color="auto"/>
        <w:left w:val="none" w:sz="0" w:space="0" w:color="auto"/>
        <w:bottom w:val="none" w:sz="0" w:space="0" w:color="auto"/>
        <w:right w:val="none" w:sz="0" w:space="0" w:color="auto"/>
      </w:divBdr>
    </w:div>
    <w:div w:id="1795446352">
      <w:marLeft w:val="640"/>
      <w:marRight w:val="0"/>
      <w:marTop w:val="0"/>
      <w:marBottom w:val="0"/>
      <w:divBdr>
        <w:top w:val="none" w:sz="0" w:space="0" w:color="auto"/>
        <w:left w:val="none" w:sz="0" w:space="0" w:color="auto"/>
        <w:bottom w:val="none" w:sz="0" w:space="0" w:color="auto"/>
        <w:right w:val="none" w:sz="0" w:space="0" w:color="auto"/>
      </w:divBdr>
    </w:div>
    <w:div w:id="1795557772">
      <w:marLeft w:val="640"/>
      <w:marRight w:val="0"/>
      <w:marTop w:val="0"/>
      <w:marBottom w:val="0"/>
      <w:divBdr>
        <w:top w:val="none" w:sz="0" w:space="0" w:color="auto"/>
        <w:left w:val="none" w:sz="0" w:space="0" w:color="auto"/>
        <w:bottom w:val="none" w:sz="0" w:space="0" w:color="auto"/>
        <w:right w:val="none" w:sz="0" w:space="0" w:color="auto"/>
      </w:divBdr>
    </w:div>
    <w:div w:id="1795825664">
      <w:marLeft w:val="640"/>
      <w:marRight w:val="0"/>
      <w:marTop w:val="0"/>
      <w:marBottom w:val="0"/>
      <w:divBdr>
        <w:top w:val="none" w:sz="0" w:space="0" w:color="auto"/>
        <w:left w:val="none" w:sz="0" w:space="0" w:color="auto"/>
        <w:bottom w:val="none" w:sz="0" w:space="0" w:color="auto"/>
        <w:right w:val="none" w:sz="0" w:space="0" w:color="auto"/>
      </w:divBdr>
    </w:div>
    <w:div w:id="1795825952">
      <w:marLeft w:val="640"/>
      <w:marRight w:val="0"/>
      <w:marTop w:val="0"/>
      <w:marBottom w:val="0"/>
      <w:divBdr>
        <w:top w:val="none" w:sz="0" w:space="0" w:color="auto"/>
        <w:left w:val="none" w:sz="0" w:space="0" w:color="auto"/>
        <w:bottom w:val="none" w:sz="0" w:space="0" w:color="auto"/>
        <w:right w:val="none" w:sz="0" w:space="0" w:color="auto"/>
      </w:divBdr>
    </w:div>
    <w:div w:id="1795977069">
      <w:marLeft w:val="640"/>
      <w:marRight w:val="0"/>
      <w:marTop w:val="0"/>
      <w:marBottom w:val="0"/>
      <w:divBdr>
        <w:top w:val="none" w:sz="0" w:space="0" w:color="auto"/>
        <w:left w:val="none" w:sz="0" w:space="0" w:color="auto"/>
        <w:bottom w:val="none" w:sz="0" w:space="0" w:color="auto"/>
        <w:right w:val="none" w:sz="0" w:space="0" w:color="auto"/>
      </w:divBdr>
    </w:div>
    <w:div w:id="1796555711">
      <w:marLeft w:val="640"/>
      <w:marRight w:val="0"/>
      <w:marTop w:val="0"/>
      <w:marBottom w:val="0"/>
      <w:divBdr>
        <w:top w:val="none" w:sz="0" w:space="0" w:color="auto"/>
        <w:left w:val="none" w:sz="0" w:space="0" w:color="auto"/>
        <w:bottom w:val="none" w:sz="0" w:space="0" w:color="auto"/>
        <w:right w:val="none" w:sz="0" w:space="0" w:color="auto"/>
      </w:divBdr>
    </w:div>
    <w:div w:id="1796636154">
      <w:marLeft w:val="640"/>
      <w:marRight w:val="0"/>
      <w:marTop w:val="0"/>
      <w:marBottom w:val="0"/>
      <w:divBdr>
        <w:top w:val="none" w:sz="0" w:space="0" w:color="auto"/>
        <w:left w:val="none" w:sz="0" w:space="0" w:color="auto"/>
        <w:bottom w:val="none" w:sz="0" w:space="0" w:color="auto"/>
        <w:right w:val="none" w:sz="0" w:space="0" w:color="auto"/>
      </w:divBdr>
    </w:div>
    <w:div w:id="1796675191">
      <w:marLeft w:val="640"/>
      <w:marRight w:val="0"/>
      <w:marTop w:val="0"/>
      <w:marBottom w:val="0"/>
      <w:divBdr>
        <w:top w:val="none" w:sz="0" w:space="0" w:color="auto"/>
        <w:left w:val="none" w:sz="0" w:space="0" w:color="auto"/>
        <w:bottom w:val="none" w:sz="0" w:space="0" w:color="auto"/>
        <w:right w:val="none" w:sz="0" w:space="0" w:color="auto"/>
      </w:divBdr>
    </w:div>
    <w:div w:id="1796944310">
      <w:marLeft w:val="640"/>
      <w:marRight w:val="0"/>
      <w:marTop w:val="0"/>
      <w:marBottom w:val="0"/>
      <w:divBdr>
        <w:top w:val="none" w:sz="0" w:space="0" w:color="auto"/>
        <w:left w:val="none" w:sz="0" w:space="0" w:color="auto"/>
        <w:bottom w:val="none" w:sz="0" w:space="0" w:color="auto"/>
        <w:right w:val="none" w:sz="0" w:space="0" w:color="auto"/>
      </w:divBdr>
    </w:div>
    <w:div w:id="1798713873">
      <w:marLeft w:val="640"/>
      <w:marRight w:val="0"/>
      <w:marTop w:val="0"/>
      <w:marBottom w:val="0"/>
      <w:divBdr>
        <w:top w:val="none" w:sz="0" w:space="0" w:color="auto"/>
        <w:left w:val="none" w:sz="0" w:space="0" w:color="auto"/>
        <w:bottom w:val="none" w:sz="0" w:space="0" w:color="auto"/>
        <w:right w:val="none" w:sz="0" w:space="0" w:color="auto"/>
      </w:divBdr>
    </w:div>
    <w:div w:id="1799450524">
      <w:marLeft w:val="640"/>
      <w:marRight w:val="0"/>
      <w:marTop w:val="0"/>
      <w:marBottom w:val="0"/>
      <w:divBdr>
        <w:top w:val="none" w:sz="0" w:space="0" w:color="auto"/>
        <w:left w:val="none" w:sz="0" w:space="0" w:color="auto"/>
        <w:bottom w:val="none" w:sz="0" w:space="0" w:color="auto"/>
        <w:right w:val="none" w:sz="0" w:space="0" w:color="auto"/>
      </w:divBdr>
    </w:div>
    <w:div w:id="1799832204">
      <w:marLeft w:val="640"/>
      <w:marRight w:val="0"/>
      <w:marTop w:val="0"/>
      <w:marBottom w:val="0"/>
      <w:divBdr>
        <w:top w:val="none" w:sz="0" w:space="0" w:color="auto"/>
        <w:left w:val="none" w:sz="0" w:space="0" w:color="auto"/>
        <w:bottom w:val="none" w:sz="0" w:space="0" w:color="auto"/>
        <w:right w:val="none" w:sz="0" w:space="0" w:color="auto"/>
      </w:divBdr>
    </w:div>
    <w:div w:id="1800108071">
      <w:marLeft w:val="640"/>
      <w:marRight w:val="0"/>
      <w:marTop w:val="0"/>
      <w:marBottom w:val="0"/>
      <w:divBdr>
        <w:top w:val="none" w:sz="0" w:space="0" w:color="auto"/>
        <w:left w:val="none" w:sz="0" w:space="0" w:color="auto"/>
        <w:bottom w:val="none" w:sz="0" w:space="0" w:color="auto"/>
        <w:right w:val="none" w:sz="0" w:space="0" w:color="auto"/>
      </w:divBdr>
    </w:div>
    <w:div w:id="1801265670">
      <w:marLeft w:val="640"/>
      <w:marRight w:val="0"/>
      <w:marTop w:val="0"/>
      <w:marBottom w:val="0"/>
      <w:divBdr>
        <w:top w:val="none" w:sz="0" w:space="0" w:color="auto"/>
        <w:left w:val="none" w:sz="0" w:space="0" w:color="auto"/>
        <w:bottom w:val="none" w:sz="0" w:space="0" w:color="auto"/>
        <w:right w:val="none" w:sz="0" w:space="0" w:color="auto"/>
      </w:divBdr>
    </w:div>
    <w:div w:id="1801608098">
      <w:marLeft w:val="640"/>
      <w:marRight w:val="0"/>
      <w:marTop w:val="0"/>
      <w:marBottom w:val="0"/>
      <w:divBdr>
        <w:top w:val="none" w:sz="0" w:space="0" w:color="auto"/>
        <w:left w:val="none" w:sz="0" w:space="0" w:color="auto"/>
        <w:bottom w:val="none" w:sz="0" w:space="0" w:color="auto"/>
        <w:right w:val="none" w:sz="0" w:space="0" w:color="auto"/>
      </w:divBdr>
    </w:div>
    <w:div w:id="1802766947">
      <w:marLeft w:val="640"/>
      <w:marRight w:val="0"/>
      <w:marTop w:val="0"/>
      <w:marBottom w:val="0"/>
      <w:divBdr>
        <w:top w:val="none" w:sz="0" w:space="0" w:color="auto"/>
        <w:left w:val="none" w:sz="0" w:space="0" w:color="auto"/>
        <w:bottom w:val="none" w:sz="0" w:space="0" w:color="auto"/>
        <w:right w:val="none" w:sz="0" w:space="0" w:color="auto"/>
      </w:divBdr>
    </w:div>
    <w:div w:id="1804157076">
      <w:marLeft w:val="640"/>
      <w:marRight w:val="0"/>
      <w:marTop w:val="0"/>
      <w:marBottom w:val="0"/>
      <w:divBdr>
        <w:top w:val="none" w:sz="0" w:space="0" w:color="auto"/>
        <w:left w:val="none" w:sz="0" w:space="0" w:color="auto"/>
        <w:bottom w:val="none" w:sz="0" w:space="0" w:color="auto"/>
        <w:right w:val="none" w:sz="0" w:space="0" w:color="auto"/>
      </w:divBdr>
    </w:div>
    <w:div w:id="1804537445">
      <w:marLeft w:val="640"/>
      <w:marRight w:val="0"/>
      <w:marTop w:val="0"/>
      <w:marBottom w:val="0"/>
      <w:divBdr>
        <w:top w:val="none" w:sz="0" w:space="0" w:color="auto"/>
        <w:left w:val="none" w:sz="0" w:space="0" w:color="auto"/>
        <w:bottom w:val="none" w:sz="0" w:space="0" w:color="auto"/>
        <w:right w:val="none" w:sz="0" w:space="0" w:color="auto"/>
      </w:divBdr>
    </w:div>
    <w:div w:id="1805074580">
      <w:marLeft w:val="640"/>
      <w:marRight w:val="0"/>
      <w:marTop w:val="0"/>
      <w:marBottom w:val="0"/>
      <w:divBdr>
        <w:top w:val="none" w:sz="0" w:space="0" w:color="auto"/>
        <w:left w:val="none" w:sz="0" w:space="0" w:color="auto"/>
        <w:bottom w:val="none" w:sz="0" w:space="0" w:color="auto"/>
        <w:right w:val="none" w:sz="0" w:space="0" w:color="auto"/>
      </w:divBdr>
    </w:div>
    <w:div w:id="1806005065">
      <w:marLeft w:val="640"/>
      <w:marRight w:val="0"/>
      <w:marTop w:val="0"/>
      <w:marBottom w:val="0"/>
      <w:divBdr>
        <w:top w:val="none" w:sz="0" w:space="0" w:color="auto"/>
        <w:left w:val="none" w:sz="0" w:space="0" w:color="auto"/>
        <w:bottom w:val="none" w:sz="0" w:space="0" w:color="auto"/>
        <w:right w:val="none" w:sz="0" w:space="0" w:color="auto"/>
      </w:divBdr>
    </w:div>
    <w:div w:id="1806390560">
      <w:marLeft w:val="640"/>
      <w:marRight w:val="0"/>
      <w:marTop w:val="0"/>
      <w:marBottom w:val="0"/>
      <w:divBdr>
        <w:top w:val="none" w:sz="0" w:space="0" w:color="auto"/>
        <w:left w:val="none" w:sz="0" w:space="0" w:color="auto"/>
        <w:bottom w:val="none" w:sz="0" w:space="0" w:color="auto"/>
        <w:right w:val="none" w:sz="0" w:space="0" w:color="auto"/>
      </w:divBdr>
    </w:div>
    <w:div w:id="1808426227">
      <w:marLeft w:val="640"/>
      <w:marRight w:val="0"/>
      <w:marTop w:val="0"/>
      <w:marBottom w:val="0"/>
      <w:divBdr>
        <w:top w:val="none" w:sz="0" w:space="0" w:color="auto"/>
        <w:left w:val="none" w:sz="0" w:space="0" w:color="auto"/>
        <w:bottom w:val="none" w:sz="0" w:space="0" w:color="auto"/>
        <w:right w:val="none" w:sz="0" w:space="0" w:color="auto"/>
      </w:divBdr>
    </w:div>
    <w:div w:id="1808818822">
      <w:marLeft w:val="640"/>
      <w:marRight w:val="0"/>
      <w:marTop w:val="0"/>
      <w:marBottom w:val="0"/>
      <w:divBdr>
        <w:top w:val="none" w:sz="0" w:space="0" w:color="auto"/>
        <w:left w:val="none" w:sz="0" w:space="0" w:color="auto"/>
        <w:bottom w:val="none" w:sz="0" w:space="0" w:color="auto"/>
        <w:right w:val="none" w:sz="0" w:space="0" w:color="auto"/>
      </w:divBdr>
    </w:div>
    <w:div w:id="1809013134">
      <w:marLeft w:val="480"/>
      <w:marRight w:val="0"/>
      <w:marTop w:val="0"/>
      <w:marBottom w:val="0"/>
      <w:divBdr>
        <w:top w:val="none" w:sz="0" w:space="0" w:color="auto"/>
        <w:left w:val="none" w:sz="0" w:space="0" w:color="auto"/>
        <w:bottom w:val="none" w:sz="0" w:space="0" w:color="auto"/>
        <w:right w:val="none" w:sz="0" w:space="0" w:color="auto"/>
      </w:divBdr>
    </w:div>
    <w:div w:id="1810127810">
      <w:marLeft w:val="640"/>
      <w:marRight w:val="0"/>
      <w:marTop w:val="0"/>
      <w:marBottom w:val="0"/>
      <w:divBdr>
        <w:top w:val="none" w:sz="0" w:space="0" w:color="auto"/>
        <w:left w:val="none" w:sz="0" w:space="0" w:color="auto"/>
        <w:bottom w:val="none" w:sz="0" w:space="0" w:color="auto"/>
        <w:right w:val="none" w:sz="0" w:space="0" w:color="auto"/>
      </w:divBdr>
    </w:div>
    <w:div w:id="1810437258">
      <w:marLeft w:val="640"/>
      <w:marRight w:val="0"/>
      <w:marTop w:val="0"/>
      <w:marBottom w:val="0"/>
      <w:divBdr>
        <w:top w:val="none" w:sz="0" w:space="0" w:color="auto"/>
        <w:left w:val="none" w:sz="0" w:space="0" w:color="auto"/>
        <w:bottom w:val="none" w:sz="0" w:space="0" w:color="auto"/>
        <w:right w:val="none" w:sz="0" w:space="0" w:color="auto"/>
      </w:divBdr>
    </w:div>
    <w:div w:id="1810633044">
      <w:marLeft w:val="640"/>
      <w:marRight w:val="0"/>
      <w:marTop w:val="0"/>
      <w:marBottom w:val="0"/>
      <w:divBdr>
        <w:top w:val="none" w:sz="0" w:space="0" w:color="auto"/>
        <w:left w:val="none" w:sz="0" w:space="0" w:color="auto"/>
        <w:bottom w:val="none" w:sz="0" w:space="0" w:color="auto"/>
        <w:right w:val="none" w:sz="0" w:space="0" w:color="auto"/>
      </w:divBdr>
    </w:div>
    <w:div w:id="1810711549">
      <w:marLeft w:val="640"/>
      <w:marRight w:val="0"/>
      <w:marTop w:val="0"/>
      <w:marBottom w:val="0"/>
      <w:divBdr>
        <w:top w:val="none" w:sz="0" w:space="0" w:color="auto"/>
        <w:left w:val="none" w:sz="0" w:space="0" w:color="auto"/>
        <w:bottom w:val="none" w:sz="0" w:space="0" w:color="auto"/>
        <w:right w:val="none" w:sz="0" w:space="0" w:color="auto"/>
      </w:divBdr>
    </w:div>
    <w:div w:id="1811166023">
      <w:marLeft w:val="640"/>
      <w:marRight w:val="0"/>
      <w:marTop w:val="0"/>
      <w:marBottom w:val="0"/>
      <w:divBdr>
        <w:top w:val="none" w:sz="0" w:space="0" w:color="auto"/>
        <w:left w:val="none" w:sz="0" w:space="0" w:color="auto"/>
        <w:bottom w:val="none" w:sz="0" w:space="0" w:color="auto"/>
        <w:right w:val="none" w:sz="0" w:space="0" w:color="auto"/>
      </w:divBdr>
    </w:div>
    <w:div w:id="1811440746">
      <w:marLeft w:val="640"/>
      <w:marRight w:val="0"/>
      <w:marTop w:val="0"/>
      <w:marBottom w:val="0"/>
      <w:divBdr>
        <w:top w:val="none" w:sz="0" w:space="0" w:color="auto"/>
        <w:left w:val="none" w:sz="0" w:space="0" w:color="auto"/>
        <w:bottom w:val="none" w:sz="0" w:space="0" w:color="auto"/>
        <w:right w:val="none" w:sz="0" w:space="0" w:color="auto"/>
      </w:divBdr>
    </w:div>
    <w:div w:id="1812406815">
      <w:marLeft w:val="640"/>
      <w:marRight w:val="0"/>
      <w:marTop w:val="0"/>
      <w:marBottom w:val="0"/>
      <w:divBdr>
        <w:top w:val="none" w:sz="0" w:space="0" w:color="auto"/>
        <w:left w:val="none" w:sz="0" w:space="0" w:color="auto"/>
        <w:bottom w:val="none" w:sz="0" w:space="0" w:color="auto"/>
        <w:right w:val="none" w:sz="0" w:space="0" w:color="auto"/>
      </w:divBdr>
    </w:div>
    <w:div w:id="1813794200">
      <w:marLeft w:val="640"/>
      <w:marRight w:val="0"/>
      <w:marTop w:val="0"/>
      <w:marBottom w:val="0"/>
      <w:divBdr>
        <w:top w:val="none" w:sz="0" w:space="0" w:color="auto"/>
        <w:left w:val="none" w:sz="0" w:space="0" w:color="auto"/>
        <w:bottom w:val="none" w:sz="0" w:space="0" w:color="auto"/>
        <w:right w:val="none" w:sz="0" w:space="0" w:color="auto"/>
      </w:divBdr>
    </w:div>
    <w:div w:id="1813911022">
      <w:marLeft w:val="640"/>
      <w:marRight w:val="0"/>
      <w:marTop w:val="0"/>
      <w:marBottom w:val="0"/>
      <w:divBdr>
        <w:top w:val="none" w:sz="0" w:space="0" w:color="auto"/>
        <w:left w:val="none" w:sz="0" w:space="0" w:color="auto"/>
        <w:bottom w:val="none" w:sz="0" w:space="0" w:color="auto"/>
        <w:right w:val="none" w:sz="0" w:space="0" w:color="auto"/>
      </w:divBdr>
    </w:div>
    <w:div w:id="1813981431">
      <w:marLeft w:val="640"/>
      <w:marRight w:val="0"/>
      <w:marTop w:val="0"/>
      <w:marBottom w:val="0"/>
      <w:divBdr>
        <w:top w:val="none" w:sz="0" w:space="0" w:color="auto"/>
        <w:left w:val="none" w:sz="0" w:space="0" w:color="auto"/>
        <w:bottom w:val="none" w:sz="0" w:space="0" w:color="auto"/>
        <w:right w:val="none" w:sz="0" w:space="0" w:color="auto"/>
      </w:divBdr>
    </w:div>
    <w:div w:id="1815097822">
      <w:marLeft w:val="640"/>
      <w:marRight w:val="0"/>
      <w:marTop w:val="0"/>
      <w:marBottom w:val="0"/>
      <w:divBdr>
        <w:top w:val="none" w:sz="0" w:space="0" w:color="auto"/>
        <w:left w:val="none" w:sz="0" w:space="0" w:color="auto"/>
        <w:bottom w:val="none" w:sz="0" w:space="0" w:color="auto"/>
        <w:right w:val="none" w:sz="0" w:space="0" w:color="auto"/>
      </w:divBdr>
    </w:div>
    <w:div w:id="1815439653">
      <w:marLeft w:val="640"/>
      <w:marRight w:val="0"/>
      <w:marTop w:val="0"/>
      <w:marBottom w:val="0"/>
      <w:divBdr>
        <w:top w:val="none" w:sz="0" w:space="0" w:color="auto"/>
        <w:left w:val="none" w:sz="0" w:space="0" w:color="auto"/>
        <w:bottom w:val="none" w:sz="0" w:space="0" w:color="auto"/>
        <w:right w:val="none" w:sz="0" w:space="0" w:color="auto"/>
      </w:divBdr>
    </w:div>
    <w:div w:id="1815681083">
      <w:marLeft w:val="640"/>
      <w:marRight w:val="0"/>
      <w:marTop w:val="0"/>
      <w:marBottom w:val="0"/>
      <w:divBdr>
        <w:top w:val="none" w:sz="0" w:space="0" w:color="auto"/>
        <w:left w:val="none" w:sz="0" w:space="0" w:color="auto"/>
        <w:bottom w:val="none" w:sz="0" w:space="0" w:color="auto"/>
        <w:right w:val="none" w:sz="0" w:space="0" w:color="auto"/>
      </w:divBdr>
    </w:div>
    <w:div w:id="1815758066">
      <w:marLeft w:val="640"/>
      <w:marRight w:val="0"/>
      <w:marTop w:val="0"/>
      <w:marBottom w:val="0"/>
      <w:divBdr>
        <w:top w:val="none" w:sz="0" w:space="0" w:color="auto"/>
        <w:left w:val="none" w:sz="0" w:space="0" w:color="auto"/>
        <w:bottom w:val="none" w:sz="0" w:space="0" w:color="auto"/>
        <w:right w:val="none" w:sz="0" w:space="0" w:color="auto"/>
      </w:divBdr>
    </w:div>
    <w:div w:id="1818103709">
      <w:marLeft w:val="640"/>
      <w:marRight w:val="0"/>
      <w:marTop w:val="0"/>
      <w:marBottom w:val="0"/>
      <w:divBdr>
        <w:top w:val="none" w:sz="0" w:space="0" w:color="auto"/>
        <w:left w:val="none" w:sz="0" w:space="0" w:color="auto"/>
        <w:bottom w:val="none" w:sz="0" w:space="0" w:color="auto"/>
        <w:right w:val="none" w:sz="0" w:space="0" w:color="auto"/>
      </w:divBdr>
    </w:div>
    <w:div w:id="1818182035">
      <w:marLeft w:val="640"/>
      <w:marRight w:val="0"/>
      <w:marTop w:val="0"/>
      <w:marBottom w:val="0"/>
      <w:divBdr>
        <w:top w:val="none" w:sz="0" w:space="0" w:color="auto"/>
        <w:left w:val="none" w:sz="0" w:space="0" w:color="auto"/>
        <w:bottom w:val="none" w:sz="0" w:space="0" w:color="auto"/>
        <w:right w:val="none" w:sz="0" w:space="0" w:color="auto"/>
      </w:divBdr>
    </w:div>
    <w:div w:id="1818716173">
      <w:marLeft w:val="640"/>
      <w:marRight w:val="0"/>
      <w:marTop w:val="0"/>
      <w:marBottom w:val="0"/>
      <w:divBdr>
        <w:top w:val="none" w:sz="0" w:space="0" w:color="auto"/>
        <w:left w:val="none" w:sz="0" w:space="0" w:color="auto"/>
        <w:bottom w:val="none" w:sz="0" w:space="0" w:color="auto"/>
        <w:right w:val="none" w:sz="0" w:space="0" w:color="auto"/>
      </w:divBdr>
    </w:div>
    <w:div w:id="1819807376">
      <w:marLeft w:val="640"/>
      <w:marRight w:val="0"/>
      <w:marTop w:val="0"/>
      <w:marBottom w:val="0"/>
      <w:divBdr>
        <w:top w:val="none" w:sz="0" w:space="0" w:color="auto"/>
        <w:left w:val="none" w:sz="0" w:space="0" w:color="auto"/>
        <w:bottom w:val="none" w:sz="0" w:space="0" w:color="auto"/>
        <w:right w:val="none" w:sz="0" w:space="0" w:color="auto"/>
      </w:divBdr>
    </w:div>
    <w:div w:id="1819809535">
      <w:marLeft w:val="640"/>
      <w:marRight w:val="0"/>
      <w:marTop w:val="0"/>
      <w:marBottom w:val="0"/>
      <w:divBdr>
        <w:top w:val="none" w:sz="0" w:space="0" w:color="auto"/>
        <w:left w:val="none" w:sz="0" w:space="0" w:color="auto"/>
        <w:bottom w:val="none" w:sz="0" w:space="0" w:color="auto"/>
        <w:right w:val="none" w:sz="0" w:space="0" w:color="auto"/>
      </w:divBdr>
    </w:div>
    <w:div w:id="1819809657">
      <w:marLeft w:val="640"/>
      <w:marRight w:val="0"/>
      <w:marTop w:val="0"/>
      <w:marBottom w:val="0"/>
      <w:divBdr>
        <w:top w:val="none" w:sz="0" w:space="0" w:color="auto"/>
        <w:left w:val="none" w:sz="0" w:space="0" w:color="auto"/>
        <w:bottom w:val="none" w:sz="0" w:space="0" w:color="auto"/>
        <w:right w:val="none" w:sz="0" w:space="0" w:color="auto"/>
      </w:divBdr>
    </w:div>
    <w:div w:id="1820419187">
      <w:marLeft w:val="640"/>
      <w:marRight w:val="0"/>
      <w:marTop w:val="0"/>
      <w:marBottom w:val="0"/>
      <w:divBdr>
        <w:top w:val="none" w:sz="0" w:space="0" w:color="auto"/>
        <w:left w:val="none" w:sz="0" w:space="0" w:color="auto"/>
        <w:bottom w:val="none" w:sz="0" w:space="0" w:color="auto"/>
        <w:right w:val="none" w:sz="0" w:space="0" w:color="auto"/>
      </w:divBdr>
    </w:div>
    <w:div w:id="1820801495">
      <w:marLeft w:val="640"/>
      <w:marRight w:val="0"/>
      <w:marTop w:val="0"/>
      <w:marBottom w:val="0"/>
      <w:divBdr>
        <w:top w:val="none" w:sz="0" w:space="0" w:color="auto"/>
        <w:left w:val="none" w:sz="0" w:space="0" w:color="auto"/>
        <w:bottom w:val="none" w:sz="0" w:space="0" w:color="auto"/>
        <w:right w:val="none" w:sz="0" w:space="0" w:color="auto"/>
      </w:divBdr>
    </w:div>
    <w:div w:id="1821574033">
      <w:marLeft w:val="640"/>
      <w:marRight w:val="0"/>
      <w:marTop w:val="0"/>
      <w:marBottom w:val="0"/>
      <w:divBdr>
        <w:top w:val="none" w:sz="0" w:space="0" w:color="auto"/>
        <w:left w:val="none" w:sz="0" w:space="0" w:color="auto"/>
        <w:bottom w:val="none" w:sz="0" w:space="0" w:color="auto"/>
        <w:right w:val="none" w:sz="0" w:space="0" w:color="auto"/>
      </w:divBdr>
    </w:div>
    <w:div w:id="1821579924">
      <w:marLeft w:val="640"/>
      <w:marRight w:val="0"/>
      <w:marTop w:val="0"/>
      <w:marBottom w:val="0"/>
      <w:divBdr>
        <w:top w:val="none" w:sz="0" w:space="0" w:color="auto"/>
        <w:left w:val="none" w:sz="0" w:space="0" w:color="auto"/>
        <w:bottom w:val="none" w:sz="0" w:space="0" w:color="auto"/>
        <w:right w:val="none" w:sz="0" w:space="0" w:color="auto"/>
      </w:divBdr>
    </w:div>
    <w:div w:id="1821654803">
      <w:marLeft w:val="640"/>
      <w:marRight w:val="0"/>
      <w:marTop w:val="0"/>
      <w:marBottom w:val="0"/>
      <w:divBdr>
        <w:top w:val="none" w:sz="0" w:space="0" w:color="auto"/>
        <w:left w:val="none" w:sz="0" w:space="0" w:color="auto"/>
        <w:bottom w:val="none" w:sz="0" w:space="0" w:color="auto"/>
        <w:right w:val="none" w:sz="0" w:space="0" w:color="auto"/>
      </w:divBdr>
    </w:div>
    <w:div w:id="1822113044">
      <w:marLeft w:val="640"/>
      <w:marRight w:val="0"/>
      <w:marTop w:val="0"/>
      <w:marBottom w:val="0"/>
      <w:divBdr>
        <w:top w:val="none" w:sz="0" w:space="0" w:color="auto"/>
        <w:left w:val="none" w:sz="0" w:space="0" w:color="auto"/>
        <w:bottom w:val="none" w:sz="0" w:space="0" w:color="auto"/>
        <w:right w:val="none" w:sz="0" w:space="0" w:color="auto"/>
      </w:divBdr>
    </w:div>
    <w:div w:id="1822572570">
      <w:marLeft w:val="640"/>
      <w:marRight w:val="0"/>
      <w:marTop w:val="0"/>
      <w:marBottom w:val="0"/>
      <w:divBdr>
        <w:top w:val="none" w:sz="0" w:space="0" w:color="auto"/>
        <w:left w:val="none" w:sz="0" w:space="0" w:color="auto"/>
        <w:bottom w:val="none" w:sz="0" w:space="0" w:color="auto"/>
        <w:right w:val="none" w:sz="0" w:space="0" w:color="auto"/>
      </w:divBdr>
    </w:div>
    <w:div w:id="1824076643">
      <w:marLeft w:val="640"/>
      <w:marRight w:val="0"/>
      <w:marTop w:val="0"/>
      <w:marBottom w:val="0"/>
      <w:divBdr>
        <w:top w:val="none" w:sz="0" w:space="0" w:color="auto"/>
        <w:left w:val="none" w:sz="0" w:space="0" w:color="auto"/>
        <w:bottom w:val="none" w:sz="0" w:space="0" w:color="auto"/>
        <w:right w:val="none" w:sz="0" w:space="0" w:color="auto"/>
      </w:divBdr>
    </w:div>
    <w:div w:id="1825004469">
      <w:marLeft w:val="640"/>
      <w:marRight w:val="0"/>
      <w:marTop w:val="0"/>
      <w:marBottom w:val="0"/>
      <w:divBdr>
        <w:top w:val="none" w:sz="0" w:space="0" w:color="auto"/>
        <w:left w:val="none" w:sz="0" w:space="0" w:color="auto"/>
        <w:bottom w:val="none" w:sz="0" w:space="0" w:color="auto"/>
        <w:right w:val="none" w:sz="0" w:space="0" w:color="auto"/>
      </w:divBdr>
    </w:div>
    <w:div w:id="1827551965">
      <w:marLeft w:val="640"/>
      <w:marRight w:val="0"/>
      <w:marTop w:val="0"/>
      <w:marBottom w:val="0"/>
      <w:divBdr>
        <w:top w:val="none" w:sz="0" w:space="0" w:color="auto"/>
        <w:left w:val="none" w:sz="0" w:space="0" w:color="auto"/>
        <w:bottom w:val="none" w:sz="0" w:space="0" w:color="auto"/>
        <w:right w:val="none" w:sz="0" w:space="0" w:color="auto"/>
      </w:divBdr>
    </w:div>
    <w:div w:id="1827820515">
      <w:marLeft w:val="640"/>
      <w:marRight w:val="0"/>
      <w:marTop w:val="0"/>
      <w:marBottom w:val="0"/>
      <w:divBdr>
        <w:top w:val="none" w:sz="0" w:space="0" w:color="auto"/>
        <w:left w:val="none" w:sz="0" w:space="0" w:color="auto"/>
        <w:bottom w:val="none" w:sz="0" w:space="0" w:color="auto"/>
        <w:right w:val="none" w:sz="0" w:space="0" w:color="auto"/>
      </w:divBdr>
    </w:div>
    <w:div w:id="1828282880">
      <w:marLeft w:val="640"/>
      <w:marRight w:val="0"/>
      <w:marTop w:val="0"/>
      <w:marBottom w:val="0"/>
      <w:divBdr>
        <w:top w:val="none" w:sz="0" w:space="0" w:color="auto"/>
        <w:left w:val="none" w:sz="0" w:space="0" w:color="auto"/>
        <w:bottom w:val="none" w:sz="0" w:space="0" w:color="auto"/>
        <w:right w:val="none" w:sz="0" w:space="0" w:color="auto"/>
      </w:divBdr>
    </w:div>
    <w:div w:id="1828395171">
      <w:marLeft w:val="640"/>
      <w:marRight w:val="0"/>
      <w:marTop w:val="0"/>
      <w:marBottom w:val="0"/>
      <w:divBdr>
        <w:top w:val="none" w:sz="0" w:space="0" w:color="auto"/>
        <w:left w:val="none" w:sz="0" w:space="0" w:color="auto"/>
        <w:bottom w:val="none" w:sz="0" w:space="0" w:color="auto"/>
        <w:right w:val="none" w:sz="0" w:space="0" w:color="auto"/>
      </w:divBdr>
    </w:div>
    <w:div w:id="1828936087">
      <w:marLeft w:val="640"/>
      <w:marRight w:val="0"/>
      <w:marTop w:val="0"/>
      <w:marBottom w:val="0"/>
      <w:divBdr>
        <w:top w:val="none" w:sz="0" w:space="0" w:color="auto"/>
        <w:left w:val="none" w:sz="0" w:space="0" w:color="auto"/>
        <w:bottom w:val="none" w:sz="0" w:space="0" w:color="auto"/>
        <w:right w:val="none" w:sz="0" w:space="0" w:color="auto"/>
      </w:divBdr>
    </w:div>
    <w:div w:id="1828981670">
      <w:marLeft w:val="640"/>
      <w:marRight w:val="0"/>
      <w:marTop w:val="0"/>
      <w:marBottom w:val="0"/>
      <w:divBdr>
        <w:top w:val="none" w:sz="0" w:space="0" w:color="auto"/>
        <w:left w:val="none" w:sz="0" w:space="0" w:color="auto"/>
        <w:bottom w:val="none" w:sz="0" w:space="0" w:color="auto"/>
        <w:right w:val="none" w:sz="0" w:space="0" w:color="auto"/>
      </w:divBdr>
    </w:div>
    <w:div w:id="1830175739">
      <w:marLeft w:val="640"/>
      <w:marRight w:val="0"/>
      <w:marTop w:val="0"/>
      <w:marBottom w:val="0"/>
      <w:divBdr>
        <w:top w:val="none" w:sz="0" w:space="0" w:color="auto"/>
        <w:left w:val="none" w:sz="0" w:space="0" w:color="auto"/>
        <w:bottom w:val="none" w:sz="0" w:space="0" w:color="auto"/>
        <w:right w:val="none" w:sz="0" w:space="0" w:color="auto"/>
      </w:divBdr>
    </w:div>
    <w:div w:id="1830369583">
      <w:marLeft w:val="640"/>
      <w:marRight w:val="0"/>
      <w:marTop w:val="0"/>
      <w:marBottom w:val="0"/>
      <w:divBdr>
        <w:top w:val="none" w:sz="0" w:space="0" w:color="auto"/>
        <w:left w:val="none" w:sz="0" w:space="0" w:color="auto"/>
        <w:bottom w:val="none" w:sz="0" w:space="0" w:color="auto"/>
        <w:right w:val="none" w:sz="0" w:space="0" w:color="auto"/>
      </w:divBdr>
    </w:div>
    <w:div w:id="1830514008">
      <w:marLeft w:val="640"/>
      <w:marRight w:val="0"/>
      <w:marTop w:val="0"/>
      <w:marBottom w:val="0"/>
      <w:divBdr>
        <w:top w:val="none" w:sz="0" w:space="0" w:color="auto"/>
        <w:left w:val="none" w:sz="0" w:space="0" w:color="auto"/>
        <w:bottom w:val="none" w:sz="0" w:space="0" w:color="auto"/>
        <w:right w:val="none" w:sz="0" w:space="0" w:color="auto"/>
      </w:divBdr>
    </w:div>
    <w:div w:id="1830517735">
      <w:marLeft w:val="640"/>
      <w:marRight w:val="0"/>
      <w:marTop w:val="0"/>
      <w:marBottom w:val="0"/>
      <w:divBdr>
        <w:top w:val="none" w:sz="0" w:space="0" w:color="auto"/>
        <w:left w:val="none" w:sz="0" w:space="0" w:color="auto"/>
        <w:bottom w:val="none" w:sz="0" w:space="0" w:color="auto"/>
        <w:right w:val="none" w:sz="0" w:space="0" w:color="auto"/>
      </w:divBdr>
    </w:div>
    <w:div w:id="1830975503">
      <w:marLeft w:val="640"/>
      <w:marRight w:val="0"/>
      <w:marTop w:val="0"/>
      <w:marBottom w:val="0"/>
      <w:divBdr>
        <w:top w:val="none" w:sz="0" w:space="0" w:color="auto"/>
        <w:left w:val="none" w:sz="0" w:space="0" w:color="auto"/>
        <w:bottom w:val="none" w:sz="0" w:space="0" w:color="auto"/>
        <w:right w:val="none" w:sz="0" w:space="0" w:color="auto"/>
      </w:divBdr>
    </w:div>
    <w:div w:id="1831022185">
      <w:marLeft w:val="640"/>
      <w:marRight w:val="0"/>
      <w:marTop w:val="0"/>
      <w:marBottom w:val="0"/>
      <w:divBdr>
        <w:top w:val="none" w:sz="0" w:space="0" w:color="auto"/>
        <w:left w:val="none" w:sz="0" w:space="0" w:color="auto"/>
        <w:bottom w:val="none" w:sz="0" w:space="0" w:color="auto"/>
        <w:right w:val="none" w:sz="0" w:space="0" w:color="auto"/>
      </w:divBdr>
    </w:div>
    <w:div w:id="1831478272">
      <w:marLeft w:val="640"/>
      <w:marRight w:val="0"/>
      <w:marTop w:val="0"/>
      <w:marBottom w:val="0"/>
      <w:divBdr>
        <w:top w:val="none" w:sz="0" w:space="0" w:color="auto"/>
        <w:left w:val="none" w:sz="0" w:space="0" w:color="auto"/>
        <w:bottom w:val="none" w:sz="0" w:space="0" w:color="auto"/>
        <w:right w:val="none" w:sz="0" w:space="0" w:color="auto"/>
      </w:divBdr>
    </w:div>
    <w:div w:id="1831479398">
      <w:marLeft w:val="640"/>
      <w:marRight w:val="0"/>
      <w:marTop w:val="0"/>
      <w:marBottom w:val="0"/>
      <w:divBdr>
        <w:top w:val="none" w:sz="0" w:space="0" w:color="auto"/>
        <w:left w:val="none" w:sz="0" w:space="0" w:color="auto"/>
        <w:bottom w:val="none" w:sz="0" w:space="0" w:color="auto"/>
        <w:right w:val="none" w:sz="0" w:space="0" w:color="auto"/>
      </w:divBdr>
    </w:div>
    <w:div w:id="1832671325">
      <w:marLeft w:val="640"/>
      <w:marRight w:val="0"/>
      <w:marTop w:val="0"/>
      <w:marBottom w:val="0"/>
      <w:divBdr>
        <w:top w:val="none" w:sz="0" w:space="0" w:color="auto"/>
        <w:left w:val="none" w:sz="0" w:space="0" w:color="auto"/>
        <w:bottom w:val="none" w:sz="0" w:space="0" w:color="auto"/>
        <w:right w:val="none" w:sz="0" w:space="0" w:color="auto"/>
      </w:divBdr>
    </w:div>
    <w:div w:id="1833637523">
      <w:marLeft w:val="640"/>
      <w:marRight w:val="0"/>
      <w:marTop w:val="0"/>
      <w:marBottom w:val="0"/>
      <w:divBdr>
        <w:top w:val="none" w:sz="0" w:space="0" w:color="auto"/>
        <w:left w:val="none" w:sz="0" w:space="0" w:color="auto"/>
        <w:bottom w:val="none" w:sz="0" w:space="0" w:color="auto"/>
        <w:right w:val="none" w:sz="0" w:space="0" w:color="auto"/>
      </w:divBdr>
    </w:div>
    <w:div w:id="1834252889">
      <w:marLeft w:val="640"/>
      <w:marRight w:val="0"/>
      <w:marTop w:val="0"/>
      <w:marBottom w:val="0"/>
      <w:divBdr>
        <w:top w:val="none" w:sz="0" w:space="0" w:color="auto"/>
        <w:left w:val="none" w:sz="0" w:space="0" w:color="auto"/>
        <w:bottom w:val="none" w:sz="0" w:space="0" w:color="auto"/>
        <w:right w:val="none" w:sz="0" w:space="0" w:color="auto"/>
      </w:divBdr>
    </w:div>
    <w:div w:id="1835024084">
      <w:marLeft w:val="640"/>
      <w:marRight w:val="0"/>
      <w:marTop w:val="0"/>
      <w:marBottom w:val="0"/>
      <w:divBdr>
        <w:top w:val="none" w:sz="0" w:space="0" w:color="auto"/>
        <w:left w:val="none" w:sz="0" w:space="0" w:color="auto"/>
        <w:bottom w:val="none" w:sz="0" w:space="0" w:color="auto"/>
        <w:right w:val="none" w:sz="0" w:space="0" w:color="auto"/>
      </w:divBdr>
    </w:div>
    <w:div w:id="1835336390">
      <w:marLeft w:val="640"/>
      <w:marRight w:val="0"/>
      <w:marTop w:val="0"/>
      <w:marBottom w:val="0"/>
      <w:divBdr>
        <w:top w:val="none" w:sz="0" w:space="0" w:color="auto"/>
        <w:left w:val="none" w:sz="0" w:space="0" w:color="auto"/>
        <w:bottom w:val="none" w:sz="0" w:space="0" w:color="auto"/>
        <w:right w:val="none" w:sz="0" w:space="0" w:color="auto"/>
      </w:divBdr>
    </w:div>
    <w:div w:id="1835341264">
      <w:marLeft w:val="640"/>
      <w:marRight w:val="0"/>
      <w:marTop w:val="0"/>
      <w:marBottom w:val="0"/>
      <w:divBdr>
        <w:top w:val="none" w:sz="0" w:space="0" w:color="auto"/>
        <w:left w:val="none" w:sz="0" w:space="0" w:color="auto"/>
        <w:bottom w:val="none" w:sz="0" w:space="0" w:color="auto"/>
        <w:right w:val="none" w:sz="0" w:space="0" w:color="auto"/>
      </w:divBdr>
    </w:div>
    <w:div w:id="1835796916">
      <w:marLeft w:val="640"/>
      <w:marRight w:val="0"/>
      <w:marTop w:val="0"/>
      <w:marBottom w:val="0"/>
      <w:divBdr>
        <w:top w:val="none" w:sz="0" w:space="0" w:color="auto"/>
        <w:left w:val="none" w:sz="0" w:space="0" w:color="auto"/>
        <w:bottom w:val="none" w:sz="0" w:space="0" w:color="auto"/>
        <w:right w:val="none" w:sz="0" w:space="0" w:color="auto"/>
      </w:divBdr>
    </w:div>
    <w:div w:id="1836188066">
      <w:marLeft w:val="640"/>
      <w:marRight w:val="0"/>
      <w:marTop w:val="0"/>
      <w:marBottom w:val="0"/>
      <w:divBdr>
        <w:top w:val="none" w:sz="0" w:space="0" w:color="auto"/>
        <w:left w:val="none" w:sz="0" w:space="0" w:color="auto"/>
        <w:bottom w:val="none" w:sz="0" w:space="0" w:color="auto"/>
        <w:right w:val="none" w:sz="0" w:space="0" w:color="auto"/>
      </w:divBdr>
    </w:div>
    <w:div w:id="1836453600">
      <w:marLeft w:val="640"/>
      <w:marRight w:val="0"/>
      <w:marTop w:val="0"/>
      <w:marBottom w:val="0"/>
      <w:divBdr>
        <w:top w:val="none" w:sz="0" w:space="0" w:color="auto"/>
        <w:left w:val="none" w:sz="0" w:space="0" w:color="auto"/>
        <w:bottom w:val="none" w:sz="0" w:space="0" w:color="auto"/>
        <w:right w:val="none" w:sz="0" w:space="0" w:color="auto"/>
      </w:divBdr>
    </w:div>
    <w:div w:id="1836609059">
      <w:marLeft w:val="640"/>
      <w:marRight w:val="0"/>
      <w:marTop w:val="0"/>
      <w:marBottom w:val="0"/>
      <w:divBdr>
        <w:top w:val="none" w:sz="0" w:space="0" w:color="auto"/>
        <w:left w:val="none" w:sz="0" w:space="0" w:color="auto"/>
        <w:bottom w:val="none" w:sz="0" w:space="0" w:color="auto"/>
        <w:right w:val="none" w:sz="0" w:space="0" w:color="auto"/>
      </w:divBdr>
    </w:div>
    <w:div w:id="1837846135">
      <w:marLeft w:val="640"/>
      <w:marRight w:val="0"/>
      <w:marTop w:val="0"/>
      <w:marBottom w:val="0"/>
      <w:divBdr>
        <w:top w:val="none" w:sz="0" w:space="0" w:color="auto"/>
        <w:left w:val="none" w:sz="0" w:space="0" w:color="auto"/>
        <w:bottom w:val="none" w:sz="0" w:space="0" w:color="auto"/>
        <w:right w:val="none" w:sz="0" w:space="0" w:color="auto"/>
      </w:divBdr>
    </w:div>
    <w:div w:id="1838763564">
      <w:marLeft w:val="640"/>
      <w:marRight w:val="0"/>
      <w:marTop w:val="0"/>
      <w:marBottom w:val="0"/>
      <w:divBdr>
        <w:top w:val="none" w:sz="0" w:space="0" w:color="auto"/>
        <w:left w:val="none" w:sz="0" w:space="0" w:color="auto"/>
        <w:bottom w:val="none" w:sz="0" w:space="0" w:color="auto"/>
        <w:right w:val="none" w:sz="0" w:space="0" w:color="auto"/>
      </w:divBdr>
    </w:div>
    <w:div w:id="1839927528">
      <w:marLeft w:val="640"/>
      <w:marRight w:val="0"/>
      <w:marTop w:val="0"/>
      <w:marBottom w:val="0"/>
      <w:divBdr>
        <w:top w:val="none" w:sz="0" w:space="0" w:color="auto"/>
        <w:left w:val="none" w:sz="0" w:space="0" w:color="auto"/>
        <w:bottom w:val="none" w:sz="0" w:space="0" w:color="auto"/>
        <w:right w:val="none" w:sz="0" w:space="0" w:color="auto"/>
      </w:divBdr>
    </w:div>
    <w:div w:id="1840001743">
      <w:marLeft w:val="640"/>
      <w:marRight w:val="0"/>
      <w:marTop w:val="0"/>
      <w:marBottom w:val="0"/>
      <w:divBdr>
        <w:top w:val="none" w:sz="0" w:space="0" w:color="auto"/>
        <w:left w:val="none" w:sz="0" w:space="0" w:color="auto"/>
        <w:bottom w:val="none" w:sz="0" w:space="0" w:color="auto"/>
        <w:right w:val="none" w:sz="0" w:space="0" w:color="auto"/>
      </w:divBdr>
    </w:div>
    <w:div w:id="1840316725">
      <w:marLeft w:val="640"/>
      <w:marRight w:val="0"/>
      <w:marTop w:val="0"/>
      <w:marBottom w:val="0"/>
      <w:divBdr>
        <w:top w:val="none" w:sz="0" w:space="0" w:color="auto"/>
        <w:left w:val="none" w:sz="0" w:space="0" w:color="auto"/>
        <w:bottom w:val="none" w:sz="0" w:space="0" w:color="auto"/>
        <w:right w:val="none" w:sz="0" w:space="0" w:color="auto"/>
      </w:divBdr>
    </w:div>
    <w:div w:id="1841458715">
      <w:marLeft w:val="640"/>
      <w:marRight w:val="0"/>
      <w:marTop w:val="0"/>
      <w:marBottom w:val="0"/>
      <w:divBdr>
        <w:top w:val="none" w:sz="0" w:space="0" w:color="auto"/>
        <w:left w:val="none" w:sz="0" w:space="0" w:color="auto"/>
        <w:bottom w:val="none" w:sz="0" w:space="0" w:color="auto"/>
        <w:right w:val="none" w:sz="0" w:space="0" w:color="auto"/>
      </w:divBdr>
    </w:div>
    <w:div w:id="1842232117">
      <w:marLeft w:val="640"/>
      <w:marRight w:val="0"/>
      <w:marTop w:val="0"/>
      <w:marBottom w:val="0"/>
      <w:divBdr>
        <w:top w:val="none" w:sz="0" w:space="0" w:color="auto"/>
        <w:left w:val="none" w:sz="0" w:space="0" w:color="auto"/>
        <w:bottom w:val="none" w:sz="0" w:space="0" w:color="auto"/>
        <w:right w:val="none" w:sz="0" w:space="0" w:color="auto"/>
      </w:divBdr>
    </w:div>
    <w:div w:id="1842548102">
      <w:marLeft w:val="640"/>
      <w:marRight w:val="0"/>
      <w:marTop w:val="0"/>
      <w:marBottom w:val="0"/>
      <w:divBdr>
        <w:top w:val="none" w:sz="0" w:space="0" w:color="auto"/>
        <w:left w:val="none" w:sz="0" w:space="0" w:color="auto"/>
        <w:bottom w:val="none" w:sz="0" w:space="0" w:color="auto"/>
        <w:right w:val="none" w:sz="0" w:space="0" w:color="auto"/>
      </w:divBdr>
    </w:div>
    <w:div w:id="1844053312">
      <w:marLeft w:val="480"/>
      <w:marRight w:val="0"/>
      <w:marTop w:val="0"/>
      <w:marBottom w:val="0"/>
      <w:divBdr>
        <w:top w:val="none" w:sz="0" w:space="0" w:color="auto"/>
        <w:left w:val="none" w:sz="0" w:space="0" w:color="auto"/>
        <w:bottom w:val="none" w:sz="0" w:space="0" w:color="auto"/>
        <w:right w:val="none" w:sz="0" w:space="0" w:color="auto"/>
      </w:divBdr>
    </w:div>
    <w:div w:id="1844128076">
      <w:marLeft w:val="640"/>
      <w:marRight w:val="0"/>
      <w:marTop w:val="0"/>
      <w:marBottom w:val="0"/>
      <w:divBdr>
        <w:top w:val="none" w:sz="0" w:space="0" w:color="auto"/>
        <w:left w:val="none" w:sz="0" w:space="0" w:color="auto"/>
        <w:bottom w:val="none" w:sz="0" w:space="0" w:color="auto"/>
        <w:right w:val="none" w:sz="0" w:space="0" w:color="auto"/>
      </w:divBdr>
    </w:div>
    <w:div w:id="1844320399">
      <w:marLeft w:val="640"/>
      <w:marRight w:val="0"/>
      <w:marTop w:val="0"/>
      <w:marBottom w:val="0"/>
      <w:divBdr>
        <w:top w:val="none" w:sz="0" w:space="0" w:color="auto"/>
        <w:left w:val="none" w:sz="0" w:space="0" w:color="auto"/>
        <w:bottom w:val="none" w:sz="0" w:space="0" w:color="auto"/>
        <w:right w:val="none" w:sz="0" w:space="0" w:color="auto"/>
      </w:divBdr>
    </w:div>
    <w:div w:id="1844734339">
      <w:marLeft w:val="640"/>
      <w:marRight w:val="0"/>
      <w:marTop w:val="0"/>
      <w:marBottom w:val="0"/>
      <w:divBdr>
        <w:top w:val="none" w:sz="0" w:space="0" w:color="auto"/>
        <w:left w:val="none" w:sz="0" w:space="0" w:color="auto"/>
        <w:bottom w:val="none" w:sz="0" w:space="0" w:color="auto"/>
        <w:right w:val="none" w:sz="0" w:space="0" w:color="auto"/>
      </w:divBdr>
    </w:div>
    <w:div w:id="1845123377">
      <w:marLeft w:val="640"/>
      <w:marRight w:val="0"/>
      <w:marTop w:val="0"/>
      <w:marBottom w:val="0"/>
      <w:divBdr>
        <w:top w:val="none" w:sz="0" w:space="0" w:color="auto"/>
        <w:left w:val="none" w:sz="0" w:space="0" w:color="auto"/>
        <w:bottom w:val="none" w:sz="0" w:space="0" w:color="auto"/>
        <w:right w:val="none" w:sz="0" w:space="0" w:color="auto"/>
      </w:divBdr>
    </w:div>
    <w:div w:id="1845590227">
      <w:marLeft w:val="640"/>
      <w:marRight w:val="0"/>
      <w:marTop w:val="0"/>
      <w:marBottom w:val="0"/>
      <w:divBdr>
        <w:top w:val="none" w:sz="0" w:space="0" w:color="auto"/>
        <w:left w:val="none" w:sz="0" w:space="0" w:color="auto"/>
        <w:bottom w:val="none" w:sz="0" w:space="0" w:color="auto"/>
        <w:right w:val="none" w:sz="0" w:space="0" w:color="auto"/>
      </w:divBdr>
    </w:div>
    <w:div w:id="1846242773">
      <w:marLeft w:val="640"/>
      <w:marRight w:val="0"/>
      <w:marTop w:val="0"/>
      <w:marBottom w:val="0"/>
      <w:divBdr>
        <w:top w:val="none" w:sz="0" w:space="0" w:color="auto"/>
        <w:left w:val="none" w:sz="0" w:space="0" w:color="auto"/>
        <w:bottom w:val="none" w:sz="0" w:space="0" w:color="auto"/>
        <w:right w:val="none" w:sz="0" w:space="0" w:color="auto"/>
      </w:divBdr>
    </w:div>
    <w:div w:id="1846556828">
      <w:marLeft w:val="640"/>
      <w:marRight w:val="0"/>
      <w:marTop w:val="0"/>
      <w:marBottom w:val="0"/>
      <w:divBdr>
        <w:top w:val="none" w:sz="0" w:space="0" w:color="auto"/>
        <w:left w:val="none" w:sz="0" w:space="0" w:color="auto"/>
        <w:bottom w:val="none" w:sz="0" w:space="0" w:color="auto"/>
        <w:right w:val="none" w:sz="0" w:space="0" w:color="auto"/>
      </w:divBdr>
    </w:div>
    <w:div w:id="1846674463">
      <w:marLeft w:val="640"/>
      <w:marRight w:val="0"/>
      <w:marTop w:val="0"/>
      <w:marBottom w:val="0"/>
      <w:divBdr>
        <w:top w:val="none" w:sz="0" w:space="0" w:color="auto"/>
        <w:left w:val="none" w:sz="0" w:space="0" w:color="auto"/>
        <w:bottom w:val="none" w:sz="0" w:space="0" w:color="auto"/>
        <w:right w:val="none" w:sz="0" w:space="0" w:color="auto"/>
      </w:divBdr>
    </w:div>
    <w:div w:id="1846675642">
      <w:marLeft w:val="640"/>
      <w:marRight w:val="0"/>
      <w:marTop w:val="0"/>
      <w:marBottom w:val="0"/>
      <w:divBdr>
        <w:top w:val="none" w:sz="0" w:space="0" w:color="auto"/>
        <w:left w:val="none" w:sz="0" w:space="0" w:color="auto"/>
        <w:bottom w:val="none" w:sz="0" w:space="0" w:color="auto"/>
        <w:right w:val="none" w:sz="0" w:space="0" w:color="auto"/>
      </w:divBdr>
    </w:div>
    <w:div w:id="1846744177">
      <w:marLeft w:val="640"/>
      <w:marRight w:val="0"/>
      <w:marTop w:val="0"/>
      <w:marBottom w:val="0"/>
      <w:divBdr>
        <w:top w:val="none" w:sz="0" w:space="0" w:color="auto"/>
        <w:left w:val="none" w:sz="0" w:space="0" w:color="auto"/>
        <w:bottom w:val="none" w:sz="0" w:space="0" w:color="auto"/>
        <w:right w:val="none" w:sz="0" w:space="0" w:color="auto"/>
      </w:divBdr>
    </w:div>
    <w:div w:id="1848204731">
      <w:marLeft w:val="640"/>
      <w:marRight w:val="0"/>
      <w:marTop w:val="0"/>
      <w:marBottom w:val="0"/>
      <w:divBdr>
        <w:top w:val="none" w:sz="0" w:space="0" w:color="auto"/>
        <w:left w:val="none" w:sz="0" w:space="0" w:color="auto"/>
        <w:bottom w:val="none" w:sz="0" w:space="0" w:color="auto"/>
        <w:right w:val="none" w:sz="0" w:space="0" w:color="auto"/>
      </w:divBdr>
    </w:div>
    <w:div w:id="1848402794">
      <w:marLeft w:val="640"/>
      <w:marRight w:val="0"/>
      <w:marTop w:val="0"/>
      <w:marBottom w:val="0"/>
      <w:divBdr>
        <w:top w:val="none" w:sz="0" w:space="0" w:color="auto"/>
        <w:left w:val="none" w:sz="0" w:space="0" w:color="auto"/>
        <w:bottom w:val="none" w:sz="0" w:space="0" w:color="auto"/>
        <w:right w:val="none" w:sz="0" w:space="0" w:color="auto"/>
      </w:divBdr>
    </w:div>
    <w:div w:id="1848712639">
      <w:marLeft w:val="640"/>
      <w:marRight w:val="0"/>
      <w:marTop w:val="0"/>
      <w:marBottom w:val="0"/>
      <w:divBdr>
        <w:top w:val="none" w:sz="0" w:space="0" w:color="auto"/>
        <w:left w:val="none" w:sz="0" w:space="0" w:color="auto"/>
        <w:bottom w:val="none" w:sz="0" w:space="0" w:color="auto"/>
        <w:right w:val="none" w:sz="0" w:space="0" w:color="auto"/>
      </w:divBdr>
    </w:div>
    <w:div w:id="1850293752">
      <w:marLeft w:val="640"/>
      <w:marRight w:val="0"/>
      <w:marTop w:val="0"/>
      <w:marBottom w:val="0"/>
      <w:divBdr>
        <w:top w:val="none" w:sz="0" w:space="0" w:color="auto"/>
        <w:left w:val="none" w:sz="0" w:space="0" w:color="auto"/>
        <w:bottom w:val="none" w:sz="0" w:space="0" w:color="auto"/>
        <w:right w:val="none" w:sz="0" w:space="0" w:color="auto"/>
      </w:divBdr>
    </w:div>
    <w:div w:id="1850637564">
      <w:marLeft w:val="640"/>
      <w:marRight w:val="0"/>
      <w:marTop w:val="0"/>
      <w:marBottom w:val="0"/>
      <w:divBdr>
        <w:top w:val="none" w:sz="0" w:space="0" w:color="auto"/>
        <w:left w:val="none" w:sz="0" w:space="0" w:color="auto"/>
        <w:bottom w:val="none" w:sz="0" w:space="0" w:color="auto"/>
        <w:right w:val="none" w:sz="0" w:space="0" w:color="auto"/>
      </w:divBdr>
    </w:div>
    <w:div w:id="1850748836">
      <w:marLeft w:val="640"/>
      <w:marRight w:val="0"/>
      <w:marTop w:val="0"/>
      <w:marBottom w:val="0"/>
      <w:divBdr>
        <w:top w:val="none" w:sz="0" w:space="0" w:color="auto"/>
        <w:left w:val="none" w:sz="0" w:space="0" w:color="auto"/>
        <w:bottom w:val="none" w:sz="0" w:space="0" w:color="auto"/>
        <w:right w:val="none" w:sz="0" w:space="0" w:color="auto"/>
      </w:divBdr>
    </w:div>
    <w:div w:id="1851480107">
      <w:marLeft w:val="640"/>
      <w:marRight w:val="0"/>
      <w:marTop w:val="0"/>
      <w:marBottom w:val="0"/>
      <w:divBdr>
        <w:top w:val="none" w:sz="0" w:space="0" w:color="auto"/>
        <w:left w:val="none" w:sz="0" w:space="0" w:color="auto"/>
        <w:bottom w:val="none" w:sz="0" w:space="0" w:color="auto"/>
        <w:right w:val="none" w:sz="0" w:space="0" w:color="auto"/>
      </w:divBdr>
    </w:div>
    <w:div w:id="1851480481">
      <w:marLeft w:val="640"/>
      <w:marRight w:val="0"/>
      <w:marTop w:val="0"/>
      <w:marBottom w:val="0"/>
      <w:divBdr>
        <w:top w:val="none" w:sz="0" w:space="0" w:color="auto"/>
        <w:left w:val="none" w:sz="0" w:space="0" w:color="auto"/>
        <w:bottom w:val="none" w:sz="0" w:space="0" w:color="auto"/>
        <w:right w:val="none" w:sz="0" w:space="0" w:color="auto"/>
      </w:divBdr>
    </w:div>
    <w:div w:id="1851721077">
      <w:marLeft w:val="640"/>
      <w:marRight w:val="0"/>
      <w:marTop w:val="0"/>
      <w:marBottom w:val="0"/>
      <w:divBdr>
        <w:top w:val="none" w:sz="0" w:space="0" w:color="auto"/>
        <w:left w:val="none" w:sz="0" w:space="0" w:color="auto"/>
        <w:bottom w:val="none" w:sz="0" w:space="0" w:color="auto"/>
        <w:right w:val="none" w:sz="0" w:space="0" w:color="auto"/>
      </w:divBdr>
    </w:div>
    <w:div w:id="1852838521">
      <w:marLeft w:val="640"/>
      <w:marRight w:val="0"/>
      <w:marTop w:val="0"/>
      <w:marBottom w:val="0"/>
      <w:divBdr>
        <w:top w:val="none" w:sz="0" w:space="0" w:color="auto"/>
        <w:left w:val="none" w:sz="0" w:space="0" w:color="auto"/>
        <w:bottom w:val="none" w:sz="0" w:space="0" w:color="auto"/>
        <w:right w:val="none" w:sz="0" w:space="0" w:color="auto"/>
      </w:divBdr>
    </w:div>
    <w:div w:id="1853372446">
      <w:marLeft w:val="640"/>
      <w:marRight w:val="0"/>
      <w:marTop w:val="0"/>
      <w:marBottom w:val="0"/>
      <w:divBdr>
        <w:top w:val="none" w:sz="0" w:space="0" w:color="auto"/>
        <w:left w:val="none" w:sz="0" w:space="0" w:color="auto"/>
        <w:bottom w:val="none" w:sz="0" w:space="0" w:color="auto"/>
        <w:right w:val="none" w:sz="0" w:space="0" w:color="auto"/>
      </w:divBdr>
    </w:div>
    <w:div w:id="1853375114">
      <w:marLeft w:val="640"/>
      <w:marRight w:val="0"/>
      <w:marTop w:val="0"/>
      <w:marBottom w:val="0"/>
      <w:divBdr>
        <w:top w:val="none" w:sz="0" w:space="0" w:color="auto"/>
        <w:left w:val="none" w:sz="0" w:space="0" w:color="auto"/>
        <w:bottom w:val="none" w:sz="0" w:space="0" w:color="auto"/>
        <w:right w:val="none" w:sz="0" w:space="0" w:color="auto"/>
      </w:divBdr>
    </w:div>
    <w:div w:id="1853450653">
      <w:marLeft w:val="640"/>
      <w:marRight w:val="0"/>
      <w:marTop w:val="0"/>
      <w:marBottom w:val="0"/>
      <w:divBdr>
        <w:top w:val="none" w:sz="0" w:space="0" w:color="auto"/>
        <w:left w:val="none" w:sz="0" w:space="0" w:color="auto"/>
        <w:bottom w:val="none" w:sz="0" w:space="0" w:color="auto"/>
        <w:right w:val="none" w:sz="0" w:space="0" w:color="auto"/>
      </w:divBdr>
    </w:div>
    <w:div w:id="1853496528">
      <w:marLeft w:val="640"/>
      <w:marRight w:val="0"/>
      <w:marTop w:val="0"/>
      <w:marBottom w:val="0"/>
      <w:divBdr>
        <w:top w:val="none" w:sz="0" w:space="0" w:color="auto"/>
        <w:left w:val="none" w:sz="0" w:space="0" w:color="auto"/>
        <w:bottom w:val="none" w:sz="0" w:space="0" w:color="auto"/>
        <w:right w:val="none" w:sz="0" w:space="0" w:color="auto"/>
      </w:divBdr>
    </w:div>
    <w:div w:id="1853646588">
      <w:marLeft w:val="640"/>
      <w:marRight w:val="0"/>
      <w:marTop w:val="0"/>
      <w:marBottom w:val="0"/>
      <w:divBdr>
        <w:top w:val="none" w:sz="0" w:space="0" w:color="auto"/>
        <w:left w:val="none" w:sz="0" w:space="0" w:color="auto"/>
        <w:bottom w:val="none" w:sz="0" w:space="0" w:color="auto"/>
        <w:right w:val="none" w:sz="0" w:space="0" w:color="auto"/>
      </w:divBdr>
    </w:div>
    <w:div w:id="1853714066">
      <w:marLeft w:val="640"/>
      <w:marRight w:val="0"/>
      <w:marTop w:val="0"/>
      <w:marBottom w:val="0"/>
      <w:divBdr>
        <w:top w:val="none" w:sz="0" w:space="0" w:color="auto"/>
        <w:left w:val="none" w:sz="0" w:space="0" w:color="auto"/>
        <w:bottom w:val="none" w:sz="0" w:space="0" w:color="auto"/>
        <w:right w:val="none" w:sz="0" w:space="0" w:color="auto"/>
      </w:divBdr>
    </w:div>
    <w:div w:id="1854222535">
      <w:marLeft w:val="640"/>
      <w:marRight w:val="0"/>
      <w:marTop w:val="0"/>
      <w:marBottom w:val="0"/>
      <w:divBdr>
        <w:top w:val="none" w:sz="0" w:space="0" w:color="auto"/>
        <w:left w:val="none" w:sz="0" w:space="0" w:color="auto"/>
        <w:bottom w:val="none" w:sz="0" w:space="0" w:color="auto"/>
        <w:right w:val="none" w:sz="0" w:space="0" w:color="auto"/>
      </w:divBdr>
    </w:div>
    <w:div w:id="1854538070">
      <w:marLeft w:val="640"/>
      <w:marRight w:val="0"/>
      <w:marTop w:val="0"/>
      <w:marBottom w:val="0"/>
      <w:divBdr>
        <w:top w:val="none" w:sz="0" w:space="0" w:color="auto"/>
        <w:left w:val="none" w:sz="0" w:space="0" w:color="auto"/>
        <w:bottom w:val="none" w:sz="0" w:space="0" w:color="auto"/>
        <w:right w:val="none" w:sz="0" w:space="0" w:color="auto"/>
      </w:divBdr>
    </w:div>
    <w:div w:id="1854539106">
      <w:marLeft w:val="640"/>
      <w:marRight w:val="0"/>
      <w:marTop w:val="0"/>
      <w:marBottom w:val="0"/>
      <w:divBdr>
        <w:top w:val="none" w:sz="0" w:space="0" w:color="auto"/>
        <w:left w:val="none" w:sz="0" w:space="0" w:color="auto"/>
        <w:bottom w:val="none" w:sz="0" w:space="0" w:color="auto"/>
        <w:right w:val="none" w:sz="0" w:space="0" w:color="auto"/>
      </w:divBdr>
    </w:div>
    <w:div w:id="1854879575">
      <w:marLeft w:val="640"/>
      <w:marRight w:val="0"/>
      <w:marTop w:val="0"/>
      <w:marBottom w:val="0"/>
      <w:divBdr>
        <w:top w:val="none" w:sz="0" w:space="0" w:color="auto"/>
        <w:left w:val="none" w:sz="0" w:space="0" w:color="auto"/>
        <w:bottom w:val="none" w:sz="0" w:space="0" w:color="auto"/>
        <w:right w:val="none" w:sz="0" w:space="0" w:color="auto"/>
      </w:divBdr>
    </w:div>
    <w:div w:id="1854953960">
      <w:marLeft w:val="640"/>
      <w:marRight w:val="0"/>
      <w:marTop w:val="0"/>
      <w:marBottom w:val="0"/>
      <w:divBdr>
        <w:top w:val="none" w:sz="0" w:space="0" w:color="auto"/>
        <w:left w:val="none" w:sz="0" w:space="0" w:color="auto"/>
        <w:bottom w:val="none" w:sz="0" w:space="0" w:color="auto"/>
        <w:right w:val="none" w:sz="0" w:space="0" w:color="auto"/>
      </w:divBdr>
    </w:div>
    <w:div w:id="1855221031">
      <w:marLeft w:val="640"/>
      <w:marRight w:val="0"/>
      <w:marTop w:val="0"/>
      <w:marBottom w:val="0"/>
      <w:divBdr>
        <w:top w:val="none" w:sz="0" w:space="0" w:color="auto"/>
        <w:left w:val="none" w:sz="0" w:space="0" w:color="auto"/>
        <w:bottom w:val="none" w:sz="0" w:space="0" w:color="auto"/>
        <w:right w:val="none" w:sz="0" w:space="0" w:color="auto"/>
      </w:divBdr>
    </w:div>
    <w:div w:id="1855267822">
      <w:marLeft w:val="640"/>
      <w:marRight w:val="0"/>
      <w:marTop w:val="0"/>
      <w:marBottom w:val="0"/>
      <w:divBdr>
        <w:top w:val="none" w:sz="0" w:space="0" w:color="auto"/>
        <w:left w:val="none" w:sz="0" w:space="0" w:color="auto"/>
        <w:bottom w:val="none" w:sz="0" w:space="0" w:color="auto"/>
        <w:right w:val="none" w:sz="0" w:space="0" w:color="auto"/>
      </w:divBdr>
    </w:div>
    <w:div w:id="1855460199">
      <w:marLeft w:val="640"/>
      <w:marRight w:val="0"/>
      <w:marTop w:val="0"/>
      <w:marBottom w:val="0"/>
      <w:divBdr>
        <w:top w:val="none" w:sz="0" w:space="0" w:color="auto"/>
        <w:left w:val="none" w:sz="0" w:space="0" w:color="auto"/>
        <w:bottom w:val="none" w:sz="0" w:space="0" w:color="auto"/>
        <w:right w:val="none" w:sz="0" w:space="0" w:color="auto"/>
      </w:divBdr>
    </w:div>
    <w:div w:id="1855612920">
      <w:marLeft w:val="640"/>
      <w:marRight w:val="0"/>
      <w:marTop w:val="0"/>
      <w:marBottom w:val="0"/>
      <w:divBdr>
        <w:top w:val="none" w:sz="0" w:space="0" w:color="auto"/>
        <w:left w:val="none" w:sz="0" w:space="0" w:color="auto"/>
        <w:bottom w:val="none" w:sz="0" w:space="0" w:color="auto"/>
        <w:right w:val="none" w:sz="0" w:space="0" w:color="auto"/>
      </w:divBdr>
    </w:div>
    <w:div w:id="1855652631">
      <w:marLeft w:val="640"/>
      <w:marRight w:val="0"/>
      <w:marTop w:val="0"/>
      <w:marBottom w:val="0"/>
      <w:divBdr>
        <w:top w:val="none" w:sz="0" w:space="0" w:color="auto"/>
        <w:left w:val="none" w:sz="0" w:space="0" w:color="auto"/>
        <w:bottom w:val="none" w:sz="0" w:space="0" w:color="auto"/>
        <w:right w:val="none" w:sz="0" w:space="0" w:color="auto"/>
      </w:divBdr>
    </w:div>
    <w:div w:id="1857690043">
      <w:marLeft w:val="640"/>
      <w:marRight w:val="0"/>
      <w:marTop w:val="0"/>
      <w:marBottom w:val="0"/>
      <w:divBdr>
        <w:top w:val="none" w:sz="0" w:space="0" w:color="auto"/>
        <w:left w:val="none" w:sz="0" w:space="0" w:color="auto"/>
        <w:bottom w:val="none" w:sz="0" w:space="0" w:color="auto"/>
        <w:right w:val="none" w:sz="0" w:space="0" w:color="auto"/>
      </w:divBdr>
    </w:div>
    <w:div w:id="1857815243">
      <w:marLeft w:val="640"/>
      <w:marRight w:val="0"/>
      <w:marTop w:val="0"/>
      <w:marBottom w:val="0"/>
      <w:divBdr>
        <w:top w:val="none" w:sz="0" w:space="0" w:color="auto"/>
        <w:left w:val="none" w:sz="0" w:space="0" w:color="auto"/>
        <w:bottom w:val="none" w:sz="0" w:space="0" w:color="auto"/>
        <w:right w:val="none" w:sz="0" w:space="0" w:color="auto"/>
      </w:divBdr>
    </w:div>
    <w:div w:id="1857961547">
      <w:marLeft w:val="640"/>
      <w:marRight w:val="0"/>
      <w:marTop w:val="0"/>
      <w:marBottom w:val="0"/>
      <w:divBdr>
        <w:top w:val="none" w:sz="0" w:space="0" w:color="auto"/>
        <w:left w:val="none" w:sz="0" w:space="0" w:color="auto"/>
        <w:bottom w:val="none" w:sz="0" w:space="0" w:color="auto"/>
        <w:right w:val="none" w:sz="0" w:space="0" w:color="auto"/>
      </w:divBdr>
    </w:div>
    <w:div w:id="1858302611">
      <w:marLeft w:val="640"/>
      <w:marRight w:val="0"/>
      <w:marTop w:val="0"/>
      <w:marBottom w:val="0"/>
      <w:divBdr>
        <w:top w:val="none" w:sz="0" w:space="0" w:color="auto"/>
        <w:left w:val="none" w:sz="0" w:space="0" w:color="auto"/>
        <w:bottom w:val="none" w:sz="0" w:space="0" w:color="auto"/>
        <w:right w:val="none" w:sz="0" w:space="0" w:color="auto"/>
      </w:divBdr>
    </w:div>
    <w:div w:id="1858734547">
      <w:marLeft w:val="640"/>
      <w:marRight w:val="0"/>
      <w:marTop w:val="0"/>
      <w:marBottom w:val="0"/>
      <w:divBdr>
        <w:top w:val="none" w:sz="0" w:space="0" w:color="auto"/>
        <w:left w:val="none" w:sz="0" w:space="0" w:color="auto"/>
        <w:bottom w:val="none" w:sz="0" w:space="0" w:color="auto"/>
        <w:right w:val="none" w:sz="0" w:space="0" w:color="auto"/>
      </w:divBdr>
    </w:div>
    <w:div w:id="1859272048">
      <w:marLeft w:val="640"/>
      <w:marRight w:val="0"/>
      <w:marTop w:val="0"/>
      <w:marBottom w:val="0"/>
      <w:divBdr>
        <w:top w:val="none" w:sz="0" w:space="0" w:color="auto"/>
        <w:left w:val="none" w:sz="0" w:space="0" w:color="auto"/>
        <w:bottom w:val="none" w:sz="0" w:space="0" w:color="auto"/>
        <w:right w:val="none" w:sz="0" w:space="0" w:color="auto"/>
      </w:divBdr>
    </w:div>
    <w:div w:id="1859276458">
      <w:marLeft w:val="640"/>
      <w:marRight w:val="0"/>
      <w:marTop w:val="0"/>
      <w:marBottom w:val="0"/>
      <w:divBdr>
        <w:top w:val="none" w:sz="0" w:space="0" w:color="auto"/>
        <w:left w:val="none" w:sz="0" w:space="0" w:color="auto"/>
        <w:bottom w:val="none" w:sz="0" w:space="0" w:color="auto"/>
        <w:right w:val="none" w:sz="0" w:space="0" w:color="auto"/>
      </w:divBdr>
    </w:div>
    <w:div w:id="1859348306">
      <w:marLeft w:val="640"/>
      <w:marRight w:val="0"/>
      <w:marTop w:val="0"/>
      <w:marBottom w:val="0"/>
      <w:divBdr>
        <w:top w:val="none" w:sz="0" w:space="0" w:color="auto"/>
        <w:left w:val="none" w:sz="0" w:space="0" w:color="auto"/>
        <w:bottom w:val="none" w:sz="0" w:space="0" w:color="auto"/>
        <w:right w:val="none" w:sz="0" w:space="0" w:color="auto"/>
      </w:divBdr>
    </w:div>
    <w:div w:id="1859657092">
      <w:marLeft w:val="640"/>
      <w:marRight w:val="0"/>
      <w:marTop w:val="0"/>
      <w:marBottom w:val="0"/>
      <w:divBdr>
        <w:top w:val="none" w:sz="0" w:space="0" w:color="auto"/>
        <w:left w:val="none" w:sz="0" w:space="0" w:color="auto"/>
        <w:bottom w:val="none" w:sz="0" w:space="0" w:color="auto"/>
        <w:right w:val="none" w:sz="0" w:space="0" w:color="auto"/>
      </w:divBdr>
    </w:div>
    <w:div w:id="1860241094">
      <w:marLeft w:val="640"/>
      <w:marRight w:val="0"/>
      <w:marTop w:val="0"/>
      <w:marBottom w:val="0"/>
      <w:divBdr>
        <w:top w:val="none" w:sz="0" w:space="0" w:color="auto"/>
        <w:left w:val="none" w:sz="0" w:space="0" w:color="auto"/>
        <w:bottom w:val="none" w:sz="0" w:space="0" w:color="auto"/>
        <w:right w:val="none" w:sz="0" w:space="0" w:color="auto"/>
      </w:divBdr>
    </w:div>
    <w:div w:id="1861773373">
      <w:marLeft w:val="640"/>
      <w:marRight w:val="0"/>
      <w:marTop w:val="0"/>
      <w:marBottom w:val="0"/>
      <w:divBdr>
        <w:top w:val="none" w:sz="0" w:space="0" w:color="auto"/>
        <w:left w:val="none" w:sz="0" w:space="0" w:color="auto"/>
        <w:bottom w:val="none" w:sz="0" w:space="0" w:color="auto"/>
        <w:right w:val="none" w:sz="0" w:space="0" w:color="auto"/>
      </w:divBdr>
    </w:div>
    <w:div w:id="1864898164">
      <w:marLeft w:val="640"/>
      <w:marRight w:val="0"/>
      <w:marTop w:val="0"/>
      <w:marBottom w:val="0"/>
      <w:divBdr>
        <w:top w:val="none" w:sz="0" w:space="0" w:color="auto"/>
        <w:left w:val="none" w:sz="0" w:space="0" w:color="auto"/>
        <w:bottom w:val="none" w:sz="0" w:space="0" w:color="auto"/>
        <w:right w:val="none" w:sz="0" w:space="0" w:color="auto"/>
      </w:divBdr>
    </w:div>
    <w:div w:id="1865361352">
      <w:marLeft w:val="640"/>
      <w:marRight w:val="0"/>
      <w:marTop w:val="0"/>
      <w:marBottom w:val="0"/>
      <w:divBdr>
        <w:top w:val="none" w:sz="0" w:space="0" w:color="auto"/>
        <w:left w:val="none" w:sz="0" w:space="0" w:color="auto"/>
        <w:bottom w:val="none" w:sz="0" w:space="0" w:color="auto"/>
        <w:right w:val="none" w:sz="0" w:space="0" w:color="auto"/>
      </w:divBdr>
    </w:div>
    <w:div w:id="1866291658">
      <w:marLeft w:val="640"/>
      <w:marRight w:val="0"/>
      <w:marTop w:val="0"/>
      <w:marBottom w:val="0"/>
      <w:divBdr>
        <w:top w:val="none" w:sz="0" w:space="0" w:color="auto"/>
        <w:left w:val="none" w:sz="0" w:space="0" w:color="auto"/>
        <w:bottom w:val="none" w:sz="0" w:space="0" w:color="auto"/>
        <w:right w:val="none" w:sz="0" w:space="0" w:color="auto"/>
      </w:divBdr>
    </w:div>
    <w:div w:id="1866478039">
      <w:marLeft w:val="640"/>
      <w:marRight w:val="0"/>
      <w:marTop w:val="0"/>
      <w:marBottom w:val="0"/>
      <w:divBdr>
        <w:top w:val="none" w:sz="0" w:space="0" w:color="auto"/>
        <w:left w:val="none" w:sz="0" w:space="0" w:color="auto"/>
        <w:bottom w:val="none" w:sz="0" w:space="0" w:color="auto"/>
        <w:right w:val="none" w:sz="0" w:space="0" w:color="auto"/>
      </w:divBdr>
    </w:div>
    <w:div w:id="1867013476">
      <w:marLeft w:val="640"/>
      <w:marRight w:val="0"/>
      <w:marTop w:val="0"/>
      <w:marBottom w:val="0"/>
      <w:divBdr>
        <w:top w:val="none" w:sz="0" w:space="0" w:color="auto"/>
        <w:left w:val="none" w:sz="0" w:space="0" w:color="auto"/>
        <w:bottom w:val="none" w:sz="0" w:space="0" w:color="auto"/>
        <w:right w:val="none" w:sz="0" w:space="0" w:color="auto"/>
      </w:divBdr>
    </w:div>
    <w:div w:id="1867325509">
      <w:marLeft w:val="640"/>
      <w:marRight w:val="0"/>
      <w:marTop w:val="0"/>
      <w:marBottom w:val="0"/>
      <w:divBdr>
        <w:top w:val="none" w:sz="0" w:space="0" w:color="auto"/>
        <w:left w:val="none" w:sz="0" w:space="0" w:color="auto"/>
        <w:bottom w:val="none" w:sz="0" w:space="0" w:color="auto"/>
        <w:right w:val="none" w:sz="0" w:space="0" w:color="auto"/>
      </w:divBdr>
    </w:div>
    <w:div w:id="1867326129">
      <w:marLeft w:val="640"/>
      <w:marRight w:val="0"/>
      <w:marTop w:val="0"/>
      <w:marBottom w:val="0"/>
      <w:divBdr>
        <w:top w:val="none" w:sz="0" w:space="0" w:color="auto"/>
        <w:left w:val="none" w:sz="0" w:space="0" w:color="auto"/>
        <w:bottom w:val="none" w:sz="0" w:space="0" w:color="auto"/>
        <w:right w:val="none" w:sz="0" w:space="0" w:color="auto"/>
      </w:divBdr>
    </w:div>
    <w:div w:id="1867329623">
      <w:marLeft w:val="640"/>
      <w:marRight w:val="0"/>
      <w:marTop w:val="0"/>
      <w:marBottom w:val="0"/>
      <w:divBdr>
        <w:top w:val="none" w:sz="0" w:space="0" w:color="auto"/>
        <w:left w:val="none" w:sz="0" w:space="0" w:color="auto"/>
        <w:bottom w:val="none" w:sz="0" w:space="0" w:color="auto"/>
        <w:right w:val="none" w:sz="0" w:space="0" w:color="auto"/>
      </w:divBdr>
    </w:div>
    <w:div w:id="1868441328">
      <w:marLeft w:val="640"/>
      <w:marRight w:val="0"/>
      <w:marTop w:val="0"/>
      <w:marBottom w:val="0"/>
      <w:divBdr>
        <w:top w:val="none" w:sz="0" w:space="0" w:color="auto"/>
        <w:left w:val="none" w:sz="0" w:space="0" w:color="auto"/>
        <w:bottom w:val="none" w:sz="0" w:space="0" w:color="auto"/>
        <w:right w:val="none" w:sz="0" w:space="0" w:color="auto"/>
      </w:divBdr>
    </w:div>
    <w:div w:id="1868640883">
      <w:marLeft w:val="640"/>
      <w:marRight w:val="0"/>
      <w:marTop w:val="0"/>
      <w:marBottom w:val="0"/>
      <w:divBdr>
        <w:top w:val="none" w:sz="0" w:space="0" w:color="auto"/>
        <w:left w:val="none" w:sz="0" w:space="0" w:color="auto"/>
        <w:bottom w:val="none" w:sz="0" w:space="0" w:color="auto"/>
        <w:right w:val="none" w:sz="0" w:space="0" w:color="auto"/>
      </w:divBdr>
    </w:div>
    <w:div w:id="1868715044">
      <w:marLeft w:val="640"/>
      <w:marRight w:val="0"/>
      <w:marTop w:val="0"/>
      <w:marBottom w:val="0"/>
      <w:divBdr>
        <w:top w:val="none" w:sz="0" w:space="0" w:color="auto"/>
        <w:left w:val="none" w:sz="0" w:space="0" w:color="auto"/>
        <w:bottom w:val="none" w:sz="0" w:space="0" w:color="auto"/>
        <w:right w:val="none" w:sz="0" w:space="0" w:color="auto"/>
      </w:divBdr>
    </w:div>
    <w:div w:id="1869827182">
      <w:marLeft w:val="640"/>
      <w:marRight w:val="0"/>
      <w:marTop w:val="0"/>
      <w:marBottom w:val="0"/>
      <w:divBdr>
        <w:top w:val="none" w:sz="0" w:space="0" w:color="auto"/>
        <w:left w:val="none" w:sz="0" w:space="0" w:color="auto"/>
        <w:bottom w:val="none" w:sz="0" w:space="0" w:color="auto"/>
        <w:right w:val="none" w:sz="0" w:space="0" w:color="auto"/>
      </w:divBdr>
    </w:div>
    <w:div w:id="1870529804">
      <w:marLeft w:val="640"/>
      <w:marRight w:val="0"/>
      <w:marTop w:val="0"/>
      <w:marBottom w:val="0"/>
      <w:divBdr>
        <w:top w:val="none" w:sz="0" w:space="0" w:color="auto"/>
        <w:left w:val="none" w:sz="0" w:space="0" w:color="auto"/>
        <w:bottom w:val="none" w:sz="0" w:space="0" w:color="auto"/>
        <w:right w:val="none" w:sz="0" w:space="0" w:color="auto"/>
      </w:divBdr>
    </w:div>
    <w:div w:id="1870601894">
      <w:marLeft w:val="640"/>
      <w:marRight w:val="0"/>
      <w:marTop w:val="0"/>
      <w:marBottom w:val="0"/>
      <w:divBdr>
        <w:top w:val="none" w:sz="0" w:space="0" w:color="auto"/>
        <w:left w:val="none" w:sz="0" w:space="0" w:color="auto"/>
        <w:bottom w:val="none" w:sz="0" w:space="0" w:color="auto"/>
        <w:right w:val="none" w:sz="0" w:space="0" w:color="auto"/>
      </w:divBdr>
    </w:div>
    <w:div w:id="1871527854">
      <w:marLeft w:val="640"/>
      <w:marRight w:val="0"/>
      <w:marTop w:val="0"/>
      <w:marBottom w:val="0"/>
      <w:divBdr>
        <w:top w:val="none" w:sz="0" w:space="0" w:color="auto"/>
        <w:left w:val="none" w:sz="0" w:space="0" w:color="auto"/>
        <w:bottom w:val="none" w:sz="0" w:space="0" w:color="auto"/>
        <w:right w:val="none" w:sz="0" w:space="0" w:color="auto"/>
      </w:divBdr>
    </w:div>
    <w:div w:id="1871726688">
      <w:marLeft w:val="640"/>
      <w:marRight w:val="0"/>
      <w:marTop w:val="0"/>
      <w:marBottom w:val="0"/>
      <w:divBdr>
        <w:top w:val="none" w:sz="0" w:space="0" w:color="auto"/>
        <w:left w:val="none" w:sz="0" w:space="0" w:color="auto"/>
        <w:bottom w:val="none" w:sz="0" w:space="0" w:color="auto"/>
        <w:right w:val="none" w:sz="0" w:space="0" w:color="auto"/>
      </w:divBdr>
    </w:div>
    <w:div w:id="1871995784">
      <w:marLeft w:val="640"/>
      <w:marRight w:val="0"/>
      <w:marTop w:val="0"/>
      <w:marBottom w:val="0"/>
      <w:divBdr>
        <w:top w:val="none" w:sz="0" w:space="0" w:color="auto"/>
        <w:left w:val="none" w:sz="0" w:space="0" w:color="auto"/>
        <w:bottom w:val="none" w:sz="0" w:space="0" w:color="auto"/>
        <w:right w:val="none" w:sz="0" w:space="0" w:color="auto"/>
      </w:divBdr>
    </w:div>
    <w:div w:id="1873112703">
      <w:marLeft w:val="640"/>
      <w:marRight w:val="0"/>
      <w:marTop w:val="0"/>
      <w:marBottom w:val="0"/>
      <w:divBdr>
        <w:top w:val="none" w:sz="0" w:space="0" w:color="auto"/>
        <w:left w:val="none" w:sz="0" w:space="0" w:color="auto"/>
        <w:bottom w:val="none" w:sz="0" w:space="0" w:color="auto"/>
        <w:right w:val="none" w:sz="0" w:space="0" w:color="auto"/>
      </w:divBdr>
    </w:div>
    <w:div w:id="1873304545">
      <w:marLeft w:val="640"/>
      <w:marRight w:val="0"/>
      <w:marTop w:val="0"/>
      <w:marBottom w:val="0"/>
      <w:divBdr>
        <w:top w:val="none" w:sz="0" w:space="0" w:color="auto"/>
        <w:left w:val="none" w:sz="0" w:space="0" w:color="auto"/>
        <w:bottom w:val="none" w:sz="0" w:space="0" w:color="auto"/>
        <w:right w:val="none" w:sz="0" w:space="0" w:color="auto"/>
      </w:divBdr>
    </w:div>
    <w:div w:id="1873568010">
      <w:marLeft w:val="640"/>
      <w:marRight w:val="0"/>
      <w:marTop w:val="0"/>
      <w:marBottom w:val="0"/>
      <w:divBdr>
        <w:top w:val="none" w:sz="0" w:space="0" w:color="auto"/>
        <w:left w:val="none" w:sz="0" w:space="0" w:color="auto"/>
        <w:bottom w:val="none" w:sz="0" w:space="0" w:color="auto"/>
        <w:right w:val="none" w:sz="0" w:space="0" w:color="auto"/>
      </w:divBdr>
    </w:div>
    <w:div w:id="1874465384">
      <w:marLeft w:val="640"/>
      <w:marRight w:val="0"/>
      <w:marTop w:val="0"/>
      <w:marBottom w:val="0"/>
      <w:divBdr>
        <w:top w:val="none" w:sz="0" w:space="0" w:color="auto"/>
        <w:left w:val="none" w:sz="0" w:space="0" w:color="auto"/>
        <w:bottom w:val="none" w:sz="0" w:space="0" w:color="auto"/>
        <w:right w:val="none" w:sz="0" w:space="0" w:color="auto"/>
      </w:divBdr>
    </w:div>
    <w:div w:id="1874733185">
      <w:marLeft w:val="640"/>
      <w:marRight w:val="0"/>
      <w:marTop w:val="0"/>
      <w:marBottom w:val="0"/>
      <w:divBdr>
        <w:top w:val="none" w:sz="0" w:space="0" w:color="auto"/>
        <w:left w:val="none" w:sz="0" w:space="0" w:color="auto"/>
        <w:bottom w:val="none" w:sz="0" w:space="0" w:color="auto"/>
        <w:right w:val="none" w:sz="0" w:space="0" w:color="auto"/>
      </w:divBdr>
    </w:div>
    <w:div w:id="1875074278">
      <w:marLeft w:val="640"/>
      <w:marRight w:val="0"/>
      <w:marTop w:val="0"/>
      <w:marBottom w:val="0"/>
      <w:divBdr>
        <w:top w:val="none" w:sz="0" w:space="0" w:color="auto"/>
        <w:left w:val="none" w:sz="0" w:space="0" w:color="auto"/>
        <w:bottom w:val="none" w:sz="0" w:space="0" w:color="auto"/>
        <w:right w:val="none" w:sz="0" w:space="0" w:color="auto"/>
      </w:divBdr>
    </w:div>
    <w:div w:id="1875194434">
      <w:marLeft w:val="640"/>
      <w:marRight w:val="0"/>
      <w:marTop w:val="0"/>
      <w:marBottom w:val="0"/>
      <w:divBdr>
        <w:top w:val="none" w:sz="0" w:space="0" w:color="auto"/>
        <w:left w:val="none" w:sz="0" w:space="0" w:color="auto"/>
        <w:bottom w:val="none" w:sz="0" w:space="0" w:color="auto"/>
        <w:right w:val="none" w:sz="0" w:space="0" w:color="auto"/>
      </w:divBdr>
    </w:div>
    <w:div w:id="1875387703">
      <w:marLeft w:val="640"/>
      <w:marRight w:val="0"/>
      <w:marTop w:val="0"/>
      <w:marBottom w:val="0"/>
      <w:divBdr>
        <w:top w:val="none" w:sz="0" w:space="0" w:color="auto"/>
        <w:left w:val="none" w:sz="0" w:space="0" w:color="auto"/>
        <w:bottom w:val="none" w:sz="0" w:space="0" w:color="auto"/>
        <w:right w:val="none" w:sz="0" w:space="0" w:color="auto"/>
      </w:divBdr>
    </w:div>
    <w:div w:id="1875725180">
      <w:marLeft w:val="640"/>
      <w:marRight w:val="0"/>
      <w:marTop w:val="0"/>
      <w:marBottom w:val="0"/>
      <w:divBdr>
        <w:top w:val="none" w:sz="0" w:space="0" w:color="auto"/>
        <w:left w:val="none" w:sz="0" w:space="0" w:color="auto"/>
        <w:bottom w:val="none" w:sz="0" w:space="0" w:color="auto"/>
        <w:right w:val="none" w:sz="0" w:space="0" w:color="auto"/>
      </w:divBdr>
    </w:div>
    <w:div w:id="1875844441">
      <w:marLeft w:val="640"/>
      <w:marRight w:val="0"/>
      <w:marTop w:val="0"/>
      <w:marBottom w:val="0"/>
      <w:divBdr>
        <w:top w:val="none" w:sz="0" w:space="0" w:color="auto"/>
        <w:left w:val="none" w:sz="0" w:space="0" w:color="auto"/>
        <w:bottom w:val="none" w:sz="0" w:space="0" w:color="auto"/>
        <w:right w:val="none" w:sz="0" w:space="0" w:color="auto"/>
      </w:divBdr>
    </w:div>
    <w:div w:id="1875922018">
      <w:marLeft w:val="640"/>
      <w:marRight w:val="0"/>
      <w:marTop w:val="0"/>
      <w:marBottom w:val="0"/>
      <w:divBdr>
        <w:top w:val="none" w:sz="0" w:space="0" w:color="auto"/>
        <w:left w:val="none" w:sz="0" w:space="0" w:color="auto"/>
        <w:bottom w:val="none" w:sz="0" w:space="0" w:color="auto"/>
        <w:right w:val="none" w:sz="0" w:space="0" w:color="auto"/>
      </w:divBdr>
    </w:div>
    <w:div w:id="1876886777">
      <w:marLeft w:val="640"/>
      <w:marRight w:val="0"/>
      <w:marTop w:val="0"/>
      <w:marBottom w:val="0"/>
      <w:divBdr>
        <w:top w:val="none" w:sz="0" w:space="0" w:color="auto"/>
        <w:left w:val="none" w:sz="0" w:space="0" w:color="auto"/>
        <w:bottom w:val="none" w:sz="0" w:space="0" w:color="auto"/>
        <w:right w:val="none" w:sz="0" w:space="0" w:color="auto"/>
      </w:divBdr>
    </w:div>
    <w:div w:id="1877304244">
      <w:marLeft w:val="640"/>
      <w:marRight w:val="0"/>
      <w:marTop w:val="0"/>
      <w:marBottom w:val="0"/>
      <w:divBdr>
        <w:top w:val="none" w:sz="0" w:space="0" w:color="auto"/>
        <w:left w:val="none" w:sz="0" w:space="0" w:color="auto"/>
        <w:bottom w:val="none" w:sz="0" w:space="0" w:color="auto"/>
        <w:right w:val="none" w:sz="0" w:space="0" w:color="auto"/>
      </w:divBdr>
    </w:div>
    <w:div w:id="1877427686">
      <w:marLeft w:val="640"/>
      <w:marRight w:val="0"/>
      <w:marTop w:val="0"/>
      <w:marBottom w:val="0"/>
      <w:divBdr>
        <w:top w:val="none" w:sz="0" w:space="0" w:color="auto"/>
        <w:left w:val="none" w:sz="0" w:space="0" w:color="auto"/>
        <w:bottom w:val="none" w:sz="0" w:space="0" w:color="auto"/>
        <w:right w:val="none" w:sz="0" w:space="0" w:color="auto"/>
      </w:divBdr>
    </w:div>
    <w:div w:id="1877501088">
      <w:marLeft w:val="640"/>
      <w:marRight w:val="0"/>
      <w:marTop w:val="0"/>
      <w:marBottom w:val="0"/>
      <w:divBdr>
        <w:top w:val="none" w:sz="0" w:space="0" w:color="auto"/>
        <w:left w:val="none" w:sz="0" w:space="0" w:color="auto"/>
        <w:bottom w:val="none" w:sz="0" w:space="0" w:color="auto"/>
        <w:right w:val="none" w:sz="0" w:space="0" w:color="auto"/>
      </w:divBdr>
    </w:div>
    <w:div w:id="1877889210">
      <w:marLeft w:val="640"/>
      <w:marRight w:val="0"/>
      <w:marTop w:val="0"/>
      <w:marBottom w:val="0"/>
      <w:divBdr>
        <w:top w:val="none" w:sz="0" w:space="0" w:color="auto"/>
        <w:left w:val="none" w:sz="0" w:space="0" w:color="auto"/>
        <w:bottom w:val="none" w:sz="0" w:space="0" w:color="auto"/>
        <w:right w:val="none" w:sz="0" w:space="0" w:color="auto"/>
      </w:divBdr>
    </w:div>
    <w:div w:id="1878006155">
      <w:marLeft w:val="640"/>
      <w:marRight w:val="0"/>
      <w:marTop w:val="0"/>
      <w:marBottom w:val="0"/>
      <w:divBdr>
        <w:top w:val="none" w:sz="0" w:space="0" w:color="auto"/>
        <w:left w:val="none" w:sz="0" w:space="0" w:color="auto"/>
        <w:bottom w:val="none" w:sz="0" w:space="0" w:color="auto"/>
        <w:right w:val="none" w:sz="0" w:space="0" w:color="auto"/>
      </w:divBdr>
    </w:div>
    <w:div w:id="1878157137">
      <w:marLeft w:val="640"/>
      <w:marRight w:val="0"/>
      <w:marTop w:val="0"/>
      <w:marBottom w:val="0"/>
      <w:divBdr>
        <w:top w:val="none" w:sz="0" w:space="0" w:color="auto"/>
        <w:left w:val="none" w:sz="0" w:space="0" w:color="auto"/>
        <w:bottom w:val="none" w:sz="0" w:space="0" w:color="auto"/>
        <w:right w:val="none" w:sz="0" w:space="0" w:color="auto"/>
      </w:divBdr>
    </w:div>
    <w:div w:id="1878199117">
      <w:marLeft w:val="640"/>
      <w:marRight w:val="0"/>
      <w:marTop w:val="0"/>
      <w:marBottom w:val="0"/>
      <w:divBdr>
        <w:top w:val="none" w:sz="0" w:space="0" w:color="auto"/>
        <w:left w:val="none" w:sz="0" w:space="0" w:color="auto"/>
        <w:bottom w:val="none" w:sz="0" w:space="0" w:color="auto"/>
        <w:right w:val="none" w:sz="0" w:space="0" w:color="auto"/>
      </w:divBdr>
    </w:div>
    <w:div w:id="1878467853">
      <w:marLeft w:val="640"/>
      <w:marRight w:val="0"/>
      <w:marTop w:val="0"/>
      <w:marBottom w:val="0"/>
      <w:divBdr>
        <w:top w:val="none" w:sz="0" w:space="0" w:color="auto"/>
        <w:left w:val="none" w:sz="0" w:space="0" w:color="auto"/>
        <w:bottom w:val="none" w:sz="0" w:space="0" w:color="auto"/>
        <w:right w:val="none" w:sz="0" w:space="0" w:color="auto"/>
      </w:divBdr>
    </w:div>
    <w:div w:id="1878471947">
      <w:marLeft w:val="640"/>
      <w:marRight w:val="0"/>
      <w:marTop w:val="0"/>
      <w:marBottom w:val="0"/>
      <w:divBdr>
        <w:top w:val="none" w:sz="0" w:space="0" w:color="auto"/>
        <w:left w:val="none" w:sz="0" w:space="0" w:color="auto"/>
        <w:bottom w:val="none" w:sz="0" w:space="0" w:color="auto"/>
        <w:right w:val="none" w:sz="0" w:space="0" w:color="auto"/>
      </w:divBdr>
    </w:div>
    <w:div w:id="1878663791">
      <w:marLeft w:val="640"/>
      <w:marRight w:val="0"/>
      <w:marTop w:val="0"/>
      <w:marBottom w:val="0"/>
      <w:divBdr>
        <w:top w:val="none" w:sz="0" w:space="0" w:color="auto"/>
        <w:left w:val="none" w:sz="0" w:space="0" w:color="auto"/>
        <w:bottom w:val="none" w:sz="0" w:space="0" w:color="auto"/>
        <w:right w:val="none" w:sz="0" w:space="0" w:color="auto"/>
      </w:divBdr>
    </w:div>
    <w:div w:id="1878928802">
      <w:marLeft w:val="640"/>
      <w:marRight w:val="0"/>
      <w:marTop w:val="0"/>
      <w:marBottom w:val="0"/>
      <w:divBdr>
        <w:top w:val="none" w:sz="0" w:space="0" w:color="auto"/>
        <w:left w:val="none" w:sz="0" w:space="0" w:color="auto"/>
        <w:bottom w:val="none" w:sz="0" w:space="0" w:color="auto"/>
        <w:right w:val="none" w:sz="0" w:space="0" w:color="auto"/>
      </w:divBdr>
    </w:div>
    <w:div w:id="1879390111">
      <w:marLeft w:val="640"/>
      <w:marRight w:val="0"/>
      <w:marTop w:val="0"/>
      <w:marBottom w:val="0"/>
      <w:divBdr>
        <w:top w:val="none" w:sz="0" w:space="0" w:color="auto"/>
        <w:left w:val="none" w:sz="0" w:space="0" w:color="auto"/>
        <w:bottom w:val="none" w:sz="0" w:space="0" w:color="auto"/>
        <w:right w:val="none" w:sz="0" w:space="0" w:color="auto"/>
      </w:divBdr>
    </w:div>
    <w:div w:id="1879392070">
      <w:marLeft w:val="640"/>
      <w:marRight w:val="0"/>
      <w:marTop w:val="0"/>
      <w:marBottom w:val="0"/>
      <w:divBdr>
        <w:top w:val="none" w:sz="0" w:space="0" w:color="auto"/>
        <w:left w:val="none" w:sz="0" w:space="0" w:color="auto"/>
        <w:bottom w:val="none" w:sz="0" w:space="0" w:color="auto"/>
        <w:right w:val="none" w:sz="0" w:space="0" w:color="auto"/>
      </w:divBdr>
    </w:div>
    <w:div w:id="1879583304">
      <w:marLeft w:val="640"/>
      <w:marRight w:val="0"/>
      <w:marTop w:val="0"/>
      <w:marBottom w:val="0"/>
      <w:divBdr>
        <w:top w:val="none" w:sz="0" w:space="0" w:color="auto"/>
        <w:left w:val="none" w:sz="0" w:space="0" w:color="auto"/>
        <w:bottom w:val="none" w:sz="0" w:space="0" w:color="auto"/>
        <w:right w:val="none" w:sz="0" w:space="0" w:color="auto"/>
      </w:divBdr>
    </w:div>
    <w:div w:id="1879971860">
      <w:marLeft w:val="640"/>
      <w:marRight w:val="0"/>
      <w:marTop w:val="0"/>
      <w:marBottom w:val="0"/>
      <w:divBdr>
        <w:top w:val="none" w:sz="0" w:space="0" w:color="auto"/>
        <w:left w:val="none" w:sz="0" w:space="0" w:color="auto"/>
        <w:bottom w:val="none" w:sz="0" w:space="0" w:color="auto"/>
        <w:right w:val="none" w:sz="0" w:space="0" w:color="auto"/>
      </w:divBdr>
    </w:div>
    <w:div w:id="1880121030">
      <w:marLeft w:val="640"/>
      <w:marRight w:val="0"/>
      <w:marTop w:val="0"/>
      <w:marBottom w:val="0"/>
      <w:divBdr>
        <w:top w:val="none" w:sz="0" w:space="0" w:color="auto"/>
        <w:left w:val="none" w:sz="0" w:space="0" w:color="auto"/>
        <w:bottom w:val="none" w:sz="0" w:space="0" w:color="auto"/>
        <w:right w:val="none" w:sz="0" w:space="0" w:color="auto"/>
      </w:divBdr>
    </w:div>
    <w:div w:id="1881747650">
      <w:marLeft w:val="640"/>
      <w:marRight w:val="0"/>
      <w:marTop w:val="0"/>
      <w:marBottom w:val="0"/>
      <w:divBdr>
        <w:top w:val="none" w:sz="0" w:space="0" w:color="auto"/>
        <w:left w:val="none" w:sz="0" w:space="0" w:color="auto"/>
        <w:bottom w:val="none" w:sz="0" w:space="0" w:color="auto"/>
        <w:right w:val="none" w:sz="0" w:space="0" w:color="auto"/>
      </w:divBdr>
    </w:div>
    <w:div w:id="1881940106">
      <w:marLeft w:val="640"/>
      <w:marRight w:val="0"/>
      <w:marTop w:val="0"/>
      <w:marBottom w:val="0"/>
      <w:divBdr>
        <w:top w:val="none" w:sz="0" w:space="0" w:color="auto"/>
        <w:left w:val="none" w:sz="0" w:space="0" w:color="auto"/>
        <w:bottom w:val="none" w:sz="0" w:space="0" w:color="auto"/>
        <w:right w:val="none" w:sz="0" w:space="0" w:color="auto"/>
      </w:divBdr>
    </w:div>
    <w:div w:id="1883785331">
      <w:marLeft w:val="640"/>
      <w:marRight w:val="0"/>
      <w:marTop w:val="0"/>
      <w:marBottom w:val="0"/>
      <w:divBdr>
        <w:top w:val="none" w:sz="0" w:space="0" w:color="auto"/>
        <w:left w:val="none" w:sz="0" w:space="0" w:color="auto"/>
        <w:bottom w:val="none" w:sz="0" w:space="0" w:color="auto"/>
        <w:right w:val="none" w:sz="0" w:space="0" w:color="auto"/>
      </w:divBdr>
    </w:div>
    <w:div w:id="1884054254">
      <w:marLeft w:val="640"/>
      <w:marRight w:val="0"/>
      <w:marTop w:val="0"/>
      <w:marBottom w:val="0"/>
      <w:divBdr>
        <w:top w:val="none" w:sz="0" w:space="0" w:color="auto"/>
        <w:left w:val="none" w:sz="0" w:space="0" w:color="auto"/>
        <w:bottom w:val="none" w:sz="0" w:space="0" w:color="auto"/>
        <w:right w:val="none" w:sz="0" w:space="0" w:color="auto"/>
      </w:divBdr>
    </w:div>
    <w:div w:id="1885212539">
      <w:marLeft w:val="640"/>
      <w:marRight w:val="0"/>
      <w:marTop w:val="0"/>
      <w:marBottom w:val="0"/>
      <w:divBdr>
        <w:top w:val="none" w:sz="0" w:space="0" w:color="auto"/>
        <w:left w:val="none" w:sz="0" w:space="0" w:color="auto"/>
        <w:bottom w:val="none" w:sz="0" w:space="0" w:color="auto"/>
        <w:right w:val="none" w:sz="0" w:space="0" w:color="auto"/>
      </w:divBdr>
    </w:div>
    <w:div w:id="1885437203">
      <w:marLeft w:val="640"/>
      <w:marRight w:val="0"/>
      <w:marTop w:val="0"/>
      <w:marBottom w:val="0"/>
      <w:divBdr>
        <w:top w:val="none" w:sz="0" w:space="0" w:color="auto"/>
        <w:left w:val="none" w:sz="0" w:space="0" w:color="auto"/>
        <w:bottom w:val="none" w:sz="0" w:space="0" w:color="auto"/>
        <w:right w:val="none" w:sz="0" w:space="0" w:color="auto"/>
      </w:divBdr>
    </w:div>
    <w:div w:id="1885555274">
      <w:marLeft w:val="640"/>
      <w:marRight w:val="0"/>
      <w:marTop w:val="0"/>
      <w:marBottom w:val="0"/>
      <w:divBdr>
        <w:top w:val="none" w:sz="0" w:space="0" w:color="auto"/>
        <w:left w:val="none" w:sz="0" w:space="0" w:color="auto"/>
        <w:bottom w:val="none" w:sz="0" w:space="0" w:color="auto"/>
        <w:right w:val="none" w:sz="0" w:space="0" w:color="auto"/>
      </w:divBdr>
    </w:div>
    <w:div w:id="1888176699">
      <w:marLeft w:val="640"/>
      <w:marRight w:val="0"/>
      <w:marTop w:val="0"/>
      <w:marBottom w:val="0"/>
      <w:divBdr>
        <w:top w:val="none" w:sz="0" w:space="0" w:color="auto"/>
        <w:left w:val="none" w:sz="0" w:space="0" w:color="auto"/>
        <w:bottom w:val="none" w:sz="0" w:space="0" w:color="auto"/>
        <w:right w:val="none" w:sz="0" w:space="0" w:color="auto"/>
      </w:divBdr>
    </w:div>
    <w:div w:id="1888255011">
      <w:marLeft w:val="640"/>
      <w:marRight w:val="0"/>
      <w:marTop w:val="0"/>
      <w:marBottom w:val="0"/>
      <w:divBdr>
        <w:top w:val="none" w:sz="0" w:space="0" w:color="auto"/>
        <w:left w:val="none" w:sz="0" w:space="0" w:color="auto"/>
        <w:bottom w:val="none" w:sz="0" w:space="0" w:color="auto"/>
        <w:right w:val="none" w:sz="0" w:space="0" w:color="auto"/>
      </w:divBdr>
    </w:div>
    <w:div w:id="1888831544">
      <w:marLeft w:val="640"/>
      <w:marRight w:val="0"/>
      <w:marTop w:val="0"/>
      <w:marBottom w:val="0"/>
      <w:divBdr>
        <w:top w:val="none" w:sz="0" w:space="0" w:color="auto"/>
        <w:left w:val="none" w:sz="0" w:space="0" w:color="auto"/>
        <w:bottom w:val="none" w:sz="0" w:space="0" w:color="auto"/>
        <w:right w:val="none" w:sz="0" w:space="0" w:color="auto"/>
      </w:divBdr>
    </w:div>
    <w:div w:id="1889143138">
      <w:marLeft w:val="640"/>
      <w:marRight w:val="0"/>
      <w:marTop w:val="0"/>
      <w:marBottom w:val="0"/>
      <w:divBdr>
        <w:top w:val="none" w:sz="0" w:space="0" w:color="auto"/>
        <w:left w:val="none" w:sz="0" w:space="0" w:color="auto"/>
        <w:bottom w:val="none" w:sz="0" w:space="0" w:color="auto"/>
        <w:right w:val="none" w:sz="0" w:space="0" w:color="auto"/>
      </w:divBdr>
    </w:div>
    <w:div w:id="1889217908">
      <w:marLeft w:val="640"/>
      <w:marRight w:val="0"/>
      <w:marTop w:val="0"/>
      <w:marBottom w:val="0"/>
      <w:divBdr>
        <w:top w:val="none" w:sz="0" w:space="0" w:color="auto"/>
        <w:left w:val="none" w:sz="0" w:space="0" w:color="auto"/>
        <w:bottom w:val="none" w:sz="0" w:space="0" w:color="auto"/>
        <w:right w:val="none" w:sz="0" w:space="0" w:color="auto"/>
      </w:divBdr>
    </w:div>
    <w:div w:id="1889606596">
      <w:marLeft w:val="640"/>
      <w:marRight w:val="0"/>
      <w:marTop w:val="0"/>
      <w:marBottom w:val="0"/>
      <w:divBdr>
        <w:top w:val="none" w:sz="0" w:space="0" w:color="auto"/>
        <w:left w:val="none" w:sz="0" w:space="0" w:color="auto"/>
        <w:bottom w:val="none" w:sz="0" w:space="0" w:color="auto"/>
        <w:right w:val="none" w:sz="0" w:space="0" w:color="auto"/>
      </w:divBdr>
    </w:div>
    <w:div w:id="1889756149">
      <w:marLeft w:val="640"/>
      <w:marRight w:val="0"/>
      <w:marTop w:val="0"/>
      <w:marBottom w:val="0"/>
      <w:divBdr>
        <w:top w:val="none" w:sz="0" w:space="0" w:color="auto"/>
        <w:left w:val="none" w:sz="0" w:space="0" w:color="auto"/>
        <w:bottom w:val="none" w:sz="0" w:space="0" w:color="auto"/>
        <w:right w:val="none" w:sz="0" w:space="0" w:color="auto"/>
      </w:divBdr>
    </w:div>
    <w:div w:id="1890145773">
      <w:marLeft w:val="640"/>
      <w:marRight w:val="0"/>
      <w:marTop w:val="0"/>
      <w:marBottom w:val="0"/>
      <w:divBdr>
        <w:top w:val="none" w:sz="0" w:space="0" w:color="auto"/>
        <w:left w:val="none" w:sz="0" w:space="0" w:color="auto"/>
        <w:bottom w:val="none" w:sz="0" w:space="0" w:color="auto"/>
        <w:right w:val="none" w:sz="0" w:space="0" w:color="auto"/>
      </w:divBdr>
    </w:div>
    <w:div w:id="1891379545">
      <w:marLeft w:val="640"/>
      <w:marRight w:val="0"/>
      <w:marTop w:val="0"/>
      <w:marBottom w:val="0"/>
      <w:divBdr>
        <w:top w:val="none" w:sz="0" w:space="0" w:color="auto"/>
        <w:left w:val="none" w:sz="0" w:space="0" w:color="auto"/>
        <w:bottom w:val="none" w:sz="0" w:space="0" w:color="auto"/>
        <w:right w:val="none" w:sz="0" w:space="0" w:color="auto"/>
      </w:divBdr>
    </w:div>
    <w:div w:id="1891526787">
      <w:marLeft w:val="640"/>
      <w:marRight w:val="0"/>
      <w:marTop w:val="0"/>
      <w:marBottom w:val="0"/>
      <w:divBdr>
        <w:top w:val="none" w:sz="0" w:space="0" w:color="auto"/>
        <w:left w:val="none" w:sz="0" w:space="0" w:color="auto"/>
        <w:bottom w:val="none" w:sz="0" w:space="0" w:color="auto"/>
        <w:right w:val="none" w:sz="0" w:space="0" w:color="auto"/>
      </w:divBdr>
    </w:div>
    <w:div w:id="1891843675">
      <w:marLeft w:val="640"/>
      <w:marRight w:val="0"/>
      <w:marTop w:val="0"/>
      <w:marBottom w:val="0"/>
      <w:divBdr>
        <w:top w:val="none" w:sz="0" w:space="0" w:color="auto"/>
        <w:left w:val="none" w:sz="0" w:space="0" w:color="auto"/>
        <w:bottom w:val="none" w:sz="0" w:space="0" w:color="auto"/>
        <w:right w:val="none" w:sz="0" w:space="0" w:color="auto"/>
      </w:divBdr>
    </w:div>
    <w:div w:id="1892303535">
      <w:marLeft w:val="640"/>
      <w:marRight w:val="0"/>
      <w:marTop w:val="0"/>
      <w:marBottom w:val="0"/>
      <w:divBdr>
        <w:top w:val="none" w:sz="0" w:space="0" w:color="auto"/>
        <w:left w:val="none" w:sz="0" w:space="0" w:color="auto"/>
        <w:bottom w:val="none" w:sz="0" w:space="0" w:color="auto"/>
        <w:right w:val="none" w:sz="0" w:space="0" w:color="auto"/>
      </w:divBdr>
    </w:div>
    <w:div w:id="1892955127">
      <w:marLeft w:val="640"/>
      <w:marRight w:val="0"/>
      <w:marTop w:val="0"/>
      <w:marBottom w:val="0"/>
      <w:divBdr>
        <w:top w:val="none" w:sz="0" w:space="0" w:color="auto"/>
        <w:left w:val="none" w:sz="0" w:space="0" w:color="auto"/>
        <w:bottom w:val="none" w:sz="0" w:space="0" w:color="auto"/>
        <w:right w:val="none" w:sz="0" w:space="0" w:color="auto"/>
      </w:divBdr>
    </w:div>
    <w:div w:id="1893076176">
      <w:marLeft w:val="640"/>
      <w:marRight w:val="0"/>
      <w:marTop w:val="0"/>
      <w:marBottom w:val="0"/>
      <w:divBdr>
        <w:top w:val="none" w:sz="0" w:space="0" w:color="auto"/>
        <w:left w:val="none" w:sz="0" w:space="0" w:color="auto"/>
        <w:bottom w:val="none" w:sz="0" w:space="0" w:color="auto"/>
        <w:right w:val="none" w:sz="0" w:space="0" w:color="auto"/>
      </w:divBdr>
    </w:div>
    <w:div w:id="1893154946">
      <w:marLeft w:val="640"/>
      <w:marRight w:val="0"/>
      <w:marTop w:val="0"/>
      <w:marBottom w:val="0"/>
      <w:divBdr>
        <w:top w:val="none" w:sz="0" w:space="0" w:color="auto"/>
        <w:left w:val="none" w:sz="0" w:space="0" w:color="auto"/>
        <w:bottom w:val="none" w:sz="0" w:space="0" w:color="auto"/>
        <w:right w:val="none" w:sz="0" w:space="0" w:color="auto"/>
      </w:divBdr>
    </w:div>
    <w:div w:id="1893343341">
      <w:marLeft w:val="640"/>
      <w:marRight w:val="0"/>
      <w:marTop w:val="0"/>
      <w:marBottom w:val="0"/>
      <w:divBdr>
        <w:top w:val="none" w:sz="0" w:space="0" w:color="auto"/>
        <w:left w:val="none" w:sz="0" w:space="0" w:color="auto"/>
        <w:bottom w:val="none" w:sz="0" w:space="0" w:color="auto"/>
        <w:right w:val="none" w:sz="0" w:space="0" w:color="auto"/>
      </w:divBdr>
    </w:div>
    <w:div w:id="1894459920">
      <w:marLeft w:val="640"/>
      <w:marRight w:val="0"/>
      <w:marTop w:val="0"/>
      <w:marBottom w:val="0"/>
      <w:divBdr>
        <w:top w:val="none" w:sz="0" w:space="0" w:color="auto"/>
        <w:left w:val="none" w:sz="0" w:space="0" w:color="auto"/>
        <w:bottom w:val="none" w:sz="0" w:space="0" w:color="auto"/>
        <w:right w:val="none" w:sz="0" w:space="0" w:color="auto"/>
      </w:divBdr>
    </w:div>
    <w:div w:id="1894536157">
      <w:marLeft w:val="640"/>
      <w:marRight w:val="0"/>
      <w:marTop w:val="0"/>
      <w:marBottom w:val="0"/>
      <w:divBdr>
        <w:top w:val="none" w:sz="0" w:space="0" w:color="auto"/>
        <w:left w:val="none" w:sz="0" w:space="0" w:color="auto"/>
        <w:bottom w:val="none" w:sz="0" w:space="0" w:color="auto"/>
        <w:right w:val="none" w:sz="0" w:space="0" w:color="auto"/>
      </w:divBdr>
    </w:div>
    <w:div w:id="1895312821">
      <w:marLeft w:val="640"/>
      <w:marRight w:val="0"/>
      <w:marTop w:val="0"/>
      <w:marBottom w:val="0"/>
      <w:divBdr>
        <w:top w:val="none" w:sz="0" w:space="0" w:color="auto"/>
        <w:left w:val="none" w:sz="0" w:space="0" w:color="auto"/>
        <w:bottom w:val="none" w:sz="0" w:space="0" w:color="auto"/>
        <w:right w:val="none" w:sz="0" w:space="0" w:color="auto"/>
      </w:divBdr>
    </w:div>
    <w:div w:id="1896158373">
      <w:marLeft w:val="640"/>
      <w:marRight w:val="0"/>
      <w:marTop w:val="0"/>
      <w:marBottom w:val="0"/>
      <w:divBdr>
        <w:top w:val="none" w:sz="0" w:space="0" w:color="auto"/>
        <w:left w:val="none" w:sz="0" w:space="0" w:color="auto"/>
        <w:bottom w:val="none" w:sz="0" w:space="0" w:color="auto"/>
        <w:right w:val="none" w:sz="0" w:space="0" w:color="auto"/>
      </w:divBdr>
    </w:div>
    <w:div w:id="1896311691">
      <w:marLeft w:val="640"/>
      <w:marRight w:val="0"/>
      <w:marTop w:val="0"/>
      <w:marBottom w:val="0"/>
      <w:divBdr>
        <w:top w:val="none" w:sz="0" w:space="0" w:color="auto"/>
        <w:left w:val="none" w:sz="0" w:space="0" w:color="auto"/>
        <w:bottom w:val="none" w:sz="0" w:space="0" w:color="auto"/>
        <w:right w:val="none" w:sz="0" w:space="0" w:color="auto"/>
      </w:divBdr>
    </w:div>
    <w:div w:id="1898079793">
      <w:marLeft w:val="640"/>
      <w:marRight w:val="0"/>
      <w:marTop w:val="0"/>
      <w:marBottom w:val="0"/>
      <w:divBdr>
        <w:top w:val="none" w:sz="0" w:space="0" w:color="auto"/>
        <w:left w:val="none" w:sz="0" w:space="0" w:color="auto"/>
        <w:bottom w:val="none" w:sz="0" w:space="0" w:color="auto"/>
        <w:right w:val="none" w:sz="0" w:space="0" w:color="auto"/>
      </w:divBdr>
    </w:div>
    <w:div w:id="1898273134">
      <w:marLeft w:val="640"/>
      <w:marRight w:val="0"/>
      <w:marTop w:val="0"/>
      <w:marBottom w:val="0"/>
      <w:divBdr>
        <w:top w:val="none" w:sz="0" w:space="0" w:color="auto"/>
        <w:left w:val="none" w:sz="0" w:space="0" w:color="auto"/>
        <w:bottom w:val="none" w:sz="0" w:space="0" w:color="auto"/>
        <w:right w:val="none" w:sz="0" w:space="0" w:color="auto"/>
      </w:divBdr>
    </w:div>
    <w:div w:id="1898393286">
      <w:marLeft w:val="640"/>
      <w:marRight w:val="0"/>
      <w:marTop w:val="0"/>
      <w:marBottom w:val="0"/>
      <w:divBdr>
        <w:top w:val="none" w:sz="0" w:space="0" w:color="auto"/>
        <w:left w:val="none" w:sz="0" w:space="0" w:color="auto"/>
        <w:bottom w:val="none" w:sz="0" w:space="0" w:color="auto"/>
        <w:right w:val="none" w:sz="0" w:space="0" w:color="auto"/>
      </w:divBdr>
    </w:div>
    <w:div w:id="1899051088">
      <w:marLeft w:val="640"/>
      <w:marRight w:val="0"/>
      <w:marTop w:val="0"/>
      <w:marBottom w:val="0"/>
      <w:divBdr>
        <w:top w:val="none" w:sz="0" w:space="0" w:color="auto"/>
        <w:left w:val="none" w:sz="0" w:space="0" w:color="auto"/>
        <w:bottom w:val="none" w:sz="0" w:space="0" w:color="auto"/>
        <w:right w:val="none" w:sz="0" w:space="0" w:color="auto"/>
      </w:divBdr>
    </w:div>
    <w:div w:id="1899436150">
      <w:marLeft w:val="640"/>
      <w:marRight w:val="0"/>
      <w:marTop w:val="0"/>
      <w:marBottom w:val="0"/>
      <w:divBdr>
        <w:top w:val="none" w:sz="0" w:space="0" w:color="auto"/>
        <w:left w:val="none" w:sz="0" w:space="0" w:color="auto"/>
        <w:bottom w:val="none" w:sz="0" w:space="0" w:color="auto"/>
        <w:right w:val="none" w:sz="0" w:space="0" w:color="auto"/>
      </w:divBdr>
    </w:div>
    <w:div w:id="1900480570">
      <w:marLeft w:val="640"/>
      <w:marRight w:val="0"/>
      <w:marTop w:val="0"/>
      <w:marBottom w:val="0"/>
      <w:divBdr>
        <w:top w:val="none" w:sz="0" w:space="0" w:color="auto"/>
        <w:left w:val="none" w:sz="0" w:space="0" w:color="auto"/>
        <w:bottom w:val="none" w:sz="0" w:space="0" w:color="auto"/>
        <w:right w:val="none" w:sz="0" w:space="0" w:color="auto"/>
      </w:divBdr>
    </w:div>
    <w:div w:id="1901012815">
      <w:marLeft w:val="640"/>
      <w:marRight w:val="0"/>
      <w:marTop w:val="0"/>
      <w:marBottom w:val="0"/>
      <w:divBdr>
        <w:top w:val="none" w:sz="0" w:space="0" w:color="auto"/>
        <w:left w:val="none" w:sz="0" w:space="0" w:color="auto"/>
        <w:bottom w:val="none" w:sz="0" w:space="0" w:color="auto"/>
        <w:right w:val="none" w:sz="0" w:space="0" w:color="auto"/>
      </w:divBdr>
    </w:div>
    <w:div w:id="1901600263">
      <w:marLeft w:val="640"/>
      <w:marRight w:val="0"/>
      <w:marTop w:val="0"/>
      <w:marBottom w:val="0"/>
      <w:divBdr>
        <w:top w:val="none" w:sz="0" w:space="0" w:color="auto"/>
        <w:left w:val="none" w:sz="0" w:space="0" w:color="auto"/>
        <w:bottom w:val="none" w:sz="0" w:space="0" w:color="auto"/>
        <w:right w:val="none" w:sz="0" w:space="0" w:color="auto"/>
      </w:divBdr>
    </w:div>
    <w:div w:id="1901670486">
      <w:marLeft w:val="640"/>
      <w:marRight w:val="0"/>
      <w:marTop w:val="0"/>
      <w:marBottom w:val="0"/>
      <w:divBdr>
        <w:top w:val="none" w:sz="0" w:space="0" w:color="auto"/>
        <w:left w:val="none" w:sz="0" w:space="0" w:color="auto"/>
        <w:bottom w:val="none" w:sz="0" w:space="0" w:color="auto"/>
        <w:right w:val="none" w:sz="0" w:space="0" w:color="auto"/>
      </w:divBdr>
    </w:div>
    <w:div w:id="1901749098">
      <w:marLeft w:val="640"/>
      <w:marRight w:val="0"/>
      <w:marTop w:val="0"/>
      <w:marBottom w:val="0"/>
      <w:divBdr>
        <w:top w:val="none" w:sz="0" w:space="0" w:color="auto"/>
        <w:left w:val="none" w:sz="0" w:space="0" w:color="auto"/>
        <w:bottom w:val="none" w:sz="0" w:space="0" w:color="auto"/>
        <w:right w:val="none" w:sz="0" w:space="0" w:color="auto"/>
      </w:divBdr>
    </w:div>
    <w:div w:id="1901986773">
      <w:marLeft w:val="640"/>
      <w:marRight w:val="0"/>
      <w:marTop w:val="0"/>
      <w:marBottom w:val="0"/>
      <w:divBdr>
        <w:top w:val="none" w:sz="0" w:space="0" w:color="auto"/>
        <w:left w:val="none" w:sz="0" w:space="0" w:color="auto"/>
        <w:bottom w:val="none" w:sz="0" w:space="0" w:color="auto"/>
        <w:right w:val="none" w:sz="0" w:space="0" w:color="auto"/>
      </w:divBdr>
    </w:div>
    <w:div w:id="1902596445">
      <w:marLeft w:val="640"/>
      <w:marRight w:val="0"/>
      <w:marTop w:val="0"/>
      <w:marBottom w:val="0"/>
      <w:divBdr>
        <w:top w:val="none" w:sz="0" w:space="0" w:color="auto"/>
        <w:left w:val="none" w:sz="0" w:space="0" w:color="auto"/>
        <w:bottom w:val="none" w:sz="0" w:space="0" w:color="auto"/>
        <w:right w:val="none" w:sz="0" w:space="0" w:color="auto"/>
      </w:divBdr>
    </w:div>
    <w:div w:id="1902908766">
      <w:marLeft w:val="640"/>
      <w:marRight w:val="0"/>
      <w:marTop w:val="0"/>
      <w:marBottom w:val="0"/>
      <w:divBdr>
        <w:top w:val="none" w:sz="0" w:space="0" w:color="auto"/>
        <w:left w:val="none" w:sz="0" w:space="0" w:color="auto"/>
        <w:bottom w:val="none" w:sz="0" w:space="0" w:color="auto"/>
        <w:right w:val="none" w:sz="0" w:space="0" w:color="auto"/>
      </w:divBdr>
    </w:div>
    <w:div w:id="1903175368">
      <w:marLeft w:val="640"/>
      <w:marRight w:val="0"/>
      <w:marTop w:val="0"/>
      <w:marBottom w:val="0"/>
      <w:divBdr>
        <w:top w:val="none" w:sz="0" w:space="0" w:color="auto"/>
        <w:left w:val="none" w:sz="0" w:space="0" w:color="auto"/>
        <w:bottom w:val="none" w:sz="0" w:space="0" w:color="auto"/>
        <w:right w:val="none" w:sz="0" w:space="0" w:color="auto"/>
      </w:divBdr>
    </w:div>
    <w:div w:id="1903178658">
      <w:marLeft w:val="640"/>
      <w:marRight w:val="0"/>
      <w:marTop w:val="0"/>
      <w:marBottom w:val="0"/>
      <w:divBdr>
        <w:top w:val="none" w:sz="0" w:space="0" w:color="auto"/>
        <w:left w:val="none" w:sz="0" w:space="0" w:color="auto"/>
        <w:bottom w:val="none" w:sz="0" w:space="0" w:color="auto"/>
        <w:right w:val="none" w:sz="0" w:space="0" w:color="auto"/>
      </w:divBdr>
    </w:div>
    <w:div w:id="1903251377">
      <w:marLeft w:val="640"/>
      <w:marRight w:val="0"/>
      <w:marTop w:val="0"/>
      <w:marBottom w:val="0"/>
      <w:divBdr>
        <w:top w:val="none" w:sz="0" w:space="0" w:color="auto"/>
        <w:left w:val="none" w:sz="0" w:space="0" w:color="auto"/>
        <w:bottom w:val="none" w:sz="0" w:space="0" w:color="auto"/>
        <w:right w:val="none" w:sz="0" w:space="0" w:color="auto"/>
      </w:divBdr>
    </w:div>
    <w:div w:id="1903521096">
      <w:marLeft w:val="640"/>
      <w:marRight w:val="0"/>
      <w:marTop w:val="0"/>
      <w:marBottom w:val="0"/>
      <w:divBdr>
        <w:top w:val="none" w:sz="0" w:space="0" w:color="auto"/>
        <w:left w:val="none" w:sz="0" w:space="0" w:color="auto"/>
        <w:bottom w:val="none" w:sz="0" w:space="0" w:color="auto"/>
        <w:right w:val="none" w:sz="0" w:space="0" w:color="auto"/>
      </w:divBdr>
    </w:div>
    <w:div w:id="1903562662">
      <w:marLeft w:val="640"/>
      <w:marRight w:val="0"/>
      <w:marTop w:val="0"/>
      <w:marBottom w:val="0"/>
      <w:divBdr>
        <w:top w:val="none" w:sz="0" w:space="0" w:color="auto"/>
        <w:left w:val="none" w:sz="0" w:space="0" w:color="auto"/>
        <w:bottom w:val="none" w:sz="0" w:space="0" w:color="auto"/>
        <w:right w:val="none" w:sz="0" w:space="0" w:color="auto"/>
      </w:divBdr>
    </w:div>
    <w:div w:id="1903715586">
      <w:marLeft w:val="640"/>
      <w:marRight w:val="0"/>
      <w:marTop w:val="0"/>
      <w:marBottom w:val="0"/>
      <w:divBdr>
        <w:top w:val="none" w:sz="0" w:space="0" w:color="auto"/>
        <w:left w:val="none" w:sz="0" w:space="0" w:color="auto"/>
        <w:bottom w:val="none" w:sz="0" w:space="0" w:color="auto"/>
        <w:right w:val="none" w:sz="0" w:space="0" w:color="auto"/>
      </w:divBdr>
    </w:div>
    <w:div w:id="1904218114">
      <w:marLeft w:val="640"/>
      <w:marRight w:val="0"/>
      <w:marTop w:val="0"/>
      <w:marBottom w:val="0"/>
      <w:divBdr>
        <w:top w:val="none" w:sz="0" w:space="0" w:color="auto"/>
        <w:left w:val="none" w:sz="0" w:space="0" w:color="auto"/>
        <w:bottom w:val="none" w:sz="0" w:space="0" w:color="auto"/>
        <w:right w:val="none" w:sz="0" w:space="0" w:color="auto"/>
      </w:divBdr>
    </w:div>
    <w:div w:id="1905405634">
      <w:marLeft w:val="640"/>
      <w:marRight w:val="0"/>
      <w:marTop w:val="0"/>
      <w:marBottom w:val="0"/>
      <w:divBdr>
        <w:top w:val="none" w:sz="0" w:space="0" w:color="auto"/>
        <w:left w:val="none" w:sz="0" w:space="0" w:color="auto"/>
        <w:bottom w:val="none" w:sz="0" w:space="0" w:color="auto"/>
        <w:right w:val="none" w:sz="0" w:space="0" w:color="auto"/>
      </w:divBdr>
    </w:div>
    <w:div w:id="1905482555">
      <w:marLeft w:val="640"/>
      <w:marRight w:val="0"/>
      <w:marTop w:val="0"/>
      <w:marBottom w:val="0"/>
      <w:divBdr>
        <w:top w:val="none" w:sz="0" w:space="0" w:color="auto"/>
        <w:left w:val="none" w:sz="0" w:space="0" w:color="auto"/>
        <w:bottom w:val="none" w:sz="0" w:space="0" w:color="auto"/>
        <w:right w:val="none" w:sz="0" w:space="0" w:color="auto"/>
      </w:divBdr>
    </w:div>
    <w:div w:id="1905604940">
      <w:marLeft w:val="640"/>
      <w:marRight w:val="0"/>
      <w:marTop w:val="0"/>
      <w:marBottom w:val="0"/>
      <w:divBdr>
        <w:top w:val="none" w:sz="0" w:space="0" w:color="auto"/>
        <w:left w:val="none" w:sz="0" w:space="0" w:color="auto"/>
        <w:bottom w:val="none" w:sz="0" w:space="0" w:color="auto"/>
        <w:right w:val="none" w:sz="0" w:space="0" w:color="auto"/>
      </w:divBdr>
    </w:div>
    <w:div w:id="1905989941">
      <w:marLeft w:val="640"/>
      <w:marRight w:val="0"/>
      <w:marTop w:val="0"/>
      <w:marBottom w:val="0"/>
      <w:divBdr>
        <w:top w:val="none" w:sz="0" w:space="0" w:color="auto"/>
        <w:left w:val="none" w:sz="0" w:space="0" w:color="auto"/>
        <w:bottom w:val="none" w:sz="0" w:space="0" w:color="auto"/>
        <w:right w:val="none" w:sz="0" w:space="0" w:color="auto"/>
      </w:divBdr>
    </w:div>
    <w:div w:id="1906597672">
      <w:marLeft w:val="640"/>
      <w:marRight w:val="0"/>
      <w:marTop w:val="0"/>
      <w:marBottom w:val="0"/>
      <w:divBdr>
        <w:top w:val="none" w:sz="0" w:space="0" w:color="auto"/>
        <w:left w:val="none" w:sz="0" w:space="0" w:color="auto"/>
        <w:bottom w:val="none" w:sz="0" w:space="0" w:color="auto"/>
        <w:right w:val="none" w:sz="0" w:space="0" w:color="auto"/>
      </w:divBdr>
    </w:div>
    <w:div w:id="1906908700">
      <w:marLeft w:val="640"/>
      <w:marRight w:val="0"/>
      <w:marTop w:val="0"/>
      <w:marBottom w:val="0"/>
      <w:divBdr>
        <w:top w:val="none" w:sz="0" w:space="0" w:color="auto"/>
        <w:left w:val="none" w:sz="0" w:space="0" w:color="auto"/>
        <w:bottom w:val="none" w:sz="0" w:space="0" w:color="auto"/>
        <w:right w:val="none" w:sz="0" w:space="0" w:color="auto"/>
      </w:divBdr>
    </w:div>
    <w:div w:id="1907064494">
      <w:marLeft w:val="640"/>
      <w:marRight w:val="0"/>
      <w:marTop w:val="0"/>
      <w:marBottom w:val="0"/>
      <w:divBdr>
        <w:top w:val="none" w:sz="0" w:space="0" w:color="auto"/>
        <w:left w:val="none" w:sz="0" w:space="0" w:color="auto"/>
        <w:bottom w:val="none" w:sz="0" w:space="0" w:color="auto"/>
        <w:right w:val="none" w:sz="0" w:space="0" w:color="auto"/>
      </w:divBdr>
    </w:div>
    <w:div w:id="1907180809">
      <w:marLeft w:val="640"/>
      <w:marRight w:val="0"/>
      <w:marTop w:val="0"/>
      <w:marBottom w:val="0"/>
      <w:divBdr>
        <w:top w:val="none" w:sz="0" w:space="0" w:color="auto"/>
        <w:left w:val="none" w:sz="0" w:space="0" w:color="auto"/>
        <w:bottom w:val="none" w:sz="0" w:space="0" w:color="auto"/>
        <w:right w:val="none" w:sz="0" w:space="0" w:color="auto"/>
      </w:divBdr>
    </w:div>
    <w:div w:id="1907260506">
      <w:marLeft w:val="640"/>
      <w:marRight w:val="0"/>
      <w:marTop w:val="0"/>
      <w:marBottom w:val="0"/>
      <w:divBdr>
        <w:top w:val="none" w:sz="0" w:space="0" w:color="auto"/>
        <w:left w:val="none" w:sz="0" w:space="0" w:color="auto"/>
        <w:bottom w:val="none" w:sz="0" w:space="0" w:color="auto"/>
        <w:right w:val="none" w:sz="0" w:space="0" w:color="auto"/>
      </w:divBdr>
    </w:div>
    <w:div w:id="1907453375">
      <w:marLeft w:val="640"/>
      <w:marRight w:val="0"/>
      <w:marTop w:val="0"/>
      <w:marBottom w:val="0"/>
      <w:divBdr>
        <w:top w:val="none" w:sz="0" w:space="0" w:color="auto"/>
        <w:left w:val="none" w:sz="0" w:space="0" w:color="auto"/>
        <w:bottom w:val="none" w:sz="0" w:space="0" w:color="auto"/>
        <w:right w:val="none" w:sz="0" w:space="0" w:color="auto"/>
      </w:divBdr>
    </w:div>
    <w:div w:id="1907765275">
      <w:marLeft w:val="640"/>
      <w:marRight w:val="0"/>
      <w:marTop w:val="0"/>
      <w:marBottom w:val="0"/>
      <w:divBdr>
        <w:top w:val="none" w:sz="0" w:space="0" w:color="auto"/>
        <w:left w:val="none" w:sz="0" w:space="0" w:color="auto"/>
        <w:bottom w:val="none" w:sz="0" w:space="0" w:color="auto"/>
        <w:right w:val="none" w:sz="0" w:space="0" w:color="auto"/>
      </w:divBdr>
    </w:div>
    <w:div w:id="1908490302">
      <w:marLeft w:val="640"/>
      <w:marRight w:val="0"/>
      <w:marTop w:val="0"/>
      <w:marBottom w:val="0"/>
      <w:divBdr>
        <w:top w:val="none" w:sz="0" w:space="0" w:color="auto"/>
        <w:left w:val="none" w:sz="0" w:space="0" w:color="auto"/>
        <w:bottom w:val="none" w:sz="0" w:space="0" w:color="auto"/>
        <w:right w:val="none" w:sz="0" w:space="0" w:color="auto"/>
      </w:divBdr>
    </w:div>
    <w:div w:id="1908759101">
      <w:marLeft w:val="640"/>
      <w:marRight w:val="0"/>
      <w:marTop w:val="0"/>
      <w:marBottom w:val="0"/>
      <w:divBdr>
        <w:top w:val="none" w:sz="0" w:space="0" w:color="auto"/>
        <w:left w:val="none" w:sz="0" w:space="0" w:color="auto"/>
        <w:bottom w:val="none" w:sz="0" w:space="0" w:color="auto"/>
        <w:right w:val="none" w:sz="0" w:space="0" w:color="auto"/>
      </w:divBdr>
    </w:div>
    <w:div w:id="1910455935">
      <w:marLeft w:val="640"/>
      <w:marRight w:val="0"/>
      <w:marTop w:val="0"/>
      <w:marBottom w:val="0"/>
      <w:divBdr>
        <w:top w:val="none" w:sz="0" w:space="0" w:color="auto"/>
        <w:left w:val="none" w:sz="0" w:space="0" w:color="auto"/>
        <w:bottom w:val="none" w:sz="0" w:space="0" w:color="auto"/>
        <w:right w:val="none" w:sz="0" w:space="0" w:color="auto"/>
      </w:divBdr>
    </w:div>
    <w:div w:id="1910730858">
      <w:marLeft w:val="640"/>
      <w:marRight w:val="0"/>
      <w:marTop w:val="0"/>
      <w:marBottom w:val="0"/>
      <w:divBdr>
        <w:top w:val="none" w:sz="0" w:space="0" w:color="auto"/>
        <w:left w:val="none" w:sz="0" w:space="0" w:color="auto"/>
        <w:bottom w:val="none" w:sz="0" w:space="0" w:color="auto"/>
        <w:right w:val="none" w:sz="0" w:space="0" w:color="auto"/>
      </w:divBdr>
    </w:div>
    <w:div w:id="1911304205">
      <w:marLeft w:val="640"/>
      <w:marRight w:val="0"/>
      <w:marTop w:val="0"/>
      <w:marBottom w:val="0"/>
      <w:divBdr>
        <w:top w:val="none" w:sz="0" w:space="0" w:color="auto"/>
        <w:left w:val="none" w:sz="0" w:space="0" w:color="auto"/>
        <w:bottom w:val="none" w:sz="0" w:space="0" w:color="auto"/>
        <w:right w:val="none" w:sz="0" w:space="0" w:color="auto"/>
      </w:divBdr>
    </w:div>
    <w:div w:id="1911503961">
      <w:marLeft w:val="640"/>
      <w:marRight w:val="0"/>
      <w:marTop w:val="0"/>
      <w:marBottom w:val="0"/>
      <w:divBdr>
        <w:top w:val="none" w:sz="0" w:space="0" w:color="auto"/>
        <w:left w:val="none" w:sz="0" w:space="0" w:color="auto"/>
        <w:bottom w:val="none" w:sz="0" w:space="0" w:color="auto"/>
        <w:right w:val="none" w:sz="0" w:space="0" w:color="auto"/>
      </w:divBdr>
    </w:div>
    <w:div w:id="1912039577">
      <w:marLeft w:val="640"/>
      <w:marRight w:val="0"/>
      <w:marTop w:val="0"/>
      <w:marBottom w:val="0"/>
      <w:divBdr>
        <w:top w:val="none" w:sz="0" w:space="0" w:color="auto"/>
        <w:left w:val="none" w:sz="0" w:space="0" w:color="auto"/>
        <w:bottom w:val="none" w:sz="0" w:space="0" w:color="auto"/>
        <w:right w:val="none" w:sz="0" w:space="0" w:color="auto"/>
      </w:divBdr>
    </w:div>
    <w:div w:id="1912422999">
      <w:marLeft w:val="640"/>
      <w:marRight w:val="0"/>
      <w:marTop w:val="0"/>
      <w:marBottom w:val="0"/>
      <w:divBdr>
        <w:top w:val="none" w:sz="0" w:space="0" w:color="auto"/>
        <w:left w:val="none" w:sz="0" w:space="0" w:color="auto"/>
        <w:bottom w:val="none" w:sz="0" w:space="0" w:color="auto"/>
        <w:right w:val="none" w:sz="0" w:space="0" w:color="auto"/>
      </w:divBdr>
    </w:div>
    <w:div w:id="1912737176">
      <w:marLeft w:val="640"/>
      <w:marRight w:val="0"/>
      <w:marTop w:val="0"/>
      <w:marBottom w:val="0"/>
      <w:divBdr>
        <w:top w:val="none" w:sz="0" w:space="0" w:color="auto"/>
        <w:left w:val="none" w:sz="0" w:space="0" w:color="auto"/>
        <w:bottom w:val="none" w:sz="0" w:space="0" w:color="auto"/>
        <w:right w:val="none" w:sz="0" w:space="0" w:color="auto"/>
      </w:divBdr>
    </w:div>
    <w:div w:id="1912885721">
      <w:marLeft w:val="640"/>
      <w:marRight w:val="0"/>
      <w:marTop w:val="0"/>
      <w:marBottom w:val="0"/>
      <w:divBdr>
        <w:top w:val="none" w:sz="0" w:space="0" w:color="auto"/>
        <w:left w:val="none" w:sz="0" w:space="0" w:color="auto"/>
        <w:bottom w:val="none" w:sz="0" w:space="0" w:color="auto"/>
        <w:right w:val="none" w:sz="0" w:space="0" w:color="auto"/>
      </w:divBdr>
    </w:div>
    <w:div w:id="1913150991">
      <w:marLeft w:val="640"/>
      <w:marRight w:val="0"/>
      <w:marTop w:val="0"/>
      <w:marBottom w:val="0"/>
      <w:divBdr>
        <w:top w:val="none" w:sz="0" w:space="0" w:color="auto"/>
        <w:left w:val="none" w:sz="0" w:space="0" w:color="auto"/>
        <w:bottom w:val="none" w:sz="0" w:space="0" w:color="auto"/>
        <w:right w:val="none" w:sz="0" w:space="0" w:color="auto"/>
      </w:divBdr>
    </w:div>
    <w:div w:id="1913156895">
      <w:marLeft w:val="640"/>
      <w:marRight w:val="0"/>
      <w:marTop w:val="0"/>
      <w:marBottom w:val="0"/>
      <w:divBdr>
        <w:top w:val="none" w:sz="0" w:space="0" w:color="auto"/>
        <w:left w:val="none" w:sz="0" w:space="0" w:color="auto"/>
        <w:bottom w:val="none" w:sz="0" w:space="0" w:color="auto"/>
        <w:right w:val="none" w:sz="0" w:space="0" w:color="auto"/>
      </w:divBdr>
    </w:div>
    <w:div w:id="1913273130">
      <w:marLeft w:val="640"/>
      <w:marRight w:val="0"/>
      <w:marTop w:val="0"/>
      <w:marBottom w:val="0"/>
      <w:divBdr>
        <w:top w:val="none" w:sz="0" w:space="0" w:color="auto"/>
        <w:left w:val="none" w:sz="0" w:space="0" w:color="auto"/>
        <w:bottom w:val="none" w:sz="0" w:space="0" w:color="auto"/>
        <w:right w:val="none" w:sz="0" w:space="0" w:color="auto"/>
      </w:divBdr>
    </w:div>
    <w:div w:id="1913352021">
      <w:marLeft w:val="640"/>
      <w:marRight w:val="0"/>
      <w:marTop w:val="0"/>
      <w:marBottom w:val="0"/>
      <w:divBdr>
        <w:top w:val="none" w:sz="0" w:space="0" w:color="auto"/>
        <w:left w:val="none" w:sz="0" w:space="0" w:color="auto"/>
        <w:bottom w:val="none" w:sz="0" w:space="0" w:color="auto"/>
        <w:right w:val="none" w:sz="0" w:space="0" w:color="auto"/>
      </w:divBdr>
    </w:div>
    <w:div w:id="1913541812">
      <w:marLeft w:val="640"/>
      <w:marRight w:val="0"/>
      <w:marTop w:val="0"/>
      <w:marBottom w:val="0"/>
      <w:divBdr>
        <w:top w:val="none" w:sz="0" w:space="0" w:color="auto"/>
        <w:left w:val="none" w:sz="0" w:space="0" w:color="auto"/>
        <w:bottom w:val="none" w:sz="0" w:space="0" w:color="auto"/>
        <w:right w:val="none" w:sz="0" w:space="0" w:color="auto"/>
      </w:divBdr>
    </w:div>
    <w:div w:id="1913543506">
      <w:marLeft w:val="640"/>
      <w:marRight w:val="0"/>
      <w:marTop w:val="0"/>
      <w:marBottom w:val="0"/>
      <w:divBdr>
        <w:top w:val="none" w:sz="0" w:space="0" w:color="auto"/>
        <w:left w:val="none" w:sz="0" w:space="0" w:color="auto"/>
        <w:bottom w:val="none" w:sz="0" w:space="0" w:color="auto"/>
        <w:right w:val="none" w:sz="0" w:space="0" w:color="auto"/>
      </w:divBdr>
    </w:div>
    <w:div w:id="1913850059">
      <w:marLeft w:val="480"/>
      <w:marRight w:val="0"/>
      <w:marTop w:val="0"/>
      <w:marBottom w:val="0"/>
      <w:divBdr>
        <w:top w:val="none" w:sz="0" w:space="0" w:color="auto"/>
        <w:left w:val="none" w:sz="0" w:space="0" w:color="auto"/>
        <w:bottom w:val="none" w:sz="0" w:space="0" w:color="auto"/>
        <w:right w:val="none" w:sz="0" w:space="0" w:color="auto"/>
      </w:divBdr>
    </w:div>
    <w:div w:id="1914703552">
      <w:marLeft w:val="640"/>
      <w:marRight w:val="0"/>
      <w:marTop w:val="0"/>
      <w:marBottom w:val="0"/>
      <w:divBdr>
        <w:top w:val="none" w:sz="0" w:space="0" w:color="auto"/>
        <w:left w:val="none" w:sz="0" w:space="0" w:color="auto"/>
        <w:bottom w:val="none" w:sz="0" w:space="0" w:color="auto"/>
        <w:right w:val="none" w:sz="0" w:space="0" w:color="auto"/>
      </w:divBdr>
    </w:div>
    <w:div w:id="1914971430">
      <w:marLeft w:val="640"/>
      <w:marRight w:val="0"/>
      <w:marTop w:val="0"/>
      <w:marBottom w:val="0"/>
      <w:divBdr>
        <w:top w:val="none" w:sz="0" w:space="0" w:color="auto"/>
        <w:left w:val="none" w:sz="0" w:space="0" w:color="auto"/>
        <w:bottom w:val="none" w:sz="0" w:space="0" w:color="auto"/>
        <w:right w:val="none" w:sz="0" w:space="0" w:color="auto"/>
      </w:divBdr>
    </w:div>
    <w:div w:id="1915159465">
      <w:marLeft w:val="640"/>
      <w:marRight w:val="0"/>
      <w:marTop w:val="0"/>
      <w:marBottom w:val="0"/>
      <w:divBdr>
        <w:top w:val="none" w:sz="0" w:space="0" w:color="auto"/>
        <w:left w:val="none" w:sz="0" w:space="0" w:color="auto"/>
        <w:bottom w:val="none" w:sz="0" w:space="0" w:color="auto"/>
        <w:right w:val="none" w:sz="0" w:space="0" w:color="auto"/>
      </w:divBdr>
    </w:div>
    <w:div w:id="1915311083">
      <w:marLeft w:val="640"/>
      <w:marRight w:val="0"/>
      <w:marTop w:val="0"/>
      <w:marBottom w:val="0"/>
      <w:divBdr>
        <w:top w:val="none" w:sz="0" w:space="0" w:color="auto"/>
        <w:left w:val="none" w:sz="0" w:space="0" w:color="auto"/>
        <w:bottom w:val="none" w:sz="0" w:space="0" w:color="auto"/>
        <w:right w:val="none" w:sz="0" w:space="0" w:color="auto"/>
      </w:divBdr>
    </w:div>
    <w:div w:id="1915431587">
      <w:marLeft w:val="640"/>
      <w:marRight w:val="0"/>
      <w:marTop w:val="0"/>
      <w:marBottom w:val="0"/>
      <w:divBdr>
        <w:top w:val="none" w:sz="0" w:space="0" w:color="auto"/>
        <w:left w:val="none" w:sz="0" w:space="0" w:color="auto"/>
        <w:bottom w:val="none" w:sz="0" w:space="0" w:color="auto"/>
        <w:right w:val="none" w:sz="0" w:space="0" w:color="auto"/>
      </w:divBdr>
    </w:div>
    <w:div w:id="1915698939">
      <w:marLeft w:val="640"/>
      <w:marRight w:val="0"/>
      <w:marTop w:val="0"/>
      <w:marBottom w:val="0"/>
      <w:divBdr>
        <w:top w:val="none" w:sz="0" w:space="0" w:color="auto"/>
        <w:left w:val="none" w:sz="0" w:space="0" w:color="auto"/>
        <w:bottom w:val="none" w:sz="0" w:space="0" w:color="auto"/>
        <w:right w:val="none" w:sz="0" w:space="0" w:color="auto"/>
      </w:divBdr>
    </w:div>
    <w:div w:id="1915772065">
      <w:marLeft w:val="640"/>
      <w:marRight w:val="0"/>
      <w:marTop w:val="0"/>
      <w:marBottom w:val="0"/>
      <w:divBdr>
        <w:top w:val="none" w:sz="0" w:space="0" w:color="auto"/>
        <w:left w:val="none" w:sz="0" w:space="0" w:color="auto"/>
        <w:bottom w:val="none" w:sz="0" w:space="0" w:color="auto"/>
        <w:right w:val="none" w:sz="0" w:space="0" w:color="auto"/>
      </w:divBdr>
    </w:div>
    <w:div w:id="1915965527">
      <w:marLeft w:val="640"/>
      <w:marRight w:val="0"/>
      <w:marTop w:val="0"/>
      <w:marBottom w:val="0"/>
      <w:divBdr>
        <w:top w:val="none" w:sz="0" w:space="0" w:color="auto"/>
        <w:left w:val="none" w:sz="0" w:space="0" w:color="auto"/>
        <w:bottom w:val="none" w:sz="0" w:space="0" w:color="auto"/>
        <w:right w:val="none" w:sz="0" w:space="0" w:color="auto"/>
      </w:divBdr>
    </w:div>
    <w:div w:id="1916234855">
      <w:marLeft w:val="640"/>
      <w:marRight w:val="0"/>
      <w:marTop w:val="0"/>
      <w:marBottom w:val="0"/>
      <w:divBdr>
        <w:top w:val="none" w:sz="0" w:space="0" w:color="auto"/>
        <w:left w:val="none" w:sz="0" w:space="0" w:color="auto"/>
        <w:bottom w:val="none" w:sz="0" w:space="0" w:color="auto"/>
        <w:right w:val="none" w:sz="0" w:space="0" w:color="auto"/>
      </w:divBdr>
    </w:div>
    <w:div w:id="1916353559">
      <w:marLeft w:val="640"/>
      <w:marRight w:val="0"/>
      <w:marTop w:val="0"/>
      <w:marBottom w:val="0"/>
      <w:divBdr>
        <w:top w:val="none" w:sz="0" w:space="0" w:color="auto"/>
        <w:left w:val="none" w:sz="0" w:space="0" w:color="auto"/>
        <w:bottom w:val="none" w:sz="0" w:space="0" w:color="auto"/>
        <w:right w:val="none" w:sz="0" w:space="0" w:color="auto"/>
      </w:divBdr>
    </w:div>
    <w:div w:id="1917132453">
      <w:marLeft w:val="640"/>
      <w:marRight w:val="0"/>
      <w:marTop w:val="0"/>
      <w:marBottom w:val="0"/>
      <w:divBdr>
        <w:top w:val="none" w:sz="0" w:space="0" w:color="auto"/>
        <w:left w:val="none" w:sz="0" w:space="0" w:color="auto"/>
        <w:bottom w:val="none" w:sz="0" w:space="0" w:color="auto"/>
        <w:right w:val="none" w:sz="0" w:space="0" w:color="auto"/>
      </w:divBdr>
    </w:div>
    <w:div w:id="1917472567">
      <w:marLeft w:val="640"/>
      <w:marRight w:val="0"/>
      <w:marTop w:val="0"/>
      <w:marBottom w:val="0"/>
      <w:divBdr>
        <w:top w:val="none" w:sz="0" w:space="0" w:color="auto"/>
        <w:left w:val="none" w:sz="0" w:space="0" w:color="auto"/>
        <w:bottom w:val="none" w:sz="0" w:space="0" w:color="auto"/>
        <w:right w:val="none" w:sz="0" w:space="0" w:color="auto"/>
      </w:divBdr>
    </w:div>
    <w:div w:id="1918858986">
      <w:marLeft w:val="640"/>
      <w:marRight w:val="0"/>
      <w:marTop w:val="0"/>
      <w:marBottom w:val="0"/>
      <w:divBdr>
        <w:top w:val="none" w:sz="0" w:space="0" w:color="auto"/>
        <w:left w:val="none" w:sz="0" w:space="0" w:color="auto"/>
        <w:bottom w:val="none" w:sz="0" w:space="0" w:color="auto"/>
        <w:right w:val="none" w:sz="0" w:space="0" w:color="auto"/>
      </w:divBdr>
    </w:div>
    <w:div w:id="1918981027">
      <w:marLeft w:val="640"/>
      <w:marRight w:val="0"/>
      <w:marTop w:val="0"/>
      <w:marBottom w:val="0"/>
      <w:divBdr>
        <w:top w:val="none" w:sz="0" w:space="0" w:color="auto"/>
        <w:left w:val="none" w:sz="0" w:space="0" w:color="auto"/>
        <w:bottom w:val="none" w:sz="0" w:space="0" w:color="auto"/>
        <w:right w:val="none" w:sz="0" w:space="0" w:color="auto"/>
      </w:divBdr>
    </w:div>
    <w:div w:id="1919440036">
      <w:marLeft w:val="640"/>
      <w:marRight w:val="0"/>
      <w:marTop w:val="0"/>
      <w:marBottom w:val="0"/>
      <w:divBdr>
        <w:top w:val="none" w:sz="0" w:space="0" w:color="auto"/>
        <w:left w:val="none" w:sz="0" w:space="0" w:color="auto"/>
        <w:bottom w:val="none" w:sz="0" w:space="0" w:color="auto"/>
        <w:right w:val="none" w:sz="0" w:space="0" w:color="auto"/>
      </w:divBdr>
    </w:div>
    <w:div w:id="1920096255">
      <w:marLeft w:val="640"/>
      <w:marRight w:val="0"/>
      <w:marTop w:val="0"/>
      <w:marBottom w:val="0"/>
      <w:divBdr>
        <w:top w:val="none" w:sz="0" w:space="0" w:color="auto"/>
        <w:left w:val="none" w:sz="0" w:space="0" w:color="auto"/>
        <w:bottom w:val="none" w:sz="0" w:space="0" w:color="auto"/>
        <w:right w:val="none" w:sz="0" w:space="0" w:color="auto"/>
      </w:divBdr>
    </w:div>
    <w:div w:id="1920794699">
      <w:marLeft w:val="640"/>
      <w:marRight w:val="0"/>
      <w:marTop w:val="0"/>
      <w:marBottom w:val="0"/>
      <w:divBdr>
        <w:top w:val="none" w:sz="0" w:space="0" w:color="auto"/>
        <w:left w:val="none" w:sz="0" w:space="0" w:color="auto"/>
        <w:bottom w:val="none" w:sz="0" w:space="0" w:color="auto"/>
        <w:right w:val="none" w:sz="0" w:space="0" w:color="auto"/>
      </w:divBdr>
    </w:div>
    <w:div w:id="1920795930">
      <w:marLeft w:val="640"/>
      <w:marRight w:val="0"/>
      <w:marTop w:val="0"/>
      <w:marBottom w:val="0"/>
      <w:divBdr>
        <w:top w:val="none" w:sz="0" w:space="0" w:color="auto"/>
        <w:left w:val="none" w:sz="0" w:space="0" w:color="auto"/>
        <w:bottom w:val="none" w:sz="0" w:space="0" w:color="auto"/>
        <w:right w:val="none" w:sz="0" w:space="0" w:color="auto"/>
      </w:divBdr>
    </w:div>
    <w:div w:id="1921325111">
      <w:marLeft w:val="640"/>
      <w:marRight w:val="0"/>
      <w:marTop w:val="0"/>
      <w:marBottom w:val="0"/>
      <w:divBdr>
        <w:top w:val="none" w:sz="0" w:space="0" w:color="auto"/>
        <w:left w:val="none" w:sz="0" w:space="0" w:color="auto"/>
        <w:bottom w:val="none" w:sz="0" w:space="0" w:color="auto"/>
        <w:right w:val="none" w:sz="0" w:space="0" w:color="auto"/>
      </w:divBdr>
    </w:div>
    <w:div w:id="1921861907">
      <w:marLeft w:val="640"/>
      <w:marRight w:val="0"/>
      <w:marTop w:val="0"/>
      <w:marBottom w:val="0"/>
      <w:divBdr>
        <w:top w:val="none" w:sz="0" w:space="0" w:color="auto"/>
        <w:left w:val="none" w:sz="0" w:space="0" w:color="auto"/>
        <w:bottom w:val="none" w:sz="0" w:space="0" w:color="auto"/>
        <w:right w:val="none" w:sz="0" w:space="0" w:color="auto"/>
      </w:divBdr>
    </w:div>
    <w:div w:id="1922062416">
      <w:marLeft w:val="640"/>
      <w:marRight w:val="0"/>
      <w:marTop w:val="0"/>
      <w:marBottom w:val="0"/>
      <w:divBdr>
        <w:top w:val="none" w:sz="0" w:space="0" w:color="auto"/>
        <w:left w:val="none" w:sz="0" w:space="0" w:color="auto"/>
        <w:bottom w:val="none" w:sz="0" w:space="0" w:color="auto"/>
        <w:right w:val="none" w:sz="0" w:space="0" w:color="auto"/>
      </w:divBdr>
    </w:div>
    <w:div w:id="1923104689">
      <w:marLeft w:val="640"/>
      <w:marRight w:val="0"/>
      <w:marTop w:val="0"/>
      <w:marBottom w:val="0"/>
      <w:divBdr>
        <w:top w:val="none" w:sz="0" w:space="0" w:color="auto"/>
        <w:left w:val="none" w:sz="0" w:space="0" w:color="auto"/>
        <w:bottom w:val="none" w:sz="0" w:space="0" w:color="auto"/>
        <w:right w:val="none" w:sz="0" w:space="0" w:color="auto"/>
      </w:divBdr>
    </w:div>
    <w:div w:id="1924609609">
      <w:marLeft w:val="640"/>
      <w:marRight w:val="0"/>
      <w:marTop w:val="0"/>
      <w:marBottom w:val="0"/>
      <w:divBdr>
        <w:top w:val="none" w:sz="0" w:space="0" w:color="auto"/>
        <w:left w:val="none" w:sz="0" w:space="0" w:color="auto"/>
        <w:bottom w:val="none" w:sz="0" w:space="0" w:color="auto"/>
        <w:right w:val="none" w:sz="0" w:space="0" w:color="auto"/>
      </w:divBdr>
    </w:div>
    <w:div w:id="1926380966">
      <w:marLeft w:val="640"/>
      <w:marRight w:val="0"/>
      <w:marTop w:val="0"/>
      <w:marBottom w:val="0"/>
      <w:divBdr>
        <w:top w:val="none" w:sz="0" w:space="0" w:color="auto"/>
        <w:left w:val="none" w:sz="0" w:space="0" w:color="auto"/>
        <w:bottom w:val="none" w:sz="0" w:space="0" w:color="auto"/>
        <w:right w:val="none" w:sz="0" w:space="0" w:color="auto"/>
      </w:divBdr>
    </w:div>
    <w:div w:id="1926453579">
      <w:marLeft w:val="640"/>
      <w:marRight w:val="0"/>
      <w:marTop w:val="0"/>
      <w:marBottom w:val="0"/>
      <w:divBdr>
        <w:top w:val="none" w:sz="0" w:space="0" w:color="auto"/>
        <w:left w:val="none" w:sz="0" w:space="0" w:color="auto"/>
        <w:bottom w:val="none" w:sz="0" w:space="0" w:color="auto"/>
        <w:right w:val="none" w:sz="0" w:space="0" w:color="auto"/>
      </w:divBdr>
    </w:div>
    <w:div w:id="1926768984">
      <w:marLeft w:val="640"/>
      <w:marRight w:val="0"/>
      <w:marTop w:val="0"/>
      <w:marBottom w:val="0"/>
      <w:divBdr>
        <w:top w:val="none" w:sz="0" w:space="0" w:color="auto"/>
        <w:left w:val="none" w:sz="0" w:space="0" w:color="auto"/>
        <w:bottom w:val="none" w:sz="0" w:space="0" w:color="auto"/>
        <w:right w:val="none" w:sz="0" w:space="0" w:color="auto"/>
      </w:divBdr>
    </w:div>
    <w:div w:id="1926838524">
      <w:marLeft w:val="640"/>
      <w:marRight w:val="0"/>
      <w:marTop w:val="0"/>
      <w:marBottom w:val="0"/>
      <w:divBdr>
        <w:top w:val="none" w:sz="0" w:space="0" w:color="auto"/>
        <w:left w:val="none" w:sz="0" w:space="0" w:color="auto"/>
        <w:bottom w:val="none" w:sz="0" w:space="0" w:color="auto"/>
        <w:right w:val="none" w:sz="0" w:space="0" w:color="auto"/>
      </w:divBdr>
    </w:div>
    <w:div w:id="1926910822">
      <w:marLeft w:val="640"/>
      <w:marRight w:val="0"/>
      <w:marTop w:val="0"/>
      <w:marBottom w:val="0"/>
      <w:divBdr>
        <w:top w:val="none" w:sz="0" w:space="0" w:color="auto"/>
        <w:left w:val="none" w:sz="0" w:space="0" w:color="auto"/>
        <w:bottom w:val="none" w:sz="0" w:space="0" w:color="auto"/>
        <w:right w:val="none" w:sz="0" w:space="0" w:color="auto"/>
      </w:divBdr>
    </w:div>
    <w:div w:id="1927306913">
      <w:marLeft w:val="640"/>
      <w:marRight w:val="0"/>
      <w:marTop w:val="0"/>
      <w:marBottom w:val="0"/>
      <w:divBdr>
        <w:top w:val="none" w:sz="0" w:space="0" w:color="auto"/>
        <w:left w:val="none" w:sz="0" w:space="0" w:color="auto"/>
        <w:bottom w:val="none" w:sz="0" w:space="0" w:color="auto"/>
        <w:right w:val="none" w:sz="0" w:space="0" w:color="auto"/>
      </w:divBdr>
    </w:div>
    <w:div w:id="1927376869">
      <w:marLeft w:val="640"/>
      <w:marRight w:val="0"/>
      <w:marTop w:val="0"/>
      <w:marBottom w:val="0"/>
      <w:divBdr>
        <w:top w:val="none" w:sz="0" w:space="0" w:color="auto"/>
        <w:left w:val="none" w:sz="0" w:space="0" w:color="auto"/>
        <w:bottom w:val="none" w:sz="0" w:space="0" w:color="auto"/>
        <w:right w:val="none" w:sz="0" w:space="0" w:color="auto"/>
      </w:divBdr>
    </w:div>
    <w:div w:id="1927960972">
      <w:marLeft w:val="640"/>
      <w:marRight w:val="0"/>
      <w:marTop w:val="0"/>
      <w:marBottom w:val="0"/>
      <w:divBdr>
        <w:top w:val="none" w:sz="0" w:space="0" w:color="auto"/>
        <w:left w:val="none" w:sz="0" w:space="0" w:color="auto"/>
        <w:bottom w:val="none" w:sz="0" w:space="0" w:color="auto"/>
        <w:right w:val="none" w:sz="0" w:space="0" w:color="auto"/>
      </w:divBdr>
    </w:div>
    <w:div w:id="1928997647">
      <w:marLeft w:val="640"/>
      <w:marRight w:val="0"/>
      <w:marTop w:val="0"/>
      <w:marBottom w:val="0"/>
      <w:divBdr>
        <w:top w:val="none" w:sz="0" w:space="0" w:color="auto"/>
        <w:left w:val="none" w:sz="0" w:space="0" w:color="auto"/>
        <w:bottom w:val="none" w:sz="0" w:space="0" w:color="auto"/>
        <w:right w:val="none" w:sz="0" w:space="0" w:color="auto"/>
      </w:divBdr>
    </w:div>
    <w:div w:id="1929269442">
      <w:marLeft w:val="640"/>
      <w:marRight w:val="0"/>
      <w:marTop w:val="0"/>
      <w:marBottom w:val="0"/>
      <w:divBdr>
        <w:top w:val="none" w:sz="0" w:space="0" w:color="auto"/>
        <w:left w:val="none" w:sz="0" w:space="0" w:color="auto"/>
        <w:bottom w:val="none" w:sz="0" w:space="0" w:color="auto"/>
        <w:right w:val="none" w:sz="0" w:space="0" w:color="auto"/>
      </w:divBdr>
    </w:div>
    <w:div w:id="1930039427">
      <w:marLeft w:val="640"/>
      <w:marRight w:val="0"/>
      <w:marTop w:val="0"/>
      <w:marBottom w:val="0"/>
      <w:divBdr>
        <w:top w:val="none" w:sz="0" w:space="0" w:color="auto"/>
        <w:left w:val="none" w:sz="0" w:space="0" w:color="auto"/>
        <w:bottom w:val="none" w:sz="0" w:space="0" w:color="auto"/>
        <w:right w:val="none" w:sz="0" w:space="0" w:color="auto"/>
      </w:divBdr>
    </w:div>
    <w:div w:id="1930119159">
      <w:marLeft w:val="640"/>
      <w:marRight w:val="0"/>
      <w:marTop w:val="0"/>
      <w:marBottom w:val="0"/>
      <w:divBdr>
        <w:top w:val="none" w:sz="0" w:space="0" w:color="auto"/>
        <w:left w:val="none" w:sz="0" w:space="0" w:color="auto"/>
        <w:bottom w:val="none" w:sz="0" w:space="0" w:color="auto"/>
        <w:right w:val="none" w:sz="0" w:space="0" w:color="auto"/>
      </w:divBdr>
    </w:div>
    <w:div w:id="1930386306">
      <w:marLeft w:val="640"/>
      <w:marRight w:val="0"/>
      <w:marTop w:val="0"/>
      <w:marBottom w:val="0"/>
      <w:divBdr>
        <w:top w:val="none" w:sz="0" w:space="0" w:color="auto"/>
        <w:left w:val="none" w:sz="0" w:space="0" w:color="auto"/>
        <w:bottom w:val="none" w:sz="0" w:space="0" w:color="auto"/>
        <w:right w:val="none" w:sz="0" w:space="0" w:color="auto"/>
      </w:divBdr>
    </w:div>
    <w:div w:id="1931814335">
      <w:marLeft w:val="640"/>
      <w:marRight w:val="0"/>
      <w:marTop w:val="0"/>
      <w:marBottom w:val="0"/>
      <w:divBdr>
        <w:top w:val="none" w:sz="0" w:space="0" w:color="auto"/>
        <w:left w:val="none" w:sz="0" w:space="0" w:color="auto"/>
        <w:bottom w:val="none" w:sz="0" w:space="0" w:color="auto"/>
        <w:right w:val="none" w:sz="0" w:space="0" w:color="auto"/>
      </w:divBdr>
    </w:div>
    <w:div w:id="1931817787">
      <w:marLeft w:val="640"/>
      <w:marRight w:val="0"/>
      <w:marTop w:val="0"/>
      <w:marBottom w:val="0"/>
      <w:divBdr>
        <w:top w:val="none" w:sz="0" w:space="0" w:color="auto"/>
        <w:left w:val="none" w:sz="0" w:space="0" w:color="auto"/>
        <w:bottom w:val="none" w:sz="0" w:space="0" w:color="auto"/>
        <w:right w:val="none" w:sz="0" w:space="0" w:color="auto"/>
      </w:divBdr>
    </w:div>
    <w:div w:id="1933540279">
      <w:marLeft w:val="640"/>
      <w:marRight w:val="0"/>
      <w:marTop w:val="0"/>
      <w:marBottom w:val="0"/>
      <w:divBdr>
        <w:top w:val="none" w:sz="0" w:space="0" w:color="auto"/>
        <w:left w:val="none" w:sz="0" w:space="0" w:color="auto"/>
        <w:bottom w:val="none" w:sz="0" w:space="0" w:color="auto"/>
        <w:right w:val="none" w:sz="0" w:space="0" w:color="auto"/>
      </w:divBdr>
    </w:div>
    <w:div w:id="1934436960">
      <w:marLeft w:val="640"/>
      <w:marRight w:val="0"/>
      <w:marTop w:val="0"/>
      <w:marBottom w:val="0"/>
      <w:divBdr>
        <w:top w:val="none" w:sz="0" w:space="0" w:color="auto"/>
        <w:left w:val="none" w:sz="0" w:space="0" w:color="auto"/>
        <w:bottom w:val="none" w:sz="0" w:space="0" w:color="auto"/>
        <w:right w:val="none" w:sz="0" w:space="0" w:color="auto"/>
      </w:divBdr>
    </w:div>
    <w:div w:id="1935167118">
      <w:marLeft w:val="640"/>
      <w:marRight w:val="0"/>
      <w:marTop w:val="0"/>
      <w:marBottom w:val="0"/>
      <w:divBdr>
        <w:top w:val="none" w:sz="0" w:space="0" w:color="auto"/>
        <w:left w:val="none" w:sz="0" w:space="0" w:color="auto"/>
        <w:bottom w:val="none" w:sz="0" w:space="0" w:color="auto"/>
        <w:right w:val="none" w:sz="0" w:space="0" w:color="auto"/>
      </w:divBdr>
    </w:div>
    <w:div w:id="1935281499">
      <w:marLeft w:val="640"/>
      <w:marRight w:val="0"/>
      <w:marTop w:val="0"/>
      <w:marBottom w:val="0"/>
      <w:divBdr>
        <w:top w:val="none" w:sz="0" w:space="0" w:color="auto"/>
        <w:left w:val="none" w:sz="0" w:space="0" w:color="auto"/>
        <w:bottom w:val="none" w:sz="0" w:space="0" w:color="auto"/>
        <w:right w:val="none" w:sz="0" w:space="0" w:color="auto"/>
      </w:divBdr>
    </w:div>
    <w:div w:id="1935430546">
      <w:marLeft w:val="640"/>
      <w:marRight w:val="0"/>
      <w:marTop w:val="0"/>
      <w:marBottom w:val="0"/>
      <w:divBdr>
        <w:top w:val="none" w:sz="0" w:space="0" w:color="auto"/>
        <w:left w:val="none" w:sz="0" w:space="0" w:color="auto"/>
        <w:bottom w:val="none" w:sz="0" w:space="0" w:color="auto"/>
        <w:right w:val="none" w:sz="0" w:space="0" w:color="auto"/>
      </w:divBdr>
    </w:div>
    <w:div w:id="1935940009">
      <w:marLeft w:val="640"/>
      <w:marRight w:val="0"/>
      <w:marTop w:val="0"/>
      <w:marBottom w:val="0"/>
      <w:divBdr>
        <w:top w:val="none" w:sz="0" w:space="0" w:color="auto"/>
        <w:left w:val="none" w:sz="0" w:space="0" w:color="auto"/>
        <w:bottom w:val="none" w:sz="0" w:space="0" w:color="auto"/>
        <w:right w:val="none" w:sz="0" w:space="0" w:color="auto"/>
      </w:divBdr>
    </w:div>
    <w:div w:id="1936091323">
      <w:marLeft w:val="640"/>
      <w:marRight w:val="0"/>
      <w:marTop w:val="0"/>
      <w:marBottom w:val="0"/>
      <w:divBdr>
        <w:top w:val="none" w:sz="0" w:space="0" w:color="auto"/>
        <w:left w:val="none" w:sz="0" w:space="0" w:color="auto"/>
        <w:bottom w:val="none" w:sz="0" w:space="0" w:color="auto"/>
        <w:right w:val="none" w:sz="0" w:space="0" w:color="auto"/>
      </w:divBdr>
    </w:div>
    <w:div w:id="1936208678">
      <w:marLeft w:val="640"/>
      <w:marRight w:val="0"/>
      <w:marTop w:val="0"/>
      <w:marBottom w:val="0"/>
      <w:divBdr>
        <w:top w:val="none" w:sz="0" w:space="0" w:color="auto"/>
        <w:left w:val="none" w:sz="0" w:space="0" w:color="auto"/>
        <w:bottom w:val="none" w:sz="0" w:space="0" w:color="auto"/>
        <w:right w:val="none" w:sz="0" w:space="0" w:color="auto"/>
      </w:divBdr>
    </w:div>
    <w:div w:id="1936749329">
      <w:marLeft w:val="640"/>
      <w:marRight w:val="0"/>
      <w:marTop w:val="0"/>
      <w:marBottom w:val="0"/>
      <w:divBdr>
        <w:top w:val="none" w:sz="0" w:space="0" w:color="auto"/>
        <w:left w:val="none" w:sz="0" w:space="0" w:color="auto"/>
        <w:bottom w:val="none" w:sz="0" w:space="0" w:color="auto"/>
        <w:right w:val="none" w:sz="0" w:space="0" w:color="auto"/>
      </w:divBdr>
    </w:div>
    <w:div w:id="1937862165">
      <w:marLeft w:val="640"/>
      <w:marRight w:val="0"/>
      <w:marTop w:val="0"/>
      <w:marBottom w:val="0"/>
      <w:divBdr>
        <w:top w:val="none" w:sz="0" w:space="0" w:color="auto"/>
        <w:left w:val="none" w:sz="0" w:space="0" w:color="auto"/>
        <w:bottom w:val="none" w:sz="0" w:space="0" w:color="auto"/>
        <w:right w:val="none" w:sz="0" w:space="0" w:color="auto"/>
      </w:divBdr>
    </w:div>
    <w:div w:id="1938827371">
      <w:marLeft w:val="480"/>
      <w:marRight w:val="0"/>
      <w:marTop w:val="0"/>
      <w:marBottom w:val="0"/>
      <w:divBdr>
        <w:top w:val="none" w:sz="0" w:space="0" w:color="auto"/>
        <w:left w:val="none" w:sz="0" w:space="0" w:color="auto"/>
        <w:bottom w:val="none" w:sz="0" w:space="0" w:color="auto"/>
        <w:right w:val="none" w:sz="0" w:space="0" w:color="auto"/>
      </w:divBdr>
    </w:div>
    <w:div w:id="1939408302">
      <w:marLeft w:val="640"/>
      <w:marRight w:val="0"/>
      <w:marTop w:val="0"/>
      <w:marBottom w:val="0"/>
      <w:divBdr>
        <w:top w:val="none" w:sz="0" w:space="0" w:color="auto"/>
        <w:left w:val="none" w:sz="0" w:space="0" w:color="auto"/>
        <w:bottom w:val="none" w:sz="0" w:space="0" w:color="auto"/>
        <w:right w:val="none" w:sz="0" w:space="0" w:color="auto"/>
      </w:divBdr>
    </w:div>
    <w:div w:id="1940210492">
      <w:marLeft w:val="640"/>
      <w:marRight w:val="0"/>
      <w:marTop w:val="0"/>
      <w:marBottom w:val="0"/>
      <w:divBdr>
        <w:top w:val="none" w:sz="0" w:space="0" w:color="auto"/>
        <w:left w:val="none" w:sz="0" w:space="0" w:color="auto"/>
        <w:bottom w:val="none" w:sz="0" w:space="0" w:color="auto"/>
        <w:right w:val="none" w:sz="0" w:space="0" w:color="auto"/>
      </w:divBdr>
    </w:div>
    <w:div w:id="1942033786">
      <w:marLeft w:val="640"/>
      <w:marRight w:val="0"/>
      <w:marTop w:val="0"/>
      <w:marBottom w:val="0"/>
      <w:divBdr>
        <w:top w:val="none" w:sz="0" w:space="0" w:color="auto"/>
        <w:left w:val="none" w:sz="0" w:space="0" w:color="auto"/>
        <w:bottom w:val="none" w:sz="0" w:space="0" w:color="auto"/>
        <w:right w:val="none" w:sz="0" w:space="0" w:color="auto"/>
      </w:divBdr>
    </w:div>
    <w:div w:id="1942102915">
      <w:marLeft w:val="640"/>
      <w:marRight w:val="0"/>
      <w:marTop w:val="0"/>
      <w:marBottom w:val="0"/>
      <w:divBdr>
        <w:top w:val="none" w:sz="0" w:space="0" w:color="auto"/>
        <w:left w:val="none" w:sz="0" w:space="0" w:color="auto"/>
        <w:bottom w:val="none" w:sz="0" w:space="0" w:color="auto"/>
        <w:right w:val="none" w:sz="0" w:space="0" w:color="auto"/>
      </w:divBdr>
    </w:div>
    <w:div w:id="1942447648">
      <w:marLeft w:val="640"/>
      <w:marRight w:val="0"/>
      <w:marTop w:val="0"/>
      <w:marBottom w:val="0"/>
      <w:divBdr>
        <w:top w:val="none" w:sz="0" w:space="0" w:color="auto"/>
        <w:left w:val="none" w:sz="0" w:space="0" w:color="auto"/>
        <w:bottom w:val="none" w:sz="0" w:space="0" w:color="auto"/>
        <w:right w:val="none" w:sz="0" w:space="0" w:color="auto"/>
      </w:divBdr>
    </w:div>
    <w:div w:id="1942567815">
      <w:marLeft w:val="640"/>
      <w:marRight w:val="0"/>
      <w:marTop w:val="0"/>
      <w:marBottom w:val="0"/>
      <w:divBdr>
        <w:top w:val="none" w:sz="0" w:space="0" w:color="auto"/>
        <w:left w:val="none" w:sz="0" w:space="0" w:color="auto"/>
        <w:bottom w:val="none" w:sz="0" w:space="0" w:color="auto"/>
        <w:right w:val="none" w:sz="0" w:space="0" w:color="auto"/>
      </w:divBdr>
    </w:div>
    <w:div w:id="1943101997">
      <w:marLeft w:val="640"/>
      <w:marRight w:val="0"/>
      <w:marTop w:val="0"/>
      <w:marBottom w:val="0"/>
      <w:divBdr>
        <w:top w:val="none" w:sz="0" w:space="0" w:color="auto"/>
        <w:left w:val="none" w:sz="0" w:space="0" w:color="auto"/>
        <w:bottom w:val="none" w:sz="0" w:space="0" w:color="auto"/>
        <w:right w:val="none" w:sz="0" w:space="0" w:color="auto"/>
      </w:divBdr>
    </w:div>
    <w:div w:id="1943419113">
      <w:marLeft w:val="640"/>
      <w:marRight w:val="0"/>
      <w:marTop w:val="0"/>
      <w:marBottom w:val="0"/>
      <w:divBdr>
        <w:top w:val="none" w:sz="0" w:space="0" w:color="auto"/>
        <w:left w:val="none" w:sz="0" w:space="0" w:color="auto"/>
        <w:bottom w:val="none" w:sz="0" w:space="0" w:color="auto"/>
        <w:right w:val="none" w:sz="0" w:space="0" w:color="auto"/>
      </w:divBdr>
    </w:div>
    <w:div w:id="1943758159">
      <w:marLeft w:val="640"/>
      <w:marRight w:val="0"/>
      <w:marTop w:val="0"/>
      <w:marBottom w:val="0"/>
      <w:divBdr>
        <w:top w:val="none" w:sz="0" w:space="0" w:color="auto"/>
        <w:left w:val="none" w:sz="0" w:space="0" w:color="auto"/>
        <w:bottom w:val="none" w:sz="0" w:space="0" w:color="auto"/>
        <w:right w:val="none" w:sz="0" w:space="0" w:color="auto"/>
      </w:divBdr>
    </w:div>
    <w:div w:id="1944074375">
      <w:marLeft w:val="640"/>
      <w:marRight w:val="0"/>
      <w:marTop w:val="0"/>
      <w:marBottom w:val="0"/>
      <w:divBdr>
        <w:top w:val="none" w:sz="0" w:space="0" w:color="auto"/>
        <w:left w:val="none" w:sz="0" w:space="0" w:color="auto"/>
        <w:bottom w:val="none" w:sz="0" w:space="0" w:color="auto"/>
        <w:right w:val="none" w:sz="0" w:space="0" w:color="auto"/>
      </w:divBdr>
    </w:div>
    <w:div w:id="1944266917">
      <w:marLeft w:val="640"/>
      <w:marRight w:val="0"/>
      <w:marTop w:val="0"/>
      <w:marBottom w:val="0"/>
      <w:divBdr>
        <w:top w:val="none" w:sz="0" w:space="0" w:color="auto"/>
        <w:left w:val="none" w:sz="0" w:space="0" w:color="auto"/>
        <w:bottom w:val="none" w:sz="0" w:space="0" w:color="auto"/>
        <w:right w:val="none" w:sz="0" w:space="0" w:color="auto"/>
      </w:divBdr>
    </w:div>
    <w:div w:id="1944873413">
      <w:marLeft w:val="640"/>
      <w:marRight w:val="0"/>
      <w:marTop w:val="0"/>
      <w:marBottom w:val="0"/>
      <w:divBdr>
        <w:top w:val="none" w:sz="0" w:space="0" w:color="auto"/>
        <w:left w:val="none" w:sz="0" w:space="0" w:color="auto"/>
        <w:bottom w:val="none" w:sz="0" w:space="0" w:color="auto"/>
        <w:right w:val="none" w:sz="0" w:space="0" w:color="auto"/>
      </w:divBdr>
    </w:div>
    <w:div w:id="1945066652">
      <w:marLeft w:val="640"/>
      <w:marRight w:val="0"/>
      <w:marTop w:val="0"/>
      <w:marBottom w:val="0"/>
      <w:divBdr>
        <w:top w:val="none" w:sz="0" w:space="0" w:color="auto"/>
        <w:left w:val="none" w:sz="0" w:space="0" w:color="auto"/>
        <w:bottom w:val="none" w:sz="0" w:space="0" w:color="auto"/>
        <w:right w:val="none" w:sz="0" w:space="0" w:color="auto"/>
      </w:divBdr>
    </w:div>
    <w:div w:id="1945771383">
      <w:marLeft w:val="640"/>
      <w:marRight w:val="0"/>
      <w:marTop w:val="0"/>
      <w:marBottom w:val="0"/>
      <w:divBdr>
        <w:top w:val="none" w:sz="0" w:space="0" w:color="auto"/>
        <w:left w:val="none" w:sz="0" w:space="0" w:color="auto"/>
        <w:bottom w:val="none" w:sz="0" w:space="0" w:color="auto"/>
        <w:right w:val="none" w:sz="0" w:space="0" w:color="auto"/>
      </w:divBdr>
    </w:div>
    <w:div w:id="1946186165">
      <w:marLeft w:val="640"/>
      <w:marRight w:val="0"/>
      <w:marTop w:val="0"/>
      <w:marBottom w:val="0"/>
      <w:divBdr>
        <w:top w:val="none" w:sz="0" w:space="0" w:color="auto"/>
        <w:left w:val="none" w:sz="0" w:space="0" w:color="auto"/>
        <w:bottom w:val="none" w:sz="0" w:space="0" w:color="auto"/>
        <w:right w:val="none" w:sz="0" w:space="0" w:color="auto"/>
      </w:divBdr>
    </w:div>
    <w:div w:id="1946378757">
      <w:marLeft w:val="640"/>
      <w:marRight w:val="0"/>
      <w:marTop w:val="0"/>
      <w:marBottom w:val="0"/>
      <w:divBdr>
        <w:top w:val="none" w:sz="0" w:space="0" w:color="auto"/>
        <w:left w:val="none" w:sz="0" w:space="0" w:color="auto"/>
        <w:bottom w:val="none" w:sz="0" w:space="0" w:color="auto"/>
        <w:right w:val="none" w:sz="0" w:space="0" w:color="auto"/>
      </w:divBdr>
    </w:div>
    <w:div w:id="1946690638">
      <w:marLeft w:val="640"/>
      <w:marRight w:val="0"/>
      <w:marTop w:val="0"/>
      <w:marBottom w:val="0"/>
      <w:divBdr>
        <w:top w:val="none" w:sz="0" w:space="0" w:color="auto"/>
        <w:left w:val="none" w:sz="0" w:space="0" w:color="auto"/>
        <w:bottom w:val="none" w:sz="0" w:space="0" w:color="auto"/>
        <w:right w:val="none" w:sz="0" w:space="0" w:color="auto"/>
      </w:divBdr>
    </w:div>
    <w:div w:id="1946958281">
      <w:marLeft w:val="640"/>
      <w:marRight w:val="0"/>
      <w:marTop w:val="0"/>
      <w:marBottom w:val="0"/>
      <w:divBdr>
        <w:top w:val="none" w:sz="0" w:space="0" w:color="auto"/>
        <w:left w:val="none" w:sz="0" w:space="0" w:color="auto"/>
        <w:bottom w:val="none" w:sz="0" w:space="0" w:color="auto"/>
        <w:right w:val="none" w:sz="0" w:space="0" w:color="auto"/>
      </w:divBdr>
    </w:div>
    <w:div w:id="1947039046">
      <w:marLeft w:val="640"/>
      <w:marRight w:val="0"/>
      <w:marTop w:val="0"/>
      <w:marBottom w:val="0"/>
      <w:divBdr>
        <w:top w:val="none" w:sz="0" w:space="0" w:color="auto"/>
        <w:left w:val="none" w:sz="0" w:space="0" w:color="auto"/>
        <w:bottom w:val="none" w:sz="0" w:space="0" w:color="auto"/>
        <w:right w:val="none" w:sz="0" w:space="0" w:color="auto"/>
      </w:divBdr>
    </w:div>
    <w:div w:id="1947614639">
      <w:marLeft w:val="640"/>
      <w:marRight w:val="0"/>
      <w:marTop w:val="0"/>
      <w:marBottom w:val="0"/>
      <w:divBdr>
        <w:top w:val="none" w:sz="0" w:space="0" w:color="auto"/>
        <w:left w:val="none" w:sz="0" w:space="0" w:color="auto"/>
        <w:bottom w:val="none" w:sz="0" w:space="0" w:color="auto"/>
        <w:right w:val="none" w:sz="0" w:space="0" w:color="auto"/>
      </w:divBdr>
    </w:div>
    <w:div w:id="1947957446">
      <w:marLeft w:val="640"/>
      <w:marRight w:val="0"/>
      <w:marTop w:val="0"/>
      <w:marBottom w:val="0"/>
      <w:divBdr>
        <w:top w:val="none" w:sz="0" w:space="0" w:color="auto"/>
        <w:left w:val="none" w:sz="0" w:space="0" w:color="auto"/>
        <w:bottom w:val="none" w:sz="0" w:space="0" w:color="auto"/>
        <w:right w:val="none" w:sz="0" w:space="0" w:color="auto"/>
      </w:divBdr>
    </w:div>
    <w:div w:id="1948193785">
      <w:marLeft w:val="640"/>
      <w:marRight w:val="0"/>
      <w:marTop w:val="0"/>
      <w:marBottom w:val="0"/>
      <w:divBdr>
        <w:top w:val="none" w:sz="0" w:space="0" w:color="auto"/>
        <w:left w:val="none" w:sz="0" w:space="0" w:color="auto"/>
        <w:bottom w:val="none" w:sz="0" w:space="0" w:color="auto"/>
        <w:right w:val="none" w:sz="0" w:space="0" w:color="auto"/>
      </w:divBdr>
    </w:div>
    <w:div w:id="1949383744">
      <w:marLeft w:val="640"/>
      <w:marRight w:val="0"/>
      <w:marTop w:val="0"/>
      <w:marBottom w:val="0"/>
      <w:divBdr>
        <w:top w:val="none" w:sz="0" w:space="0" w:color="auto"/>
        <w:left w:val="none" w:sz="0" w:space="0" w:color="auto"/>
        <w:bottom w:val="none" w:sz="0" w:space="0" w:color="auto"/>
        <w:right w:val="none" w:sz="0" w:space="0" w:color="auto"/>
      </w:divBdr>
    </w:div>
    <w:div w:id="1950310229">
      <w:marLeft w:val="640"/>
      <w:marRight w:val="0"/>
      <w:marTop w:val="0"/>
      <w:marBottom w:val="0"/>
      <w:divBdr>
        <w:top w:val="none" w:sz="0" w:space="0" w:color="auto"/>
        <w:left w:val="none" w:sz="0" w:space="0" w:color="auto"/>
        <w:bottom w:val="none" w:sz="0" w:space="0" w:color="auto"/>
        <w:right w:val="none" w:sz="0" w:space="0" w:color="auto"/>
      </w:divBdr>
    </w:div>
    <w:div w:id="1950509898">
      <w:marLeft w:val="640"/>
      <w:marRight w:val="0"/>
      <w:marTop w:val="0"/>
      <w:marBottom w:val="0"/>
      <w:divBdr>
        <w:top w:val="none" w:sz="0" w:space="0" w:color="auto"/>
        <w:left w:val="none" w:sz="0" w:space="0" w:color="auto"/>
        <w:bottom w:val="none" w:sz="0" w:space="0" w:color="auto"/>
        <w:right w:val="none" w:sz="0" w:space="0" w:color="auto"/>
      </w:divBdr>
    </w:div>
    <w:div w:id="1950624627">
      <w:marLeft w:val="640"/>
      <w:marRight w:val="0"/>
      <w:marTop w:val="0"/>
      <w:marBottom w:val="0"/>
      <w:divBdr>
        <w:top w:val="none" w:sz="0" w:space="0" w:color="auto"/>
        <w:left w:val="none" w:sz="0" w:space="0" w:color="auto"/>
        <w:bottom w:val="none" w:sz="0" w:space="0" w:color="auto"/>
        <w:right w:val="none" w:sz="0" w:space="0" w:color="auto"/>
      </w:divBdr>
    </w:div>
    <w:div w:id="1950813206">
      <w:marLeft w:val="640"/>
      <w:marRight w:val="0"/>
      <w:marTop w:val="0"/>
      <w:marBottom w:val="0"/>
      <w:divBdr>
        <w:top w:val="none" w:sz="0" w:space="0" w:color="auto"/>
        <w:left w:val="none" w:sz="0" w:space="0" w:color="auto"/>
        <w:bottom w:val="none" w:sz="0" w:space="0" w:color="auto"/>
        <w:right w:val="none" w:sz="0" w:space="0" w:color="auto"/>
      </w:divBdr>
    </w:div>
    <w:div w:id="1950971389">
      <w:marLeft w:val="640"/>
      <w:marRight w:val="0"/>
      <w:marTop w:val="0"/>
      <w:marBottom w:val="0"/>
      <w:divBdr>
        <w:top w:val="none" w:sz="0" w:space="0" w:color="auto"/>
        <w:left w:val="none" w:sz="0" w:space="0" w:color="auto"/>
        <w:bottom w:val="none" w:sz="0" w:space="0" w:color="auto"/>
        <w:right w:val="none" w:sz="0" w:space="0" w:color="auto"/>
      </w:divBdr>
    </w:div>
    <w:div w:id="1953121911">
      <w:marLeft w:val="640"/>
      <w:marRight w:val="0"/>
      <w:marTop w:val="0"/>
      <w:marBottom w:val="0"/>
      <w:divBdr>
        <w:top w:val="none" w:sz="0" w:space="0" w:color="auto"/>
        <w:left w:val="none" w:sz="0" w:space="0" w:color="auto"/>
        <w:bottom w:val="none" w:sz="0" w:space="0" w:color="auto"/>
        <w:right w:val="none" w:sz="0" w:space="0" w:color="auto"/>
      </w:divBdr>
    </w:div>
    <w:div w:id="1953173144">
      <w:marLeft w:val="640"/>
      <w:marRight w:val="0"/>
      <w:marTop w:val="0"/>
      <w:marBottom w:val="0"/>
      <w:divBdr>
        <w:top w:val="none" w:sz="0" w:space="0" w:color="auto"/>
        <w:left w:val="none" w:sz="0" w:space="0" w:color="auto"/>
        <w:bottom w:val="none" w:sz="0" w:space="0" w:color="auto"/>
        <w:right w:val="none" w:sz="0" w:space="0" w:color="auto"/>
      </w:divBdr>
    </w:div>
    <w:div w:id="1953199061">
      <w:marLeft w:val="640"/>
      <w:marRight w:val="0"/>
      <w:marTop w:val="0"/>
      <w:marBottom w:val="0"/>
      <w:divBdr>
        <w:top w:val="none" w:sz="0" w:space="0" w:color="auto"/>
        <w:left w:val="none" w:sz="0" w:space="0" w:color="auto"/>
        <w:bottom w:val="none" w:sz="0" w:space="0" w:color="auto"/>
        <w:right w:val="none" w:sz="0" w:space="0" w:color="auto"/>
      </w:divBdr>
    </w:div>
    <w:div w:id="1953975846">
      <w:marLeft w:val="640"/>
      <w:marRight w:val="0"/>
      <w:marTop w:val="0"/>
      <w:marBottom w:val="0"/>
      <w:divBdr>
        <w:top w:val="none" w:sz="0" w:space="0" w:color="auto"/>
        <w:left w:val="none" w:sz="0" w:space="0" w:color="auto"/>
        <w:bottom w:val="none" w:sz="0" w:space="0" w:color="auto"/>
        <w:right w:val="none" w:sz="0" w:space="0" w:color="auto"/>
      </w:divBdr>
    </w:div>
    <w:div w:id="1954238891">
      <w:marLeft w:val="640"/>
      <w:marRight w:val="0"/>
      <w:marTop w:val="0"/>
      <w:marBottom w:val="0"/>
      <w:divBdr>
        <w:top w:val="none" w:sz="0" w:space="0" w:color="auto"/>
        <w:left w:val="none" w:sz="0" w:space="0" w:color="auto"/>
        <w:bottom w:val="none" w:sz="0" w:space="0" w:color="auto"/>
        <w:right w:val="none" w:sz="0" w:space="0" w:color="auto"/>
      </w:divBdr>
    </w:div>
    <w:div w:id="1954285361">
      <w:marLeft w:val="640"/>
      <w:marRight w:val="0"/>
      <w:marTop w:val="0"/>
      <w:marBottom w:val="0"/>
      <w:divBdr>
        <w:top w:val="none" w:sz="0" w:space="0" w:color="auto"/>
        <w:left w:val="none" w:sz="0" w:space="0" w:color="auto"/>
        <w:bottom w:val="none" w:sz="0" w:space="0" w:color="auto"/>
        <w:right w:val="none" w:sz="0" w:space="0" w:color="auto"/>
      </w:divBdr>
    </w:div>
    <w:div w:id="1954287369">
      <w:marLeft w:val="640"/>
      <w:marRight w:val="0"/>
      <w:marTop w:val="0"/>
      <w:marBottom w:val="0"/>
      <w:divBdr>
        <w:top w:val="none" w:sz="0" w:space="0" w:color="auto"/>
        <w:left w:val="none" w:sz="0" w:space="0" w:color="auto"/>
        <w:bottom w:val="none" w:sz="0" w:space="0" w:color="auto"/>
        <w:right w:val="none" w:sz="0" w:space="0" w:color="auto"/>
      </w:divBdr>
    </w:div>
    <w:div w:id="1954709416">
      <w:marLeft w:val="640"/>
      <w:marRight w:val="0"/>
      <w:marTop w:val="0"/>
      <w:marBottom w:val="0"/>
      <w:divBdr>
        <w:top w:val="none" w:sz="0" w:space="0" w:color="auto"/>
        <w:left w:val="none" w:sz="0" w:space="0" w:color="auto"/>
        <w:bottom w:val="none" w:sz="0" w:space="0" w:color="auto"/>
        <w:right w:val="none" w:sz="0" w:space="0" w:color="auto"/>
      </w:divBdr>
    </w:div>
    <w:div w:id="1954752403">
      <w:marLeft w:val="640"/>
      <w:marRight w:val="0"/>
      <w:marTop w:val="0"/>
      <w:marBottom w:val="0"/>
      <w:divBdr>
        <w:top w:val="none" w:sz="0" w:space="0" w:color="auto"/>
        <w:left w:val="none" w:sz="0" w:space="0" w:color="auto"/>
        <w:bottom w:val="none" w:sz="0" w:space="0" w:color="auto"/>
        <w:right w:val="none" w:sz="0" w:space="0" w:color="auto"/>
      </w:divBdr>
    </w:div>
    <w:div w:id="1957324071">
      <w:marLeft w:val="640"/>
      <w:marRight w:val="0"/>
      <w:marTop w:val="0"/>
      <w:marBottom w:val="0"/>
      <w:divBdr>
        <w:top w:val="none" w:sz="0" w:space="0" w:color="auto"/>
        <w:left w:val="none" w:sz="0" w:space="0" w:color="auto"/>
        <w:bottom w:val="none" w:sz="0" w:space="0" w:color="auto"/>
        <w:right w:val="none" w:sz="0" w:space="0" w:color="auto"/>
      </w:divBdr>
    </w:div>
    <w:div w:id="1957443817">
      <w:marLeft w:val="640"/>
      <w:marRight w:val="0"/>
      <w:marTop w:val="0"/>
      <w:marBottom w:val="0"/>
      <w:divBdr>
        <w:top w:val="none" w:sz="0" w:space="0" w:color="auto"/>
        <w:left w:val="none" w:sz="0" w:space="0" w:color="auto"/>
        <w:bottom w:val="none" w:sz="0" w:space="0" w:color="auto"/>
        <w:right w:val="none" w:sz="0" w:space="0" w:color="auto"/>
      </w:divBdr>
    </w:div>
    <w:div w:id="1959140537">
      <w:marLeft w:val="640"/>
      <w:marRight w:val="0"/>
      <w:marTop w:val="0"/>
      <w:marBottom w:val="0"/>
      <w:divBdr>
        <w:top w:val="none" w:sz="0" w:space="0" w:color="auto"/>
        <w:left w:val="none" w:sz="0" w:space="0" w:color="auto"/>
        <w:bottom w:val="none" w:sz="0" w:space="0" w:color="auto"/>
        <w:right w:val="none" w:sz="0" w:space="0" w:color="auto"/>
      </w:divBdr>
    </w:div>
    <w:div w:id="1959875983">
      <w:marLeft w:val="640"/>
      <w:marRight w:val="0"/>
      <w:marTop w:val="0"/>
      <w:marBottom w:val="0"/>
      <w:divBdr>
        <w:top w:val="none" w:sz="0" w:space="0" w:color="auto"/>
        <w:left w:val="none" w:sz="0" w:space="0" w:color="auto"/>
        <w:bottom w:val="none" w:sz="0" w:space="0" w:color="auto"/>
        <w:right w:val="none" w:sz="0" w:space="0" w:color="auto"/>
      </w:divBdr>
    </w:div>
    <w:div w:id="1960408038">
      <w:marLeft w:val="640"/>
      <w:marRight w:val="0"/>
      <w:marTop w:val="0"/>
      <w:marBottom w:val="0"/>
      <w:divBdr>
        <w:top w:val="none" w:sz="0" w:space="0" w:color="auto"/>
        <w:left w:val="none" w:sz="0" w:space="0" w:color="auto"/>
        <w:bottom w:val="none" w:sz="0" w:space="0" w:color="auto"/>
        <w:right w:val="none" w:sz="0" w:space="0" w:color="auto"/>
      </w:divBdr>
    </w:div>
    <w:div w:id="1960838708">
      <w:marLeft w:val="640"/>
      <w:marRight w:val="0"/>
      <w:marTop w:val="0"/>
      <w:marBottom w:val="0"/>
      <w:divBdr>
        <w:top w:val="none" w:sz="0" w:space="0" w:color="auto"/>
        <w:left w:val="none" w:sz="0" w:space="0" w:color="auto"/>
        <w:bottom w:val="none" w:sz="0" w:space="0" w:color="auto"/>
        <w:right w:val="none" w:sz="0" w:space="0" w:color="auto"/>
      </w:divBdr>
    </w:div>
    <w:div w:id="1961256720">
      <w:marLeft w:val="640"/>
      <w:marRight w:val="0"/>
      <w:marTop w:val="0"/>
      <w:marBottom w:val="0"/>
      <w:divBdr>
        <w:top w:val="none" w:sz="0" w:space="0" w:color="auto"/>
        <w:left w:val="none" w:sz="0" w:space="0" w:color="auto"/>
        <w:bottom w:val="none" w:sz="0" w:space="0" w:color="auto"/>
        <w:right w:val="none" w:sz="0" w:space="0" w:color="auto"/>
      </w:divBdr>
    </w:div>
    <w:div w:id="1961761566">
      <w:marLeft w:val="640"/>
      <w:marRight w:val="0"/>
      <w:marTop w:val="0"/>
      <w:marBottom w:val="0"/>
      <w:divBdr>
        <w:top w:val="none" w:sz="0" w:space="0" w:color="auto"/>
        <w:left w:val="none" w:sz="0" w:space="0" w:color="auto"/>
        <w:bottom w:val="none" w:sz="0" w:space="0" w:color="auto"/>
        <w:right w:val="none" w:sz="0" w:space="0" w:color="auto"/>
      </w:divBdr>
    </w:div>
    <w:div w:id="1962373416">
      <w:marLeft w:val="640"/>
      <w:marRight w:val="0"/>
      <w:marTop w:val="0"/>
      <w:marBottom w:val="0"/>
      <w:divBdr>
        <w:top w:val="none" w:sz="0" w:space="0" w:color="auto"/>
        <w:left w:val="none" w:sz="0" w:space="0" w:color="auto"/>
        <w:bottom w:val="none" w:sz="0" w:space="0" w:color="auto"/>
        <w:right w:val="none" w:sz="0" w:space="0" w:color="auto"/>
      </w:divBdr>
    </w:div>
    <w:div w:id="1962564983">
      <w:marLeft w:val="640"/>
      <w:marRight w:val="0"/>
      <w:marTop w:val="0"/>
      <w:marBottom w:val="0"/>
      <w:divBdr>
        <w:top w:val="none" w:sz="0" w:space="0" w:color="auto"/>
        <w:left w:val="none" w:sz="0" w:space="0" w:color="auto"/>
        <w:bottom w:val="none" w:sz="0" w:space="0" w:color="auto"/>
        <w:right w:val="none" w:sz="0" w:space="0" w:color="auto"/>
      </w:divBdr>
    </w:div>
    <w:div w:id="1964264636">
      <w:marLeft w:val="640"/>
      <w:marRight w:val="0"/>
      <w:marTop w:val="0"/>
      <w:marBottom w:val="0"/>
      <w:divBdr>
        <w:top w:val="none" w:sz="0" w:space="0" w:color="auto"/>
        <w:left w:val="none" w:sz="0" w:space="0" w:color="auto"/>
        <w:bottom w:val="none" w:sz="0" w:space="0" w:color="auto"/>
        <w:right w:val="none" w:sz="0" w:space="0" w:color="auto"/>
      </w:divBdr>
    </w:div>
    <w:div w:id="1964533182">
      <w:marLeft w:val="480"/>
      <w:marRight w:val="0"/>
      <w:marTop w:val="0"/>
      <w:marBottom w:val="0"/>
      <w:divBdr>
        <w:top w:val="none" w:sz="0" w:space="0" w:color="auto"/>
        <w:left w:val="none" w:sz="0" w:space="0" w:color="auto"/>
        <w:bottom w:val="none" w:sz="0" w:space="0" w:color="auto"/>
        <w:right w:val="none" w:sz="0" w:space="0" w:color="auto"/>
      </w:divBdr>
    </w:div>
    <w:div w:id="1964539330">
      <w:marLeft w:val="640"/>
      <w:marRight w:val="0"/>
      <w:marTop w:val="0"/>
      <w:marBottom w:val="0"/>
      <w:divBdr>
        <w:top w:val="none" w:sz="0" w:space="0" w:color="auto"/>
        <w:left w:val="none" w:sz="0" w:space="0" w:color="auto"/>
        <w:bottom w:val="none" w:sz="0" w:space="0" w:color="auto"/>
        <w:right w:val="none" w:sz="0" w:space="0" w:color="auto"/>
      </w:divBdr>
    </w:div>
    <w:div w:id="1964772833">
      <w:marLeft w:val="640"/>
      <w:marRight w:val="0"/>
      <w:marTop w:val="0"/>
      <w:marBottom w:val="0"/>
      <w:divBdr>
        <w:top w:val="none" w:sz="0" w:space="0" w:color="auto"/>
        <w:left w:val="none" w:sz="0" w:space="0" w:color="auto"/>
        <w:bottom w:val="none" w:sz="0" w:space="0" w:color="auto"/>
        <w:right w:val="none" w:sz="0" w:space="0" w:color="auto"/>
      </w:divBdr>
    </w:div>
    <w:div w:id="1965117373">
      <w:marLeft w:val="640"/>
      <w:marRight w:val="0"/>
      <w:marTop w:val="0"/>
      <w:marBottom w:val="0"/>
      <w:divBdr>
        <w:top w:val="none" w:sz="0" w:space="0" w:color="auto"/>
        <w:left w:val="none" w:sz="0" w:space="0" w:color="auto"/>
        <w:bottom w:val="none" w:sz="0" w:space="0" w:color="auto"/>
        <w:right w:val="none" w:sz="0" w:space="0" w:color="auto"/>
      </w:divBdr>
    </w:div>
    <w:div w:id="1966151740">
      <w:marLeft w:val="640"/>
      <w:marRight w:val="0"/>
      <w:marTop w:val="0"/>
      <w:marBottom w:val="0"/>
      <w:divBdr>
        <w:top w:val="none" w:sz="0" w:space="0" w:color="auto"/>
        <w:left w:val="none" w:sz="0" w:space="0" w:color="auto"/>
        <w:bottom w:val="none" w:sz="0" w:space="0" w:color="auto"/>
        <w:right w:val="none" w:sz="0" w:space="0" w:color="auto"/>
      </w:divBdr>
    </w:div>
    <w:div w:id="1966736619">
      <w:marLeft w:val="640"/>
      <w:marRight w:val="0"/>
      <w:marTop w:val="0"/>
      <w:marBottom w:val="0"/>
      <w:divBdr>
        <w:top w:val="none" w:sz="0" w:space="0" w:color="auto"/>
        <w:left w:val="none" w:sz="0" w:space="0" w:color="auto"/>
        <w:bottom w:val="none" w:sz="0" w:space="0" w:color="auto"/>
        <w:right w:val="none" w:sz="0" w:space="0" w:color="auto"/>
      </w:divBdr>
    </w:div>
    <w:div w:id="1967463777">
      <w:marLeft w:val="640"/>
      <w:marRight w:val="0"/>
      <w:marTop w:val="0"/>
      <w:marBottom w:val="0"/>
      <w:divBdr>
        <w:top w:val="none" w:sz="0" w:space="0" w:color="auto"/>
        <w:left w:val="none" w:sz="0" w:space="0" w:color="auto"/>
        <w:bottom w:val="none" w:sz="0" w:space="0" w:color="auto"/>
        <w:right w:val="none" w:sz="0" w:space="0" w:color="auto"/>
      </w:divBdr>
    </w:div>
    <w:div w:id="1968314110">
      <w:marLeft w:val="640"/>
      <w:marRight w:val="0"/>
      <w:marTop w:val="0"/>
      <w:marBottom w:val="0"/>
      <w:divBdr>
        <w:top w:val="none" w:sz="0" w:space="0" w:color="auto"/>
        <w:left w:val="none" w:sz="0" w:space="0" w:color="auto"/>
        <w:bottom w:val="none" w:sz="0" w:space="0" w:color="auto"/>
        <w:right w:val="none" w:sz="0" w:space="0" w:color="auto"/>
      </w:divBdr>
    </w:div>
    <w:div w:id="1968854900">
      <w:marLeft w:val="640"/>
      <w:marRight w:val="0"/>
      <w:marTop w:val="0"/>
      <w:marBottom w:val="0"/>
      <w:divBdr>
        <w:top w:val="none" w:sz="0" w:space="0" w:color="auto"/>
        <w:left w:val="none" w:sz="0" w:space="0" w:color="auto"/>
        <w:bottom w:val="none" w:sz="0" w:space="0" w:color="auto"/>
        <w:right w:val="none" w:sz="0" w:space="0" w:color="auto"/>
      </w:divBdr>
    </w:div>
    <w:div w:id="1969703661">
      <w:marLeft w:val="640"/>
      <w:marRight w:val="0"/>
      <w:marTop w:val="0"/>
      <w:marBottom w:val="0"/>
      <w:divBdr>
        <w:top w:val="none" w:sz="0" w:space="0" w:color="auto"/>
        <w:left w:val="none" w:sz="0" w:space="0" w:color="auto"/>
        <w:bottom w:val="none" w:sz="0" w:space="0" w:color="auto"/>
        <w:right w:val="none" w:sz="0" w:space="0" w:color="auto"/>
      </w:divBdr>
    </w:div>
    <w:div w:id="1969772571">
      <w:marLeft w:val="640"/>
      <w:marRight w:val="0"/>
      <w:marTop w:val="0"/>
      <w:marBottom w:val="0"/>
      <w:divBdr>
        <w:top w:val="none" w:sz="0" w:space="0" w:color="auto"/>
        <w:left w:val="none" w:sz="0" w:space="0" w:color="auto"/>
        <w:bottom w:val="none" w:sz="0" w:space="0" w:color="auto"/>
        <w:right w:val="none" w:sz="0" w:space="0" w:color="auto"/>
      </w:divBdr>
    </w:div>
    <w:div w:id="1969775623">
      <w:marLeft w:val="640"/>
      <w:marRight w:val="0"/>
      <w:marTop w:val="0"/>
      <w:marBottom w:val="0"/>
      <w:divBdr>
        <w:top w:val="none" w:sz="0" w:space="0" w:color="auto"/>
        <w:left w:val="none" w:sz="0" w:space="0" w:color="auto"/>
        <w:bottom w:val="none" w:sz="0" w:space="0" w:color="auto"/>
        <w:right w:val="none" w:sz="0" w:space="0" w:color="auto"/>
      </w:divBdr>
    </w:div>
    <w:div w:id="1969971675">
      <w:marLeft w:val="640"/>
      <w:marRight w:val="0"/>
      <w:marTop w:val="0"/>
      <w:marBottom w:val="0"/>
      <w:divBdr>
        <w:top w:val="none" w:sz="0" w:space="0" w:color="auto"/>
        <w:left w:val="none" w:sz="0" w:space="0" w:color="auto"/>
        <w:bottom w:val="none" w:sz="0" w:space="0" w:color="auto"/>
        <w:right w:val="none" w:sz="0" w:space="0" w:color="auto"/>
      </w:divBdr>
    </w:div>
    <w:div w:id="1970091159">
      <w:marLeft w:val="640"/>
      <w:marRight w:val="0"/>
      <w:marTop w:val="0"/>
      <w:marBottom w:val="0"/>
      <w:divBdr>
        <w:top w:val="none" w:sz="0" w:space="0" w:color="auto"/>
        <w:left w:val="none" w:sz="0" w:space="0" w:color="auto"/>
        <w:bottom w:val="none" w:sz="0" w:space="0" w:color="auto"/>
        <w:right w:val="none" w:sz="0" w:space="0" w:color="auto"/>
      </w:divBdr>
    </w:div>
    <w:div w:id="1970279758">
      <w:marLeft w:val="640"/>
      <w:marRight w:val="0"/>
      <w:marTop w:val="0"/>
      <w:marBottom w:val="0"/>
      <w:divBdr>
        <w:top w:val="none" w:sz="0" w:space="0" w:color="auto"/>
        <w:left w:val="none" w:sz="0" w:space="0" w:color="auto"/>
        <w:bottom w:val="none" w:sz="0" w:space="0" w:color="auto"/>
        <w:right w:val="none" w:sz="0" w:space="0" w:color="auto"/>
      </w:divBdr>
    </w:div>
    <w:div w:id="1970284005">
      <w:marLeft w:val="640"/>
      <w:marRight w:val="0"/>
      <w:marTop w:val="0"/>
      <w:marBottom w:val="0"/>
      <w:divBdr>
        <w:top w:val="none" w:sz="0" w:space="0" w:color="auto"/>
        <w:left w:val="none" w:sz="0" w:space="0" w:color="auto"/>
        <w:bottom w:val="none" w:sz="0" w:space="0" w:color="auto"/>
        <w:right w:val="none" w:sz="0" w:space="0" w:color="auto"/>
      </w:divBdr>
    </w:div>
    <w:div w:id="1971090842">
      <w:marLeft w:val="640"/>
      <w:marRight w:val="0"/>
      <w:marTop w:val="0"/>
      <w:marBottom w:val="0"/>
      <w:divBdr>
        <w:top w:val="none" w:sz="0" w:space="0" w:color="auto"/>
        <w:left w:val="none" w:sz="0" w:space="0" w:color="auto"/>
        <w:bottom w:val="none" w:sz="0" w:space="0" w:color="auto"/>
        <w:right w:val="none" w:sz="0" w:space="0" w:color="auto"/>
      </w:divBdr>
    </w:div>
    <w:div w:id="1971132796">
      <w:marLeft w:val="640"/>
      <w:marRight w:val="0"/>
      <w:marTop w:val="0"/>
      <w:marBottom w:val="0"/>
      <w:divBdr>
        <w:top w:val="none" w:sz="0" w:space="0" w:color="auto"/>
        <w:left w:val="none" w:sz="0" w:space="0" w:color="auto"/>
        <w:bottom w:val="none" w:sz="0" w:space="0" w:color="auto"/>
        <w:right w:val="none" w:sz="0" w:space="0" w:color="auto"/>
      </w:divBdr>
    </w:div>
    <w:div w:id="1971932053">
      <w:marLeft w:val="640"/>
      <w:marRight w:val="0"/>
      <w:marTop w:val="0"/>
      <w:marBottom w:val="0"/>
      <w:divBdr>
        <w:top w:val="none" w:sz="0" w:space="0" w:color="auto"/>
        <w:left w:val="none" w:sz="0" w:space="0" w:color="auto"/>
        <w:bottom w:val="none" w:sz="0" w:space="0" w:color="auto"/>
        <w:right w:val="none" w:sz="0" w:space="0" w:color="auto"/>
      </w:divBdr>
    </w:div>
    <w:div w:id="1972973014">
      <w:marLeft w:val="640"/>
      <w:marRight w:val="0"/>
      <w:marTop w:val="0"/>
      <w:marBottom w:val="0"/>
      <w:divBdr>
        <w:top w:val="none" w:sz="0" w:space="0" w:color="auto"/>
        <w:left w:val="none" w:sz="0" w:space="0" w:color="auto"/>
        <w:bottom w:val="none" w:sz="0" w:space="0" w:color="auto"/>
        <w:right w:val="none" w:sz="0" w:space="0" w:color="auto"/>
      </w:divBdr>
    </w:div>
    <w:div w:id="1973249159">
      <w:marLeft w:val="640"/>
      <w:marRight w:val="0"/>
      <w:marTop w:val="0"/>
      <w:marBottom w:val="0"/>
      <w:divBdr>
        <w:top w:val="none" w:sz="0" w:space="0" w:color="auto"/>
        <w:left w:val="none" w:sz="0" w:space="0" w:color="auto"/>
        <w:bottom w:val="none" w:sz="0" w:space="0" w:color="auto"/>
        <w:right w:val="none" w:sz="0" w:space="0" w:color="auto"/>
      </w:divBdr>
    </w:div>
    <w:div w:id="1973708084">
      <w:marLeft w:val="640"/>
      <w:marRight w:val="0"/>
      <w:marTop w:val="0"/>
      <w:marBottom w:val="0"/>
      <w:divBdr>
        <w:top w:val="none" w:sz="0" w:space="0" w:color="auto"/>
        <w:left w:val="none" w:sz="0" w:space="0" w:color="auto"/>
        <w:bottom w:val="none" w:sz="0" w:space="0" w:color="auto"/>
        <w:right w:val="none" w:sz="0" w:space="0" w:color="auto"/>
      </w:divBdr>
    </w:div>
    <w:div w:id="1974016150">
      <w:marLeft w:val="640"/>
      <w:marRight w:val="0"/>
      <w:marTop w:val="0"/>
      <w:marBottom w:val="0"/>
      <w:divBdr>
        <w:top w:val="none" w:sz="0" w:space="0" w:color="auto"/>
        <w:left w:val="none" w:sz="0" w:space="0" w:color="auto"/>
        <w:bottom w:val="none" w:sz="0" w:space="0" w:color="auto"/>
        <w:right w:val="none" w:sz="0" w:space="0" w:color="auto"/>
      </w:divBdr>
    </w:div>
    <w:div w:id="1974169470">
      <w:marLeft w:val="640"/>
      <w:marRight w:val="0"/>
      <w:marTop w:val="0"/>
      <w:marBottom w:val="0"/>
      <w:divBdr>
        <w:top w:val="none" w:sz="0" w:space="0" w:color="auto"/>
        <w:left w:val="none" w:sz="0" w:space="0" w:color="auto"/>
        <w:bottom w:val="none" w:sz="0" w:space="0" w:color="auto"/>
        <w:right w:val="none" w:sz="0" w:space="0" w:color="auto"/>
      </w:divBdr>
    </w:div>
    <w:div w:id="1974745522">
      <w:marLeft w:val="640"/>
      <w:marRight w:val="0"/>
      <w:marTop w:val="0"/>
      <w:marBottom w:val="0"/>
      <w:divBdr>
        <w:top w:val="none" w:sz="0" w:space="0" w:color="auto"/>
        <w:left w:val="none" w:sz="0" w:space="0" w:color="auto"/>
        <w:bottom w:val="none" w:sz="0" w:space="0" w:color="auto"/>
        <w:right w:val="none" w:sz="0" w:space="0" w:color="auto"/>
      </w:divBdr>
    </w:div>
    <w:div w:id="1975596178">
      <w:marLeft w:val="640"/>
      <w:marRight w:val="0"/>
      <w:marTop w:val="0"/>
      <w:marBottom w:val="0"/>
      <w:divBdr>
        <w:top w:val="none" w:sz="0" w:space="0" w:color="auto"/>
        <w:left w:val="none" w:sz="0" w:space="0" w:color="auto"/>
        <w:bottom w:val="none" w:sz="0" w:space="0" w:color="auto"/>
        <w:right w:val="none" w:sz="0" w:space="0" w:color="auto"/>
      </w:divBdr>
    </w:div>
    <w:div w:id="1975675543">
      <w:marLeft w:val="640"/>
      <w:marRight w:val="0"/>
      <w:marTop w:val="0"/>
      <w:marBottom w:val="0"/>
      <w:divBdr>
        <w:top w:val="none" w:sz="0" w:space="0" w:color="auto"/>
        <w:left w:val="none" w:sz="0" w:space="0" w:color="auto"/>
        <w:bottom w:val="none" w:sz="0" w:space="0" w:color="auto"/>
        <w:right w:val="none" w:sz="0" w:space="0" w:color="auto"/>
      </w:divBdr>
    </w:div>
    <w:div w:id="1975676615">
      <w:marLeft w:val="640"/>
      <w:marRight w:val="0"/>
      <w:marTop w:val="0"/>
      <w:marBottom w:val="0"/>
      <w:divBdr>
        <w:top w:val="none" w:sz="0" w:space="0" w:color="auto"/>
        <w:left w:val="none" w:sz="0" w:space="0" w:color="auto"/>
        <w:bottom w:val="none" w:sz="0" w:space="0" w:color="auto"/>
        <w:right w:val="none" w:sz="0" w:space="0" w:color="auto"/>
      </w:divBdr>
    </w:div>
    <w:div w:id="1976788362">
      <w:marLeft w:val="640"/>
      <w:marRight w:val="0"/>
      <w:marTop w:val="0"/>
      <w:marBottom w:val="0"/>
      <w:divBdr>
        <w:top w:val="none" w:sz="0" w:space="0" w:color="auto"/>
        <w:left w:val="none" w:sz="0" w:space="0" w:color="auto"/>
        <w:bottom w:val="none" w:sz="0" w:space="0" w:color="auto"/>
        <w:right w:val="none" w:sz="0" w:space="0" w:color="auto"/>
      </w:divBdr>
    </w:div>
    <w:div w:id="1976794998">
      <w:marLeft w:val="640"/>
      <w:marRight w:val="0"/>
      <w:marTop w:val="0"/>
      <w:marBottom w:val="0"/>
      <w:divBdr>
        <w:top w:val="none" w:sz="0" w:space="0" w:color="auto"/>
        <w:left w:val="none" w:sz="0" w:space="0" w:color="auto"/>
        <w:bottom w:val="none" w:sz="0" w:space="0" w:color="auto"/>
        <w:right w:val="none" w:sz="0" w:space="0" w:color="auto"/>
      </w:divBdr>
    </w:div>
    <w:div w:id="1976909703">
      <w:marLeft w:val="640"/>
      <w:marRight w:val="0"/>
      <w:marTop w:val="0"/>
      <w:marBottom w:val="0"/>
      <w:divBdr>
        <w:top w:val="none" w:sz="0" w:space="0" w:color="auto"/>
        <w:left w:val="none" w:sz="0" w:space="0" w:color="auto"/>
        <w:bottom w:val="none" w:sz="0" w:space="0" w:color="auto"/>
        <w:right w:val="none" w:sz="0" w:space="0" w:color="auto"/>
      </w:divBdr>
    </w:div>
    <w:div w:id="1976983470">
      <w:marLeft w:val="640"/>
      <w:marRight w:val="0"/>
      <w:marTop w:val="0"/>
      <w:marBottom w:val="0"/>
      <w:divBdr>
        <w:top w:val="none" w:sz="0" w:space="0" w:color="auto"/>
        <w:left w:val="none" w:sz="0" w:space="0" w:color="auto"/>
        <w:bottom w:val="none" w:sz="0" w:space="0" w:color="auto"/>
        <w:right w:val="none" w:sz="0" w:space="0" w:color="auto"/>
      </w:divBdr>
    </w:div>
    <w:div w:id="1977829412">
      <w:marLeft w:val="640"/>
      <w:marRight w:val="0"/>
      <w:marTop w:val="0"/>
      <w:marBottom w:val="0"/>
      <w:divBdr>
        <w:top w:val="none" w:sz="0" w:space="0" w:color="auto"/>
        <w:left w:val="none" w:sz="0" w:space="0" w:color="auto"/>
        <w:bottom w:val="none" w:sz="0" w:space="0" w:color="auto"/>
        <w:right w:val="none" w:sz="0" w:space="0" w:color="auto"/>
      </w:divBdr>
    </w:div>
    <w:div w:id="1977831830">
      <w:marLeft w:val="640"/>
      <w:marRight w:val="0"/>
      <w:marTop w:val="0"/>
      <w:marBottom w:val="0"/>
      <w:divBdr>
        <w:top w:val="none" w:sz="0" w:space="0" w:color="auto"/>
        <w:left w:val="none" w:sz="0" w:space="0" w:color="auto"/>
        <w:bottom w:val="none" w:sz="0" w:space="0" w:color="auto"/>
        <w:right w:val="none" w:sz="0" w:space="0" w:color="auto"/>
      </w:divBdr>
    </w:div>
    <w:div w:id="1978099518">
      <w:marLeft w:val="640"/>
      <w:marRight w:val="0"/>
      <w:marTop w:val="0"/>
      <w:marBottom w:val="0"/>
      <w:divBdr>
        <w:top w:val="none" w:sz="0" w:space="0" w:color="auto"/>
        <w:left w:val="none" w:sz="0" w:space="0" w:color="auto"/>
        <w:bottom w:val="none" w:sz="0" w:space="0" w:color="auto"/>
        <w:right w:val="none" w:sz="0" w:space="0" w:color="auto"/>
      </w:divBdr>
    </w:div>
    <w:div w:id="1978293963">
      <w:marLeft w:val="640"/>
      <w:marRight w:val="0"/>
      <w:marTop w:val="0"/>
      <w:marBottom w:val="0"/>
      <w:divBdr>
        <w:top w:val="none" w:sz="0" w:space="0" w:color="auto"/>
        <w:left w:val="none" w:sz="0" w:space="0" w:color="auto"/>
        <w:bottom w:val="none" w:sz="0" w:space="0" w:color="auto"/>
        <w:right w:val="none" w:sz="0" w:space="0" w:color="auto"/>
      </w:divBdr>
    </w:div>
    <w:div w:id="1978299722">
      <w:marLeft w:val="640"/>
      <w:marRight w:val="0"/>
      <w:marTop w:val="0"/>
      <w:marBottom w:val="0"/>
      <w:divBdr>
        <w:top w:val="none" w:sz="0" w:space="0" w:color="auto"/>
        <w:left w:val="none" w:sz="0" w:space="0" w:color="auto"/>
        <w:bottom w:val="none" w:sz="0" w:space="0" w:color="auto"/>
        <w:right w:val="none" w:sz="0" w:space="0" w:color="auto"/>
      </w:divBdr>
    </w:div>
    <w:div w:id="1978340860">
      <w:marLeft w:val="640"/>
      <w:marRight w:val="0"/>
      <w:marTop w:val="0"/>
      <w:marBottom w:val="0"/>
      <w:divBdr>
        <w:top w:val="none" w:sz="0" w:space="0" w:color="auto"/>
        <w:left w:val="none" w:sz="0" w:space="0" w:color="auto"/>
        <w:bottom w:val="none" w:sz="0" w:space="0" w:color="auto"/>
        <w:right w:val="none" w:sz="0" w:space="0" w:color="auto"/>
      </w:divBdr>
    </w:div>
    <w:div w:id="1979258165">
      <w:marLeft w:val="640"/>
      <w:marRight w:val="0"/>
      <w:marTop w:val="0"/>
      <w:marBottom w:val="0"/>
      <w:divBdr>
        <w:top w:val="none" w:sz="0" w:space="0" w:color="auto"/>
        <w:left w:val="none" w:sz="0" w:space="0" w:color="auto"/>
        <w:bottom w:val="none" w:sz="0" w:space="0" w:color="auto"/>
        <w:right w:val="none" w:sz="0" w:space="0" w:color="auto"/>
      </w:divBdr>
    </w:div>
    <w:div w:id="1980333382">
      <w:marLeft w:val="640"/>
      <w:marRight w:val="0"/>
      <w:marTop w:val="0"/>
      <w:marBottom w:val="0"/>
      <w:divBdr>
        <w:top w:val="none" w:sz="0" w:space="0" w:color="auto"/>
        <w:left w:val="none" w:sz="0" w:space="0" w:color="auto"/>
        <w:bottom w:val="none" w:sz="0" w:space="0" w:color="auto"/>
        <w:right w:val="none" w:sz="0" w:space="0" w:color="auto"/>
      </w:divBdr>
    </w:div>
    <w:div w:id="1981231673">
      <w:marLeft w:val="640"/>
      <w:marRight w:val="0"/>
      <w:marTop w:val="0"/>
      <w:marBottom w:val="0"/>
      <w:divBdr>
        <w:top w:val="none" w:sz="0" w:space="0" w:color="auto"/>
        <w:left w:val="none" w:sz="0" w:space="0" w:color="auto"/>
        <w:bottom w:val="none" w:sz="0" w:space="0" w:color="auto"/>
        <w:right w:val="none" w:sz="0" w:space="0" w:color="auto"/>
      </w:divBdr>
    </w:div>
    <w:div w:id="1981379607">
      <w:marLeft w:val="640"/>
      <w:marRight w:val="0"/>
      <w:marTop w:val="0"/>
      <w:marBottom w:val="0"/>
      <w:divBdr>
        <w:top w:val="none" w:sz="0" w:space="0" w:color="auto"/>
        <w:left w:val="none" w:sz="0" w:space="0" w:color="auto"/>
        <w:bottom w:val="none" w:sz="0" w:space="0" w:color="auto"/>
        <w:right w:val="none" w:sz="0" w:space="0" w:color="auto"/>
      </w:divBdr>
    </w:div>
    <w:div w:id="1982028975">
      <w:marLeft w:val="640"/>
      <w:marRight w:val="0"/>
      <w:marTop w:val="0"/>
      <w:marBottom w:val="0"/>
      <w:divBdr>
        <w:top w:val="none" w:sz="0" w:space="0" w:color="auto"/>
        <w:left w:val="none" w:sz="0" w:space="0" w:color="auto"/>
        <w:bottom w:val="none" w:sz="0" w:space="0" w:color="auto"/>
        <w:right w:val="none" w:sz="0" w:space="0" w:color="auto"/>
      </w:divBdr>
    </w:div>
    <w:div w:id="1982074029">
      <w:marLeft w:val="640"/>
      <w:marRight w:val="0"/>
      <w:marTop w:val="0"/>
      <w:marBottom w:val="0"/>
      <w:divBdr>
        <w:top w:val="none" w:sz="0" w:space="0" w:color="auto"/>
        <w:left w:val="none" w:sz="0" w:space="0" w:color="auto"/>
        <w:bottom w:val="none" w:sz="0" w:space="0" w:color="auto"/>
        <w:right w:val="none" w:sz="0" w:space="0" w:color="auto"/>
      </w:divBdr>
    </w:div>
    <w:div w:id="1982805604">
      <w:marLeft w:val="640"/>
      <w:marRight w:val="0"/>
      <w:marTop w:val="0"/>
      <w:marBottom w:val="0"/>
      <w:divBdr>
        <w:top w:val="none" w:sz="0" w:space="0" w:color="auto"/>
        <w:left w:val="none" w:sz="0" w:space="0" w:color="auto"/>
        <w:bottom w:val="none" w:sz="0" w:space="0" w:color="auto"/>
        <w:right w:val="none" w:sz="0" w:space="0" w:color="auto"/>
      </w:divBdr>
    </w:div>
    <w:div w:id="1982879560">
      <w:marLeft w:val="640"/>
      <w:marRight w:val="0"/>
      <w:marTop w:val="0"/>
      <w:marBottom w:val="0"/>
      <w:divBdr>
        <w:top w:val="none" w:sz="0" w:space="0" w:color="auto"/>
        <w:left w:val="none" w:sz="0" w:space="0" w:color="auto"/>
        <w:bottom w:val="none" w:sz="0" w:space="0" w:color="auto"/>
        <w:right w:val="none" w:sz="0" w:space="0" w:color="auto"/>
      </w:divBdr>
    </w:div>
    <w:div w:id="1982924281">
      <w:marLeft w:val="640"/>
      <w:marRight w:val="0"/>
      <w:marTop w:val="0"/>
      <w:marBottom w:val="0"/>
      <w:divBdr>
        <w:top w:val="none" w:sz="0" w:space="0" w:color="auto"/>
        <w:left w:val="none" w:sz="0" w:space="0" w:color="auto"/>
        <w:bottom w:val="none" w:sz="0" w:space="0" w:color="auto"/>
        <w:right w:val="none" w:sz="0" w:space="0" w:color="auto"/>
      </w:divBdr>
    </w:div>
    <w:div w:id="1983805694">
      <w:marLeft w:val="640"/>
      <w:marRight w:val="0"/>
      <w:marTop w:val="0"/>
      <w:marBottom w:val="0"/>
      <w:divBdr>
        <w:top w:val="none" w:sz="0" w:space="0" w:color="auto"/>
        <w:left w:val="none" w:sz="0" w:space="0" w:color="auto"/>
        <w:bottom w:val="none" w:sz="0" w:space="0" w:color="auto"/>
        <w:right w:val="none" w:sz="0" w:space="0" w:color="auto"/>
      </w:divBdr>
    </w:div>
    <w:div w:id="1984002040">
      <w:marLeft w:val="640"/>
      <w:marRight w:val="0"/>
      <w:marTop w:val="0"/>
      <w:marBottom w:val="0"/>
      <w:divBdr>
        <w:top w:val="none" w:sz="0" w:space="0" w:color="auto"/>
        <w:left w:val="none" w:sz="0" w:space="0" w:color="auto"/>
        <w:bottom w:val="none" w:sz="0" w:space="0" w:color="auto"/>
        <w:right w:val="none" w:sz="0" w:space="0" w:color="auto"/>
      </w:divBdr>
    </w:div>
    <w:div w:id="1984433269">
      <w:marLeft w:val="640"/>
      <w:marRight w:val="0"/>
      <w:marTop w:val="0"/>
      <w:marBottom w:val="0"/>
      <w:divBdr>
        <w:top w:val="none" w:sz="0" w:space="0" w:color="auto"/>
        <w:left w:val="none" w:sz="0" w:space="0" w:color="auto"/>
        <w:bottom w:val="none" w:sz="0" w:space="0" w:color="auto"/>
        <w:right w:val="none" w:sz="0" w:space="0" w:color="auto"/>
      </w:divBdr>
    </w:div>
    <w:div w:id="1984843094">
      <w:marLeft w:val="640"/>
      <w:marRight w:val="0"/>
      <w:marTop w:val="0"/>
      <w:marBottom w:val="0"/>
      <w:divBdr>
        <w:top w:val="none" w:sz="0" w:space="0" w:color="auto"/>
        <w:left w:val="none" w:sz="0" w:space="0" w:color="auto"/>
        <w:bottom w:val="none" w:sz="0" w:space="0" w:color="auto"/>
        <w:right w:val="none" w:sz="0" w:space="0" w:color="auto"/>
      </w:divBdr>
    </w:div>
    <w:div w:id="1985311857">
      <w:marLeft w:val="640"/>
      <w:marRight w:val="0"/>
      <w:marTop w:val="0"/>
      <w:marBottom w:val="0"/>
      <w:divBdr>
        <w:top w:val="none" w:sz="0" w:space="0" w:color="auto"/>
        <w:left w:val="none" w:sz="0" w:space="0" w:color="auto"/>
        <w:bottom w:val="none" w:sz="0" w:space="0" w:color="auto"/>
        <w:right w:val="none" w:sz="0" w:space="0" w:color="auto"/>
      </w:divBdr>
    </w:div>
    <w:div w:id="1986347797">
      <w:marLeft w:val="640"/>
      <w:marRight w:val="0"/>
      <w:marTop w:val="0"/>
      <w:marBottom w:val="0"/>
      <w:divBdr>
        <w:top w:val="none" w:sz="0" w:space="0" w:color="auto"/>
        <w:left w:val="none" w:sz="0" w:space="0" w:color="auto"/>
        <w:bottom w:val="none" w:sz="0" w:space="0" w:color="auto"/>
        <w:right w:val="none" w:sz="0" w:space="0" w:color="auto"/>
      </w:divBdr>
    </w:div>
    <w:div w:id="1986884308">
      <w:marLeft w:val="640"/>
      <w:marRight w:val="0"/>
      <w:marTop w:val="0"/>
      <w:marBottom w:val="0"/>
      <w:divBdr>
        <w:top w:val="none" w:sz="0" w:space="0" w:color="auto"/>
        <w:left w:val="none" w:sz="0" w:space="0" w:color="auto"/>
        <w:bottom w:val="none" w:sz="0" w:space="0" w:color="auto"/>
        <w:right w:val="none" w:sz="0" w:space="0" w:color="auto"/>
      </w:divBdr>
    </w:div>
    <w:div w:id="1987276530">
      <w:marLeft w:val="640"/>
      <w:marRight w:val="0"/>
      <w:marTop w:val="0"/>
      <w:marBottom w:val="0"/>
      <w:divBdr>
        <w:top w:val="none" w:sz="0" w:space="0" w:color="auto"/>
        <w:left w:val="none" w:sz="0" w:space="0" w:color="auto"/>
        <w:bottom w:val="none" w:sz="0" w:space="0" w:color="auto"/>
        <w:right w:val="none" w:sz="0" w:space="0" w:color="auto"/>
      </w:divBdr>
    </w:div>
    <w:div w:id="1987464376">
      <w:marLeft w:val="640"/>
      <w:marRight w:val="0"/>
      <w:marTop w:val="0"/>
      <w:marBottom w:val="0"/>
      <w:divBdr>
        <w:top w:val="none" w:sz="0" w:space="0" w:color="auto"/>
        <w:left w:val="none" w:sz="0" w:space="0" w:color="auto"/>
        <w:bottom w:val="none" w:sz="0" w:space="0" w:color="auto"/>
        <w:right w:val="none" w:sz="0" w:space="0" w:color="auto"/>
      </w:divBdr>
    </w:div>
    <w:div w:id="1988168324">
      <w:marLeft w:val="640"/>
      <w:marRight w:val="0"/>
      <w:marTop w:val="0"/>
      <w:marBottom w:val="0"/>
      <w:divBdr>
        <w:top w:val="none" w:sz="0" w:space="0" w:color="auto"/>
        <w:left w:val="none" w:sz="0" w:space="0" w:color="auto"/>
        <w:bottom w:val="none" w:sz="0" w:space="0" w:color="auto"/>
        <w:right w:val="none" w:sz="0" w:space="0" w:color="auto"/>
      </w:divBdr>
    </w:div>
    <w:div w:id="1988364001">
      <w:marLeft w:val="640"/>
      <w:marRight w:val="0"/>
      <w:marTop w:val="0"/>
      <w:marBottom w:val="0"/>
      <w:divBdr>
        <w:top w:val="none" w:sz="0" w:space="0" w:color="auto"/>
        <w:left w:val="none" w:sz="0" w:space="0" w:color="auto"/>
        <w:bottom w:val="none" w:sz="0" w:space="0" w:color="auto"/>
        <w:right w:val="none" w:sz="0" w:space="0" w:color="auto"/>
      </w:divBdr>
    </w:div>
    <w:div w:id="1989891904">
      <w:marLeft w:val="640"/>
      <w:marRight w:val="0"/>
      <w:marTop w:val="0"/>
      <w:marBottom w:val="0"/>
      <w:divBdr>
        <w:top w:val="none" w:sz="0" w:space="0" w:color="auto"/>
        <w:left w:val="none" w:sz="0" w:space="0" w:color="auto"/>
        <w:bottom w:val="none" w:sz="0" w:space="0" w:color="auto"/>
        <w:right w:val="none" w:sz="0" w:space="0" w:color="auto"/>
      </w:divBdr>
    </w:div>
    <w:div w:id="1990209744">
      <w:marLeft w:val="640"/>
      <w:marRight w:val="0"/>
      <w:marTop w:val="0"/>
      <w:marBottom w:val="0"/>
      <w:divBdr>
        <w:top w:val="none" w:sz="0" w:space="0" w:color="auto"/>
        <w:left w:val="none" w:sz="0" w:space="0" w:color="auto"/>
        <w:bottom w:val="none" w:sz="0" w:space="0" w:color="auto"/>
        <w:right w:val="none" w:sz="0" w:space="0" w:color="auto"/>
      </w:divBdr>
    </w:div>
    <w:div w:id="1990549910">
      <w:marLeft w:val="640"/>
      <w:marRight w:val="0"/>
      <w:marTop w:val="0"/>
      <w:marBottom w:val="0"/>
      <w:divBdr>
        <w:top w:val="none" w:sz="0" w:space="0" w:color="auto"/>
        <w:left w:val="none" w:sz="0" w:space="0" w:color="auto"/>
        <w:bottom w:val="none" w:sz="0" w:space="0" w:color="auto"/>
        <w:right w:val="none" w:sz="0" w:space="0" w:color="auto"/>
      </w:divBdr>
    </w:div>
    <w:div w:id="1990590586">
      <w:marLeft w:val="640"/>
      <w:marRight w:val="0"/>
      <w:marTop w:val="0"/>
      <w:marBottom w:val="0"/>
      <w:divBdr>
        <w:top w:val="none" w:sz="0" w:space="0" w:color="auto"/>
        <w:left w:val="none" w:sz="0" w:space="0" w:color="auto"/>
        <w:bottom w:val="none" w:sz="0" w:space="0" w:color="auto"/>
        <w:right w:val="none" w:sz="0" w:space="0" w:color="auto"/>
      </w:divBdr>
    </w:div>
    <w:div w:id="1990742825">
      <w:marLeft w:val="640"/>
      <w:marRight w:val="0"/>
      <w:marTop w:val="0"/>
      <w:marBottom w:val="0"/>
      <w:divBdr>
        <w:top w:val="none" w:sz="0" w:space="0" w:color="auto"/>
        <w:left w:val="none" w:sz="0" w:space="0" w:color="auto"/>
        <w:bottom w:val="none" w:sz="0" w:space="0" w:color="auto"/>
        <w:right w:val="none" w:sz="0" w:space="0" w:color="auto"/>
      </w:divBdr>
    </w:div>
    <w:div w:id="1991327562">
      <w:marLeft w:val="640"/>
      <w:marRight w:val="0"/>
      <w:marTop w:val="0"/>
      <w:marBottom w:val="0"/>
      <w:divBdr>
        <w:top w:val="none" w:sz="0" w:space="0" w:color="auto"/>
        <w:left w:val="none" w:sz="0" w:space="0" w:color="auto"/>
        <w:bottom w:val="none" w:sz="0" w:space="0" w:color="auto"/>
        <w:right w:val="none" w:sz="0" w:space="0" w:color="auto"/>
      </w:divBdr>
    </w:div>
    <w:div w:id="1991860651">
      <w:marLeft w:val="640"/>
      <w:marRight w:val="0"/>
      <w:marTop w:val="0"/>
      <w:marBottom w:val="0"/>
      <w:divBdr>
        <w:top w:val="none" w:sz="0" w:space="0" w:color="auto"/>
        <w:left w:val="none" w:sz="0" w:space="0" w:color="auto"/>
        <w:bottom w:val="none" w:sz="0" w:space="0" w:color="auto"/>
        <w:right w:val="none" w:sz="0" w:space="0" w:color="auto"/>
      </w:divBdr>
    </w:div>
    <w:div w:id="1992321465">
      <w:marLeft w:val="640"/>
      <w:marRight w:val="0"/>
      <w:marTop w:val="0"/>
      <w:marBottom w:val="0"/>
      <w:divBdr>
        <w:top w:val="none" w:sz="0" w:space="0" w:color="auto"/>
        <w:left w:val="none" w:sz="0" w:space="0" w:color="auto"/>
        <w:bottom w:val="none" w:sz="0" w:space="0" w:color="auto"/>
        <w:right w:val="none" w:sz="0" w:space="0" w:color="auto"/>
      </w:divBdr>
    </w:div>
    <w:div w:id="1992440963">
      <w:marLeft w:val="640"/>
      <w:marRight w:val="0"/>
      <w:marTop w:val="0"/>
      <w:marBottom w:val="0"/>
      <w:divBdr>
        <w:top w:val="none" w:sz="0" w:space="0" w:color="auto"/>
        <w:left w:val="none" w:sz="0" w:space="0" w:color="auto"/>
        <w:bottom w:val="none" w:sz="0" w:space="0" w:color="auto"/>
        <w:right w:val="none" w:sz="0" w:space="0" w:color="auto"/>
      </w:divBdr>
    </w:div>
    <w:div w:id="1993361978">
      <w:marLeft w:val="640"/>
      <w:marRight w:val="0"/>
      <w:marTop w:val="0"/>
      <w:marBottom w:val="0"/>
      <w:divBdr>
        <w:top w:val="none" w:sz="0" w:space="0" w:color="auto"/>
        <w:left w:val="none" w:sz="0" w:space="0" w:color="auto"/>
        <w:bottom w:val="none" w:sz="0" w:space="0" w:color="auto"/>
        <w:right w:val="none" w:sz="0" w:space="0" w:color="auto"/>
      </w:divBdr>
    </w:div>
    <w:div w:id="1993678759">
      <w:marLeft w:val="640"/>
      <w:marRight w:val="0"/>
      <w:marTop w:val="0"/>
      <w:marBottom w:val="0"/>
      <w:divBdr>
        <w:top w:val="none" w:sz="0" w:space="0" w:color="auto"/>
        <w:left w:val="none" w:sz="0" w:space="0" w:color="auto"/>
        <w:bottom w:val="none" w:sz="0" w:space="0" w:color="auto"/>
        <w:right w:val="none" w:sz="0" w:space="0" w:color="auto"/>
      </w:divBdr>
    </w:div>
    <w:div w:id="1994478791">
      <w:marLeft w:val="640"/>
      <w:marRight w:val="0"/>
      <w:marTop w:val="0"/>
      <w:marBottom w:val="0"/>
      <w:divBdr>
        <w:top w:val="none" w:sz="0" w:space="0" w:color="auto"/>
        <w:left w:val="none" w:sz="0" w:space="0" w:color="auto"/>
        <w:bottom w:val="none" w:sz="0" w:space="0" w:color="auto"/>
        <w:right w:val="none" w:sz="0" w:space="0" w:color="auto"/>
      </w:divBdr>
    </w:div>
    <w:div w:id="1994992630">
      <w:marLeft w:val="640"/>
      <w:marRight w:val="0"/>
      <w:marTop w:val="0"/>
      <w:marBottom w:val="0"/>
      <w:divBdr>
        <w:top w:val="none" w:sz="0" w:space="0" w:color="auto"/>
        <w:left w:val="none" w:sz="0" w:space="0" w:color="auto"/>
        <w:bottom w:val="none" w:sz="0" w:space="0" w:color="auto"/>
        <w:right w:val="none" w:sz="0" w:space="0" w:color="auto"/>
      </w:divBdr>
    </w:div>
    <w:div w:id="1995255959">
      <w:marLeft w:val="640"/>
      <w:marRight w:val="0"/>
      <w:marTop w:val="0"/>
      <w:marBottom w:val="0"/>
      <w:divBdr>
        <w:top w:val="none" w:sz="0" w:space="0" w:color="auto"/>
        <w:left w:val="none" w:sz="0" w:space="0" w:color="auto"/>
        <w:bottom w:val="none" w:sz="0" w:space="0" w:color="auto"/>
        <w:right w:val="none" w:sz="0" w:space="0" w:color="auto"/>
      </w:divBdr>
    </w:div>
    <w:div w:id="1995793237">
      <w:marLeft w:val="640"/>
      <w:marRight w:val="0"/>
      <w:marTop w:val="0"/>
      <w:marBottom w:val="0"/>
      <w:divBdr>
        <w:top w:val="none" w:sz="0" w:space="0" w:color="auto"/>
        <w:left w:val="none" w:sz="0" w:space="0" w:color="auto"/>
        <w:bottom w:val="none" w:sz="0" w:space="0" w:color="auto"/>
        <w:right w:val="none" w:sz="0" w:space="0" w:color="auto"/>
      </w:divBdr>
    </w:div>
    <w:div w:id="1996834710">
      <w:marLeft w:val="640"/>
      <w:marRight w:val="0"/>
      <w:marTop w:val="0"/>
      <w:marBottom w:val="0"/>
      <w:divBdr>
        <w:top w:val="none" w:sz="0" w:space="0" w:color="auto"/>
        <w:left w:val="none" w:sz="0" w:space="0" w:color="auto"/>
        <w:bottom w:val="none" w:sz="0" w:space="0" w:color="auto"/>
        <w:right w:val="none" w:sz="0" w:space="0" w:color="auto"/>
      </w:divBdr>
    </w:div>
    <w:div w:id="1997028231">
      <w:marLeft w:val="640"/>
      <w:marRight w:val="0"/>
      <w:marTop w:val="0"/>
      <w:marBottom w:val="0"/>
      <w:divBdr>
        <w:top w:val="none" w:sz="0" w:space="0" w:color="auto"/>
        <w:left w:val="none" w:sz="0" w:space="0" w:color="auto"/>
        <w:bottom w:val="none" w:sz="0" w:space="0" w:color="auto"/>
        <w:right w:val="none" w:sz="0" w:space="0" w:color="auto"/>
      </w:divBdr>
    </w:div>
    <w:div w:id="1997806826">
      <w:marLeft w:val="640"/>
      <w:marRight w:val="0"/>
      <w:marTop w:val="0"/>
      <w:marBottom w:val="0"/>
      <w:divBdr>
        <w:top w:val="none" w:sz="0" w:space="0" w:color="auto"/>
        <w:left w:val="none" w:sz="0" w:space="0" w:color="auto"/>
        <w:bottom w:val="none" w:sz="0" w:space="0" w:color="auto"/>
        <w:right w:val="none" w:sz="0" w:space="0" w:color="auto"/>
      </w:divBdr>
    </w:div>
    <w:div w:id="1999534790">
      <w:marLeft w:val="640"/>
      <w:marRight w:val="0"/>
      <w:marTop w:val="0"/>
      <w:marBottom w:val="0"/>
      <w:divBdr>
        <w:top w:val="none" w:sz="0" w:space="0" w:color="auto"/>
        <w:left w:val="none" w:sz="0" w:space="0" w:color="auto"/>
        <w:bottom w:val="none" w:sz="0" w:space="0" w:color="auto"/>
        <w:right w:val="none" w:sz="0" w:space="0" w:color="auto"/>
      </w:divBdr>
    </w:div>
    <w:div w:id="1999535355">
      <w:marLeft w:val="640"/>
      <w:marRight w:val="0"/>
      <w:marTop w:val="0"/>
      <w:marBottom w:val="0"/>
      <w:divBdr>
        <w:top w:val="none" w:sz="0" w:space="0" w:color="auto"/>
        <w:left w:val="none" w:sz="0" w:space="0" w:color="auto"/>
        <w:bottom w:val="none" w:sz="0" w:space="0" w:color="auto"/>
        <w:right w:val="none" w:sz="0" w:space="0" w:color="auto"/>
      </w:divBdr>
    </w:div>
    <w:div w:id="2000576462">
      <w:marLeft w:val="640"/>
      <w:marRight w:val="0"/>
      <w:marTop w:val="0"/>
      <w:marBottom w:val="0"/>
      <w:divBdr>
        <w:top w:val="none" w:sz="0" w:space="0" w:color="auto"/>
        <w:left w:val="none" w:sz="0" w:space="0" w:color="auto"/>
        <w:bottom w:val="none" w:sz="0" w:space="0" w:color="auto"/>
        <w:right w:val="none" w:sz="0" w:space="0" w:color="auto"/>
      </w:divBdr>
    </w:div>
    <w:div w:id="2000646032">
      <w:marLeft w:val="640"/>
      <w:marRight w:val="0"/>
      <w:marTop w:val="0"/>
      <w:marBottom w:val="0"/>
      <w:divBdr>
        <w:top w:val="none" w:sz="0" w:space="0" w:color="auto"/>
        <w:left w:val="none" w:sz="0" w:space="0" w:color="auto"/>
        <w:bottom w:val="none" w:sz="0" w:space="0" w:color="auto"/>
        <w:right w:val="none" w:sz="0" w:space="0" w:color="auto"/>
      </w:divBdr>
    </w:div>
    <w:div w:id="2001040056">
      <w:marLeft w:val="640"/>
      <w:marRight w:val="0"/>
      <w:marTop w:val="0"/>
      <w:marBottom w:val="0"/>
      <w:divBdr>
        <w:top w:val="none" w:sz="0" w:space="0" w:color="auto"/>
        <w:left w:val="none" w:sz="0" w:space="0" w:color="auto"/>
        <w:bottom w:val="none" w:sz="0" w:space="0" w:color="auto"/>
        <w:right w:val="none" w:sz="0" w:space="0" w:color="auto"/>
      </w:divBdr>
    </w:div>
    <w:div w:id="2001229036">
      <w:marLeft w:val="640"/>
      <w:marRight w:val="0"/>
      <w:marTop w:val="0"/>
      <w:marBottom w:val="0"/>
      <w:divBdr>
        <w:top w:val="none" w:sz="0" w:space="0" w:color="auto"/>
        <w:left w:val="none" w:sz="0" w:space="0" w:color="auto"/>
        <w:bottom w:val="none" w:sz="0" w:space="0" w:color="auto"/>
        <w:right w:val="none" w:sz="0" w:space="0" w:color="auto"/>
      </w:divBdr>
    </w:div>
    <w:div w:id="2001764037">
      <w:marLeft w:val="640"/>
      <w:marRight w:val="0"/>
      <w:marTop w:val="0"/>
      <w:marBottom w:val="0"/>
      <w:divBdr>
        <w:top w:val="none" w:sz="0" w:space="0" w:color="auto"/>
        <w:left w:val="none" w:sz="0" w:space="0" w:color="auto"/>
        <w:bottom w:val="none" w:sz="0" w:space="0" w:color="auto"/>
        <w:right w:val="none" w:sz="0" w:space="0" w:color="auto"/>
      </w:divBdr>
    </w:div>
    <w:div w:id="2002081500">
      <w:marLeft w:val="640"/>
      <w:marRight w:val="0"/>
      <w:marTop w:val="0"/>
      <w:marBottom w:val="0"/>
      <w:divBdr>
        <w:top w:val="none" w:sz="0" w:space="0" w:color="auto"/>
        <w:left w:val="none" w:sz="0" w:space="0" w:color="auto"/>
        <w:bottom w:val="none" w:sz="0" w:space="0" w:color="auto"/>
        <w:right w:val="none" w:sz="0" w:space="0" w:color="auto"/>
      </w:divBdr>
    </w:div>
    <w:div w:id="2004309277">
      <w:marLeft w:val="640"/>
      <w:marRight w:val="0"/>
      <w:marTop w:val="0"/>
      <w:marBottom w:val="0"/>
      <w:divBdr>
        <w:top w:val="none" w:sz="0" w:space="0" w:color="auto"/>
        <w:left w:val="none" w:sz="0" w:space="0" w:color="auto"/>
        <w:bottom w:val="none" w:sz="0" w:space="0" w:color="auto"/>
        <w:right w:val="none" w:sz="0" w:space="0" w:color="auto"/>
      </w:divBdr>
    </w:div>
    <w:div w:id="2004626388">
      <w:marLeft w:val="640"/>
      <w:marRight w:val="0"/>
      <w:marTop w:val="0"/>
      <w:marBottom w:val="0"/>
      <w:divBdr>
        <w:top w:val="none" w:sz="0" w:space="0" w:color="auto"/>
        <w:left w:val="none" w:sz="0" w:space="0" w:color="auto"/>
        <w:bottom w:val="none" w:sz="0" w:space="0" w:color="auto"/>
        <w:right w:val="none" w:sz="0" w:space="0" w:color="auto"/>
      </w:divBdr>
    </w:div>
    <w:div w:id="2005474574">
      <w:marLeft w:val="640"/>
      <w:marRight w:val="0"/>
      <w:marTop w:val="0"/>
      <w:marBottom w:val="0"/>
      <w:divBdr>
        <w:top w:val="none" w:sz="0" w:space="0" w:color="auto"/>
        <w:left w:val="none" w:sz="0" w:space="0" w:color="auto"/>
        <w:bottom w:val="none" w:sz="0" w:space="0" w:color="auto"/>
        <w:right w:val="none" w:sz="0" w:space="0" w:color="auto"/>
      </w:divBdr>
    </w:div>
    <w:div w:id="2006082022">
      <w:marLeft w:val="640"/>
      <w:marRight w:val="0"/>
      <w:marTop w:val="0"/>
      <w:marBottom w:val="0"/>
      <w:divBdr>
        <w:top w:val="none" w:sz="0" w:space="0" w:color="auto"/>
        <w:left w:val="none" w:sz="0" w:space="0" w:color="auto"/>
        <w:bottom w:val="none" w:sz="0" w:space="0" w:color="auto"/>
        <w:right w:val="none" w:sz="0" w:space="0" w:color="auto"/>
      </w:divBdr>
    </w:div>
    <w:div w:id="2006546571">
      <w:marLeft w:val="640"/>
      <w:marRight w:val="0"/>
      <w:marTop w:val="0"/>
      <w:marBottom w:val="0"/>
      <w:divBdr>
        <w:top w:val="none" w:sz="0" w:space="0" w:color="auto"/>
        <w:left w:val="none" w:sz="0" w:space="0" w:color="auto"/>
        <w:bottom w:val="none" w:sz="0" w:space="0" w:color="auto"/>
        <w:right w:val="none" w:sz="0" w:space="0" w:color="auto"/>
      </w:divBdr>
    </w:div>
    <w:div w:id="2006930024">
      <w:marLeft w:val="640"/>
      <w:marRight w:val="0"/>
      <w:marTop w:val="0"/>
      <w:marBottom w:val="0"/>
      <w:divBdr>
        <w:top w:val="none" w:sz="0" w:space="0" w:color="auto"/>
        <w:left w:val="none" w:sz="0" w:space="0" w:color="auto"/>
        <w:bottom w:val="none" w:sz="0" w:space="0" w:color="auto"/>
        <w:right w:val="none" w:sz="0" w:space="0" w:color="auto"/>
      </w:divBdr>
    </w:div>
    <w:div w:id="2007367828">
      <w:marLeft w:val="640"/>
      <w:marRight w:val="0"/>
      <w:marTop w:val="0"/>
      <w:marBottom w:val="0"/>
      <w:divBdr>
        <w:top w:val="none" w:sz="0" w:space="0" w:color="auto"/>
        <w:left w:val="none" w:sz="0" w:space="0" w:color="auto"/>
        <w:bottom w:val="none" w:sz="0" w:space="0" w:color="auto"/>
        <w:right w:val="none" w:sz="0" w:space="0" w:color="auto"/>
      </w:divBdr>
    </w:div>
    <w:div w:id="2007902937">
      <w:marLeft w:val="640"/>
      <w:marRight w:val="0"/>
      <w:marTop w:val="0"/>
      <w:marBottom w:val="0"/>
      <w:divBdr>
        <w:top w:val="none" w:sz="0" w:space="0" w:color="auto"/>
        <w:left w:val="none" w:sz="0" w:space="0" w:color="auto"/>
        <w:bottom w:val="none" w:sz="0" w:space="0" w:color="auto"/>
        <w:right w:val="none" w:sz="0" w:space="0" w:color="auto"/>
      </w:divBdr>
    </w:div>
    <w:div w:id="2008173449">
      <w:marLeft w:val="640"/>
      <w:marRight w:val="0"/>
      <w:marTop w:val="0"/>
      <w:marBottom w:val="0"/>
      <w:divBdr>
        <w:top w:val="none" w:sz="0" w:space="0" w:color="auto"/>
        <w:left w:val="none" w:sz="0" w:space="0" w:color="auto"/>
        <w:bottom w:val="none" w:sz="0" w:space="0" w:color="auto"/>
        <w:right w:val="none" w:sz="0" w:space="0" w:color="auto"/>
      </w:divBdr>
    </w:div>
    <w:div w:id="2008289888">
      <w:marLeft w:val="640"/>
      <w:marRight w:val="0"/>
      <w:marTop w:val="0"/>
      <w:marBottom w:val="0"/>
      <w:divBdr>
        <w:top w:val="none" w:sz="0" w:space="0" w:color="auto"/>
        <w:left w:val="none" w:sz="0" w:space="0" w:color="auto"/>
        <w:bottom w:val="none" w:sz="0" w:space="0" w:color="auto"/>
        <w:right w:val="none" w:sz="0" w:space="0" w:color="auto"/>
      </w:divBdr>
    </w:div>
    <w:div w:id="2008557532">
      <w:marLeft w:val="640"/>
      <w:marRight w:val="0"/>
      <w:marTop w:val="0"/>
      <w:marBottom w:val="0"/>
      <w:divBdr>
        <w:top w:val="none" w:sz="0" w:space="0" w:color="auto"/>
        <w:left w:val="none" w:sz="0" w:space="0" w:color="auto"/>
        <w:bottom w:val="none" w:sz="0" w:space="0" w:color="auto"/>
        <w:right w:val="none" w:sz="0" w:space="0" w:color="auto"/>
      </w:divBdr>
    </w:div>
    <w:div w:id="2009942953">
      <w:marLeft w:val="640"/>
      <w:marRight w:val="0"/>
      <w:marTop w:val="0"/>
      <w:marBottom w:val="0"/>
      <w:divBdr>
        <w:top w:val="none" w:sz="0" w:space="0" w:color="auto"/>
        <w:left w:val="none" w:sz="0" w:space="0" w:color="auto"/>
        <w:bottom w:val="none" w:sz="0" w:space="0" w:color="auto"/>
        <w:right w:val="none" w:sz="0" w:space="0" w:color="auto"/>
      </w:divBdr>
    </w:div>
    <w:div w:id="2011253411">
      <w:marLeft w:val="640"/>
      <w:marRight w:val="0"/>
      <w:marTop w:val="0"/>
      <w:marBottom w:val="0"/>
      <w:divBdr>
        <w:top w:val="none" w:sz="0" w:space="0" w:color="auto"/>
        <w:left w:val="none" w:sz="0" w:space="0" w:color="auto"/>
        <w:bottom w:val="none" w:sz="0" w:space="0" w:color="auto"/>
        <w:right w:val="none" w:sz="0" w:space="0" w:color="auto"/>
      </w:divBdr>
    </w:div>
    <w:div w:id="2012564654">
      <w:marLeft w:val="640"/>
      <w:marRight w:val="0"/>
      <w:marTop w:val="0"/>
      <w:marBottom w:val="0"/>
      <w:divBdr>
        <w:top w:val="none" w:sz="0" w:space="0" w:color="auto"/>
        <w:left w:val="none" w:sz="0" w:space="0" w:color="auto"/>
        <w:bottom w:val="none" w:sz="0" w:space="0" w:color="auto"/>
        <w:right w:val="none" w:sz="0" w:space="0" w:color="auto"/>
      </w:divBdr>
    </w:div>
    <w:div w:id="2013532221">
      <w:marLeft w:val="640"/>
      <w:marRight w:val="0"/>
      <w:marTop w:val="0"/>
      <w:marBottom w:val="0"/>
      <w:divBdr>
        <w:top w:val="none" w:sz="0" w:space="0" w:color="auto"/>
        <w:left w:val="none" w:sz="0" w:space="0" w:color="auto"/>
        <w:bottom w:val="none" w:sz="0" w:space="0" w:color="auto"/>
        <w:right w:val="none" w:sz="0" w:space="0" w:color="auto"/>
      </w:divBdr>
    </w:div>
    <w:div w:id="2013682487">
      <w:marLeft w:val="640"/>
      <w:marRight w:val="0"/>
      <w:marTop w:val="0"/>
      <w:marBottom w:val="0"/>
      <w:divBdr>
        <w:top w:val="none" w:sz="0" w:space="0" w:color="auto"/>
        <w:left w:val="none" w:sz="0" w:space="0" w:color="auto"/>
        <w:bottom w:val="none" w:sz="0" w:space="0" w:color="auto"/>
        <w:right w:val="none" w:sz="0" w:space="0" w:color="auto"/>
      </w:divBdr>
    </w:div>
    <w:div w:id="2013989789">
      <w:marLeft w:val="640"/>
      <w:marRight w:val="0"/>
      <w:marTop w:val="0"/>
      <w:marBottom w:val="0"/>
      <w:divBdr>
        <w:top w:val="none" w:sz="0" w:space="0" w:color="auto"/>
        <w:left w:val="none" w:sz="0" w:space="0" w:color="auto"/>
        <w:bottom w:val="none" w:sz="0" w:space="0" w:color="auto"/>
        <w:right w:val="none" w:sz="0" w:space="0" w:color="auto"/>
      </w:divBdr>
    </w:div>
    <w:div w:id="2015380396">
      <w:marLeft w:val="640"/>
      <w:marRight w:val="0"/>
      <w:marTop w:val="0"/>
      <w:marBottom w:val="0"/>
      <w:divBdr>
        <w:top w:val="none" w:sz="0" w:space="0" w:color="auto"/>
        <w:left w:val="none" w:sz="0" w:space="0" w:color="auto"/>
        <w:bottom w:val="none" w:sz="0" w:space="0" w:color="auto"/>
        <w:right w:val="none" w:sz="0" w:space="0" w:color="auto"/>
      </w:divBdr>
    </w:div>
    <w:div w:id="2015761179">
      <w:marLeft w:val="640"/>
      <w:marRight w:val="0"/>
      <w:marTop w:val="0"/>
      <w:marBottom w:val="0"/>
      <w:divBdr>
        <w:top w:val="none" w:sz="0" w:space="0" w:color="auto"/>
        <w:left w:val="none" w:sz="0" w:space="0" w:color="auto"/>
        <w:bottom w:val="none" w:sz="0" w:space="0" w:color="auto"/>
        <w:right w:val="none" w:sz="0" w:space="0" w:color="auto"/>
      </w:divBdr>
    </w:div>
    <w:div w:id="2016767022">
      <w:marLeft w:val="640"/>
      <w:marRight w:val="0"/>
      <w:marTop w:val="0"/>
      <w:marBottom w:val="0"/>
      <w:divBdr>
        <w:top w:val="none" w:sz="0" w:space="0" w:color="auto"/>
        <w:left w:val="none" w:sz="0" w:space="0" w:color="auto"/>
        <w:bottom w:val="none" w:sz="0" w:space="0" w:color="auto"/>
        <w:right w:val="none" w:sz="0" w:space="0" w:color="auto"/>
      </w:divBdr>
    </w:div>
    <w:div w:id="2017265619">
      <w:marLeft w:val="640"/>
      <w:marRight w:val="0"/>
      <w:marTop w:val="0"/>
      <w:marBottom w:val="0"/>
      <w:divBdr>
        <w:top w:val="none" w:sz="0" w:space="0" w:color="auto"/>
        <w:left w:val="none" w:sz="0" w:space="0" w:color="auto"/>
        <w:bottom w:val="none" w:sz="0" w:space="0" w:color="auto"/>
        <w:right w:val="none" w:sz="0" w:space="0" w:color="auto"/>
      </w:divBdr>
    </w:div>
    <w:div w:id="2018070076">
      <w:marLeft w:val="640"/>
      <w:marRight w:val="0"/>
      <w:marTop w:val="0"/>
      <w:marBottom w:val="0"/>
      <w:divBdr>
        <w:top w:val="none" w:sz="0" w:space="0" w:color="auto"/>
        <w:left w:val="none" w:sz="0" w:space="0" w:color="auto"/>
        <w:bottom w:val="none" w:sz="0" w:space="0" w:color="auto"/>
        <w:right w:val="none" w:sz="0" w:space="0" w:color="auto"/>
      </w:divBdr>
    </w:div>
    <w:div w:id="2018461034">
      <w:marLeft w:val="640"/>
      <w:marRight w:val="0"/>
      <w:marTop w:val="0"/>
      <w:marBottom w:val="0"/>
      <w:divBdr>
        <w:top w:val="none" w:sz="0" w:space="0" w:color="auto"/>
        <w:left w:val="none" w:sz="0" w:space="0" w:color="auto"/>
        <w:bottom w:val="none" w:sz="0" w:space="0" w:color="auto"/>
        <w:right w:val="none" w:sz="0" w:space="0" w:color="auto"/>
      </w:divBdr>
    </w:div>
    <w:div w:id="2018536956">
      <w:marLeft w:val="640"/>
      <w:marRight w:val="0"/>
      <w:marTop w:val="0"/>
      <w:marBottom w:val="0"/>
      <w:divBdr>
        <w:top w:val="none" w:sz="0" w:space="0" w:color="auto"/>
        <w:left w:val="none" w:sz="0" w:space="0" w:color="auto"/>
        <w:bottom w:val="none" w:sz="0" w:space="0" w:color="auto"/>
        <w:right w:val="none" w:sz="0" w:space="0" w:color="auto"/>
      </w:divBdr>
    </w:div>
    <w:div w:id="2019114809">
      <w:marLeft w:val="640"/>
      <w:marRight w:val="0"/>
      <w:marTop w:val="0"/>
      <w:marBottom w:val="0"/>
      <w:divBdr>
        <w:top w:val="none" w:sz="0" w:space="0" w:color="auto"/>
        <w:left w:val="none" w:sz="0" w:space="0" w:color="auto"/>
        <w:bottom w:val="none" w:sz="0" w:space="0" w:color="auto"/>
        <w:right w:val="none" w:sz="0" w:space="0" w:color="auto"/>
      </w:divBdr>
    </w:div>
    <w:div w:id="2019234048">
      <w:marLeft w:val="640"/>
      <w:marRight w:val="0"/>
      <w:marTop w:val="0"/>
      <w:marBottom w:val="0"/>
      <w:divBdr>
        <w:top w:val="none" w:sz="0" w:space="0" w:color="auto"/>
        <w:left w:val="none" w:sz="0" w:space="0" w:color="auto"/>
        <w:bottom w:val="none" w:sz="0" w:space="0" w:color="auto"/>
        <w:right w:val="none" w:sz="0" w:space="0" w:color="auto"/>
      </w:divBdr>
    </w:div>
    <w:div w:id="2019504891">
      <w:marLeft w:val="640"/>
      <w:marRight w:val="0"/>
      <w:marTop w:val="0"/>
      <w:marBottom w:val="0"/>
      <w:divBdr>
        <w:top w:val="none" w:sz="0" w:space="0" w:color="auto"/>
        <w:left w:val="none" w:sz="0" w:space="0" w:color="auto"/>
        <w:bottom w:val="none" w:sz="0" w:space="0" w:color="auto"/>
        <w:right w:val="none" w:sz="0" w:space="0" w:color="auto"/>
      </w:divBdr>
    </w:div>
    <w:div w:id="2020034642">
      <w:marLeft w:val="640"/>
      <w:marRight w:val="0"/>
      <w:marTop w:val="0"/>
      <w:marBottom w:val="0"/>
      <w:divBdr>
        <w:top w:val="none" w:sz="0" w:space="0" w:color="auto"/>
        <w:left w:val="none" w:sz="0" w:space="0" w:color="auto"/>
        <w:bottom w:val="none" w:sz="0" w:space="0" w:color="auto"/>
        <w:right w:val="none" w:sz="0" w:space="0" w:color="auto"/>
      </w:divBdr>
    </w:div>
    <w:div w:id="2020347262">
      <w:marLeft w:val="640"/>
      <w:marRight w:val="0"/>
      <w:marTop w:val="0"/>
      <w:marBottom w:val="0"/>
      <w:divBdr>
        <w:top w:val="none" w:sz="0" w:space="0" w:color="auto"/>
        <w:left w:val="none" w:sz="0" w:space="0" w:color="auto"/>
        <w:bottom w:val="none" w:sz="0" w:space="0" w:color="auto"/>
        <w:right w:val="none" w:sz="0" w:space="0" w:color="auto"/>
      </w:divBdr>
    </w:div>
    <w:div w:id="2021352628">
      <w:marLeft w:val="640"/>
      <w:marRight w:val="0"/>
      <w:marTop w:val="0"/>
      <w:marBottom w:val="0"/>
      <w:divBdr>
        <w:top w:val="none" w:sz="0" w:space="0" w:color="auto"/>
        <w:left w:val="none" w:sz="0" w:space="0" w:color="auto"/>
        <w:bottom w:val="none" w:sz="0" w:space="0" w:color="auto"/>
        <w:right w:val="none" w:sz="0" w:space="0" w:color="auto"/>
      </w:divBdr>
    </w:div>
    <w:div w:id="2022314346">
      <w:marLeft w:val="640"/>
      <w:marRight w:val="0"/>
      <w:marTop w:val="0"/>
      <w:marBottom w:val="0"/>
      <w:divBdr>
        <w:top w:val="none" w:sz="0" w:space="0" w:color="auto"/>
        <w:left w:val="none" w:sz="0" w:space="0" w:color="auto"/>
        <w:bottom w:val="none" w:sz="0" w:space="0" w:color="auto"/>
        <w:right w:val="none" w:sz="0" w:space="0" w:color="auto"/>
      </w:divBdr>
    </w:div>
    <w:div w:id="2022582313">
      <w:marLeft w:val="640"/>
      <w:marRight w:val="0"/>
      <w:marTop w:val="0"/>
      <w:marBottom w:val="0"/>
      <w:divBdr>
        <w:top w:val="none" w:sz="0" w:space="0" w:color="auto"/>
        <w:left w:val="none" w:sz="0" w:space="0" w:color="auto"/>
        <w:bottom w:val="none" w:sz="0" w:space="0" w:color="auto"/>
        <w:right w:val="none" w:sz="0" w:space="0" w:color="auto"/>
      </w:divBdr>
    </w:div>
    <w:div w:id="2023240768">
      <w:marLeft w:val="640"/>
      <w:marRight w:val="0"/>
      <w:marTop w:val="0"/>
      <w:marBottom w:val="0"/>
      <w:divBdr>
        <w:top w:val="none" w:sz="0" w:space="0" w:color="auto"/>
        <w:left w:val="none" w:sz="0" w:space="0" w:color="auto"/>
        <w:bottom w:val="none" w:sz="0" w:space="0" w:color="auto"/>
        <w:right w:val="none" w:sz="0" w:space="0" w:color="auto"/>
      </w:divBdr>
    </w:div>
    <w:div w:id="2023973971">
      <w:marLeft w:val="640"/>
      <w:marRight w:val="0"/>
      <w:marTop w:val="0"/>
      <w:marBottom w:val="0"/>
      <w:divBdr>
        <w:top w:val="none" w:sz="0" w:space="0" w:color="auto"/>
        <w:left w:val="none" w:sz="0" w:space="0" w:color="auto"/>
        <w:bottom w:val="none" w:sz="0" w:space="0" w:color="auto"/>
        <w:right w:val="none" w:sz="0" w:space="0" w:color="auto"/>
      </w:divBdr>
    </w:div>
    <w:div w:id="2025089256">
      <w:marLeft w:val="640"/>
      <w:marRight w:val="0"/>
      <w:marTop w:val="0"/>
      <w:marBottom w:val="0"/>
      <w:divBdr>
        <w:top w:val="none" w:sz="0" w:space="0" w:color="auto"/>
        <w:left w:val="none" w:sz="0" w:space="0" w:color="auto"/>
        <w:bottom w:val="none" w:sz="0" w:space="0" w:color="auto"/>
        <w:right w:val="none" w:sz="0" w:space="0" w:color="auto"/>
      </w:divBdr>
    </w:div>
    <w:div w:id="2025354165">
      <w:marLeft w:val="640"/>
      <w:marRight w:val="0"/>
      <w:marTop w:val="0"/>
      <w:marBottom w:val="0"/>
      <w:divBdr>
        <w:top w:val="none" w:sz="0" w:space="0" w:color="auto"/>
        <w:left w:val="none" w:sz="0" w:space="0" w:color="auto"/>
        <w:bottom w:val="none" w:sz="0" w:space="0" w:color="auto"/>
        <w:right w:val="none" w:sz="0" w:space="0" w:color="auto"/>
      </w:divBdr>
    </w:div>
    <w:div w:id="2026132582">
      <w:marLeft w:val="640"/>
      <w:marRight w:val="0"/>
      <w:marTop w:val="0"/>
      <w:marBottom w:val="0"/>
      <w:divBdr>
        <w:top w:val="none" w:sz="0" w:space="0" w:color="auto"/>
        <w:left w:val="none" w:sz="0" w:space="0" w:color="auto"/>
        <w:bottom w:val="none" w:sz="0" w:space="0" w:color="auto"/>
        <w:right w:val="none" w:sz="0" w:space="0" w:color="auto"/>
      </w:divBdr>
    </w:div>
    <w:div w:id="2026205930">
      <w:marLeft w:val="640"/>
      <w:marRight w:val="0"/>
      <w:marTop w:val="0"/>
      <w:marBottom w:val="0"/>
      <w:divBdr>
        <w:top w:val="none" w:sz="0" w:space="0" w:color="auto"/>
        <w:left w:val="none" w:sz="0" w:space="0" w:color="auto"/>
        <w:bottom w:val="none" w:sz="0" w:space="0" w:color="auto"/>
        <w:right w:val="none" w:sz="0" w:space="0" w:color="auto"/>
      </w:divBdr>
    </w:div>
    <w:div w:id="2026520321">
      <w:marLeft w:val="640"/>
      <w:marRight w:val="0"/>
      <w:marTop w:val="0"/>
      <w:marBottom w:val="0"/>
      <w:divBdr>
        <w:top w:val="none" w:sz="0" w:space="0" w:color="auto"/>
        <w:left w:val="none" w:sz="0" w:space="0" w:color="auto"/>
        <w:bottom w:val="none" w:sz="0" w:space="0" w:color="auto"/>
        <w:right w:val="none" w:sz="0" w:space="0" w:color="auto"/>
      </w:divBdr>
    </w:div>
    <w:div w:id="2028869962">
      <w:marLeft w:val="640"/>
      <w:marRight w:val="0"/>
      <w:marTop w:val="0"/>
      <w:marBottom w:val="0"/>
      <w:divBdr>
        <w:top w:val="none" w:sz="0" w:space="0" w:color="auto"/>
        <w:left w:val="none" w:sz="0" w:space="0" w:color="auto"/>
        <w:bottom w:val="none" w:sz="0" w:space="0" w:color="auto"/>
        <w:right w:val="none" w:sz="0" w:space="0" w:color="auto"/>
      </w:divBdr>
    </w:div>
    <w:div w:id="2029334666">
      <w:marLeft w:val="640"/>
      <w:marRight w:val="0"/>
      <w:marTop w:val="0"/>
      <w:marBottom w:val="0"/>
      <w:divBdr>
        <w:top w:val="none" w:sz="0" w:space="0" w:color="auto"/>
        <w:left w:val="none" w:sz="0" w:space="0" w:color="auto"/>
        <w:bottom w:val="none" w:sz="0" w:space="0" w:color="auto"/>
        <w:right w:val="none" w:sz="0" w:space="0" w:color="auto"/>
      </w:divBdr>
    </w:div>
    <w:div w:id="2029599110">
      <w:marLeft w:val="640"/>
      <w:marRight w:val="0"/>
      <w:marTop w:val="0"/>
      <w:marBottom w:val="0"/>
      <w:divBdr>
        <w:top w:val="none" w:sz="0" w:space="0" w:color="auto"/>
        <w:left w:val="none" w:sz="0" w:space="0" w:color="auto"/>
        <w:bottom w:val="none" w:sz="0" w:space="0" w:color="auto"/>
        <w:right w:val="none" w:sz="0" w:space="0" w:color="auto"/>
      </w:divBdr>
    </w:div>
    <w:div w:id="2031370948">
      <w:marLeft w:val="640"/>
      <w:marRight w:val="0"/>
      <w:marTop w:val="0"/>
      <w:marBottom w:val="0"/>
      <w:divBdr>
        <w:top w:val="none" w:sz="0" w:space="0" w:color="auto"/>
        <w:left w:val="none" w:sz="0" w:space="0" w:color="auto"/>
        <w:bottom w:val="none" w:sz="0" w:space="0" w:color="auto"/>
        <w:right w:val="none" w:sz="0" w:space="0" w:color="auto"/>
      </w:divBdr>
    </w:div>
    <w:div w:id="2032762221">
      <w:marLeft w:val="640"/>
      <w:marRight w:val="0"/>
      <w:marTop w:val="0"/>
      <w:marBottom w:val="0"/>
      <w:divBdr>
        <w:top w:val="none" w:sz="0" w:space="0" w:color="auto"/>
        <w:left w:val="none" w:sz="0" w:space="0" w:color="auto"/>
        <w:bottom w:val="none" w:sz="0" w:space="0" w:color="auto"/>
        <w:right w:val="none" w:sz="0" w:space="0" w:color="auto"/>
      </w:divBdr>
    </w:div>
    <w:div w:id="2032951591">
      <w:marLeft w:val="640"/>
      <w:marRight w:val="0"/>
      <w:marTop w:val="0"/>
      <w:marBottom w:val="0"/>
      <w:divBdr>
        <w:top w:val="none" w:sz="0" w:space="0" w:color="auto"/>
        <w:left w:val="none" w:sz="0" w:space="0" w:color="auto"/>
        <w:bottom w:val="none" w:sz="0" w:space="0" w:color="auto"/>
        <w:right w:val="none" w:sz="0" w:space="0" w:color="auto"/>
      </w:divBdr>
    </w:div>
    <w:div w:id="2033022242">
      <w:marLeft w:val="640"/>
      <w:marRight w:val="0"/>
      <w:marTop w:val="0"/>
      <w:marBottom w:val="0"/>
      <w:divBdr>
        <w:top w:val="none" w:sz="0" w:space="0" w:color="auto"/>
        <w:left w:val="none" w:sz="0" w:space="0" w:color="auto"/>
        <w:bottom w:val="none" w:sz="0" w:space="0" w:color="auto"/>
        <w:right w:val="none" w:sz="0" w:space="0" w:color="auto"/>
      </w:divBdr>
    </w:div>
    <w:div w:id="2033215350">
      <w:marLeft w:val="640"/>
      <w:marRight w:val="0"/>
      <w:marTop w:val="0"/>
      <w:marBottom w:val="0"/>
      <w:divBdr>
        <w:top w:val="none" w:sz="0" w:space="0" w:color="auto"/>
        <w:left w:val="none" w:sz="0" w:space="0" w:color="auto"/>
        <w:bottom w:val="none" w:sz="0" w:space="0" w:color="auto"/>
        <w:right w:val="none" w:sz="0" w:space="0" w:color="auto"/>
      </w:divBdr>
    </w:div>
    <w:div w:id="2033456715">
      <w:marLeft w:val="640"/>
      <w:marRight w:val="0"/>
      <w:marTop w:val="0"/>
      <w:marBottom w:val="0"/>
      <w:divBdr>
        <w:top w:val="none" w:sz="0" w:space="0" w:color="auto"/>
        <w:left w:val="none" w:sz="0" w:space="0" w:color="auto"/>
        <w:bottom w:val="none" w:sz="0" w:space="0" w:color="auto"/>
        <w:right w:val="none" w:sz="0" w:space="0" w:color="auto"/>
      </w:divBdr>
    </w:div>
    <w:div w:id="2033648233">
      <w:marLeft w:val="640"/>
      <w:marRight w:val="0"/>
      <w:marTop w:val="0"/>
      <w:marBottom w:val="0"/>
      <w:divBdr>
        <w:top w:val="none" w:sz="0" w:space="0" w:color="auto"/>
        <w:left w:val="none" w:sz="0" w:space="0" w:color="auto"/>
        <w:bottom w:val="none" w:sz="0" w:space="0" w:color="auto"/>
        <w:right w:val="none" w:sz="0" w:space="0" w:color="auto"/>
      </w:divBdr>
    </w:div>
    <w:div w:id="2033798268">
      <w:marLeft w:val="640"/>
      <w:marRight w:val="0"/>
      <w:marTop w:val="0"/>
      <w:marBottom w:val="0"/>
      <w:divBdr>
        <w:top w:val="none" w:sz="0" w:space="0" w:color="auto"/>
        <w:left w:val="none" w:sz="0" w:space="0" w:color="auto"/>
        <w:bottom w:val="none" w:sz="0" w:space="0" w:color="auto"/>
        <w:right w:val="none" w:sz="0" w:space="0" w:color="auto"/>
      </w:divBdr>
    </w:div>
    <w:div w:id="2034072270">
      <w:marLeft w:val="640"/>
      <w:marRight w:val="0"/>
      <w:marTop w:val="0"/>
      <w:marBottom w:val="0"/>
      <w:divBdr>
        <w:top w:val="none" w:sz="0" w:space="0" w:color="auto"/>
        <w:left w:val="none" w:sz="0" w:space="0" w:color="auto"/>
        <w:bottom w:val="none" w:sz="0" w:space="0" w:color="auto"/>
        <w:right w:val="none" w:sz="0" w:space="0" w:color="auto"/>
      </w:divBdr>
    </w:div>
    <w:div w:id="2035302691">
      <w:marLeft w:val="640"/>
      <w:marRight w:val="0"/>
      <w:marTop w:val="0"/>
      <w:marBottom w:val="0"/>
      <w:divBdr>
        <w:top w:val="none" w:sz="0" w:space="0" w:color="auto"/>
        <w:left w:val="none" w:sz="0" w:space="0" w:color="auto"/>
        <w:bottom w:val="none" w:sz="0" w:space="0" w:color="auto"/>
        <w:right w:val="none" w:sz="0" w:space="0" w:color="auto"/>
      </w:divBdr>
    </w:div>
    <w:div w:id="2035425901">
      <w:marLeft w:val="640"/>
      <w:marRight w:val="0"/>
      <w:marTop w:val="0"/>
      <w:marBottom w:val="0"/>
      <w:divBdr>
        <w:top w:val="none" w:sz="0" w:space="0" w:color="auto"/>
        <w:left w:val="none" w:sz="0" w:space="0" w:color="auto"/>
        <w:bottom w:val="none" w:sz="0" w:space="0" w:color="auto"/>
        <w:right w:val="none" w:sz="0" w:space="0" w:color="auto"/>
      </w:divBdr>
    </w:div>
    <w:div w:id="2035839664">
      <w:marLeft w:val="640"/>
      <w:marRight w:val="0"/>
      <w:marTop w:val="0"/>
      <w:marBottom w:val="0"/>
      <w:divBdr>
        <w:top w:val="none" w:sz="0" w:space="0" w:color="auto"/>
        <w:left w:val="none" w:sz="0" w:space="0" w:color="auto"/>
        <w:bottom w:val="none" w:sz="0" w:space="0" w:color="auto"/>
        <w:right w:val="none" w:sz="0" w:space="0" w:color="auto"/>
      </w:divBdr>
    </w:div>
    <w:div w:id="2036030763">
      <w:marLeft w:val="640"/>
      <w:marRight w:val="0"/>
      <w:marTop w:val="0"/>
      <w:marBottom w:val="0"/>
      <w:divBdr>
        <w:top w:val="none" w:sz="0" w:space="0" w:color="auto"/>
        <w:left w:val="none" w:sz="0" w:space="0" w:color="auto"/>
        <w:bottom w:val="none" w:sz="0" w:space="0" w:color="auto"/>
        <w:right w:val="none" w:sz="0" w:space="0" w:color="auto"/>
      </w:divBdr>
    </w:div>
    <w:div w:id="2037778374">
      <w:marLeft w:val="640"/>
      <w:marRight w:val="0"/>
      <w:marTop w:val="0"/>
      <w:marBottom w:val="0"/>
      <w:divBdr>
        <w:top w:val="none" w:sz="0" w:space="0" w:color="auto"/>
        <w:left w:val="none" w:sz="0" w:space="0" w:color="auto"/>
        <w:bottom w:val="none" w:sz="0" w:space="0" w:color="auto"/>
        <w:right w:val="none" w:sz="0" w:space="0" w:color="auto"/>
      </w:divBdr>
    </w:div>
    <w:div w:id="2038698050">
      <w:marLeft w:val="640"/>
      <w:marRight w:val="0"/>
      <w:marTop w:val="0"/>
      <w:marBottom w:val="0"/>
      <w:divBdr>
        <w:top w:val="none" w:sz="0" w:space="0" w:color="auto"/>
        <w:left w:val="none" w:sz="0" w:space="0" w:color="auto"/>
        <w:bottom w:val="none" w:sz="0" w:space="0" w:color="auto"/>
        <w:right w:val="none" w:sz="0" w:space="0" w:color="auto"/>
      </w:divBdr>
    </w:div>
    <w:div w:id="2038891293">
      <w:marLeft w:val="640"/>
      <w:marRight w:val="0"/>
      <w:marTop w:val="0"/>
      <w:marBottom w:val="0"/>
      <w:divBdr>
        <w:top w:val="none" w:sz="0" w:space="0" w:color="auto"/>
        <w:left w:val="none" w:sz="0" w:space="0" w:color="auto"/>
        <w:bottom w:val="none" w:sz="0" w:space="0" w:color="auto"/>
        <w:right w:val="none" w:sz="0" w:space="0" w:color="auto"/>
      </w:divBdr>
    </w:div>
    <w:div w:id="2039621604">
      <w:marLeft w:val="640"/>
      <w:marRight w:val="0"/>
      <w:marTop w:val="0"/>
      <w:marBottom w:val="0"/>
      <w:divBdr>
        <w:top w:val="none" w:sz="0" w:space="0" w:color="auto"/>
        <w:left w:val="none" w:sz="0" w:space="0" w:color="auto"/>
        <w:bottom w:val="none" w:sz="0" w:space="0" w:color="auto"/>
        <w:right w:val="none" w:sz="0" w:space="0" w:color="auto"/>
      </w:divBdr>
    </w:div>
    <w:div w:id="2040159709">
      <w:marLeft w:val="640"/>
      <w:marRight w:val="0"/>
      <w:marTop w:val="0"/>
      <w:marBottom w:val="0"/>
      <w:divBdr>
        <w:top w:val="none" w:sz="0" w:space="0" w:color="auto"/>
        <w:left w:val="none" w:sz="0" w:space="0" w:color="auto"/>
        <w:bottom w:val="none" w:sz="0" w:space="0" w:color="auto"/>
        <w:right w:val="none" w:sz="0" w:space="0" w:color="auto"/>
      </w:divBdr>
    </w:div>
    <w:div w:id="2040543483">
      <w:marLeft w:val="640"/>
      <w:marRight w:val="0"/>
      <w:marTop w:val="0"/>
      <w:marBottom w:val="0"/>
      <w:divBdr>
        <w:top w:val="none" w:sz="0" w:space="0" w:color="auto"/>
        <w:left w:val="none" w:sz="0" w:space="0" w:color="auto"/>
        <w:bottom w:val="none" w:sz="0" w:space="0" w:color="auto"/>
        <w:right w:val="none" w:sz="0" w:space="0" w:color="auto"/>
      </w:divBdr>
    </w:div>
    <w:div w:id="2040691876">
      <w:marLeft w:val="640"/>
      <w:marRight w:val="0"/>
      <w:marTop w:val="0"/>
      <w:marBottom w:val="0"/>
      <w:divBdr>
        <w:top w:val="none" w:sz="0" w:space="0" w:color="auto"/>
        <w:left w:val="none" w:sz="0" w:space="0" w:color="auto"/>
        <w:bottom w:val="none" w:sz="0" w:space="0" w:color="auto"/>
        <w:right w:val="none" w:sz="0" w:space="0" w:color="auto"/>
      </w:divBdr>
    </w:div>
    <w:div w:id="2041124798">
      <w:marLeft w:val="640"/>
      <w:marRight w:val="0"/>
      <w:marTop w:val="0"/>
      <w:marBottom w:val="0"/>
      <w:divBdr>
        <w:top w:val="none" w:sz="0" w:space="0" w:color="auto"/>
        <w:left w:val="none" w:sz="0" w:space="0" w:color="auto"/>
        <w:bottom w:val="none" w:sz="0" w:space="0" w:color="auto"/>
        <w:right w:val="none" w:sz="0" w:space="0" w:color="auto"/>
      </w:divBdr>
    </w:div>
    <w:div w:id="2041853801">
      <w:marLeft w:val="640"/>
      <w:marRight w:val="0"/>
      <w:marTop w:val="0"/>
      <w:marBottom w:val="0"/>
      <w:divBdr>
        <w:top w:val="none" w:sz="0" w:space="0" w:color="auto"/>
        <w:left w:val="none" w:sz="0" w:space="0" w:color="auto"/>
        <w:bottom w:val="none" w:sz="0" w:space="0" w:color="auto"/>
        <w:right w:val="none" w:sz="0" w:space="0" w:color="auto"/>
      </w:divBdr>
    </w:div>
    <w:div w:id="2042590581">
      <w:marLeft w:val="640"/>
      <w:marRight w:val="0"/>
      <w:marTop w:val="0"/>
      <w:marBottom w:val="0"/>
      <w:divBdr>
        <w:top w:val="none" w:sz="0" w:space="0" w:color="auto"/>
        <w:left w:val="none" w:sz="0" w:space="0" w:color="auto"/>
        <w:bottom w:val="none" w:sz="0" w:space="0" w:color="auto"/>
        <w:right w:val="none" w:sz="0" w:space="0" w:color="auto"/>
      </w:divBdr>
    </w:div>
    <w:div w:id="2045708997">
      <w:marLeft w:val="640"/>
      <w:marRight w:val="0"/>
      <w:marTop w:val="0"/>
      <w:marBottom w:val="0"/>
      <w:divBdr>
        <w:top w:val="none" w:sz="0" w:space="0" w:color="auto"/>
        <w:left w:val="none" w:sz="0" w:space="0" w:color="auto"/>
        <w:bottom w:val="none" w:sz="0" w:space="0" w:color="auto"/>
        <w:right w:val="none" w:sz="0" w:space="0" w:color="auto"/>
      </w:divBdr>
    </w:div>
    <w:div w:id="2046060569">
      <w:marLeft w:val="640"/>
      <w:marRight w:val="0"/>
      <w:marTop w:val="0"/>
      <w:marBottom w:val="0"/>
      <w:divBdr>
        <w:top w:val="none" w:sz="0" w:space="0" w:color="auto"/>
        <w:left w:val="none" w:sz="0" w:space="0" w:color="auto"/>
        <w:bottom w:val="none" w:sz="0" w:space="0" w:color="auto"/>
        <w:right w:val="none" w:sz="0" w:space="0" w:color="auto"/>
      </w:divBdr>
    </w:div>
    <w:div w:id="2046708329">
      <w:marLeft w:val="640"/>
      <w:marRight w:val="0"/>
      <w:marTop w:val="0"/>
      <w:marBottom w:val="0"/>
      <w:divBdr>
        <w:top w:val="none" w:sz="0" w:space="0" w:color="auto"/>
        <w:left w:val="none" w:sz="0" w:space="0" w:color="auto"/>
        <w:bottom w:val="none" w:sz="0" w:space="0" w:color="auto"/>
        <w:right w:val="none" w:sz="0" w:space="0" w:color="auto"/>
      </w:divBdr>
    </w:div>
    <w:div w:id="2046909068">
      <w:marLeft w:val="640"/>
      <w:marRight w:val="0"/>
      <w:marTop w:val="0"/>
      <w:marBottom w:val="0"/>
      <w:divBdr>
        <w:top w:val="none" w:sz="0" w:space="0" w:color="auto"/>
        <w:left w:val="none" w:sz="0" w:space="0" w:color="auto"/>
        <w:bottom w:val="none" w:sz="0" w:space="0" w:color="auto"/>
        <w:right w:val="none" w:sz="0" w:space="0" w:color="auto"/>
      </w:divBdr>
    </w:div>
    <w:div w:id="2047410905">
      <w:marLeft w:val="640"/>
      <w:marRight w:val="0"/>
      <w:marTop w:val="0"/>
      <w:marBottom w:val="0"/>
      <w:divBdr>
        <w:top w:val="none" w:sz="0" w:space="0" w:color="auto"/>
        <w:left w:val="none" w:sz="0" w:space="0" w:color="auto"/>
        <w:bottom w:val="none" w:sz="0" w:space="0" w:color="auto"/>
        <w:right w:val="none" w:sz="0" w:space="0" w:color="auto"/>
      </w:divBdr>
    </w:div>
    <w:div w:id="2047636017">
      <w:marLeft w:val="640"/>
      <w:marRight w:val="0"/>
      <w:marTop w:val="0"/>
      <w:marBottom w:val="0"/>
      <w:divBdr>
        <w:top w:val="none" w:sz="0" w:space="0" w:color="auto"/>
        <w:left w:val="none" w:sz="0" w:space="0" w:color="auto"/>
        <w:bottom w:val="none" w:sz="0" w:space="0" w:color="auto"/>
        <w:right w:val="none" w:sz="0" w:space="0" w:color="auto"/>
      </w:divBdr>
    </w:div>
    <w:div w:id="2047828978">
      <w:marLeft w:val="640"/>
      <w:marRight w:val="0"/>
      <w:marTop w:val="0"/>
      <w:marBottom w:val="0"/>
      <w:divBdr>
        <w:top w:val="none" w:sz="0" w:space="0" w:color="auto"/>
        <w:left w:val="none" w:sz="0" w:space="0" w:color="auto"/>
        <w:bottom w:val="none" w:sz="0" w:space="0" w:color="auto"/>
        <w:right w:val="none" w:sz="0" w:space="0" w:color="auto"/>
      </w:divBdr>
    </w:div>
    <w:div w:id="2047869636">
      <w:marLeft w:val="640"/>
      <w:marRight w:val="0"/>
      <w:marTop w:val="0"/>
      <w:marBottom w:val="0"/>
      <w:divBdr>
        <w:top w:val="none" w:sz="0" w:space="0" w:color="auto"/>
        <w:left w:val="none" w:sz="0" w:space="0" w:color="auto"/>
        <w:bottom w:val="none" w:sz="0" w:space="0" w:color="auto"/>
        <w:right w:val="none" w:sz="0" w:space="0" w:color="auto"/>
      </w:divBdr>
    </w:div>
    <w:div w:id="2047946160">
      <w:marLeft w:val="640"/>
      <w:marRight w:val="0"/>
      <w:marTop w:val="0"/>
      <w:marBottom w:val="0"/>
      <w:divBdr>
        <w:top w:val="none" w:sz="0" w:space="0" w:color="auto"/>
        <w:left w:val="none" w:sz="0" w:space="0" w:color="auto"/>
        <w:bottom w:val="none" w:sz="0" w:space="0" w:color="auto"/>
        <w:right w:val="none" w:sz="0" w:space="0" w:color="auto"/>
      </w:divBdr>
    </w:div>
    <w:div w:id="2048216073">
      <w:marLeft w:val="640"/>
      <w:marRight w:val="0"/>
      <w:marTop w:val="0"/>
      <w:marBottom w:val="0"/>
      <w:divBdr>
        <w:top w:val="none" w:sz="0" w:space="0" w:color="auto"/>
        <w:left w:val="none" w:sz="0" w:space="0" w:color="auto"/>
        <w:bottom w:val="none" w:sz="0" w:space="0" w:color="auto"/>
        <w:right w:val="none" w:sz="0" w:space="0" w:color="auto"/>
      </w:divBdr>
    </w:div>
    <w:div w:id="2048525681">
      <w:marLeft w:val="640"/>
      <w:marRight w:val="0"/>
      <w:marTop w:val="0"/>
      <w:marBottom w:val="0"/>
      <w:divBdr>
        <w:top w:val="none" w:sz="0" w:space="0" w:color="auto"/>
        <w:left w:val="none" w:sz="0" w:space="0" w:color="auto"/>
        <w:bottom w:val="none" w:sz="0" w:space="0" w:color="auto"/>
        <w:right w:val="none" w:sz="0" w:space="0" w:color="auto"/>
      </w:divBdr>
    </w:div>
    <w:div w:id="2049865806">
      <w:marLeft w:val="640"/>
      <w:marRight w:val="0"/>
      <w:marTop w:val="0"/>
      <w:marBottom w:val="0"/>
      <w:divBdr>
        <w:top w:val="none" w:sz="0" w:space="0" w:color="auto"/>
        <w:left w:val="none" w:sz="0" w:space="0" w:color="auto"/>
        <w:bottom w:val="none" w:sz="0" w:space="0" w:color="auto"/>
        <w:right w:val="none" w:sz="0" w:space="0" w:color="auto"/>
      </w:divBdr>
    </w:div>
    <w:div w:id="2051110084">
      <w:marLeft w:val="640"/>
      <w:marRight w:val="0"/>
      <w:marTop w:val="0"/>
      <w:marBottom w:val="0"/>
      <w:divBdr>
        <w:top w:val="none" w:sz="0" w:space="0" w:color="auto"/>
        <w:left w:val="none" w:sz="0" w:space="0" w:color="auto"/>
        <w:bottom w:val="none" w:sz="0" w:space="0" w:color="auto"/>
        <w:right w:val="none" w:sz="0" w:space="0" w:color="auto"/>
      </w:divBdr>
    </w:div>
    <w:div w:id="2051294913">
      <w:marLeft w:val="640"/>
      <w:marRight w:val="0"/>
      <w:marTop w:val="0"/>
      <w:marBottom w:val="0"/>
      <w:divBdr>
        <w:top w:val="none" w:sz="0" w:space="0" w:color="auto"/>
        <w:left w:val="none" w:sz="0" w:space="0" w:color="auto"/>
        <w:bottom w:val="none" w:sz="0" w:space="0" w:color="auto"/>
        <w:right w:val="none" w:sz="0" w:space="0" w:color="auto"/>
      </w:divBdr>
    </w:div>
    <w:div w:id="2052070503">
      <w:marLeft w:val="640"/>
      <w:marRight w:val="0"/>
      <w:marTop w:val="0"/>
      <w:marBottom w:val="0"/>
      <w:divBdr>
        <w:top w:val="none" w:sz="0" w:space="0" w:color="auto"/>
        <w:left w:val="none" w:sz="0" w:space="0" w:color="auto"/>
        <w:bottom w:val="none" w:sz="0" w:space="0" w:color="auto"/>
        <w:right w:val="none" w:sz="0" w:space="0" w:color="auto"/>
      </w:divBdr>
    </w:div>
    <w:div w:id="2052874237">
      <w:marLeft w:val="640"/>
      <w:marRight w:val="0"/>
      <w:marTop w:val="0"/>
      <w:marBottom w:val="0"/>
      <w:divBdr>
        <w:top w:val="none" w:sz="0" w:space="0" w:color="auto"/>
        <w:left w:val="none" w:sz="0" w:space="0" w:color="auto"/>
        <w:bottom w:val="none" w:sz="0" w:space="0" w:color="auto"/>
        <w:right w:val="none" w:sz="0" w:space="0" w:color="auto"/>
      </w:divBdr>
    </w:div>
    <w:div w:id="2052876833">
      <w:marLeft w:val="640"/>
      <w:marRight w:val="0"/>
      <w:marTop w:val="0"/>
      <w:marBottom w:val="0"/>
      <w:divBdr>
        <w:top w:val="none" w:sz="0" w:space="0" w:color="auto"/>
        <w:left w:val="none" w:sz="0" w:space="0" w:color="auto"/>
        <w:bottom w:val="none" w:sz="0" w:space="0" w:color="auto"/>
        <w:right w:val="none" w:sz="0" w:space="0" w:color="auto"/>
      </w:divBdr>
    </w:div>
    <w:div w:id="2053383772">
      <w:marLeft w:val="640"/>
      <w:marRight w:val="0"/>
      <w:marTop w:val="0"/>
      <w:marBottom w:val="0"/>
      <w:divBdr>
        <w:top w:val="none" w:sz="0" w:space="0" w:color="auto"/>
        <w:left w:val="none" w:sz="0" w:space="0" w:color="auto"/>
        <w:bottom w:val="none" w:sz="0" w:space="0" w:color="auto"/>
        <w:right w:val="none" w:sz="0" w:space="0" w:color="auto"/>
      </w:divBdr>
    </w:div>
    <w:div w:id="2054499569">
      <w:marLeft w:val="640"/>
      <w:marRight w:val="0"/>
      <w:marTop w:val="0"/>
      <w:marBottom w:val="0"/>
      <w:divBdr>
        <w:top w:val="none" w:sz="0" w:space="0" w:color="auto"/>
        <w:left w:val="none" w:sz="0" w:space="0" w:color="auto"/>
        <w:bottom w:val="none" w:sz="0" w:space="0" w:color="auto"/>
        <w:right w:val="none" w:sz="0" w:space="0" w:color="auto"/>
      </w:divBdr>
    </w:div>
    <w:div w:id="2055037438">
      <w:marLeft w:val="640"/>
      <w:marRight w:val="0"/>
      <w:marTop w:val="0"/>
      <w:marBottom w:val="0"/>
      <w:divBdr>
        <w:top w:val="none" w:sz="0" w:space="0" w:color="auto"/>
        <w:left w:val="none" w:sz="0" w:space="0" w:color="auto"/>
        <w:bottom w:val="none" w:sz="0" w:space="0" w:color="auto"/>
        <w:right w:val="none" w:sz="0" w:space="0" w:color="auto"/>
      </w:divBdr>
    </w:div>
    <w:div w:id="2055232783">
      <w:marLeft w:val="640"/>
      <w:marRight w:val="0"/>
      <w:marTop w:val="0"/>
      <w:marBottom w:val="0"/>
      <w:divBdr>
        <w:top w:val="none" w:sz="0" w:space="0" w:color="auto"/>
        <w:left w:val="none" w:sz="0" w:space="0" w:color="auto"/>
        <w:bottom w:val="none" w:sz="0" w:space="0" w:color="auto"/>
        <w:right w:val="none" w:sz="0" w:space="0" w:color="auto"/>
      </w:divBdr>
    </w:div>
    <w:div w:id="2055421426">
      <w:marLeft w:val="640"/>
      <w:marRight w:val="0"/>
      <w:marTop w:val="0"/>
      <w:marBottom w:val="0"/>
      <w:divBdr>
        <w:top w:val="none" w:sz="0" w:space="0" w:color="auto"/>
        <w:left w:val="none" w:sz="0" w:space="0" w:color="auto"/>
        <w:bottom w:val="none" w:sz="0" w:space="0" w:color="auto"/>
        <w:right w:val="none" w:sz="0" w:space="0" w:color="auto"/>
      </w:divBdr>
    </w:div>
    <w:div w:id="2056736489">
      <w:marLeft w:val="640"/>
      <w:marRight w:val="0"/>
      <w:marTop w:val="0"/>
      <w:marBottom w:val="0"/>
      <w:divBdr>
        <w:top w:val="none" w:sz="0" w:space="0" w:color="auto"/>
        <w:left w:val="none" w:sz="0" w:space="0" w:color="auto"/>
        <w:bottom w:val="none" w:sz="0" w:space="0" w:color="auto"/>
        <w:right w:val="none" w:sz="0" w:space="0" w:color="auto"/>
      </w:divBdr>
    </w:div>
    <w:div w:id="2059429951">
      <w:marLeft w:val="640"/>
      <w:marRight w:val="0"/>
      <w:marTop w:val="0"/>
      <w:marBottom w:val="0"/>
      <w:divBdr>
        <w:top w:val="none" w:sz="0" w:space="0" w:color="auto"/>
        <w:left w:val="none" w:sz="0" w:space="0" w:color="auto"/>
        <w:bottom w:val="none" w:sz="0" w:space="0" w:color="auto"/>
        <w:right w:val="none" w:sz="0" w:space="0" w:color="auto"/>
      </w:divBdr>
    </w:div>
    <w:div w:id="2060084081">
      <w:marLeft w:val="640"/>
      <w:marRight w:val="0"/>
      <w:marTop w:val="0"/>
      <w:marBottom w:val="0"/>
      <w:divBdr>
        <w:top w:val="none" w:sz="0" w:space="0" w:color="auto"/>
        <w:left w:val="none" w:sz="0" w:space="0" w:color="auto"/>
        <w:bottom w:val="none" w:sz="0" w:space="0" w:color="auto"/>
        <w:right w:val="none" w:sz="0" w:space="0" w:color="auto"/>
      </w:divBdr>
    </w:div>
    <w:div w:id="2060278206">
      <w:marLeft w:val="640"/>
      <w:marRight w:val="0"/>
      <w:marTop w:val="0"/>
      <w:marBottom w:val="0"/>
      <w:divBdr>
        <w:top w:val="none" w:sz="0" w:space="0" w:color="auto"/>
        <w:left w:val="none" w:sz="0" w:space="0" w:color="auto"/>
        <w:bottom w:val="none" w:sz="0" w:space="0" w:color="auto"/>
        <w:right w:val="none" w:sz="0" w:space="0" w:color="auto"/>
      </w:divBdr>
    </w:div>
    <w:div w:id="2062171729">
      <w:marLeft w:val="640"/>
      <w:marRight w:val="0"/>
      <w:marTop w:val="0"/>
      <w:marBottom w:val="0"/>
      <w:divBdr>
        <w:top w:val="none" w:sz="0" w:space="0" w:color="auto"/>
        <w:left w:val="none" w:sz="0" w:space="0" w:color="auto"/>
        <w:bottom w:val="none" w:sz="0" w:space="0" w:color="auto"/>
        <w:right w:val="none" w:sz="0" w:space="0" w:color="auto"/>
      </w:divBdr>
    </w:div>
    <w:div w:id="2062704254">
      <w:marLeft w:val="640"/>
      <w:marRight w:val="0"/>
      <w:marTop w:val="0"/>
      <w:marBottom w:val="0"/>
      <w:divBdr>
        <w:top w:val="none" w:sz="0" w:space="0" w:color="auto"/>
        <w:left w:val="none" w:sz="0" w:space="0" w:color="auto"/>
        <w:bottom w:val="none" w:sz="0" w:space="0" w:color="auto"/>
        <w:right w:val="none" w:sz="0" w:space="0" w:color="auto"/>
      </w:divBdr>
    </w:div>
    <w:div w:id="2063751170">
      <w:marLeft w:val="640"/>
      <w:marRight w:val="0"/>
      <w:marTop w:val="0"/>
      <w:marBottom w:val="0"/>
      <w:divBdr>
        <w:top w:val="none" w:sz="0" w:space="0" w:color="auto"/>
        <w:left w:val="none" w:sz="0" w:space="0" w:color="auto"/>
        <w:bottom w:val="none" w:sz="0" w:space="0" w:color="auto"/>
        <w:right w:val="none" w:sz="0" w:space="0" w:color="auto"/>
      </w:divBdr>
    </w:div>
    <w:div w:id="2064712641">
      <w:marLeft w:val="640"/>
      <w:marRight w:val="0"/>
      <w:marTop w:val="0"/>
      <w:marBottom w:val="0"/>
      <w:divBdr>
        <w:top w:val="none" w:sz="0" w:space="0" w:color="auto"/>
        <w:left w:val="none" w:sz="0" w:space="0" w:color="auto"/>
        <w:bottom w:val="none" w:sz="0" w:space="0" w:color="auto"/>
        <w:right w:val="none" w:sz="0" w:space="0" w:color="auto"/>
      </w:divBdr>
    </w:div>
    <w:div w:id="2064910052">
      <w:marLeft w:val="640"/>
      <w:marRight w:val="0"/>
      <w:marTop w:val="0"/>
      <w:marBottom w:val="0"/>
      <w:divBdr>
        <w:top w:val="none" w:sz="0" w:space="0" w:color="auto"/>
        <w:left w:val="none" w:sz="0" w:space="0" w:color="auto"/>
        <w:bottom w:val="none" w:sz="0" w:space="0" w:color="auto"/>
        <w:right w:val="none" w:sz="0" w:space="0" w:color="auto"/>
      </w:divBdr>
    </w:div>
    <w:div w:id="2066022540">
      <w:marLeft w:val="640"/>
      <w:marRight w:val="0"/>
      <w:marTop w:val="0"/>
      <w:marBottom w:val="0"/>
      <w:divBdr>
        <w:top w:val="none" w:sz="0" w:space="0" w:color="auto"/>
        <w:left w:val="none" w:sz="0" w:space="0" w:color="auto"/>
        <w:bottom w:val="none" w:sz="0" w:space="0" w:color="auto"/>
        <w:right w:val="none" w:sz="0" w:space="0" w:color="auto"/>
      </w:divBdr>
    </w:div>
    <w:div w:id="2066757536">
      <w:marLeft w:val="640"/>
      <w:marRight w:val="0"/>
      <w:marTop w:val="0"/>
      <w:marBottom w:val="0"/>
      <w:divBdr>
        <w:top w:val="none" w:sz="0" w:space="0" w:color="auto"/>
        <w:left w:val="none" w:sz="0" w:space="0" w:color="auto"/>
        <w:bottom w:val="none" w:sz="0" w:space="0" w:color="auto"/>
        <w:right w:val="none" w:sz="0" w:space="0" w:color="auto"/>
      </w:divBdr>
    </w:div>
    <w:div w:id="2067144000">
      <w:marLeft w:val="640"/>
      <w:marRight w:val="0"/>
      <w:marTop w:val="0"/>
      <w:marBottom w:val="0"/>
      <w:divBdr>
        <w:top w:val="none" w:sz="0" w:space="0" w:color="auto"/>
        <w:left w:val="none" w:sz="0" w:space="0" w:color="auto"/>
        <w:bottom w:val="none" w:sz="0" w:space="0" w:color="auto"/>
        <w:right w:val="none" w:sz="0" w:space="0" w:color="auto"/>
      </w:divBdr>
    </w:div>
    <w:div w:id="2067947581">
      <w:marLeft w:val="640"/>
      <w:marRight w:val="0"/>
      <w:marTop w:val="0"/>
      <w:marBottom w:val="0"/>
      <w:divBdr>
        <w:top w:val="none" w:sz="0" w:space="0" w:color="auto"/>
        <w:left w:val="none" w:sz="0" w:space="0" w:color="auto"/>
        <w:bottom w:val="none" w:sz="0" w:space="0" w:color="auto"/>
        <w:right w:val="none" w:sz="0" w:space="0" w:color="auto"/>
      </w:divBdr>
    </w:div>
    <w:div w:id="2067991405">
      <w:marLeft w:val="640"/>
      <w:marRight w:val="0"/>
      <w:marTop w:val="0"/>
      <w:marBottom w:val="0"/>
      <w:divBdr>
        <w:top w:val="none" w:sz="0" w:space="0" w:color="auto"/>
        <w:left w:val="none" w:sz="0" w:space="0" w:color="auto"/>
        <w:bottom w:val="none" w:sz="0" w:space="0" w:color="auto"/>
        <w:right w:val="none" w:sz="0" w:space="0" w:color="auto"/>
      </w:divBdr>
    </w:div>
    <w:div w:id="2068333219">
      <w:marLeft w:val="640"/>
      <w:marRight w:val="0"/>
      <w:marTop w:val="0"/>
      <w:marBottom w:val="0"/>
      <w:divBdr>
        <w:top w:val="none" w:sz="0" w:space="0" w:color="auto"/>
        <w:left w:val="none" w:sz="0" w:space="0" w:color="auto"/>
        <w:bottom w:val="none" w:sz="0" w:space="0" w:color="auto"/>
        <w:right w:val="none" w:sz="0" w:space="0" w:color="auto"/>
      </w:divBdr>
    </w:div>
    <w:div w:id="2069452547">
      <w:marLeft w:val="640"/>
      <w:marRight w:val="0"/>
      <w:marTop w:val="0"/>
      <w:marBottom w:val="0"/>
      <w:divBdr>
        <w:top w:val="none" w:sz="0" w:space="0" w:color="auto"/>
        <w:left w:val="none" w:sz="0" w:space="0" w:color="auto"/>
        <w:bottom w:val="none" w:sz="0" w:space="0" w:color="auto"/>
        <w:right w:val="none" w:sz="0" w:space="0" w:color="auto"/>
      </w:divBdr>
    </w:div>
    <w:div w:id="2069457690">
      <w:marLeft w:val="640"/>
      <w:marRight w:val="0"/>
      <w:marTop w:val="0"/>
      <w:marBottom w:val="0"/>
      <w:divBdr>
        <w:top w:val="none" w:sz="0" w:space="0" w:color="auto"/>
        <w:left w:val="none" w:sz="0" w:space="0" w:color="auto"/>
        <w:bottom w:val="none" w:sz="0" w:space="0" w:color="auto"/>
        <w:right w:val="none" w:sz="0" w:space="0" w:color="auto"/>
      </w:divBdr>
    </w:div>
    <w:div w:id="2069842502">
      <w:marLeft w:val="640"/>
      <w:marRight w:val="0"/>
      <w:marTop w:val="0"/>
      <w:marBottom w:val="0"/>
      <w:divBdr>
        <w:top w:val="none" w:sz="0" w:space="0" w:color="auto"/>
        <w:left w:val="none" w:sz="0" w:space="0" w:color="auto"/>
        <w:bottom w:val="none" w:sz="0" w:space="0" w:color="auto"/>
        <w:right w:val="none" w:sz="0" w:space="0" w:color="auto"/>
      </w:divBdr>
    </w:div>
    <w:div w:id="2070376235">
      <w:marLeft w:val="640"/>
      <w:marRight w:val="0"/>
      <w:marTop w:val="0"/>
      <w:marBottom w:val="0"/>
      <w:divBdr>
        <w:top w:val="none" w:sz="0" w:space="0" w:color="auto"/>
        <w:left w:val="none" w:sz="0" w:space="0" w:color="auto"/>
        <w:bottom w:val="none" w:sz="0" w:space="0" w:color="auto"/>
        <w:right w:val="none" w:sz="0" w:space="0" w:color="auto"/>
      </w:divBdr>
    </w:div>
    <w:div w:id="2070613644">
      <w:marLeft w:val="640"/>
      <w:marRight w:val="0"/>
      <w:marTop w:val="0"/>
      <w:marBottom w:val="0"/>
      <w:divBdr>
        <w:top w:val="none" w:sz="0" w:space="0" w:color="auto"/>
        <w:left w:val="none" w:sz="0" w:space="0" w:color="auto"/>
        <w:bottom w:val="none" w:sz="0" w:space="0" w:color="auto"/>
        <w:right w:val="none" w:sz="0" w:space="0" w:color="auto"/>
      </w:divBdr>
    </w:div>
    <w:div w:id="2071688575">
      <w:marLeft w:val="640"/>
      <w:marRight w:val="0"/>
      <w:marTop w:val="0"/>
      <w:marBottom w:val="0"/>
      <w:divBdr>
        <w:top w:val="none" w:sz="0" w:space="0" w:color="auto"/>
        <w:left w:val="none" w:sz="0" w:space="0" w:color="auto"/>
        <w:bottom w:val="none" w:sz="0" w:space="0" w:color="auto"/>
        <w:right w:val="none" w:sz="0" w:space="0" w:color="auto"/>
      </w:divBdr>
    </w:div>
    <w:div w:id="2073769936">
      <w:marLeft w:val="640"/>
      <w:marRight w:val="0"/>
      <w:marTop w:val="0"/>
      <w:marBottom w:val="0"/>
      <w:divBdr>
        <w:top w:val="none" w:sz="0" w:space="0" w:color="auto"/>
        <w:left w:val="none" w:sz="0" w:space="0" w:color="auto"/>
        <w:bottom w:val="none" w:sz="0" w:space="0" w:color="auto"/>
        <w:right w:val="none" w:sz="0" w:space="0" w:color="auto"/>
      </w:divBdr>
    </w:div>
    <w:div w:id="2074112771">
      <w:marLeft w:val="640"/>
      <w:marRight w:val="0"/>
      <w:marTop w:val="0"/>
      <w:marBottom w:val="0"/>
      <w:divBdr>
        <w:top w:val="none" w:sz="0" w:space="0" w:color="auto"/>
        <w:left w:val="none" w:sz="0" w:space="0" w:color="auto"/>
        <w:bottom w:val="none" w:sz="0" w:space="0" w:color="auto"/>
        <w:right w:val="none" w:sz="0" w:space="0" w:color="auto"/>
      </w:divBdr>
    </w:div>
    <w:div w:id="2074157102">
      <w:marLeft w:val="640"/>
      <w:marRight w:val="0"/>
      <w:marTop w:val="0"/>
      <w:marBottom w:val="0"/>
      <w:divBdr>
        <w:top w:val="none" w:sz="0" w:space="0" w:color="auto"/>
        <w:left w:val="none" w:sz="0" w:space="0" w:color="auto"/>
        <w:bottom w:val="none" w:sz="0" w:space="0" w:color="auto"/>
        <w:right w:val="none" w:sz="0" w:space="0" w:color="auto"/>
      </w:divBdr>
    </w:div>
    <w:div w:id="2074572983">
      <w:marLeft w:val="640"/>
      <w:marRight w:val="0"/>
      <w:marTop w:val="0"/>
      <w:marBottom w:val="0"/>
      <w:divBdr>
        <w:top w:val="none" w:sz="0" w:space="0" w:color="auto"/>
        <w:left w:val="none" w:sz="0" w:space="0" w:color="auto"/>
        <w:bottom w:val="none" w:sz="0" w:space="0" w:color="auto"/>
        <w:right w:val="none" w:sz="0" w:space="0" w:color="auto"/>
      </w:divBdr>
    </w:div>
    <w:div w:id="2074694092">
      <w:marLeft w:val="640"/>
      <w:marRight w:val="0"/>
      <w:marTop w:val="0"/>
      <w:marBottom w:val="0"/>
      <w:divBdr>
        <w:top w:val="none" w:sz="0" w:space="0" w:color="auto"/>
        <w:left w:val="none" w:sz="0" w:space="0" w:color="auto"/>
        <w:bottom w:val="none" w:sz="0" w:space="0" w:color="auto"/>
        <w:right w:val="none" w:sz="0" w:space="0" w:color="auto"/>
      </w:divBdr>
    </w:div>
    <w:div w:id="2074698191">
      <w:marLeft w:val="640"/>
      <w:marRight w:val="0"/>
      <w:marTop w:val="0"/>
      <w:marBottom w:val="0"/>
      <w:divBdr>
        <w:top w:val="none" w:sz="0" w:space="0" w:color="auto"/>
        <w:left w:val="none" w:sz="0" w:space="0" w:color="auto"/>
        <w:bottom w:val="none" w:sz="0" w:space="0" w:color="auto"/>
        <w:right w:val="none" w:sz="0" w:space="0" w:color="auto"/>
      </w:divBdr>
    </w:div>
    <w:div w:id="2075546011">
      <w:marLeft w:val="640"/>
      <w:marRight w:val="0"/>
      <w:marTop w:val="0"/>
      <w:marBottom w:val="0"/>
      <w:divBdr>
        <w:top w:val="none" w:sz="0" w:space="0" w:color="auto"/>
        <w:left w:val="none" w:sz="0" w:space="0" w:color="auto"/>
        <w:bottom w:val="none" w:sz="0" w:space="0" w:color="auto"/>
        <w:right w:val="none" w:sz="0" w:space="0" w:color="auto"/>
      </w:divBdr>
    </w:div>
    <w:div w:id="2077051441">
      <w:marLeft w:val="640"/>
      <w:marRight w:val="0"/>
      <w:marTop w:val="0"/>
      <w:marBottom w:val="0"/>
      <w:divBdr>
        <w:top w:val="none" w:sz="0" w:space="0" w:color="auto"/>
        <w:left w:val="none" w:sz="0" w:space="0" w:color="auto"/>
        <w:bottom w:val="none" w:sz="0" w:space="0" w:color="auto"/>
        <w:right w:val="none" w:sz="0" w:space="0" w:color="auto"/>
      </w:divBdr>
    </w:div>
    <w:div w:id="2077629295">
      <w:marLeft w:val="640"/>
      <w:marRight w:val="0"/>
      <w:marTop w:val="0"/>
      <w:marBottom w:val="0"/>
      <w:divBdr>
        <w:top w:val="none" w:sz="0" w:space="0" w:color="auto"/>
        <w:left w:val="none" w:sz="0" w:space="0" w:color="auto"/>
        <w:bottom w:val="none" w:sz="0" w:space="0" w:color="auto"/>
        <w:right w:val="none" w:sz="0" w:space="0" w:color="auto"/>
      </w:divBdr>
    </w:div>
    <w:div w:id="2078362942">
      <w:marLeft w:val="640"/>
      <w:marRight w:val="0"/>
      <w:marTop w:val="0"/>
      <w:marBottom w:val="0"/>
      <w:divBdr>
        <w:top w:val="none" w:sz="0" w:space="0" w:color="auto"/>
        <w:left w:val="none" w:sz="0" w:space="0" w:color="auto"/>
        <w:bottom w:val="none" w:sz="0" w:space="0" w:color="auto"/>
        <w:right w:val="none" w:sz="0" w:space="0" w:color="auto"/>
      </w:divBdr>
    </w:div>
    <w:div w:id="2078896480">
      <w:marLeft w:val="640"/>
      <w:marRight w:val="0"/>
      <w:marTop w:val="0"/>
      <w:marBottom w:val="0"/>
      <w:divBdr>
        <w:top w:val="none" w:sz="0" w:space="0" w:color="auto"/>
        <w:left w:val="none" w:sz="0" w:space="0" w:color="auto"/>
        <w:bottom w:val="none" w:sz="0" w:space="0" w:color="auto"/>
        <w:right w:val="none" w:sz="0" w:space="0" w:color="auto"/>
      </w:divBdr>
    </w:div>
    <w:div w:id="2079937372">
      <w:marLeft w:val="640"/>
      <w:marRight w:val="0"/>
      <w:marTop w:val="0"/>
      <w:marBottom w:val="0"/>
      <w:divBdr>
        <w:top w:val="none" w:sz="0" w:space="0" w:color="auto"/>
        <w:left w:val="none" w:sz="0" w:space="0" w:color="auto"/>
        <w:bottom w:val="none" w:sz="0" w:space="0" w:color="auto"/>
        <w:right w:val="none" w:sz="0" w:space="0" w:color="auto"/>
      </w:divBdr>
    </w:div>
    <w:div w:id="2079937818">
      <w:marLeft w:val="640"/>
      <w:marRight w:val="0"/>
      <w:marTop w:val="0"/>
      <w:marBottom w:val="0"/>
      <w:divBdr>
        <w:top w:val="none" w:sz="0" w:space="0" w:color="auto"/>
        <w:left w:val="none" w:sz="0" w:space="0" w:color="auto"/>
        <w:bottom w:val="none" w:sz="0" w:space="0" w:color="auto"/>
        <w:right w:val="none" w:sz="0" w:space="0" w:color="auto"/>
      </w:divBdr>
    </w:div>
    <w:div w:id="2081101089">
      <w:marLeft w:val="640"/>
      <w:marRight w:val="0"/>
      <w:marTop w:val="0"/>
      <w:marBottom w:val="0"/>
      <w:divBdr>
        <w:top w:val="none" w:sz="0" w:space="0" w:color="auto"/>
        <w:left w:val="none" w:sz="0" w:space="0" w:color="auto"/>
        <w:bottom w:val="none" w:sz="0" w:space="0" w:color="auto"/>
        <w:right w:val="none" w:sz="0" w:space="0" w:color="auto"/>
      </w:divBdr>
    </w:div>
    <w:div w:id="2081173446">
      <w:marLeft w:val="640"/>
      <w:marRight w:val="0"/>
      <w:marTop w:val="0"/>
      <w:marBottom w:val="0"/>
      <w:divBdr>
        <w:top w:val="none" w:sz="0" w:space="0" w:color="auto"/>
        <w:left w:val="none" w:sz="0" w:space="0" w:color="auto"/>
        <w:bottom w:val="none" w:sz="0" w:space="0" w:color="auto"/>
        <w:right w:val="none" w:sz="0" w:space="0" w:color="auto"/>
      </w:divBdr>
    </w:div>
    <w:div w:id="2081324112">
      <w:marLeft w:val="640"/>
      <w:marRight w:val="0"/>
      <w:marTop w:val="0"/>
      <w:marBottom w:val="0"/>
      <w:divBdr>
        <w:top w:val="none" w:sz="0" w:space="0" w:color="auto"/>
        <w:left w:val="none" w:sz="0" w:space="0" w:color="auto"/>
        <w:bottom w:val="none" w:sz="0" w:space="0" w:color="auto"/>
        <w:right w:val="none" w:sz="0" w:space="0" w:color="auto"/>
      </w:divBdr>
    </w:div>
    <w:div w:id="2082175354">
      <w:marLeft w:val="640"/>
      <w:marRight w:val="0"/>
      <w:marTop w:val="0"/>
      <w:marBottom w:val="0"/>
      <w:divBdr>
        <w:top w:val="none" w:sz="0" w:space="0" w:color="auto"/>
        <w:left w:val="none" w:sz="0" w:space="0" w:color="auto"/>
        <w:bottom w:val="none" w:sz="0" w:space="0" w:color="auto"/>
        <w:right w:val="none" w:sz="0" w:space="0" w:color="auto"/>
      </w:divBdr>
    </w:div>
    <w:div w:id="2082483227">
      <w:marLeft w:val="640"/>
      <w:marRight w:val="0"/>
      <w:marTop w:val="0"/>
      <w:marBottom w:val="0"/>
      <w:divBdr>
        <w:top w:val="none" w:sz="0" w:space="0" w:color="auto"/>
        <w:left w:val="none" w:sz="0" w:space="0" w:color="auto"/>
        <w:bottom w:val="none" w:sz="0" w:space="0" w:color="auto"/>
        <w:right w:val="none" w:sz="0" w:space="0" w:color="auto"/>
      </w:divBdr>
    </w:div>
    <w:div w:id="2082484258">
      <w:marLeft w:val="640"/>
      <w:marRight w:val="0"/>
      <w:marTop w:val="0"/>
      <w:marBottom w:val="0"/>
      <w:divBdr>
        <w:top w:val="none" w:sz="0" w:space="0" w:color="auto"/>
        <w:left w:val="none" w:sz="0" w:space="0" w:color="auto"/>
        <w:bottom w:val="none" w:sz="0" w:space="0" w:color="auto"/>
        <w:right w:val="none" w:sz="0" w:space="0" w:color="auto"/>
      </w:divBdr>
    </w:div>
    <w:div w:id="2082632761">
      <w:marLeft w:val="480"/>
      <w:marRight w:val="0"/>
      <w:marTop w:val="0"/>
      <w:marBottom w:val="0"/>
      <w:divBdr>
        <w:top w:val="none" w:sz="0" w:space="0" w:color="auto"/>
        <w:left w:val="none" w:sz="0" w:space="0" w:color="auto"/>
        <w:bottom w:val="none" w:sz="0" w:space="0" w:color="auto"/>
        <w:right w:val="none" w:sz="0" w:space="0" w:color="auto"/>
      </w:divBdr>
    </w:div>
    <w:div w:id="2083062536">
      <w:marLeft w:val="640"/>
      <w:marRight w:val="0"/>
      <w:marTop w:val="0"/>
      <w:marBottom w:val="0"/>
      <w:divBdr>
        <w:top w:val="none" w:sz="0" w:space="0" w:color="auto"/>
        <w:left w:val="none" w:sz="0" w:space="0" w:color="auto"/>
        <w:bottom w:val="none" w:sz="0" w:space="0" w:color="auto"/>
        <w:right w:val="none" w:sz="0" w:space="0" w:color="auto"/>
      </w:divBdr>
    </w:div>
    <w:div w:id="2083870743">
      <w:marLeft w:val="640"/>
      <w:marRight w:val="0"/>
      <w:marTop w:val="0"/>
      <w:marBottom w:val="0"/>
      <w:divBdr>
        <w:top w:val="none" w:sz="0" w:space="0" w:color="auto"/>
        <w:left w:val="none" w:sz="0" w:space="0" w:color="auto"/>
        <w:bottom w:val="none" w:sz="0" w:space="0" w:color="auto"/>
        <w:right w:val="none" w:sz="0" w:space="0" w:color="auto"/>
      </w:divBdr>
    </w:div>
    <w:div w:id="2084833022">
      <w:marLeft w:val="640"/>
      <w:marRight w:val="0"/>
      <w:marTop w:val="0"/>
      <w:marBottom w:val="0"/>
      <w:divBdr>
        <w:top w:val="none" w:sz="0" w:space="0" w:color="auto"/>
        <w:left w:val="none" w:sz="0" w:space="0" w:color="auto"/>
        <w:bottom w:val="none" w:sz="0" w:space="0" w:color="auto"/>
        <w:right w:val="none" w:sz="0" w:space="0" w:color="auto"/>
      </w:divBdr>
    </w:div>
    <w:div w:id="2085445732">
      <w:marLeft w:val="640"/>
      <w:marRight w:val="0"/>
      <w:marTop w:val="0"/>
      <w:marBottom w:val="0"/>
      <w:divBdr>
        <w:top w:val="none" w:sz="0" w:space="0" w:color="auto"/>
        <w:left w:val="none" w:sz="0" w:space="0" w:color="auto"/>
        <w:bottom w:val="none" w:sz="0" w:space="0" w:color="auto"/>
        <w:right w:val="none" w:sz="0" w:space="0" w:color="auto"/>
      </w:divBdr>
    </w:div>
    <w:div w:id="2085957214">
      <w:marLeft w:val="640"/>
      <w:marRight w:val="0"/>
      <w:marTop w:val="0"/>
      <w:marBottom w:val="0"/>
      <w:divBdr>
        <w:top w:val="none" w:sz="0" w:space="0" w:color="auto"/>
        <w:left w:val="none" w:sz="0" w:space="0" w:color="auto"/>
        <w:bottom w:val="none" w:sz="0" w:space="0" w:color="auto"/>
        <w:right w:val="none" w:sz="0" w:space="0" w:color="auto"/>
      </w:divBdr>
    </w:div>
    <w:div w:id="2086493256">
      <w:marLeft w:val="640"/>
      <w:marRight w:val="0"/>
      <w:marTop w:val="0"/>
      <w:marBottom w:val="0"/>
      <w:divBdr>
        <w:top w:val="none" w:sz="0" w:space="0" w:color="auto"/>
        <w:left w:val="none" w:sz="0" w:space="0" w:color="auto"/>
        <w:bottom w:val="none" w:sz="0" w:space="0" w:color="auto"/>
        <w:right w:val="none" w:sz="0" w:space="0" w:color="auto"/>
      </w:divBdr>
    </w:div>
    <w:div w:id="2091651938">
      <w:marLeft w:val="640"/>
      <w:marRight w:val="0"/>
      <w:marTop w:val="0"/>
      <w:marBottom w:val="0"/>
      <w:divBdr>
        <w:top w:val="none" w:sz="0" w:space="0" w:color="auto"/>
        <w:left w:val="none" w:sz="0" w:space="0" w:color="auto"/>
        <w:bottom w:val="none" w:sz="0" w:space="0" w:color="auto"/>
        <w:right w:val="none" w:sz="0" w:space="0" w:color="auto"/>
      </w:divBdr>
    </w:div>
    <w:div w:id="2092458966">
      <w:marLeft w:val="640"/>
      <w:marRight w:val="0"/>
      <w:marTop w:val="0"/>
      <w:marBottom w:val="0"/>
      <w:divBdr>
        <w:top w:val="none" w:sz="0" w:space="0" w:color="auto"/>
        <w:left w:val="none" w:sz="0" w:space="0" w:color="auto"/>
        <w:bottom w:val="none" w:sz="0" w:space="0" w:color="auto"/>
        <w:right w:val="none" w:sz="0" w:space="0" w:color="auto"/>
      </w:divBdr>
    </w:div>
    <w:div w:id="2094084170">
      <w:marLeft w:val="640"/>
      <w:marRight w:val="0"/>
      <w:marTop w:val="0"/>
      <w:marBottom w:val="0"/>
      <w:divBdr>
        <w:top w:val="none" w:sz="0" w:space="0" w:color="auto"/>
        <w:left w:val="none" w:sz="0" w:space="0" w:color="auto"/>
        <w:bottom w:val="none" w:sz="0" w:space="0" w:color="auto"/>
        <w:right w:val="none" w:sz="0" w:space="0" w:color="auto"/>
      </w:divBdr>
    </w:div>
    <w:div w:id="2094086937">
      <w:marLeft w:val="640"/>
      <w:marRight w:val="0"/>
      <w:marTop w:val="0"/>
      <w:marBottom w:val="0"/>
      <w:divBdr>
        <w:top w:val="none" w:sz="0" w:space="0" w:color="auto"/>
        <w:left w:val="none" w:sz="0" w:space="0" w:color="auto"/>
        <w:bottom w:val="none" w:sz="0" w:space="0" w:color="auto"/>
        <w:right w:val="none" w:sz="0" w:space="0" w:color="auto"/>
      </w:divBdr>
    </w:div>
    <w:div w:id="2094160820">
      <w:marLeft w:val="640"/>
      <w:marRight w:val="0"/>
      <w:marTop w:val="0"/>
      <w:marBottom w:val="0"/>
      <w:divBdr>
        <w:top w:val="none" w:sz="0" w:space="0" w:color="auto"/>
        <w:left w:val="none" w:sz="0" w:space="0" w:color="auto"/>
        <w:bottom w:val="none" w:sz="0" w:space="0" w:color="auto"/>
        <w:right w:val="none" w:sz="0" w:space="0" w:color="auto"/>
      </w:divBdr>
    </w:div>
    <w:div w:id="2094693344">
      <w:marLeft w:val="640"/>
      <w:marRight w:val="0"/>
      <w:marTop w:val="0"/>
      <w:marBottom w:val="0"/>
      <w:divBdr>
        <w:top w:val="none" w:sz="0" w:space="0" w:color="auto"/>
        <w:left w:val="none" w:sz="0" w:space="0" w:color="auto"/>
        <w:bottom w:val="none" w:sz="0" w:space="0" w:color="auto"/>
        <w:right w:val="none" w:sz="0" w:space="0" w:color="auto"/>
      </w:divBdr>
    </w:div>
    <w:div w:id="2095082369">
      <w:marLeft w:val="640"/>
      <w:marRight w:val="0"/>
      <w:marTop w:val="0"/>
      <w:marBottom w:val="0"/>
      <w:divBdr>
        <w:top w:val="none" w:sz="0" w:space="0" w:color="auto"/>
        <w:left w:val="none" w:sz="0" w:space="0" w:color="auto"/>
        <w:bottom w:val="none" w:sz="0" w:space="0" w:color="auto"/>
        <w:right w:val="none" w:sz="0" w:space="0" w:color="auto"/>
      </w:divBdr>
    </w:div>
    <w:div w:id="2095390262">
      <w:marLeft w:val="640"/>
      <w:marRight w:val="0"/>
      <w:marTop w:val="0"/>
      <w:marBottom w:val="0"/>
      <w:divBdr>
        <w:top w:val="none" w:sz="0" w:space="0" w:color="auto"/>
        <w:left w:val="none" w:sz="0" w:space="0" w:color="auto"/>
        <w:bottom w:val="none" w:sz="0" w:space="0" w:color="auto"/>
        <w:right w:val="none" w:sz="0" w:space="0" w:color="auto"/>
      </w:divBdr>
    </w:div>
    <w:div w:id="2095978646">
      <w:marLeft w:val="640"/>
      <w:marRight w:val="0"/>
      <w:marTop w:val="0"/>
      <w:marBottom w:val="0"/>
      <w:divBdr>
        <w:top w:val="none" w:sz="0" w:space="0" w:color="auto"/>
        <w:left w:val="none" w:sz="0" w:space="0" w:color="auto"/>
        <w:bottom w:val="none" w:sz="0" w:space="0" w:color="auto"/>
        <w:right w:val="none" w:sz="0" w:space="0" w:color="auto"/>
      </w:divBdr>
    </w:div>
    <w:div w:id="2096389720">
      <w:marLeft w:val="640"/>
      <w:marRight w:val="0"/>
      <w:marTop w:val="0"/>
      <w:marBottom w:val="0"/>
      <w:divBdr>
        <w:top w:val="none" w:sz="0" w:space="0" w:color="auto"/>
        <w:left w:val="none" w:sz="0" w:space="0" w:color="auto"/>
        <w:bottom w:val="none" w:sz="0" w:space="0" w:color="auto"/>
        <w:right w:val="none" w:sz="0" w:space="0" w:color="auto"/>
      </w:divBdr>
    </w:div>
    <w:div w:id="2096389780">
      <w:marLeft w:val="640"/>
      <w:marRight w:val="0"/>
      <w:marTop w:val="0"/>
      <w:marBottom w:val="0"/>
      <w:divBdr>
        <w:top w:val="none" w:sz="0" w:space="0" w:color="auto"/>
        <w:left w:val="none" w:sz="0" w:space="0" w:color="auto"/>
        <w:bottom w:val="none" w:sz="0" w:space="0" w:color="auto"/>
        <w:right w:val="none" w:sz="0" w:space="0" w:color="auto"/>
      </w:divBdr>
    </w:div>
    <w:div w:id="2096438479">
      <w:marLeft w:val="640"/>
      <w:marRight w:val="0"/>
      <w:marTop w:val="0"/>
      <w:marBottom w:val="0"/>
      <w:divBdr>
        <w:top w:val="none" w:sz="0" w:space="0" w:color="auto"/>
        <w:left w:val="none" w:sz="0" w:space="0" w:color="auto"/>
        <w:bottom w:val="none" w:sz="0" w:space="0" w:color="auto"/>
        <w:right w:val="none" w:sz="0" w:space="0" w:color="auto"/>
      </w:divBdr>
    </w:div>
    <w:div w:id="2098332199">
      <w:marLeft w:val="640"/>
      <w:marRight w:val="0"/>
      <w:marTop w:val="0"/>
      <w:marBottom w:val="0"/>
      <w:divBdr>
        <w:top w:val="none" w:sz="0" w:space="0" w:color="auto"/>
        <w:left w:val="none" w:sz="0" w:space="0" w:color="auto"/>
        <w:bottom w:val="none" w:sz="0" w:space="0" w:color="auto"/>
        <w:right w:val="none" w:sz="0" w:space="0" w:color="auto"/>
      </w:divBdr>
    </w:div>
    <w:div w:id="2098743947">
      <w:marLeft w:val="640"/>
      <w:marRight w:val="0"/>
      <w:marTop w:val="0"/>
      <w:marBottom w:val="0"/>
      <w:divBdr>
        <w:top w:val="none" w:sz="0" w:space="0" w:color="auto"/>
        <w:left w:val="none" w:sz="0" w:space="0" w:color="auto"/>
        <w:bottom w:val="none" w:sz="0" w:space="0" w:color="auto"/>
        <w:right w:val="none" w:sz="0" w:space="0" w:color="auto"/>
      </w:divBdr>
    </w:div>
    <w:div w:id="2099205522">
      <w:marLeft w:val="640"/>
      <w:marRight w:val="0"/>
      <w:marTop w:val="0"/>
      <w:marBottom w:val="0"/>
      <w:divBdr>
        <w:top w:val="none" w:sz="0" w:space="0" w:color="auto"/>
        <w:left w:val="none" w:sz="0" w:space="0" w:color="auto"/>
        <w:bottom w:val="none" w:sz="0" w:space="0" w:color="auto"/>
        <w:right w:val="none" w:sz="0" w:space="0" w:color="auto"/>
      </w:divBdr>
    </w:div>
    <w:div w:id="2100640680">
      <w:marLeft w:val="640"/>
      <w:marRight w:val="0"/>
      <w:marTop w:val="0"/>
      <w:marBottom w:val="0"/>
      <w:divBdr>
        <w:top w:val="none" w:sz="0" w:space="0" w:color="auto"/>
        <w:left w:val="none" w:sz="0" w:space="0" w:color="auto"/>
        <w:bottom w:val="none" w:sz="0" w:space="0" w:color="auto"/>
        <w:right w:val="none" w:sz="0" w:space="0" w:color="auto"/>
      </w:divBdr>
    </w:div>
    <w:div w:id="2100984905">
      <w:marLeft w:val="640"/>
      <w:marRight w:val="0"/>
      <w:marTop w:val="0"/>
      <w:marBottom w:val="0"/>
      <w:divBdr>
        <w:top w:val="none" w:sz="0" w:space="0" w:color="auto"/>
        <w:left w:val="none" w:sz="0" w:space="0" w:color="auto"/>
        <w:bottom w:val="none" w:sz="0" w:space="0" w:color="auto"/>
        <w:right w:val="none" w:sz="0" w:space="0" w:color="auto"/>
      </w:divBdr>
    </w:div>
    <w:div w:id="2101372384">
      <w:marLeft w:val="640"/>
      <w:marRight w:val="0"/>
      <w:marTop w:val="0"/>
      <w:marBottom w:val="0"/>
      <w:divBdr>
        <w:top w:val="none" w:sz="0" w:space="0" w:color="auto"/>
        <w:left w:val="none" w:sz="0" w:space="0" w:color="auto"/>
        <w:bottom w:val="none" w:sz="0" w:space="0" w:color="auto"/>
        <w:right w:val="none" w:sz="0" w:space="0" w:color="auto"/>
      </w:divBdr>
    </w:div>
    <w:div w:id="2102067274">
      <w:marLeft w:val="640"/>
      <w:marRight w:val="0"/>
      <w:marTop w:val="0"/>
      <w:marBottom w:val="0"/>
      <w:divBdr>
        <w:top w:val="none" w:sz="0" w:space="0" w:color="auto"/>
        <w:left w:val="none" w:sz="0" w:space="0" w:color="auto"/>
        <w:bottom w:val="none" w:sz="0" w:space="0" w:color="auto"/>
        <w:right w:val="none" w:sz="0" w:space="0" w:color="auto"/>
      </w:divBdr>
    </w:div>
    <w:div w:id="2103643923">
      <w:marLeft w:val="640"/>
      <w:marRight w:val="0"/>
      <w:marTop w:val="0"/>
      <w:marBottom w:val="0"/>
      <w:divBdr>
        <w:top w:val="none" w:sz="0" w:space="0" w:color="auto"/>
        <w:left w:val="none" w:sz="0" w:space="0" w:color="auto"/>
        <w:bottom w:val="none" w:sz="0" w:space="0" w:color="auto"/>
        <w:right w:val="none" w:sz="0" w:space="0" w:color="auto"/>
      </w:divBdr>
    </w:div>
    <w:div w:id="2104495041">
      <w:marLeft w:val="640"/>
      <w:marRight w:val="0"/>
      <w:marTop w:val="0"/>
      <w:marBottom w:val="0"/>
      <w:divBdr>
        <w:top w:val="none" w:sz="0" w:space="0" w:color="auto"/>
        <w:left w:val="none" w:sz="0" w:space="0" w:color="auto"/>
        <w:bottom w:val="none" w:sz="0" w:space="0" w:color="auto"/>
        <w:right w:val="none" w:sz="0" w:space="0" w:color="auto"/>
      </w:divBdr>
    </w:div>
    <w:div w:id="2105567426">
      <w:marLeft w:val="640"/>
      <w:marRight w:val="0"/>
      <w:marTop w:val="0"/>
      <w:marBottom w:val="0"/>
      <w:divBdr>
        <w:top w:val="none" w:sz="0" w:space="0" w:color="auto"/>
        <w:left w:val="none" w:sz="0" w:space="0" w:color="auto"/>
        <w:bottom w:val="none" w:sz="0" w:space="0" w:color="auto"/>
        <w:right w:val="none" w:sz="0" w:space="0" w:color="auto"/>
      </w:divBdr>
    </w:div>
    <w:div w:id="2105807070">
      <w:marLeft w:val="640"/>
      <w:marRight w:val="0"/>
      <w:marTop w:val="0"/>
      <w:marBottom w:val="0"/>
      <w:divBdr>
        <w:top w:val="none" w:sz="0" w:space="0" w:color="auto"/>
        <w:left w:val="none" w:sz="0" w:space="0" w:color="auto"/>
        <w:bottom w:val="none" w:sz="0" w:space="0" w:color="auto"/>
        <w:right w:val="none" w:sz="0" w:space="0" w:color="auto"/>
      </w:divBdr>
    </w:div>
    <w:div w:id="2107260633">
      <w:marLeft w:val="640"/>
      <w:marRight w:val="0"/>
      <w:marTop w:val="0"/>
      <w:marBottom w:val="0"/>
      <w:divBdr>
        <w:top w:val="none" w:sz="0" w:space="0" w:color="auto"/>
        <w:left w:val="none" w:sz="0" w:space="0" w:color="auto"/>
        <w:bottom w:val="none" w:sz="0" w:space="0" w:color="auto"/>
        <w:right w:val="none" w:sz="0" w:space="0" w:color="auto"/>
      </w:divBdr>
    </w:div>
    <w:div w:id="2107261542">
      <w:marLeft w:val="640"/>
      <w:marRight w:val="0"/>
      <w:marTop w:val="0"/>
      <w:marBottom w:val="0"/>
      <w:divBdr>
        <w:top w:val="none" w:sz="0" w:space="0" w:color="auto"/>
        <w:left w:val="none" w:sz="0" w:space="0" w:color="auto"/>
        <w:bottom w:val="none" w:sz="0" w:space="0" w:color="auto"/>
        <w:right w:val="none" w:sz="0" w:space="0" w:color="auto"/>
      </w:divBdr>
    </w:div>
    <w:div w:id="2107578702">
      <w:marLeft w:val="640"/>
      <w:marRight w:val="0"/>
      <w:marTop w:val="0"/>
      <w:marBottom w:val="0"/>
      <w:divBdr>
        <w:top w:val="none" w:sz="0" w:space="0" w:color="auto"/>
        <w:left w:val="none" w:sz="0" w:space="0" w:color="auto"/>
        <w:bottom w:val="none" w:sz="0" w:space="0" w:color="auto"/>
        <w:right w:val="none" w:sz="0" w:space="0" w:color="auto"/>
      </w:divBdr>
    </w:div>
    <w:div w:id="2108576270">
      <w:marLeft w:val="640"/>
      <w:marRight w:val="0"/>
      <w:marTop w:val="0"/>
      <w:marBottom w:val="0"/>
      <w:divBdr>
        <w:top w:val="none" w:sz="0" w:space="0" w:color="auto"/>
        <w:left w:val="none" w:sz="0" w:space="0" w:color="auto"/>
        <w:bottom w:val="none" w:sz="0" w:space="0" w:color="auto"/>
        <w:right w:val="none" w:sz="0" w:space="0" w:color="auto"/>
      </w:divBdr>
    </w:div>
    <w:div w:id="2108848220">
      <w:marLeft w:val="640"/>
      <w:marRight w:val="0"/>
      <w:marTop w:val="0"/>
      <w:marBottom w:val="0"/>
      <w:divBdr>
        <w:top w:val="none" w:sz="0" w:space="0" w:color="auto"/>
        <w:left w:val="none" w:sz="0" w:space="0" w:color="auto"/>
        <w:bottom w:val="none" w:sz="0" w:space="0" w:color="auto"/>
        <w:right w:val="none" w:sz="0" w:space="0" w:color="auto"/>
      </w:divBdr>
    </w:div>
    <w:div w:id="2109160234">
      <w:marLeft w:val="640"/>
      <w:marRight w:val="0"/>
      <w:marTop w:val="0"/>
      <w:marBottom w:val="0"/>
      <w:divBdr>
        <w:top w:val="none" w:sz="0" w:space="0" w:color="auto"/>
        <w:left w:val="none" w:sz="0" w:space="0" w:color="auto"/>
        <w:bottom w:val="none" w:sz="0" w:space="0" w:color="auto"/>
        <w:right w:val="none" w:sz="0" w:space="0" w:color="auto"/>
      </w:divBdr>
    </w:div>
    <w:div w:id="2109499893">
      <w:marLeft w:val="640"/>
      <w:marRight w:val="0"/>
      <w:marTop w:val="0"/>
      <w:marBottom w:val="0"/>
      <w:divBdr>
        <w:top w:val="none" w:sz="0" w:space="0" w:color="auto"/>
        <w:left w:val="none" w:sz="0" w:space="0" w:color="auto"/>
        <w:bottom w:val="none" w:sz="0" w:space="0" w:color="auto"/>
        <w:right w:val="none" w:sz="0" w:space="0" w:color="auto"/>
      </w:divBdr>
    </w:div>
    <w:div w:id="2109740472">
      <w:marLeft w:val="640"/>
      <w:marRight w:val="0"/>
      <w:marTop w:val="0"/>
      <w:marBottom w:val="0"/>
      <w:divBdr>
        <w:top w:val="none" w:sz="0" w:space="0" w:color="auto"/>
        <w:left w:val="none" w:sz="0" w:space="0" w:color="auto"/>
        <w:bottom w:val="none" w:sz="0" w:space="0" w:color="auto"/>
        <w:right w:val="none" w:sz="0" w:space="0" w:color="auto"/>
      </w:divBdr>
    </w:div>
    <w:div w:id="2110807890">
      <w:marLeft w:val="640"/>
      <w:marRight w:val="0"/>
      <w:marTop w:val="0"/>
      <w:marBottom w:val="0"/>
      <w:divBdr>
        <w:top w:val="none" w:sz="0" w:space="0" w:color="auto"/>
        <w:left w:val="none" w:sz="0" w:space="0" w:color="auto"/>
        <w:bottom w:val="none" w:sz="0" w:space="0" w:color="auto"/>
        <w:right w:val="none" w:sz="0" w:space="0" w:color="auto"/>
      </w:divBdr>
    </w:div>
    <w:div w:id="2111466285">
      <w:marLeft w:val="640"/>
      <w:marRight w:val="0"/>
      <w:marTop w:val="0"/>
      <w:marBottom w:val="0"/>
      <w:divBdr>
        <w:top w:val="none" w:sz="0" w:space="0" w:color="auto"/>
        <w:left w:val="none" w:sz="0" w:space="0" w:color="auto"/>
        <w:bottom w:val="none" w:sz="0" w:space="0" w:color="auto"/>
        <w:right w:val="none" w:sz="0" w:space="0" w:color="auto"/>
      </w:divBdr>
    </w:div>
    <w:div w:id="2113043046">
      <w:marLeft w:val="640"/>
      <w:marRight w:val="0"/>
      <w:marTop w:val="0"/>
      <w:marBottom w:val="0"/>
      <w:divBdr>
        <w:top w:val="none" w:sz="0" w:space="0" w:color="auto"/>
        <w:left w:val="none" w:sz="0" w:space="0" w:color="auto"/>
        <w:bottom w:val="none" w:sz="0" w:space="0" w:color="auto"/>
        <w:right w:val="none" w:sz="0" w:space="0" w:color="auto"/>
      </w:divBdr>
    </w:div>
    <w:div w:id="2113670051">
      <w:marLeft w:val="640"/>
      <w:marRight w:val="0"/>
      <w:marTop w:val="0"/>
      <w:marBottom w:val="0"/>
      <w:divBdr>
        <w:top w:val="none" w:sz="0" w:space="0" w:color="auto"/>
        <w:left w:val="none" w:sz="0" w:space="0" w:color="auto"/>
        <w:bottom w:val="none" w:sz="0" w:space="0" w:color="auto"/>
        <w:right w:val="none" w:sz="0" w:space="0" w:color="auto"/>
      </w:divBdr>
    </w:div>
    <w:div w:id="2115205440">
      <w:marLeft w:val="640"/>
      <w:marRight w:val="0"/>
      <w:marTop w:val="0"/>
      <w:marBottom w:val="0"/>
      <w:divBdr>
        <w:top w:val="none" w:sz="0" w:space="0" w:color="auto"/>
        <w:left w:val="none" w:sz="0" w:space="0" w:color="auto"/>
        <w:bottom w:val="none" w:sz="0" w:space="0" w:color="auto"/>
        <w:right w:val="none" w:sz="0" w:space="0" w:color="auto"/>
      </w:divBdr>
    </w:div>
    <w:div w:id="2115396065">
      <w:marLeft w:val="640"/>
      <w:marRight w:val="0"/>
      <w:marTop w:val="0"/>
      <w:marBottom w:val="0"/>
      <w:divBdr>
        <w:top w:val="none" w:sz="0" w:space="0" w:color="auto"/>
        <w:left w:val="none" w:sz="0" w:space="0" w:color="auto"/>
        <w:bottom w:val="none" w:sz="0" w:space="0" w:color="auto"/>
        <w:right w:val="none" w:sz="0" w:space="0" w:color="auto"/>
      </w:divBdr>
    </w:div>
    <w:div w:id="2115441144">
      <w:marLeft w:val="640"/>
      <w:marRight w:val="0"/>
      <w:marTop w:val="0"/>
      <w:marBottom w:val="0"/>
      <w:divBdr>
        <w:top w:val="none" w:sz="0" w:space="0" w:color="auto"/>
        <w:left w:val="none" w:sz="0" w:space="0" w:color="auto"/>
        <w:bottom w:val="none" w:sz="0" w:space="0" w:color="auto"/>
        <w:right w:val="none" w:sz="0" w:space="0" w:color="auto"/>
      </w:divBdr>
    </w:div>
    <w:div w:id="2115443374">
      <w:marLeft w:val="640"/>
      <w:marRight w:val="0"/>
      <w:marTop w:val="0"/>
      <w:marBottom w:val="0"/>
      <w:divBdr>
        <w:top w:val="none" w:sz="0" w:space="0" w:color="auto"/>
        <w:left w:val="none" w:sz="0" w:space="0" w:color="auto"/>
        <w:bottom w:val="none" w:sz="0" w:space="0" w:color="auto"/>
        <w:right w:val="none" w:sz="0" w:space="0" w:color="auto"/>
      </w:divBdr>
    </w:div>
    <w:div w:id="2115976630">
      <w:marLeft w:val="640"/>
      <w:marRight w:val="0"/>
      <w:marTop w:val="0"/>
      <w:marBottom w:val="0"/>
      <w:divBdr>
        <w:top w:val="none" w:sz="0" w:space="0" w:color="auto"/>
        <w:left w:val="none" w:sz="0" w:space="0" w:color="auto"/>
        <w:bottom w:val="none" w:sz="0" w:space="0" w:color="auto"/>
        <w:right w:val="none" w:sz="0" w:space="0" w:color="auto"/>
      </w:divBdr>
    </w:div>
    <w:div w:id="2116092769">
      <w:marLeft w:val="640"/>
      <w:marRight w:val="0"/>
      <w:marTop w:val="0"/>
      <w:marBottom w:val="0"/>
      <w:divBdr>
        <w:top w:val="none" w:sz="0" w:space="0" w:color="auto"/>
        <w:left w:val="none" w:sz="0" w:space="0" w:color="auto"/>
        <w:bottom w:val="none" w:sz="0" w:space="0" w:color="auto"/>
        <w:right w:val="none" w:sz="0" w:space="0" w:color="auto"/>
      </w:divBdr>
    </w:div>
    <w:div w:id="2117558619">
      <w:marLeft w:val="640"/>
      <w:marRight w:val="0"/>
      <w:marTop w:val="0"/>
      <w:marBottom w:val="0"/>
      <w:divBdr>
        <w:top w:val="none" w:sz="0" w:space="0" w:color="auto"/>
        <w:left w:val="none" w:sz="0" w:space="0" w:color="auto"/>
        <w:bottom w:val="none" w:sz="0" w:space="0" w:color="auto"/>
        <w:right w:val="none" w:sz="0" w:space="0" w:color="auto"/>
      </w:divBdr>
    </w:div>
    <w:div w:id="2117863301">
      <w:marLeft w:val="640"/>
      <w:marRight w:val="0"/>
      <w:marTop w:val="0"/>
      <w:marBottom w:val="0"/>
      <w:divBdr>
        <w:top w:val="none" w:sz="0" w:space="0" w:color="auto"/>
        <w:left w:val="none" w:sz="0" w:space="0" w:color="auto"/>
        <w:bottom w:val="none" w:sz="0" w:space="0" w:color="auto"/>
        <w:right w:val="none" w:sz="0" w:space="0" w:color="auto"/>
      </w:divBdr>
    </w:div>
    <w:div w:id="2118284064">
      <w:marLeft w:val="640"/>
      <w:marRight w:val="0"/>
      <w:marTop w:val="0"/>
      <w:marBottom w:val="0"/>
      <w:divBdr>
        <w:top w:val="none" w:sz="0" w:space="0" w:color="auto"/>
        <w:left w:val="none" w:sz="0" w:space="0" w:color="auto"/>
        <w:bottom w:val="none" w:sz="0" w:space="0" w:color="auto"/>
        <w:right w:val="none" w:sz="0" w:space="0" w:color="auto"/>
      </w:divBdr>
    </w:div>
    <w:div w:id="2119133952">
      <w:marLeft w:val="640"/>
      <w:marRight w:val="0"/>
      <w:marTop w:val="0"/>
      <w:marBottom w:val="0"/>
      <w:divBdr>
        <w:top w:val="none" w:sz="0" w:space="0" w:color="auto"/>
        <w:left w:val="none" w:sz="0" w:space="0" w:color="auto"/>
        <w:bottom w:val="none" w:sz="0" w:space="0" w:color="auto"/>
        <w:right w:val="none" w:sz="0" w:space="0" w:color="auto"/>
      </w:divBdr>
    </w:div>
    <w:div w:id="2119636105">
      <w:marLeft w:val="640"/>
      <w:marRight w:val="0"/>
      <w:marTop w:val="0"/>
      <w:marBottom w:val="0"/>
      <w:divBdr>
        <w:top w:val="none" w:sz="0" w:space="0" w:color="auto"/>
        <w:left w:val="none" w:sz="0" w:space="0" w:color="auto"/>
        <w:bottom w:val="none" w:sz="0" w:space="0" w:color="auto"/>
        <w:right w:val="none" w:sz="0" w:space="0" w:color="auto"/>
      </w:divBdr>
    </w:div>
    <w:div w:id="2119718134">
      <w:marLeft w:val="640"/>
      <w:marRight w:val="0"/>
      <w:marTop w:val="0"/>
      <w:marBottom w:val="0"/>
      <w:divBdr>
        <w:top w:val="none" w:sz="0" w:space="0" w:color="auto"/>
        <w:left w:val="none" w:sz="0" w:space="0" w:color="auto"/>
        <w:bottom w:val="none" w:sz="0" w:space="0" w:color="auto"/>
        <w:right w:val="none" w:sz="0" w:space="0" w:color="auto"/>
      </w:divBdr>
    </w:div>
    <w:div w:id="2119904524">
      <w:marLeft w:val="640"/>
      <w:marRight w:val="0"/>
      <w:marTop w:val="0"/>
      <w:marBottom w:val="0"/>
      <w:divBdr>
        <w:top w:val="none" w:sz="0" w:space="0" w:color="auto"/>
        <w:left w:val="none" w:sz="0" w:space="0" w:color="auto"/>
        <w:bottom w:val="none" w:sz="0" w:space="0" w:color="auto"/>
        <w:right w:val="none" w:sz="0" w:space="0" w:color="auto"/>
      </w:divBdr>
    </w:div>
    <w:div w:id="2120365720">
      <w:marLeft w:val="640"/>
      <w:marRight w:val="0"/>
      <w:marTop w:val="0"/>
      <w:marBottom w:val="0"/>
      <w:divBdr>
        <w:top w:val="none" w:sz="0" w:space="0" w:color="auto"/>
        <w:left w:val="none" w:sz="0" w:space="0" w:color="auto"/>
        <w:bottom w:val="none" w:sz="0" w:space="0" w:color="auto"/>
        <w:right w:val="none" w:sz="0" w:space="0" w:color="auto"/>
      </w:divBdr>
    </w:div>
    <w:div w:id="2120448138">
      <w:marLeft w:val="640"/>
      <w:marRight w:val="0"/>
      <w:marTop w:val="0"/>
      <w:marBottom w:val="0"/>
      <w:divBdr>
        <w:top w:val="none" w:sz="0" w:space="0" w:color="auto"/>
        <w:left w:val="none" w:sz="0" w:space="0" w:color="auto"/>
        <w:bottom w:val="none" w:sz="0" w:space="0" w:color="auto"/>
        <w:right w:val="none" w:sz="0" w:space="0" w:color="auto"/>
      </w:divBdr>
    </w:div>
    <w:div w:id="2120679765">
      <w:marLeft w:val="640"/>
      <w:marRight w:val="0"/>
      <w:marTop w:val="0"/>
      <w:marBottom w:val="0"/>
      <w:divBdr>
        <w:top w:val="none" w:sz="0" w:space="0" w:color="auto"/>
        <w:left w:val="none" w:sz="0" w:space="0" w:color="auto"/>
        <w:bottom w:val="none" w:sz="0" w:space="0" w:color="auto"/>
        <w:right w:val="none" w:sz="0" w:space="0" w:color="auto"/>
      </w:divBdr>
    </w:div>
    <w:div w:id="2120828480">
      <w:marLeft w:val="640"/>
      <w:marRight w:val="0"/>
      <w:marTop w:val="0"/>
      <w:marBottom w:val="0"/>
      <w:divBdr>
        <w:top w:val="none" w:sz="0" w:space="0" w:color="auto"/>
        <w:left w:val="none" w:sz="0" w:space="0" w:color="auto"/>
        <w:bottom w:val="none" w:sz="0" w:space="0" w:color="auto"/>
        <w:right w:val="none" w:sz="0" w:space="0" w:color="auto"/>
      </w:divBdr>
    </w:div>
    <w:div w:id="2121028805">
      <w:marLeft w:val="640"/>
      <w:marRight w:val="0"/>
      <w:marTop w:val="0"/>
      <w:marBottom w:val="0"/>
      <w:divBdr>
        <w:top w:val="none" w:sz="0" w:space="0" w:color="auto"/>
        <w:left w:val="none" w:sz="0" w:space="0" w:color="auto"/>
        <w:bottom w:val="none" w:sz="0" w:space="0" w:color="auto"/>
        <w:right w:val="none" w:sz="0" w:space="0" w:color="auto"/>
      </w:divBdr>
    </w:div>
    <w:div w:id="2121757712">
      <w:marLeft w:val="640"/>
      <w:marRight w:val="0"/>
      <w:marTop w:val="0"/>
      <w:marBottom w:val="0"/>
      <w:divBdr>
        <w:top w:val="none" w:sz="0" w:space="0" w:color="auto"/>
        <w:left w:val="none" w:sz="0" w:space="0" w:color="auto"/>
        <w:bottom w:val="none" w:sz="0" w:space="0" w:color="auto"/>
        <w:right w:val="none" w:sz="0" w:space="0" w:color="auto"/>
      </w:divBdr>
    </w:div>
    <w:div w:id="2122871711">
      <w:marLeft w:val="640"/>
      <w:marRight w:val="0"/>
      <w:marTop w:val="0"/>
      <w:marBottom w:val="0"/>
      <w:divBdr>
        <w:top w:val="none" w:sz="0" w:space="0" w:color="auto"/>
        <w:left w:val="none" w:sz="0" w:space="0" w:color="auto"/>
        <w:bottom w:val="none" w:sz="0" w:space="0" w:color="auto"/>
        <w:right w:val="none" w:sz="0" w:space="0" w:color="auto"/>
      </w:divBdr>
    </w:div>
    <w:div w:id="2125079428">
      <w:marLeft w:val="640"/>
      <w:marRight w:val="0"/>
      <w:marTop w:val="0"/>
      <w:marBottom w:val="0"/>
      <w:divBdr>
        <w:top w:val="none" w:sz="0" w:space="0" w:color="auto"/>
        <w:left w:val="none" w:sz="0" w:space="0" w:color="auto"/>
        <w:bottom w:val="none" w:sz="0" w:space="0" w:color="auto"/>
        <w:right w:val="none" w:sz="0" w:space="0" w:color="auto"/>
      </w:divBdr>
    </w:div>
    <w:div w:id="2126459492">
      <w:marLeft w:val="640"/>
      <w:marRight w:val="0"/>
      <w:marTop w:val="0"/>
      <w:marBottom w:val="0"/>
      <w:divBdr>
        <w:top w:val="none" w:sz="0" w:space="0" w:color="auto"/>
        <w:left w:val="none" w:sz="0" w:space="0" w:color="auto"/>
        <w:bottom w:val="none" w:sz="0" w:space="0" w:color="auto"/>
        <w:right w:val="none" w:sz="0" w:space="0" w:color="auto"/>
      </w:divBdr>
    </w:div>
    <w:div w:id="2126847234">
      <w:marLeft w:val="640"/>
      <w:marRight w:val="0"/>
      <w:marTop w:val="0"/>
      <w:marBottom w:val="0"/>
      <w:divBdr>
        <w:top w:val="none" w:sz="0" w:space="0" w:color="auto"/>
        <w:left w:val="none" w:sz="0" w:space="0" w:color="auto"/>
        <w:bottom w:val="none" w:sz="0" w:space="0" w:color="auto"/>
        <w:right w:val="none" w:sz="0" w:space="0" w:color="auto"/>
      </w:divBdr>
    </w:div>
    <w:div w:id="2127000514">
      <w:marLeft w:val="640"/>
      <w:marRight w:val="0"/>
      <w:marTop w:val="0"/>
      <w:marBottom w:val="0"/>
      <w:divBdr>
        <w:top w:val="none" w:sz="0" w:space="0" w:color="auto"/>
        <w:left w:val="none" w:sz="0" w:space="0" w:color="auto"/>
        <w:bottom w:val="none" w:sz="0" w:space="0" w:color="auto"/>
        <w:right w:val="none" w:sz="0" w:space="0" w:color="auto"/>
      </w:divBdr>
    </w:div>
    <w:div w:id="2127772597">
      <w:marLeft w:val="640"/>
      <w:marRight w:val="0"/>
      <w:marTop w:val="0"/>
      <w:marBottom w:val="0"/>
      <w:divBdr>
        <w:top w:val="none" w:sz="0" w:space="0" w:color="auto"/>
        <w:left w:val="none" w:sz="0" w:space="0" w:color="auto"/>
        <w:bottom w:val="none" w:sz="0" w:space="0" w:color="auto"/>
        <w:right w:val="none" w:sz="0" w:space="0" w:color="auto"/>
      </w:divBdr>
    </w:div>
    <w:div w:id="2127918918">
      <w:marLeft w:val="640"/>
      <w:marRight w:val="0"/>
      <w:marTop w:val="0"/>
      <w:marBottom w:val="0"/>
      <w:divBdr>
        <w:top w:val="none" w:sz="0" w:space="0" w:color="auto"/>
        <w:left w:val="none" w:sz="0" w:space="0" w:color="auto"/>
        <w:bottom w:val="none" w:sz="0" w:space="0" w:color="auto"/>
        <w:right w:val="none" w:sz="0" w:space="0" w:color="auto"/>
      </w:divBdr>
    </w:div>
    <w:div w:id="2128087687">
      <w:marLeft w:val="640"/>
      <w:marRight w:val="0"/>
      <w:marTop w:val="0"/>
      <w:marBottom w:val="0"/>
      <w:divBdr>
        <w:top w:val="none" w:sz="0" w:space="0" w:color="auto"/>
        <w:left w:val="none" w:sz="0" w:space="0" w:color="auto"/>
        <w:bottom w:val="none" w:sz="0" w:space="0" w:color="auto"/>
        <w:right w:val="none" w:sz="0" w:space="0" w:color="auto"/>
      </w:divBdr>
    </w:div>
    <w:div w:id="2128352181">
      <w:marLeft w:val="640"/>
      <w:marRight w:val="0"/>
      <w:marTop w:val="0"/>
      <w:marBottom w:val="0"/>
      <w:divBdr>
        <w:top w:val="none" w:sz="0" w:space="0" w:color="auto"/>
        <w:left w:val="none" w:sz="0" w:space="0" w:color="auto"/>
        <w:bottom w:val="none" w:sz="0" w:space="0" w:color="auto"/>
        <w:right w:val="none" w:sz="0" w:space="0" w:color="auto"/>
      </w:divBdr>
    </w:div>
    <w:div w:id="2129004580">
      <w:marLeft w:val="640"/>
      <w:marRight w:val="0"/>
      <w:marTop w:val="0"/>
      <w:marBottom w:val="0"/>
      <w:divBdr>
        <w:top w:val="none" w:sz="0" w:space="0" w:color="auto"/>
        <w:left w:val="none" w:sz="0" w:space="0" w:color="auto"/>
        <w:bottom w:val="none" w:sz="0" w:space="0" w:color="auto"/>
        <w:right w:val="none" w:sz="0" w:space="0" w:color="auto"/>
      </w:divBdr>
    </w:div>
    <w:div w:id="2129202688">
      <w:marLeft w:val="640"/>
      <w:marRight w:val="0"/>
      <w:marTop w:val="0"/>
      <w:marBottom w:val="0"/>
      <w:divBdr>
        <w:top w:val="none" w:sz="0" w:space="0" w:color="auto"/>
        <w:left w:val="none" w:sz="0" w:space="0" w:color="auto"/>
        <w:bottom w:val="none" w:sz="0" w:space="0" w:color="auto"/>
        <w:right w:val="none" w:sz="0" w:space="0" w:color="auto"/>
      </w:divBdr>
    </w:div>
    <w:div w:id="2130007099">
      <w:marLeft w:val="640"/>
      <w:marRight w:val="0"/>
      <w:marTop w:val="0"/>
      <w:marBottom w:val="0"/>
      <w:divBdr>
        <w:top w:val="none" w:sz="0" w:space="0" w:color="auto"/>
        <w:left w:val="none" w:sz="0" w:space="0" w:color="auto"/>
        <w:bottom w:val="none" w:sz="0" w:space="0" w:color="auto"/>
        <w:right w:val="none" w:sz="0" w:space="0" w:color="auto"/>
      </w:divBdr>
    </w:div>
    <w:div w:id="2131319127">
      <w:marLeft w:val="640"/>
      <w:marRight w:val="0"/>
      <w:marTop w:val="0"/>
      <w:marBottom w:val="0"/>
      <w:divBdr>
        <w:top w:val="none" w:sz="0" w:space="0" w:color="auto"/>
        <w:left w:val="none" w:sz="0" w:space="0" w:color="auto"/>
        <w:bottom w:val="none" w:sz="0" w:space="0" w:color="auto"/>
        <w:right w:val="none" w:sz="0" w:space="0" w:color="auto"/>
      </w:divBdr>
    </w:div>
    <w:div w:id="2131824094">
      <w:marLeft w:val="640"/>
      <w:marRight w:val="0"/>
      <w:marTop w:val="0"/>
      <w:marBottom w:val="0"/>
      <w:divBdr>
        <w:top w:val="none" w:sz="0" w:space="0" w:color="auto"/>
        <w:left w:val="none" w:sz="0" w:space="0" w:color="auto"/>
        <w:bottom w:val="none" w:sz="0" w:space="0" w:color="auto"/>
        <w:right w:val="none" w:sz="0" w:space="0" w:color="auto"/>
      </w:divBdr>
    </w:div>
    <w:div w:id="2134209171">
      <w:marLeft w:val="640"/>
      <w:marRight w:val="0"/>
      <w:marTop w:val="0"/>
      <w:marBottom w:val="0"/>
      <w:divBdr>
        <w:top w:val="none" w:sz="0" w:space="0" w:color="auto"/>
        <w:left w:val="none" w:sz="0" w:space="0" w:color="auto"/>
        <w:bottom w:val="none" w:sz="0" w:space="0" w:color="auto"/>
        <w:right w:val="none" w:sz="0" w:space="0" w:color="auto"/>
      </w:divBdr>
    </w:div>
    <w:div w:id="2134980332">
      <w:marLeft w:val="640"/>
      <w:marRight w:val="0"/>
      <w:marTop w:val="0"/>
      <w:marBottom w:val="0"/>
      <w:divBdr>
        <w:top w:val="none" w:sz="0" w:space="0" w:color="auto"/>
        <w:left w:val="none" w:sz="0" w:space="0" w:color="auto"/>
        <w:bottom w:val="none" w:sz="0" w:space="0" w:color="auto"/>
        <w:right w:val="none" w:sz="0" w:space="0" w:color="auto"/>
      </w:divBdr>
    </w:div>
    <w:div w:id="2136098997">
      <w:marLeft w:val="640"/>
      <w:marRight w:val="0"/>
      <w:marTop w:val="0"/>
      <w:marBottom w:val="0"/>
      <w:divBdr>
        <w:top w:val="none" w:sz="0" w:space="0" w:color="auto"/>
        <w:left w:val="none" w:sz="0" w:space="0" w:color="auto"/>
        <w:bottom w:val="none" w:sz="0" w:space="0" w:color="auto"/>
        <w:right w:val="none" w:sz="0" w:space="0" w:color="auto"/>
      </w:divBdr>
    </w:div>
    <w:div w:id="2136747930">
      <w:marLeft w:val="640"/>
      <w:marRight w:val="0"/>
      <w:marTop w:val="0"/>
      <w:marBottom w:val="0"/>
      <w:divBdr>
        <w:top w:val="none" w:sz="0" w:space="0" w:color="auto"/>
        <w:left w:val="none" w:sz="0" w:space="0" w:color="auto"/>
        <w:bottom w:val="none" w:sz="0" w:space="0" w:color="auto"/>
        <w:right w:val="none" w:sz="0" w:space="0" w:color="auto"/>
      </w:divBdr>
    </w:div>
    <w:div w:id="2136830332">
      <w:marLeft w:val="640"/>
      <w:marRight w:val="0"/>
      <w:marTop w:val="0"/>
      <w:marBottom w:val="0"/>
      <w:divBdr>
        <w:top w:val="none" w:sz="0" w:space="0" w:color="auto"/>
        <w:left w:val="none" w:sz="0" w:space="0" w:color="auto"/>
        <w:bottom w:val="none" w:sz="0" w:space="0" w:color="auto"/>
        <w:right w:val="none" w:sz="0" w:space="0" w:color="auto"/>
      </w:divBdr>
    </w:div>
    <w:div w:id="2137214205">
      <w:marLeft w:val="640"/>
      <w:marRight w:val="0"/>
      <w:marTop w:val="0"/>
      <w:marBottom w:val="0"/>
      <w:divBdr>
        <w:top w:val="none" w:sz="0" w:space="0" w:color="auto"/>
        <w:left w:val="none" w:sz="0" w:space="0" w:color="auto"/>
        <w:bottom w:val="none" w:sz="0" w:space="0" w:color="auto"/>
        <w:right w:val="none" w:sz="0" w:space="0" w:color="auto"/>
      </w:divBdr>
    </w:div>
    <w:div w:id="2137675694">
      <w:marLeft w:val="640"/>
      <w:marRight w:val="0"/>
      <w:marTop w:val="0"/>
      <w:marBottom w:val="0"/>
      <w:divBdr>
        <w:top w:val="none" w:sz="0" w:space="0" w:color="auto"/>
        <w:left w:val="none" w:sz="0" w:space="0" w:color="auto"/>
        <w:bottom w:val="none" w:sz="0" w:space="0" w:color="auto"/>
        <w:right w:val="none" w:sz="0" w:space="0" w:color="auto"/>
      </w:divBdr>
    </w:div>
    <w:div w:id="2137947401">
      <w:marLeft w:val="640"/>
      <w:marRight w:val="0"/>
      <w:marTop w:val="0"/>
      <w:marBottom w:val="0"/>
      <w:divBdr>
        <w:top w:val="none" w:sz="0" w:space="0" w:color="auto"/>
        <w:left w:val="none" w:sz="0" w:space="0" w:color="auto"/>
        <w:bottom w:val="none" w:sz="0" w:space="0" w:color="auto"/>
        <w:right w:val="none" w:sz="0" w:space="0" w:color="auto"/>
      </w:divBdr>
    </w:div>
    <w:div w:id="2138722247">
      <w:marLeft w:val="640"/>
      <w:marRight w:val="0"/>
      <w:marTop w:val="0"/>
      <w:marBottom w:val="0"/>
      <w:divBdr>
        <w:top w:val="none" w:sz="0" w:space="0" w:color="auto"/>
        <w:left w:val="none" w:sz="0" w:space="0" w:color="auto"/>
        <w:bottom w:val="none" w:sz="0" w:space="0" w:color="auto"/>
        <w:right w:val="none" w:sz="0" w:space="0" w:color="auto"/>
      </w:divBdr>
    </w:div>
    <w:div w:id="2139375561">
      <w:marLeft w:val="640"/>
      <w:marRight w:val="0"/>
      <w:marTop w:val="0"/>
      <w:marBottom w:val="0"/>
      <w:divBdr>
        <w:top w:val="none" w:sz="0" w:space="0" w:color="auto"/>
        <w:left w:val="none" w:sz="0" w:space="0" w:color="auto"/>
        <w:bottom w:val="none" w:sz="0" w:space="0" w:color="auto"/>
        <w:right w:val="none" w:sz="0" w:space="0" w:color="auto"/>
      </w:divBdr>
    </w:div>
    <w:div w:id="2139565973">
      <w:marLeft w:val="640"/>
      <w:marRight w:val="0"/>
      <w:marTop w:val="0"/>
      <w:marBottom w:val="0"/>
      <w:divBdr>
        <w:top w:val="none" w:sz="0" w:space="0" w:color="auto"/>
        <w:left w:val="none" w:sz="0" w:space="0" w:color="auto"/>
        <w:bottom w:val="none" w:sz="0" w:space="0" w:color="auto"/>
        <w:right w:val="none" w:sz="0" w:space="0" w:color="auto"/>
      </w:divBdr>
    </w:div>
    <w:div w:id="2140026068">
      <w:marLeft w:val="640"/>
      <w:marRight w:val="0"/>
      <w:marTop w:val="0"/>
      <w:marBottom w:val="0"/>
      <w:divBdr>
        <w:top w:val="none" w:sz="0" w:space="0" w:color="auto"/>
        <w:left w:val="none" w:sz="0" w:space="0" w:color="auto"/>
        <w:bottom w:val="none" w:sz="0" w:space="0" w:color="auto"/>
        <w:right w:val="none" w:sz="0" w:space="0" w:color="auto"/>
      </w:divBdr>
    </w:div>
    <w:div w:id="2140030395">
      <w:marLeft w:val="640"/>
      <w:marRight w:val="0"/>
      <w:marTop w:val="0"/>
      <w:marBottom w:val="0"/>
      <w:divBdr>
        <w:top w:val="none" w:sz="0" w:space="0" w:color="auto"/>
        <w:left w:val="none" w:sz="0" w:space="0" w:color="auto"/>
        <w:bottom w:val="none" w:sz="0" w:space="0" w:color="auto"/>
        <w:right w:val="none" w:sz="0" w:space="0" w:color="auto"/>
      </w:divBdr>
    </w:div>
    <w:div w:id="2140223638">
      <w:marLeft w:val="640"/>
      <w:marRight w:val="0"/>
      <w:marTop w:val="0"/>
      <w:marBottom w:val="0"/>
      <w:divBdr>
        <w:top w:val="none" w:sz="0" w:space="0" w:color="auto"/>
        <w:left w:val="none" w:sz="0" w:space="0" w:color="auto"/>
        <w:bottom w:val="none" w:sz="0" w:space="0" w:color="auto"/>
        <w:right w:val="none" w:sz="0" w:space="0" w:color="auto"/>
      </w:divBdr>
    </w:div>
    <w:div w:id="2140300413">
      <w:marLeft w:val="640"/>
      <w:marRight w:val="0"/>
      <w:marTop w:val="0"/>
      <w:marBottom w:val="0"/>
      <w:divBdr>
        <w:top w:val="none" w:sz="0" w:space="0" w:color="auto"/>
        <w:left w:val="none" w:sz="0" w:space="0" w:color="auto"/>
        <w:bottom w:val="none" w:sz="0" w:space="0" w:color="auto"/>
        <w:right w:val="none" w:sz="0" w:space="0" w:color="auto"/>
      </w:divBdr>
    </w:div>
    <w:div w:id="2140371570">
      <w:marLeft w:val="640"/>
      <w:marRight w:val="0"/>
      <w:marTop w:val="0"/>
      <w:marBottom w:val="0"/>
      <w:divBdr>
        <w:top w:val="none" w:sz="0" w:space="0" w:color="auto"/>
        <w:left w:val="none" w:sz="0" w:space="0" w:color="auto"/>
        <w:bottom w:val="none" w:sz="0" w:space="0" w:color="auto"/>
        <w:right w:val="none" w:sz="0" w:space="0" w:color="auto"/>
      </w:divBdr>
    </w:div>
    <w:div w:id="2140413445">
      <w:marLeft w:val="640"/>
      <w:marRight w:val="0"/>
      <w:marTop w:val="0"/>
      <w:marBottom w:val="0"/>
      <w:divBdr>
        <w:top w:val="none" w:sz="0" w:space="0" w:color="auto"/>
        <w:left w:val="none" w:sz="0" w:space="0" w:color="auto"/>
        <w:bottom w:val="none" w:sz="0" w:space="0" w:color="auto"/>
        <w:right w:val="none" w:sz="0" w:space="0" w:color="auto"/>
      </w:divBdr>
    </w:div>
    <w:div w:id="2141343975">
      <w:marLeft w:val="640"/>
      <w:marRight w:val="0"/>
      <w:marTop w:val="0"/>
      <w:marBottom w:val="0"/>
      <w:divBdr>
        <w:top w:val="none" w:sz="0" w:space="0" w:color="auto"/>
        <w:left w:val="none" w:sz="0" w:space="0" w:color="auto"/>
        <w:bottom w:val="none" w:sz="0" w:space="0" w:color="auto"/>
        <w:right w:val="none" w:sz="0" w:space="0" w:color="auto"/>
      </w:divBdr>
    </w:div>
    <w:div w:id="2141454390">
      <w:marLeft w:val="640"/>
      <w:marRight w:val="0"/>
      <w:marTop w:val="0"/>
      <w:marBottom w:val="0"/>
      <w:divBdr>
        <w:top w:val="none" w:sz="0" w:space="0" w:color="auto"/>
        <w:left w:val="none" w:sz="0" w:space="0" w:color="auto"/>
        <w:bottom w:val="none" w:sz="0" w:space="0" w:color="auto"/>
        <w:right w:val="none" w:sz="0" w:space="0" w:color="auto"/>
      </w:divBdr>
    </w:div>
    <w:div w:id="2141993391">
      <w:marLeft w:val="640"/>
      <w:marRight w:val="0"/>
      <w:marTop w:val="0"/>
      <w:marBottom w:val="0"/>
      <w:divBdr>
        <w:top w:val="none" w:sz="0" w:space="0" w:color="auto"/>
        <w:left w:val="none" w:sz="0" w:space="0" w:color="auto"/>
        <w:bottom w:val="none" w:sz="0" w:space="0" w:color="auto"/>
        <w:right w:val="none" w:sz="0" w:space="0" w:color="auto"/>
      </w:divBdr>
    </w:div>
    <w:div w:id="2142072534">
      <w:marLeft w:val="640"/>
      <w:marRight w:val="0"/>
      <w:marTop w:val="0"/>
      <w:marBottom w:val="0"/>
      <w:divBdr>
        <w:top w:val="none" w:sz="0" w:space="0" w:color="auto"/>
        <w:left w:val="none" w:sz="0" w:space="0" w:color="auto"/>
        <w:bottom w:val="none" w:sz="0" w:space="0" w:color="auto"/>
        <w:right w:val="none" w:sz="0" w:space="0" w:color="auto"/>
      </w:divBdr>
    </w:div>
    <w:div w:id="2142186811">
      <w:marLeft w:val="640"/>
      <w:marRight w:val="0"/>
      <w:marTop w:val="0"/>
      <w:marBottom w:val="0"/>
      <w:divBdr>
        <w:top w:val="none" w:sz="0" w:space="0" w:color="auto"/>
        <w:left w:val="none" w:sz="0" w:space="0" w:color="auto"/>
        <w:bottom w:val="none" w:sz="0" w:space="0" w:color="auto"/>
        <w:right w:val="none" w:sz="0" w:space="0" w:color="auto"/>
      </w:divBdr>
    </w:div>
    <w:div w:id="2142383451">
      <w:marLeft w:val="640"/>
      <w:marRight w:val="0"/>
      <w:marTop w:val="0"/>
      <w:marBottom w:val="0"/>
      <w:divBdr>
        <w:top w:val="none" w:sz="0" w:space="0" w:color="auto"/>
        <w:left w:val="none" w:sz="0" w:space="0" w:color="auto"/>
        <w:bottom w:val="none" w:sz="0" w:space="0" w:color="auto"/>
        <w:right w:val="none" w:sz="0" w:space="0" w:color="auto"/>
      </w:divBdr>
    </w:div>
    <w:div w:id="2143379837">
      <w:marLeft w:val="640"/>
      <w:marRight w:val="0"/>
      <w:marTop w:val="0"/>
      <w:marBottom w:val="0"/>
      <w:divBdr>
        <w:top w:val="none" w:sz="0" w:space="0" w:color="auto"/>
        <w:left w:val="none" w:sz="0" w:space="0" w:color="auto"/>
        <w:bottom w:val="none" w:sz="0" w:space="0" w:color="auto"/>
        <w:right w:val="none" w:sz="0" w:space="0" w:color="auto"/>
      </w:divBdr>
    </w:div>
    <w:div w:id="2143764126">
      <w:marLeft w:val="640"/>
      <w:marRight w:val="0"/>
      <w:marTop w:val="0"/>
      <w:marBottom w:val="0"/>
      <w:divBdr>
        <w:top w:val="none" w:sz="0" w:space="0" w:color="auto"/>
        <w:left w:val="none" w:sz="0" w:space="0" w:color="auto"/>
        <w:bottom w:val="none" w:sz="0" w:space="0" w:color="auto"/>
        <w:right w:val="none" w:sz="0" w:space="0" w:color="auto"/>
      </w:divBdr>
    </w:div>
    <w:div w:id="2143768491">
      <w:marLeft w:val="640"/>
      <w:marRight w:val="0"/>
      <w:marTop w:val="0"/>
      <w:marBottom w:val="0"/>
      <w:divBdr>
        <w:top w:val="none" w:sz="0" w:space="0" w:color="auto"/>
        <w:left w:val="none" w:sz="0" w:space="0" w:color="auto"/>
        <w:bottom w:val="none" w:sz="0" w:space="0" w:color="auto"/>
        <w:right w:val="none" w:sz="0" w:space="0" w:color="auto"/>
      </w:divBdr>
    </w:div>
    <w:div w:id="2144107164">
      <w:marLeft w:val="640"/>
      <w:marRight w:val="0"/>
      <w:marTop w:val="0"/>
      <w:marBottom w:val="0"/>
      <w:divBdr>
        <w:top w:val="none" w:sz="0" w:space="0" w:color="auto"/>
        <w:left w:val="none" w:sz="0" w:space="0" w:color="auto"/>
        <w:bottom w:val="none" w:sz="0" w:space="0" w:color="auto"/>
        <w:right w:val="none" w:sz="0" w:space="0" w:color="auto"/>
      </w:divBdr>
    </w:div>
    <w:div w:id="2144537799">
      <w:marLeft w:val="640"/>
      <w:marRight w:val="0"/>
      <w:marTop w:val="0"/>
      <w:marBottom w:val="0"/>
      <w:divBdr>
        <w:top w:val="none" w:sz="0" w:space="0" w:color="auto"/>
        <w:left w:val="none" w:sz="0" w:space="0" w:color="auto"/>
        <w:bottom w:val="none" w:sz="0" w:space="0" w:color="auto"/>
        <w:right w:val="none" w:sz="0" w:space="0" w:color="auto"/>
      </w:divBdr>
    </w:div>
    <w:div w:id="2145463747">
      <w:marLeft w:val="640"/>
      <w:marRight w:val="0"/>
      <w:marTop w:val="0"/>
      <w:marBottom w:val="0"/>
      <w:divBdr>
        <w:top w:val="none" w:sz="0" w:space="0" w:color="auto"/>
        <w:left w:val="none" w:sz="0" w:space="0" w:color="auto"/>
        <w:bottom w:val="none" w:sz="0" w:space="0" w:color="auto"/>
        <w:right w:val="none" w:sz="0" w:space="0" w:color="auto"/>
      </w:divBdr>
    </w:div>
    <w:div w:id="2146122635">
      <w:marLeft w:val="640"/>
      <w:marRight w:val="0"/>
      <w:marTop w:val="0"/>
      <w:marBottom w:val="0"/>
      <w:divBdr>
        <w:top w:val="none" w:sz="0" w:space="0" w:color="auto"/>
        <w:left w:val="none" w:sz="0" w:space="0" w:color="auto"/>
        <w:bottom w:val="none" w:sz="0" w:space="0" w:color="auto"/>
        <w:right w:val="none" w:sz="0" w:space="0" w:color="auto"/>
      </w:divBdr>
    </w:div>
    <w:div w:id="2146197257">
      <w:marLeft w:val="640"/>
      <w:marRight w:val="0"/>
      <w:marTop w:val="0"/>
      <w:marBottom w:val="0"/>
      <w:divBdr>
        <w:top w:val="none" w:sz="0" w:space="0" w:color="auto"/>
        <w:left w:val="none" w:sz="0" w:space="0" w:color="auto"/>
        <w:bottom w:val="none" w:sz="0" w:space="0" w:color="auto"/>
        <w:right w:val="none" w:sz="0" w:space="0" w:color="auto"/>
      </w:divBdr>
    </w:div>
    <w:div w:id="2146316461">
      <w:marLeft w:val="640"/>
      <w:marRight w:val="0"/>
      <w:marTop w:val="0"/>
      <w:marBottom w:val="0"/>
      <w:divBdr>
        <w:top w:val="none" w:sz="0" w:space="0" w:color="auto"/>
        <w:left w:val="none" w:sz="0" w:space="0" w:color="auto"/>
        <w:bottom w:val="none" w:sz="0" w:space="0" w:color="auto"/>
        <w:right w:val="none" w:sz="0" w:space="0" w:color="auto"/>
      </w:divBdr>
    </w:div>
    <w:div w:id="2146771468">
      <w:marLeft w:val="640"/>
      <w:marRight w:val="0"/>
      <w:marTop w:val="0"/>
      <w:marBottom w:val="0"/>
      <w:divBdr>
        <w:top w:val="none" w:sz="0" w:space="0" w:color="auto"/>
        <w:left w:val="none" w:sz="0" w:space="0" w:color="auto"/>
        <w:bottom w:val="none" w:sz="0" w:space="0" w:color="auto"/>
        <w:right w:val="none" w:sz="0" w:space="0" w:color="auto"/>
      </w:divBdr>
    </w:div>
    <w:div w:id="2147162423">
      <w:marLeft w:val="640"/>
      <w:marRight w:val="0"/>
      <w:marTop w:val="0"/>
      <w:marBottom w:val="0"/>
      <w:divBdr>
        <w:top w:val="none" w:sz="0" w:space="0" w:color="auto"/>
        <w:left w:val="none" w:sz="0" w:space="0" w:color="auto"/>
        <w:bottom w:val="none" w:sz="0" w:space="0" w:color="auto"/>
        <w:right w:val="none" w:sz="0" w:space="0" w:color="auto"/>
      </w:divBdr>
    </w:div>
    <w:div w:id="2147237984">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38/s41893-018-0204-z" TargetMode="External"/><Relationship Id="rId26" Type="http://schemas.openxmlformats.org/officeDocument/2006/relationships/hyperlink" Target="https://doi.org/10.1038/s41560-021-00887-6" TargetMode="External"/><Relationship Id="rId39" Type="http://schemas.openxmlformats.org/officeDocument/2006/relationships/hyperlink" Target="https://api.census.gov/data/2023/acs/acs5" TargetMode="External"/><Relationship Id="rId21" Type="http://schemas.openxmlformats.org/officeDocument/2006/relationships/hyperlink" Target="https://doi.org/10.1088/1748-9326/AC4FDC" TargetMode="External"/><Relationship Id="rId34" Type="http://schemas.openxmlformats.org/officeDocument/2006/relationships/hyperlink" Target="https://www.californiadgstats.ca.gov/downloads/" TargetMode="External"/><Relationship Id="rId42" Type="http://schemas.openxmlformats.org/officeDocument/2006/relationships/hyperlink" Target="https://www.energy.ca.gov/data-reports/data-exploration-tools/energy-equity-indicators-dashboard-collection/deep-dive-energy"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github.com/vineetjnair9/distributed-energy-resources-equity-CA" TargetMode="External"/><Relationship Id="rId29" Type="http://schemas.openxmlformats.org/officeDocument/2006/relationships/hyperlink" Target="https://doi.org/10.1016/j" TargetMode="External"/><Relationship Id="rId1" Type="http://schemas.openxmlformats.org/officeDocument/2006/relationships/customXml" Target="../customXml/item1.xml"/><Relationship Id="rId6" Type="http://schemas.openxmlformats.org/officeDocument/2006/relationships/hyperlink" Target="mailto:jvineet9@mit.edu" TargetMode="External"/><Relationship Id="rId11" Type="http://schemas.microsoft.com/office/2016/09/relationships/commentsIds" Target="commentsIds.xml"/><Relationship Id="rId24" Type="http://schemas.openxmlformats.org/officeDocument/2006/relationships/hyperlink" Target="https://doi.org/10.38126/jspg200106" TargetMode="External"/><Relationship Id="rId32" Type="http://schemas.openxmlformats.org/officeDocument/2006/relationships/hyperlink" Target="https://doi.org/10.1016/S0304-4076(98)00084-0" TargetMode="External"/><Relationship Id="rId37" Type="http://schemas.openxmlformats.org/officeDocument/2006/relationships/hyperlink" Target="https://doi.org/10.5066/F7TX3DN0" TargetMode="External"/><Relationship Id="rId40" Type="http://schemas.openxmlformats.org/officeDocument/2006/relationships/hyperlink" Target="https://www.census.gov/geographies/mapping-files/time-series/geo/tiger-line-file.html"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github.com/vineetjnair9/distributed-energy-resources-equity-CA" TargetMode="External"/><Relationship Id="rId23" Type="http://schemas.openxmlformats.org/officeDocument/2006/relationships/hyperlink" Target="https://greenlining.org/2024/demystifying-equity-in-californias-energy-grid-transition/" TargetMode="External"/><Relationship Id="rId28" Type="http://schemas.openxmlformats.org/officeDocument/2006/relationships/hyperlink" Target="https://doi.org/10.1007/s40518-021-00184-6" TargetMode="External"/><Relationship Id="rId36" Type="http://schemas.openxmlformats.org/officeDocument/2006/relationships/hyperlink" Target="https://www.energy.ca.gov/data-reports/energy-almanac/zero-emission-vehicle-and-infrastructure-statistics-collection/electric" TargetMode="External"/><Relationship Id="rId10" Type="http://schemas.microsoft.com/office/2011/relationships/commentsExtended" Target="commentsExtended.xml"/><Relationship Id="rId19" Type="http://schemas.openxmlformats.org/officeDocument/2006/relationships/hyperlink" Target="https://doi.org/10.1016/j" TargetMode="External"/><Relationship Id="rId31" Type="http://schemas.openxmlformats.org/officeDocument/2006/relationships/hyperlink" Target="https://doi.org/10.3390/en15238783"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hyperlink" Target="http://arxiv.org/abs/2501.13868" TargetMode="External"/><Relationship Id="rId27" Type="http://schemas.openxmlformats.org/officeDocument/2006/relationships/hyperlink" Target="http://arxiv.org/abs/2504.18905" TargetMode="External"/><Relationship Id="rId30" Type="http://schemas.openxmlformats.org/officeDocument/2006/relationships/hyperlink" Target="https://doi.org/10.1145/3599733" TargetMode="External"/><Relationship Id="rId35" Type="http://schemas.openxmlformats.org/officeDocument/2006/relationships/hyperlink" Target="https://www.energy.ca.gov/data-reports/energy-almanac/california-electricity-data/california-energy-storage-system-survey" TargetMode="External"/><Relationship Id="rId43" Type="http://schemas.openxmlformats.org/officeDocument/2006/relationships/hyperlink" Target="https://pge-energydatarequest.com/public_datasets" TargetMode="External"/><Relationship Id="rId8" Type="http://schemas.openxmlformats.org/officeDocument/2006/relationships/image" Target="media/image2.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016/j" TargetMode="External"/><Relationship Id="rId25" Type="http://schemas.openxmlformats.org/officeDocument/2006/relationships/hyperlink" Target="https://doi.org/10.1038/s41467-024-48967-x" TargetMode="External"/><Relationship Id="rId33" Type="http://schemas.openxmlformats.org/officeDocument/2006/relationships/hyperlink" Target="https://emp.lbl.gov/tracking-the-sun" TargetMode="External"/><Relationship Id="rId38" Type="http://schemas.openxmlformats.org/officeDocument/2006/relationships/hyperlink" Target="https://atlas.eia.gov/datasets/eia::power-plants/explore" TargetMode="External"/><Relationship Id="rId46" Type="http://schemas.openxmlformats.org/officeDocument/2006/relationships/theme" Target="theme/theme1.xml"/><Relationship Id="rId20" Type="http://schemas.openxmlformats.org/officeDocument/2006/relationships/hyperlink" Target="https://doi.org/10.1016/J" TargetMode="External"/><Relationship Id="rId41" Type="http://schemas.openxmlformats.org/officeDocument/2006/relationships/hyperlink" Target="https://power.larc.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C3F390-410A-3D48-8517-23363A08CAA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6655359474"/>
    <we:property name="MENDELEY_CITATIONS" value="[{&quot;citationID&quot;:&quot;MENDELEY_CITATION_9f428943-461c-406a-8ff6-29e7a2a2d9b7&quot;,&quot;properties&quot;:{&quot;noteIndex&quot;:0},&quot;isEdited&quot;:false,&quot;manualOverride&quot;:{&quot;isManuallyOverridden&quot;:false,&quot;citeprocText&quot;:&quot;[1]&quot;,&quot;manualOverrideText&quot;:&quot;&quot;},&quot;citationTag&quot;:&quot;MENDELEY_CITATION_v3_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&quot;,&quot;citationItems&quot;:[{&quot;id&quot;:&quot;bf606633-5dc9-35fb-8c02-bfb949ea5894&quot;,&quot;itemData&quot;:{&quot;type&quot;:&quot;article-journal&quot;,&quot;id&quot;:&quot;bf606633-5dc9-35fb-8c02-bfb949ea5894&quot;,&quot;title&quot;:&quot;Distributed solar and environmental justice: Exploring the demographic and socio-economic trends of residential PV adoption in California&quot;,&quot;author&quot;:[{&quot;family&quot;:&quot;Lukanov&quot;,&quot;given&quot;:&quot;Boris R.&quot;,&quot;parse-names&quot;:false,&quot;dropping-particle&quot;:&quot;&quot;,&quot;non-dropping-particle&quot;:&quot;&quot;},{&quot;family&quot;:&quot;Krieger&quot;,&quot;given&quot;:&quot;Elena M.&quot;,&quot;parse-names&quot;:false,&quot;dropping-particle&quot;:&quot;&quot;,&quot;non-dropping-particle&quot;:&quot;&quot;}],&quot;container-title&quot;:&quot;Energy Policy&quot;,&quot;container-title-short&quot;:&quot;Energy Policy&quot;,&quot;DOI&quot;:&quot;10.1016/j.enpol.2019.110935&quot;,&quot;ISSN&quot;:&quot;03014215&quot;,&quot;issued&quot;:{&quot;date-parts&quot;:[[2019]]},&quot;abstract&quot;:&quot;The rapid growth of distributed solar adoption in California provides an opportunity to lower electricity bills for the adopters and realize additional community benefits, including grid resilience and lower grid emissions. It is unclear, however, whether this transition is occurring equitably across the state's various demographic and socioeconomic groups and whether historically disadvantaged environmental justice (EJ) communities have been able to exploit the bill savings and other associated benefits of rooftop solar. Here we analyze the cumulative and annualized (spatial and temporal) rates of PV adoption across California and compare those with data from the state's cumulative impact EJ methodology (CalEnviroScreen). We find persistently lower levels of PV adoption in disadvantaged communities, suggesting clear distributive and equity impacts of existing PV support policies, and indicating that the benefits bypass some of the state's most vulnerable populations. The analysis reveals strong correlation of solar adoption with not only socioeconomic variables, but also with health, environmental and demographic indicators, contributing to our growing understanding of the role these factors play in household clean-energy adoption trends. The results provide a baseline from which to develop more effective policies, strategically design incentives, and track the efficacy of existing solar programs that target disadvantaged communities.&quot;,&quot;volume&quot;:&quot;134&quot;},&quot;isTemporary&quot;:false,&quot;suppress-author&quot;:false,&quot;composite&quot;:false,&quot;author-only&quot;:false}]},{&quot;citationID&quot;:&quot;MENDELEY_CITATION_8976e81a-1d1c-4b2a-aa28-777339ceee81&quot;,&quot;properties&quot;:{&quot;noteIndex&quot;:0},&quot;isEdited&quot;:false,&quot;manualOverride&quot;:{&quot;isManuallyOverridden&quot;:false,&quot;citeprocText&quot;:&quot;[2]&quot;,&quot;manualOverrideText&quot;:&quot;&quot;},&quot;citationTag&quot;:&quot;MENDELEY_CITATION_v3_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&quot;,&quot;citationItems&quot;:[{&quot;id&quot;:&quot;3919ab94-a51c-3932-922e-cde82ede514c&quot;,&quot;itemData&quot;:{&quot;type&quot;:&quot;article-journal&quot;,&quot;id&quot;:&quot;3919ab94-a51c-3932-922e-cde82ede514c&quot;,&quot;title&quot;:&quot;Disparities in rooftop photovoltaics deployment in the United States by race and ethnicity&quot;,&quot;author&quot;:[{&quot;family&quot;:&quot;Sunter&quot;,&quot;given&quot;:&quot;Deborah A.&quot;,&quot;parse-names&quot;:false,&quot;dropping-particle&quot;:&quot;&quot;,&quot;non-dropping-particle&quot;:&quot;&quot;},{&quot;family&quot;:&quot;Castellanos&quot;,&quot;given&quot;:&quot;Sergio&quot;,&quot;parse-names&quot;:false,&quot;dropping-particle&quot;:&quot;&quot;,&quot;non-dropping-particle&quot;:&quot;&quot;},{&quot;family&quot;:&quot;Kammen&quot;,&quot;given&quot;:&quot;Daniel M.&quot;,&quot;parse-names&quot;:false,&quot;dropping-particle&quot;:&quot;&quot;,&quot;non-dropping-particle&quot;:&quot;&quot;}],&quot;container-title&quot;:&quot;Nature Sustainability&quot;,&quot;container-title-short&quot;:&quot;Nat. Sustain.&quot;,&quot;DOI&quot;:&quot;10.1038/s41893-018-0204-z&quot;,&quot;ISSN&quot;:&quot;23989629&quot;,&quot;issued&quot;:{&quot;date-parts&quot;:[[2019,1,1]]},&quot;page&quot;:&quot;71-76&quot;,&quot;abstract&quot;:&quot;The rooftop solar industry in the United States has experienced dramatic growth—roughly 50% per year since 2012, along with steadily falling prices. Although the opportunities this affords for clean, reliable power are transformative, the benefits might not accrue to all individuals and communities. Combining the location of existing and potential sites for rooftop photovoltaics (PV) from Google’s Project Sunroof and demographic information from the American Community Survey, the relative adoption of rooftop PV is compared across census tracts grouped by racial and ethnic majority. Black- and Hispanic-majority census tracts show on average significantly less rooftop PV installed. This disparity is often attributed to racial and ethnic differences in household income and home ownership. In this study, significant racial disparity remains even after we account for these differences. For the same median household income, black- and Hispanic-majority census tracts have installed less rooftop PV compared with no majority tracts by 69 and 30%, respectively, while white-majority census tracts have installed 21% more. When correcting for home ownership, black- and Hispanic-majority census tracts have installed less rooftop PV compared with no majority tracts by 61 and 45%, respectively, while white-majority census tracts have installed 37% more. The social dispersion effect is also considered. This Analysis reveals the racial and ethnic injustice in rooftop solar participation.&quot;,&quot;publisher&quot;:&quot;Nature Publishing Group&quot;,&quot;issue&quot;:&quot;1&quot;,&quot;volume&quot;:&quot;2&quot;},&quot;isTemporary&quot;:false,&quot;suppress-author&quot;:false,&quot;composite&quot;:false,&quot;author-only&quot;:false}]},{&quot;citationID&quot;:&quot;MENDELEY_CITATION_496a9f86-e45c-4371-a9c9-5282fc466f91&quot;,&quot;properties&quot;:{&quot;noteIndex&quot;:0},&quot;isEdited&quot;:false,&quot;manualOverride&quot;:{&quot;isManuallyOverridden&quot;:false,&quot;citeprocText&quot;:&quot;[3]&quot;,&quot;manualOverrideText&quot;:&quot;&quot;},&quot;citationTag&quot;:&quot;MENDELEY_CITATION_v3_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&quot;,&quot;citationItems&quot;:[{&quot;id&quot;:&quot;5a328285-0dd5-34df-814c-ed10cc69f644&quot;,&quot;itemData&quot;:{&quot;type&quot;:&quot;article-journal&quot;,&quot;id&quot;:&quot;5a328285-0dd5-34df-814c-ed10cc69f644&quot;,&quot;title&quot;:&quot;An empirical analysis of county-level residential PV adoption in California&quot;,&quot;author&quot;:[{&quot;family&quot;:&quot;Kurdgelashvili&quot;,&quot;given&quot;:&quot;Lado&quot;,&quot;parse-names&quot;:false,&quot;dropping-particle&quot;:&quot;&quot;,&quot;non-dropping-particle&quot;:&quot;&quot;},{&quot;family&quot;:&quot;Shih&quot;,&quot;given&quot;:&quot;Cheng Hao&quot;,&quot;parse-names&quot;:false,&quot;dropping-particle&quot;:&quot;&quot;,&quot;non-dropping-particle&quot;:&quot;&quot;},{&quot;family&quot;:&quot;Yang&quot;,&quot;given&quot;:&quot;Fan&quot;,&quot;parse-names&quot;:false,&quot;dropping-particle&quot;:&quot;&quot;,&quot;non-dropping-particle&quot;:&quot;&quot;},{&quot;family&quot;:&quot;Garg&quot;,&quot;given&quot;:&quot;Mehul&quot;,&quot;parse-names&quot;:false,&quot;dropping-particle&quot;:&quot;&quot;,&quot;non-dropping-particle&quot;:&quot;&quot;}],&quot;container-title&quot;:&quot;Technological Forecasting and Social Change&quot;,&quot;container-title-short&quot;:&quot;Technol. Forecast. Soc. Change&quot;,&quot;DOI&quot;:&quot;10.1016/j.techfore.2018.11.021&quot;,&quot;ISSN&quot;:&quot;00401625&quot;,&quot;issued&quot;:{&quot;date-parts&quot;:[[2019]]},&quot;abstract&quot;:&quot;To understand long term PV deployment, it is important to explore the underlying mechanisms that drive PV market diffusion. This paper examines the relationships between several social and economic factors and residential PV market diffusion on a county level. The Bass diffusion model was used to estimate diffusion parameters for 46 counties in California. Regression analysis was then applied to find associations between these parameters and several socio-demographic, economic, and political variables in each county. Finally, a Generalized Bass Model was employed to explore the price effect on PV diffusion. We have found supporting evidence of the inverse relationship between attainment of higher education and the coefficient of imitation. We have clearly shown evidence for heterogeneity between counties in one or more of our observed dimensions, or unobserved and possibly confounding factors. Although not significant at the conventional 5% and 10% levels, our Generalized Bass Model nonetheless supports the presence of price-based fluctuations in adoption rates.&quot;,&quot;volume&quot;:&quot;139&quot;},&quot;isTemporary&quot;:false,&quot;suppress-author&quot;:false,&quot;composite&quot;:false,&quot;author-only&quot;:false}]},{&quot;citationID&quot;:&quot;MENDELEY_CITATION_b35b9d5b-d8f5-4ef7-974d-0c492cc8d651&quot;,&quot;properties&quot;:{&quot;noteIndex&quot;:0},&quot;isEdited&quot;:false,&quot;manualOverride&quot;:{&quot;isManuallyOverridden&quot;:false,&quot;citeprocText&quot;:&quot;[4], [5], [6]&quot;,&quot;manualOverrideText&quot;:&quot;&quot;},&quot;citationTag&quot;:&quot;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&quot;,&quot;citationItems&quot;:[{&quot;id&quot;:&quot;6d89d64b-f2b1-39a7-865f-198966a3014d&quot;,&quot;itemData&quot;:{&quot;type&quot;:&quot;article-journal&quot;,&quot;id&quot;:&quot;6d89d64b-f2b1-39a7-865f-198966a3014d&quot;,&quot;title&quot;:&quot;Distributional disparities in residential rooftop solar potential and penetration in four cities in the United States&quot;,&quot;author&quot;:[{&quot;family&quot;:&quot;Reames&quot;,&quot;given&quot;:&quot;Tony G.&quot;,&quot;parse-names&quot;:false,&quot;dropping-particle&quot;:&quot;&quot;,&quot;non-dropping-particle&quot;:&quot;&quot;}],&quot;container-title&quot;:&quot;Energy Research &amp; Social Science&quot;,&quot;container-title-short&quot;:&quot;Energy Res. Soc. Sci.&quot;,&quot;accessed&quot;:{&quot;date-parts&quot;:[[2026,5,28]]},&quot;DOI&quot;:&quot;10.1016/J.ERSS.2020.101612&quot;,&quot;ISSN&quot;:&quot;2214-6296&quot;,&quot;issued&quot;:{&quot;date-parts&quot;:[[2020,11,1]]},&quot;page&quot;:&quot;101612&quot;,&quot;abstract&quot;:&quot;Single-family residential rooftop solar adoption in the United States has not occurred equitably across the country, nor across socioeconomic and demographic groups. In response, state and local governments have developed solar equity programs, primarily focused on increasing adoption by low- and moderate-income (LMI) households. This study merged national datasets that estimate rooftop solar potential, the distribution of rooftop solar systems, and census tract- level socioeconomic and demographic characteristics to answer three questions. First, how are spatial distributions of rooftop potential and penetration similar and different across cities? Second, how is rooftop penetration distributed across non-LMI and LMI communities in different cities? Third, how do the relationships between rooftop penetration and local socioeconomic and demographic characteristics, identified as barriers to solar adoption, differ? Using GIS, bivariate and multivariate analyses, these questions were examined in four US cities – Riverside and San Bernardino, California, Washington, DC, and Chicago, Illinois – to understand both universal and distinct local manifestations. Findings include: higher rooftop potential existed in some LMI communities; higher rooftop potential did not necessarily translate to higher rooftop penetration, especially if higher potential was in LMI communities; and beyond income, other socioeconomic and demographic characteristics such as race/ethnicity, limited English proficiency, age of housing stock, and internet access were associated with rooftop penetration. While there remains great potential for expanding rooftop solar to LMI households and communities, understandingexplor the local dynamics of solar potential and penetration may inform better policy development and implementation.&quot;,&quot;publisher&quot;:&quot;Elsevier&quot;,&quot;volume&quot;:&quot;69&quot;},&quot;isTemporary&quot;:false,&quot;suppress-author&quot;:false,&quot;composite&quot;:false,&quot;author-only&quot;:false},{&quot;id&quot;:&quot;48283b19-ec2c-3627-b243-a2ef985cb7bb&quot;,&quot;itemData&quot;:{&quot;type&quot;:&quot;article-journal&quot;,&quot;id&quot;:&quot;48283b19-ec2c-3627-b243-a2ef985cb7bb&quot;,&quot;title&quot;:&quot;Characterizing local rooftop solar adoption inequity in the US&quot;,&quot;author&quot;:[{&quot;family&quot;:&quot;Darghouth&quot;,&quot;given&quot;:&quot;Naïm R.&quot;,&quot;parse-names&quot;:false,&quot;dropping-particle&quot;:&quot;&quot;,&quot;non-dropping-particle&quot;:&quot;&quot;},{&quot;family&quot;:&quot;O'Shaughnessy&quot;,&quot;given&quot;:&quot;Eric&quot;,&quot;parse-names&quot;:false,&quot;dropping-particle&quot;:&quot;&quot;,&quot;non-dropping-particle&quot;:&quot;&quot;},{&quot;family&quot;:&quot;Forrester&quot;,&quot;given&quot;:&quot;Sydney&quot;,&quot;parse-names&quot;:false,&quot;dropping-particle&quot;:&quot;&quot;,&quot;non-dropping-particle&quot;:&quot;&quot;},{&quot;family&quot;:&quot;Barbose&quot;,&quot;given&quot;:&quot;Galen&quot;,&quot;parse-names&quot;:false,&quot;dropping-particle&quot;:&quot;&quot;,&quot;non-dropping-particle&quot;:&quot;&quot;}],&quot;container-title&quot;:&quot;Environmental Research Letters&quot;,&quot;accessed&quot;:{&quot;date-parts&quot;:[[2026,5,28]]},&quot;DOI&quot;:&quot;10.1088/1748-9326/AC4FDC&quot;,&quot;ISSN&quot;:&quot;1748-9326&quot;,&quot;URL&quot;:&quot;https://iopscience.iop.org/article/10.1088/1748-9326/ac4fdc&quot;,&quot;issued&quot;:{&quot;date-parts&quot;:[[2022,2,25]]},&quot;page&quot;:&quot;034028&quot;,&quot;abstract&quot;:&quot;Residential rooftop solar is slated to play a significant role in the changing US electric grid in the coming decades. However, concerns have emerged that the benefits of rooftop solar deployment are inequitably distributed across demographic groups. Previous work has highlighted inequity in national solar adopter deployment and income trends. We leverage a dataset of US solar adopter household income estimates - unique in its size and resolution - to analyze differences in adoption equity at the local level and identify those conditions that yield more equitable solar adoption, with implications for policy strategies to reduce inequities in solar adoption. The solar inequities observed at the national and state levels also exist at more granular levels, but not uniformly so; some US census tracts exhibit less solar inequity than others. Some demographic, solar system, and market characteristics robustly lead to more equitable solar adoption. Our findings suggest that while solar adoption inequity is frequently attributed to the relatively high costs of solar adoption, costs may become less relevant as solar prices decline. Results also indicate that racial diversity and education levels affect solar adoption patterns at a local level. Finally, we find that solar adoption is more equitable in census tracts served by specific types of installers. Future research and policy can explore ways to leverage these findings to accelerate the transition to equitable solar adoption.&quot;,&quot;publisher&quot;:&quot;IOP Publishing&quot;,&quot;issue&quot;:&quot;3&quot;,&quot;volume&quot;:&quot;17&quot;,&quot;container-title-short&quot;:&quot;&quot;},&quot;isTemporary&quot;:false},{&quot;id&quot;:&quot;5ed0bfef-64ec-34c6-86e6-44fc3804ff37&quot;,&quot;itemData&quot;:{&quot;type&quot;:&quot;article-journal&quot;,&quot;id&quot;:&quot;5ed0bfef-64ec-34c6-86e6-44fc3804ff37&quot;,&quot;title&quot;:&quot;Lost in Siting: The Hidden Carbon Cost of Inequitable Residential Solar Installations&quot;,&quot;author&quot;:[{&quot;family&quot;:&quot;Sigrist&quot;,&quot;given&quot;:&quot;Cooper&quot;,&quot;parse-names&quot;:false,&quot;dropping-particle&quot;:&quot;&quot;,&quot;non-dropping-particle&quot;:&quot;&quot;},{&quot;family&quot;:&quot;Lechowicz&quot;,&quot;given&quot;:&quot;Adam&quot;,&quot;parse-names&quot;:false,&quot;dropping-particle&quot;:&quot;&quot;,&quot;non-dropping-particle&quot;:&quot;&quot;},{&quot;family&quot;:&quot;Champ&quot;,&quot;given&quot;:&quot;Jovan&quot;,&quot;parse-names&quot;:false,&quot;dropping-particle&quot;:&quot;&quot;,&quot;non-dropping-particle&quot;:&quot;&quot;},{&quot;family&quot;:&quot;Bashir&quot;,&quot;given&quot;:&quot;Noman&quot;,&quot;parse-names&quot;:false,&quot;dropping-particle&quot;:&quot;&quot;,&quot;non-dropping-particle&quot;:&quot;&quot;},{&quot;family&quot;:&quot;Hajiesmaili&quot;,&quot;given&quot;:&quot;Mohammad&quot;,&quot;parse-names&quot;:false,&quot;dropping-particle&quot;:&quot;&quot;,&quot;non-dropping-particle&quot;:&quot;&quot;}],&quot;URL&quot;:&quot;http://arxiv.org/abs/2501.13868&quot;,&quot;issued&quot;:{&quot;date-parts&quot;:[[2025,1,23]]},&quot;abstract&quot;:&quot;The declining cost of solar photovoltaics (PV) combined with strong federal and state-level incentives have resulted in a high number of residential solar PV installations in the US. However, these installations are concentrated in particular regions, such as California, and demographics, such as high-income Asian neighborhoods. This inequitable distribution creates an illusion that further increasing residential solar installations will become increasingly challenging. Furthermore, while the inequity in solar installations has received attention, no prior comprehensive work has been done on understanding whether our current trajectory of residential solar adoption is energy- and carbon-efficient. In this paper, we reveal the hidden energy and carbon cost of the inequitable distribution of existing installations. Using US-based data on carbon offset potential, the amount of avoided carbon emissions from using rooftop PV instead of electric grid energy, and the number of existing solar installations, we surprisingly observe that locations and demographics with a higher carbon offset potential have fewer existing installations. For instance, neighborhoods with relatively higher black population have 7.4% higher carbon offset potential than average but 36.7% fewer installations; lower-income neighborhoods have 14.7% higher potential and 47% fewer installations. We propose several equity- and carbon-aware solar siting strategies. In evaluating these strategies, we develop Sunsight, a toolkit that combines simulation/visualization tools and our relevant datasets, which we are releasing publicly. Our projections show that a multi-objective siting strategy can address two problems at once; namely, it can improve societal outcomes in terms of distributional equity and simultaneously improve the carbon-efficiency (i.e., climate impact) of current installation trends by up to 39.8%.&quot;,&quot;container-title-short&quot;:&quot;&quot;},&quot;isTemporary&quot;:false}]},{&quot;citationID&quot;:&quot;MENDELEY_CITATION_0972986b-3b92-4528-be61-74cde9926ace&quot;,&quot;properties&quot;:{&quot;noteIndex&quot;:0},&quot;isEdited&quot;:false,&quot;manualOverride&quot;:{&quot;isManuallyOverridden&quot;:false,&quot;citeprocText&quot;:&quot;[7]&quot;,&quot;manualOverrideText&quot;:&quot;&quot;},&quot;citationTag&quot;:&quot;MENDELEY_CITATION_v3_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&quot;,&quot;citationItems&quot;:[{&quot;id&quot;:&quot;0c215863-b732-33d3-8b32-695b5ca806b6&quot;,&quot;itemData&quot;:{&quot;type&quot;:&quot;report&quot;,&quot;id&quot;:&quot;0c215863-b732-33d3-8b32-695b5ca806b6&quot;,&quot;title&quot;:&quot;An Assessment of National and Metropolitan Energy Burden across the United States SEPTEMBER 2020 How High Are Household Energy Burdens?&quot;,&quot;author&quot;:[{&quot;family&quot;:&quot;Drehobl&quot;,&quot;given&quot;:&quot;Ariel&quot;,&quot;parse-names&quot;:false,&quot;dropping-particle&quot;:&quot;&quot;,&quot;non-dropping-particle&quot;:&quot;&quot;},{&quot;family&quot;:&quot;Ross&quot;,&quot;given&quot;:&quot;Lauren&quot;,&quot;parse-names&quot;:false,&quot;dropping-particle&quot;:&quot;&quot;,&quot;non-dropping-particle&quot;:&quot;&quot;},{&quot;family&quot;:&quot;Ayala&quot;,&quot;given&quot;:&quot;Roxana&quot;,&quot;parse-names&quot;:false,&quot;dropping-particle&quot;:&quot;&quot;,&quot;non-dropping-particle&quot;:&quot;&quot;},{&quot;family&quot;:&quot;Zaman&quot;,&quot;given&quot;:&quot;Ansha&quot;,&quot;parse-names&quot;:false,&quot;dropping-particle&quot;:&quot;&quot;,&quot;non-dropping-particle&quot;:&quot;&quot;},{&quot;family&quot;:&quot;Amann&quot;,&quot;given&quot;:&quot;Jennifer&quot;,&quot;parse-names&quot;:false,&quot;dropping-particle&quot;:&quot;&quot;,&quot;non-dropping-particle&quot;:&quot;&quot;}],&quot;issued&quot;:{&quot;date-parts&quot;:[[2020]]},&quot;abstract&quot;:&quot;ABOUT THE AUTHORS Ariel Drehobl conducts research, analysis, and outreach on local-level energy efficiency policies and initiatives, with a focus on energy affordability, energy equity, and limited-income communities. Ariel earned a master of science in environmental science, policy, and management from a joint-degree program that awarded degrees from Central European University in Hungary, Lund University in Sweden, and the University of Manchester in the United Kingdom. She earned a bachelor of arts in history and international studies from Northwestern University. Lauren Ross oversees ACEEE's work related to the local implementation of energy efficiency. Her research concentrates on the nexus of affordable housing, energy efficiency, and cities. She leads ACEEE's efforts to improve policies and expand utility programs to promote energy efficiency in low-income and multifamily households. Lauren earned a PhD in urban sociology from Temple University, a master of arts in urban sociology from the George Washington University, and a bachelor of arts in political science from the University of Delaware. Roxana Ayala assists with research, writing, and technical support on local-level energy efficiency policies and initiatives, with a focus on energy equity. Roxana earned a bachelor of arts in environmental studies and urban studies from the University of California, Irvine. ACKNOWLEDGMENTS This report was made possible through the generous support of the Kresge Foundation. The authors gratefully acknowledge external reviewers, internal reviewers, colleagues, and sponsors who supported this report.&quot;,&quot;container-title-short&quot;:&quot;&quot;},&quot;isTemporary&quot;:false,&quot;suppress-author&quot;:false,&quot;composite&quot;:false,&quot;author-only&quot;:false}]},{&quot;citationID&quot;:&quot;MENDELEY_CITATION_7593e5af-4946-4381-bdca-6dd543caedc4&quot;,&quot;properties&quot;:{&quot;noteIndex&quot;:0},&quot;isEdited&quot;:false,&quot;manualOverride&quot;:{&quot;isManuallyOverridden&quot;:false,&quot;citeprocText&quot;:&quot;[8]&quot;,&quot;manualOverrideText&quot;:&quot;&quot;},&quot;citationTag&quot;:&quot;MENDELEY_CITATION_v3_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&quot;,&quot;citationItems&quot;:[{&quot;id&quot;:&quot;00baa909-6f66-32c9-acdd-bc677f8003e2&quot;,&quot;itemData&quot;:{&quot;type&quot;:&quot;report&quot;,&quot;id&quot;:&quot;00baa909-6f66-32c9-acdd-bc677f8003e2&quot;,&quot;title&quot;:&quot;Demystifying Equity in California's Energy Grid Transition BLOG ENERGY EQUITY&quot;,&quot;container-title-short&quot;:&quot;&quot;},&quot;isTemporary&quot;:false,&quot;suppress-author&quot;:false,&quot;composite&quot;:false,&quot;author-only&quot;:false}]},{&quot;citationID&quot;:&quot;MENDELEY_CITATION_39034dd5-26b3-4aec-9453-1ff5d2f39016&quot;,&quot;properties&quot;:{&quot;noteIndex&quot;:0},&quot;isEdited&quot;:false,&quot;manualOverride&quot;:{&quot;isManuallyOverridden&quot;:false,&quot;citeprocText&quot;:&quot;[9]&quot;,&quot;manualOverrideText&quot;:&quot;&quot;},&quot;citationTag&quot;:&quot;MENDELEY_CITATION_v3_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&quot;,&quot;citationItems&quot;:[{&quot;id&quot;:&quot;dfe5919b-ea00-3dd0-aabb-78d0646bec7f&quot;,&quot;itemData&quot;:{&quot;type&quot;:&quot;article-journal&quot;,&quot;id&quot;:&quot;dfe5919b-ea00-3dd0-aabb-78d0646bec7f&quot;,&quot;title&quot;:&quot;Advancing Equity in Access to Distributed Energy Resources in California&quot;,&quot;groupId&quot;:&quot;e5ff449c-daa2-3d0a-a966-342028691f84&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isTemporary&quot;:false,&quot;suppress-author&quot;:false,&quot;composite&quot;:false,&quot;author-only&quot;:false}]},{&quot;citationID&quot;:&quot;MENDELEY_CITATION_45481ab8-b85d-4574-9e1e-014e814bd633&quot;,&quot;properties&quot;:{&quot;noteIndex&quot;:0},&quot;isEdited&quot;:false,&quot;manualOverride&quot;:{&quot;isManuallyOverridden&quot;:false,&quot;citeprocText&quot;:&quot;[10]&quot;,&quot;manualOverrideText&quot;:&quot;&quot;},&quot;citationTag&quot;:&quot;MENDELEY_CITATION_v3_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&quot;,&quot;citationItems&quot;:[{&quot;id&quot;:&quot;5dd67c2c-228e-314c-ba18-ee3ed85dd101&quot;,&quot;itemData&quot;:{&quot;type&quot;:&quot;article-journal&quot;,&quot;id&quot;:&quot;5dd67c2c-228e-314c-ba18-ee3ed85dd101&quot;,&quot;title&quot;:&quot;Modeling the potential effects of rooftop solar on household energy burden in the United States&quot;,&quot;groupId&quot;:&quot;e5ff449c-daa2-3d0a-a966-342028691f84&quot;,&quot;author&quot;:[{&quot;family&quot;:&quot;Forrester&quot;,&quot;given&quot;:&quot;Sydney P.&quot;,&quot;parse-names&quot;:false,&quot;dropping-particle&quot;:&quot;&quot;,&quot;non-dropping-particle&quot;:&quot;&quot;},{&quot;family&quot;:&quot;Montañés&quot;,&quot;given&quot;:&quot;Cristina Crespo&quot;,&quot;parse-names&quot;:false,&quot;dropping-particle&quot;:&quot;&quot;,&quot;non-dropping-particle&quot;:&quot;&quot;},{&quot;family&quot;:&quot;O’Shaughnessy&quot;,&quot;given&quot;:&quot;Eric&quot;,&quot;parse-names&quot;:false,&quot;dropping-particle&quot;:&quot;&quot;,&quot;non-dropping-particle&quot;:&quot;&quot;},{&quot;family&quot;:&quot;Barbose&quot;,&quot;given&quot;:&quot;Galen&quot;,&quot;parse-names&quot;:false,&quot;dropping-particle&quot;:&quot;&quot;,&quot;non-dropping-particle&quot;:&quot;&quot;}],&quot;container-title&quot;:&quot;Nature Communications 2024 15:1&quot;,&quot;accessed&quot;:{&quot;date-parts&quot;:[[2026,7,10]]},&quot;DOI&quot;:&quot;10.1038/s41467-024-48967-x&quot;,&quot;ISSN&quot;:&quot;2041-1723&quot;,&quot;PMID&quot;:&quot;38824164&quot;,&quot;URL&quot;:&quot;https://www.nature.com/articles/s41467-024-48967-x&quot;,&quot;issued&quot;:{&quot;date-parts&quot;:[[2024,6,1]]},&quot;page&quot;:&quot;4676-&quot;,&quot;abstract&quot;:&quot;Policymakers at the federal and state level have begun to incorporate energy burden into equity goals and program evaluations, aiming to reduce energy burden below a high level of 6% for lower income households in the United States. Pairing an empirical household-level dataset spanning United States geographies together with modeled hourly energy demand curves, we show that rooftop solar reduces energy burden across a majority of adopters during our study period from a median of 3.3% to 2.6%. For low- and moderate-income adopters (at or below 80% and 120% of area median income, respectively), solar reduces median 2021 energy burden from 7.7% to 6.2%, and 4.1% to 3.3%, respectively. Importantly, solar reduces the rate of high or severe energy burden from 67% of all low-income households before adoption to 52% of households following adoption, and correspondingly from 21% to 13% for moderate-income households. Here, we show rooftop solar can support policy goals to reduce energy burden along with strategies such as weatherization and bill assistance. Modeled results show that rooftop solar reduced energy burden for most adopters in 2021 from a median of 3.3% to 2.6% with the average adopter seeing a 0.6 point ($691 annual) reduction in burden, accounting for costs, incentives, and savings.&quot;,&quot;publisher&quot;:&quot;Nature Publishing Group&quot;,&quot;issue&quot;:&quot;1&quot;,&quot;volume&quot;:&quot;15&quot;},&quot;isTemporary&quot;:false,&quot;suppress-author&quot;:false,&quot;composite&quot;:false,&quot;author-only&quot;:false}]},{&quot;citationID&quot;:&quot;MENDELEY_CITATION_0fe80aa6-90da-4cd1-8f99-1768e2f9c35a&quot;,&quot;properties&quot;:{&quot;noteIndex&quot;:0},&quot;isEdited&quot;:false,&quot;manualOverride&quot;:{&quot;isManuallyOverridden&quot;:false,&quot;citeprocText&quot;:&quot;[11]&quot;,&quot;manualOverrideText&quot;:&quot;&quot;},&quot;citationTag&quot;:&quot;MENDELEY_CITATION_v3_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&quot;,&quot;citationItems&quot;:[{&quot;id&quot;:&quot;4053ed5f-835b-32b4-a489-848486d9e620&quot;,&quot;itemData&quot;:{&quot;type&quot;:&quot;article-journal&quot;,&quot;id&quot;:&quot;4053ed5f-835b-32b4-a489-848486d9e620&quot;,&quot;title&quot;:&quot;Inequitable access to distributed energy resources due to grid infrastructure limits in California&quot;,&quot;groupId&quot;:&quot;e5ff449c-daa2-3d0a-a966-342028691f84&quot;,&quot;author&quot;:[{&quot;family&quot;:&quot;Brockway&quot;,&quot;given&quot;:&quot;Anna M.&quot;,&quot;parse-names&quot;:false,&quot;dropping-particle&quot;:&quot;&quot;,&quot;non-dropping-particle&quot;:&quot;&quot;},{&quot;family&quot;:&quot;Conde&quot;,&quot;given&quot;:&quot;Jennifer&quot;,&quot;parse-names&quot;:false,&quot;dropping-particle&quot;:&quot;&quot;,&quot;non-dropping-particle&quot;:&quot;&quot;},{&quot;family&quot;:&quot;Callaway&quot;,&quot;given&quot;:&quot;Duncan&quot;,&quot;parse-names&quot;:false,&quot;dropping-particle&quot;:&quot;&quot;,&quot;non-dropping-particle&quot;:&quot;&quot;}],&quot;container-title&quot;:&quot;Nature Energy&quot;,&quot;container-title-short&quot;:&quot;Nat. Energy&quot;,&quot;DOI&quot;:&quot;10.1038/s41560-021-00887-6&quot;,&quot;ISSN&quot;:&quot;20587546&quot;,&quot;issued&quot;:{&quot;date-parts&quot;:[[2021]]},&quot;abstract&quot;:&quot;Persistent social disparities in the adoption of distributed energy resources (DERs) have prompted calls for enabling more equitable uptake. However, there are indications that limits inherent to grid infrastructure may hinder DER adoption. In this study we analysed grid limits to new DER integration across California’s two largest utility territories. We found that grid limits reduce access to solar photovoltaics to less than half of households served by these two utilities, and may hinder California’s electric vehicle adoption and residential load electrification goals. We connected these results to demographic characteristics and found that grid limits also exacerbate existing inequities: households in increasingly Black-identifying and disadvantaged census block groups have disproportionately less access to new solar photovoltaic capacity based on circuit hosting capacity. Our results illuminate the need for equity goals to be an input in the design of policies for prioritizing grid upgrades.&quot;,&quot;issue&quot;:&quot;9&quot;,&quot;volume&quot;:&quot;6&quot;},&quot;isTemporary&quot;:false,&quot;suppress-author&quot;:false,&quot;composite&quot;:false,&quot;author-only&quot;:false}]},{&quot;citationID&quot;:&quot;MENDELEY_CITATION_0cfd337d-26ee-4c7b-a99a-225f6a9ecd74&quot;,&quot;properties&quot;:{&quot;noteIndex&quot;:0},&quot;isEdited&quot;:false,&quot;manualOverride&quot;:{&quot;isManuallyOverridden&quot;:false,&quot;citeprocText&quot;:&quot;[12]&quot;,&quot;manualOverrideText&quot;:&quot;&quot;},&quot;citationTag&quot;:&quot;MENDELEY_CITATION_v3_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&quot;,&quot;citationItems&quot;:[{&quot;id&quot;:&quot;bad29548-2cb4-3066-b2c2-6db0ecb04220&quot;,&quot;itemData&quot;:{&quot;type&quot;:&quot;article-journal&quot;,&quot;id&quot;:&quot;bad29548-2cb4-3066-b2c2-6db0ecb04220&quot;,&quot;title&quot;:&quot;Distributed energy resources on distribution networks: A systematic review of modelling, simulation, metrics, and impacts&quot;,&quot;author&quot;:[{&quot;family&quot;:&quot;Caballero-Peña&quot;,&quot;given&quot;:&quot;Juan&quot;,&quot;parse-names&quot;:false,&quot;dropping-particle&quot;:&quot;&quot;,&quot;non-dropping-particle&quot;:&quot;&quot;},{&quot;family&quot;:&quot;Cadena-Zarate&quot;,&quot;given&quot;:&quot;Cristian&quot;,&quot;parse-names&quot;:false,&quot;dropping-particle&quot;:&quot;&quot;,&quot;non-dropping-particle&quot;:&quot;&quot;},{&quot;family&quot;:&quot;Parrado-Duque&quot;,&quot;given&quot;:&quot;Alejandro&quot;,&quot;parse-names&quot;:false,&quot;dropping-particle&quot;:&quot;&quot;,&quot;non-dropping-particle&quot;:&quot;&quot;},{&quot;family&quot;:&quot;Osma-Pinto&quot;,&quot;given&quot;:&quot;German&quot;,&quot;parse-names&quot;:false,&quot;dropping-particle&quot;:&quot;&quot;,&quot;non-dropping-particle&quot;:&quot;&quot;}],&quot;container-title&quot;:&quot;International Journal of Electrical Power &amp; Energy Systems&quot;,&quot;accessed&quot;:{&quot;date-parts&quot;:[[2026,5,22]]},&quot;DOI&quot;:&quot;10.1016/J.IJEPES.2021.107900&quot;,&quot;ISSN&quot;:&quot;0142-0615&quot;,&quot;issued&quot;:{&quot;date-parts&quot;:[[2022,6,1]]},&quot;page&quot;:&quot;107900&quot;,&quot;abstract&quot;:&quot;Distributed energy resources (DERs) have gained particular attention in the last few years owing to their rapid deployment in power capacity installation and expansion into distribution systems. DERs mainly involve distributed generation and energy storage systems; however, some definitions also include electric vehicles, demand response strategies, and power electronic devices used for their coupling with power grids. DERs challenge the entire operating system owing to their heterogeneous energy generation from renewable energy sources, the probabilistic nature of electric vehicle charging, and end-user exponential integration of power electronic devices. Research on DER integration has been conducted in the academic and industrial sectors. This study proposes a schematic literature review of DERs, including its modelling, description of deterministic and probabilistic power flow methods, power grid topologies for studies, and impacts of DERs on power grid operation. DERs are primarily modelled using probabilistic approaches. The most frequently optimized DER variables are sizing and location. Meanwhile, the most critical variables to analyse during their integration process to the power grid are voltage profile, frequency response, and charging of both lines and transformers, followed by less-proportional power quality indicators. Overall, DERs can improve the resilience of energy systems because they provide voltage and frequency support, reduce energy losses, enhance power quality indicators, and enhance energy recovery in extreme scenarios such as high-impact low-probability events.&quot;,&quot;publisher&quot;:&quot;Elsevier&quot;,&quot;volume&quot;:&quot;138&quot;,&quot;container-title-short&quot;:&quot;&quot;},&quot;isTemporary&quot;:false,&quot;suppress-author&quot;:false,&quot;composite&quot;:false,&quot;author-only&quot;:false}]},{&quot;citationID&quot;:&quot;MENDELEY_CITATION_c71c8215-d2d1-4e3e-84c5-810a27600a0a&quot;,&quot;properties&quot;:{&quot;noteIndex&quot;:0},&quot;isEdited&quot;:false,&quot;manualOverride&quot;:{&quot;isManuallyOverridden&quot;:false,&quot;citeprocText&quot;:&quot;[13]&quot;,&quot;manualOverrideText&quot;:&quot;&quot;},&quot;citationTag&quot;:&quot;MENDELEY_CITATION_v3_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&quot;,&quot;citationItems&quot;:[{&quot;id&quot;:&quot;631a446b-2f97-3542-902f-3cbe369f97e0&quot;,&quot;itemData&quot;:{&quot;type&quot;:&quot;report&quot;,&quot;id&quot;:&quot;631a446b-2f97-3542-902f-3cbe369f97e0&quot;,&quot;title&quot;:&quot;Distributed Energy Resources Technical Considerations for the Bulk Power System&quot;,&quot;issued&quot;:{&quot;date-parts&quot;:[[2018]]},&quot;container-title-short&quot;:&quot;&quot;},&quot;isTemporary&quot;:false,&quot;suppress-author&quot;:false,&quot;composite&quot;:false,&quot;author-only&quot;:false}]},{&quot;citationID&quot;:&quot;MENDELEY_CITATION_2ac78379-8c40-4f35-8417-c85c5f7c46d8&quot;,&quot;properties&quot;:{&quot;noteIndex&quot;:0},&quot;isEdited&quot;:false,&quot;manualOverride&quot;:{&quot;isManuallyOverridden&quot;:false,&quot;citeprocText&quot;:&quot;[14]&quot;,&quot;manualOverrideText&quot;:&quot;&quot;},&quot;citationTag&quot;:&quot;MENDELEY_CITATION_v3_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34423a87-4415-375c-902c-9860d0dc5f1b&quot;,&quot;itemData&quot;:{&quot;type&quot;:&quot;report&quot;,&quot;id&quot;:&quot;34423a87-4415-375c-902c-9860d0dc5f1b&quot;,&quot;title&quot;:&quot;WESTERN INTERSTATE ENERGY BOARD Distributed Energy Resources: Technological and Policy Considerations of Hosting Capacity and Locational Value Acknowledgements Disclaimer&quot;,&quot;groupId&quot;:&quot;e5ff449c-daa2-3d0a-a966-342028691f84&quot;,&quot;author&quot;:[{&quot;family&quot;:&quot;Mcallister&quot;,&quot;given&quot;:&quot;Richard&quot;,&quot;parse-names&quot;:false,&quot;dropping-particle&quot;:&quot;&quot;,&quot;non-dropping-particle&quot;:&quot;&quot;},{&quot;family&quot;:&quot;Coddington&quot;,&quot;given&quot;:&quot;Michael&quot;,&quot;parse-names&quot;:false,&quot;dropping-particle&quot;:&quot;&quot;,&quot;non-dropping-particle&quot;:&quot;&quot;},{&quot;family&quot;:&quot;Kolb&quot;,&quot;given&quot;:&quot;Marc&quot;,&quot;parse-names&quot;:false,&quot;dropping-particle&quot;:&quot;&quot;,&quot;non-dropping-particle&quot;:&quot;&quot;},{&quot;family&quot;:&quot;Murtishaw&quot;,&quot;given&quot;:&quot;Scott&quot;,&quot;parse-names&quot;:false,&quot;dropping-particle&quot;:&quot;&quot;,&quot;non-dropping-particle&quot;:&quot;&quot;},{&quot;family&quot;:&quot;Schwartz&quot;,&quot;given&quot;:&quot;Lisa&quot;,&quot;parse-names&quot;:false,&quot;dropping-particle&quot;:&quot;&quot;,&quot;non-dropping-particle&quot;:&quot;&quot;},{&quot;family&quot;:&quot;Sergici&quot;,&quot;given&quot;:&quot;Sanem&quot;,&quot;parse-names&quot;:false,&quot;dropping-particle&quot;:&quot;&quot;,&quot;non-dropping-particle&quot;:&quot;&quot;}],&quot;issued&quot;:{&quot;date-parts&quot;:[[2016]]}},&quot;isTemporary&quot;:false,&quot;suppress-author&quot;:false,&quot;composite&quot;:false,&quot;author-only&quot;:false}]},{&quot;citationID&quot;:&quot;MENDELEY_CITATION_c62f1813-4275-4bd5-b6da-4dc9a3a97c14&quot;,&quot;properties&quot;:{&quot;noteIndex&quot;:0},&quot;isEdited&quot;:false,&quot;manualOverride&quot;:{&quot;isManuallyOverridden&quot;:false,&quot;citeprocText&quot;:&quot;[15]&quot;,&quot;manualOverrideText&quot;:&quot;&quot;},&quot;citationTag&quot;:&quot;MENDELEY_CITATION_v3_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&quot;,&quot;citationItems&quot;:[{&quot;id&quot;:&quot;2973f251-2797-3feb-a690-88e05938a42c&quot;,&quot;itemData&quot;:{&quot;type&quot;:&quot;article-journal&quot;,&quot;id&quot;:&quot;2973f251-2797-3feb-a690-88e05938a42c&quot;,&quot;title&quot;:&quot;Fairness-aware Dynamic Hosting Capacity and the Impacts of Strategic Solar PV Curtailment&quot;,&quot;groupId&quot;:&quot;e5ff449c-daa2-3d0a-a966-342028691f84&quot;,&quot;author&quot;:[{&quot;family&quot;:&quot;Aydin&quot;,&quot;given&quot;:&quot;Beyzanur&quot;,&quot;parse-names&quot;:false,&quot;dropping-particle&quot;:&quot;&quot;,&quot;non-dropping-particle&quot;:&quot;&quot;},{&quot;family&quot;:&quot;Holt&quot;,&quot;given&quot;:&quot;Rebecca&quot;,&quot;parse-names&quot;:false,&quot;dropping-particle&quot;:&quot;&quot;,&quot;non-dropping-particle&quot;:&quot;&quot;},{&quot;family&quot;:&quot;Almassalkhi&quot;,&quot;given&quot;:&quot;Mads&quot;,&quot;parse-names&quot;:false,&quot;dropping-particle&quot;:&quot;&quot;,&quot;non-dropping-particle&quot;:&quot;&quot;}],&quot;URL&quot;:&quot;http://arxiv.org/abs/2504.18905&quot;,&quot;issued&quot;:{&quot;date-parts&quot;:[[2025,4,26]]},&quot;abstract&quot;:&quot;Rapid deployment of distributed energy resources (DERs), such as solar photovoltaics (PV), poses a risk to the distribution grid under high penetration. Therefore, studying hosting capacity (HC) limits considering grid physics and demand variability is crucial. This paper introduces an improved framework for determining the HC of radial distribution networks by enhancing an existing convex inner approximation (CIA) approach. The proposed method achieves a more accurate and larger inner approximation, resulting in better HC limits. We also consider time-varying demand and the design of objective functions to ensure equitable access to grid resources. A case study with solar PV integration is conducted using a modified IEEE-37 radial network to examine the impact of increased PV capacity, demonstrating that with no more than 5% annual solar PV energy curtailed, it is possible to increase solar PV hosting capacity by at least 50% with no negative grid impacts and a net positive economic impact when accounted for the cost of carbon. Results show that fair allocation methods can lead to higher net profits and reduced PV curtailment and CO2.&quot;},&quot;isTemporary&quot;:false,&quot;suppress-author&quot;:false,&quot;composite&quot;:false,&quot;author-only&quot;:false}]},{&quot;citationID&quot;:&quot;MENDELEY_CITATION_7b86356c-de26-4d65-be5d-33be062c43ed&quot;,&quot;properties&quot;:{&quot;noteIndex&quot;:0},&quot;isEdited&quot;:false,&quot;manualOverride&quot;:{&quot;isManuallyOverridden&quot;:false,&quot;citeprocText&quot;:&quot;[16]&quot;,&quot;manualOverrideText&quot;:&quot;&quot;},&quot;citationTag&quot;:&quot;MENDELEY_CITATION_v3_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&quot;,&quot;citationItems&quot;:[{&quot;id&quot;:&quot;e3e3a554-7b8d-3c9f-868d-c6c2d61a354d&quot;,&quot;itemData&quot;:{&quot;type&quot;:&quot;report&quot;,&quot;id&quot;:&quot;e3e3a554-7b8d-3c9f-868d-c6c2d61a354d&quot;,&quot;title&quot;:&quot;Distributed Energy Resource Interconnection Roadmap&quot;,&quot;groupId&quot;:&quot;e5ff449c-daa2-3d0a-a966-342028691f84&quot;},&quot;isTemporary&quot;:false,&quot;suppress-author&quot;:false,&quot;composite&quot;:false,&quot;author-only&quot;:false}]},{&quot;citationID&quot;:&quot;MENDELEY_CITATION_814ba3ad-759f-4bc6-88c3-3a46a3f95776&quot;,&quot;properties&quot;:{&quot;noteIndex&quot;:0},&quot;isEdited&quot;:false,&quot;manualOverride&quot;:{&quot;isManuallyOverridden&quot;:false,&quot;citeprocText&quot;:&quot;[17]&quot;,&quot;manualOverrideText&quot;:&quot;&quot;},&quot;citationTag&quot;:&quot;MENDELEY_CITATION_v3_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&quot;,&quot;citationItems&quot;:[{&quot;id&quot;:&quot;7ca1d319-0c90-38c8-ab55-ec6335888f56&quot;,&quot;itemData&quot;:{&quot;type&quot;:&quot;article&quot;,&quot;id&quot;:&quot;7ca1d319-0c90-38c8-ab55-ec6335888f56&quot;,&quot;title&quot;:&quot;Energy Storage as an Equity Asset&quot;,&quot;author&quot;:[{&quot;family&quot;:&quot;Tarekegne&quot;,&quot;given&quot;:&quot;Bethel&quot;,&quot;parse-names&quot;:false,&quot;dropping-particle&quot;:&quot;&quot;,&quot;non-dropping-particle&quot;:&quot;&quot;},{&quot;family&quot;:&quot;O’Neil&quot;,&quot;given&quot;:&quot;Rebecca&quot;,&quot;parse-names&quot;:false,&quot;dropping-particle&quot;:&quot;&quot;,&quot;non-dropping-particle&quot;:&quot;&quot;},{&quot;family&quot;:&quot;Twitchell&quot;,&quot;given&quot;:&quot;Jeremy&quot;,&quot;parse-names&quot;:false,&quot;dropping-particle&quot;:&quot;&quot;,&quot;non-dropping-particle&quot;:&quot;&quot;}],&quot;container-title&quot;:&quot;Current Sustainable/Renewable Energy Reports&quot;,&quot;DOI&quot;:&quot;10.1007/s40518-021-00184-6&quot;,&quot;ISSN&quot;:&quot;21963010&quot;,&quot;issued&quot;:{&quot;date-parts&quot;:[[2021]]},&quot;abstract&quot;:&quot;Purpose of Review: This review offers a discussion on how energy storage deployment advances equitable outcomes for the power system. It catalogues the four tenets of the energy justice concept—distributive, recognition, procedural, and restorative—and shows how they relate to inequities in energy affordability, availability, due process, sustainability, and responsibility. Recent Findings: Energy storage systems have been deployed to support grid reliability and renewable resource integration, but there is additional emerging value in considering the connections between energy storage applications and equity challenges in the power system. Through a thorough review of the energy justice and energy transitions literature, this paper offers the equity dimensions of storage project design and implementations. Summary: Emerging energy programs and projects are utilizing energy storage in pursuit of improved equity outcomes. Future research and policy design should integrate energy justice principles to align storage penetration with desired equity outcomes.&quot;,&quot;issue&quot;:&quot;3&quot;,&quot;volume&quot;:&quot;8&quot;,&quot;container-title-short&quot;:&quot;&quot;},&quot;isTemporary&quot;:false,&quot;suppress-author&quot;:false,&quot;composite&quot;:false,&quot;author-only&quot;:false}]},{&quot;citationID&quot;:&quot;MENDELEY_CITATION_73f6f309-9e2c-4e1a-a93a-29d45d937443&quot;,&quot;properties&quot;:{&quot;noteIndex&quot;:0},&quot;isEdited&quot;:false,&quot;manualOverride&quot;:{&quot;isManuallyOverridden&quot;:false,&quot;citeprocText&quot;:&quot;[18], [19], [20], [21]&quot;,&quot;manualOverrideText&quot;:&quot;&quot;},&quot;citationTag&quot;:&quot;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&quot;,&quot;citationItems&quot;:[{&quot;id&quot;:&quot;fbc16edc-eb50-3503-8c42-5fd4f2dcb7ff&quot;,&quot;itemData&quot;:{&quot;type&quot;:&quot;article-journal&quot;,&quot;id&quot;:&quot;fbc16edc-eb50-3503-8c42-5fd4f2dcb7ff&quot;,&quot;title&quot;:&quot;Renewable energy policy design and framing influence public support in the United States&quot;,&quot;author&quot;:[{&quot;family&quot;:&quot;Stokes&quot;,&quot;given&quot;:&quot;Leah C.&quot;,&quot;parse-names&quot;:false,&quot;dropping-particle&quot;:&quot;&quot;,&quot;non-dropping-particle&quot;:&quot;&quot;},{&quot;family&quot;:&quot;Warshaw&quot;,&quot;given&quot;:&quot;Christopher&quot;,&quot;parse-names&quot;:false,&quot;dropping-particle&quot;:&quot;&quot;,&quot;non-dropping-particle&quot;:&quot;&quot;}],&quot;container-title&quot;:&quot;Nature Energy&quot;,&quot;container-title-short&quot;:&quot;Nat. Energy&quot;,&quot;DOI&quot;:&quot;10.1038/NENERGY.2017.107&quot;,&quot;ISSN&quot;:&quot;20587546&quot;,&quot;issued&quot;:{&quot;date-parts&quot;:[[2017,8,1]]},&quot;abstract&quot;:&quot;The United States has often led the world in supporting renewable energy technologies at both the state and federal level. However, since 2011 several states have weakened their renewable energy policies. Public opinion will probably be crucial for determining whether states expand or contract their renewable energy policies in the future. Here we show that a majority of the public in most states supports renewable portfolio standards, which require a portion of the electricity mix to come from renewables. However, policy design and framing can strongly influence public support. Using a survey experiment, we show that effects of renewable portfolio standards bills on residential electricity costs, jobs and pollution, as well as bipartisan elite support, are all important drivers of public support. In many states, these bills’ design and framing can push public opinion above or below majority support.&quot;,&quot;publisher&quot;:&quot;Nature Research&quot;,&quot;issue&quot;:&quot;8&quot;,&quot;volume&quot;:&quot;2&quot;},&quot;isTemporary&quot;:false,&quot;suppress-author&quot;:false,&quot;composite&quot;:false,&quot;author-only&quot;:false},{&quot;id&quot;:&quot;cf25bc83-9ffe-3e3c-be40-6ad6ee8c39b7&quot;,&quot;itemData&quot;:{&quot;type&quot;:&quot;article-journal&quot;,&quot;id&quot;:&quot;cf25bc83-9ffe-3e3c-be40-6ad6ee8c39b7&quot;,&quot;title&quot;:&quot;The U.S. Electricity Industry after 20 Years of Restructuring&quot;,&quot;author&quot;:[{&quot;family&quot;:&quot;Borenstein&quot;,&quot;given&quot;:&quot;Severin&quot;,&quot;parse-names&quot;:false,&quot;dropping-particle&quot;:&quot;&quot;,&quot;non-dropping-particle&quot;:&quot;&quot;},{&quot;family&quot;:&quot;Bushnell&quot;,&quot;given&quot;:&quot;James&quot;,&quot;parse-names&quot;:false,&quot;dropping-particle&quot;:&quot;&quot;,&quot;non-dropping-particle&quot;:&quot;&quot;}],&quot;DOI&quot;:&quot;10.1146/annureveconomics-080614-115630&quot;,&quot;URL&quot;:&quot;http://policyinstitute.ucdavis.edu/initiatives/deep/&quot;,&quot;issued&quot;:{&quot;date-parts&quot;:[[2015]]},&quot;abstract&quot;:&quot;Prior to the 1990s, most electricity customers in the U.S. were served by regulated, vertically-integrated, monopoly utilities that handled electricity generation, transmission, local distribution and billing/collections. Regulators set retail electricity prices to allow the utility to recover its prudently incurred costs, a process known as cost-of-service regulation. During the 1990s, this model was disrupted in many states by \&quot;electricity restructuring,\&quot; a term used to describe legal changes that allowed both non-utility generators to sell electricity to utilities-displacing the utility generation function -and/or \&quot;retail service providers\&quot; to buy electricity from generators and sell to end-use customers-displacing the utility procurement and billing functions. We review the original economic arguments for electricity restructuring, the potential winners and losers from these changes, and what has actually happened in the subsequent years. We argue that the greatest political motivation for restructuring was rent shifting, not efficiency improvements, and that this explanation is supported by observed waxing and waning of political enthusiasm for electricity reform. While electricity restructuring has brought significant efficiency improvements in generation, it has generally been viewed as a disappointment because the price-reduction promises made by some advocates were based on politically-unsustainable rent transfers. In reality, the electricity rate changes since restructuring have been driven more by exogenous factors-such as generation technology advances and natural gas price fluctuations-than by the effects of restructuring. We argue that a similar dynamic underpins the current political momentum behind distributed generation (primarily rooftop solar PV) which remains costly from a societal viewpoint, but privately economic due to the rent transfers it enables.&quot;,&quot;container-title-short&quot;:&quot;&quot;},&quot;isTemporary&quot;:false},{&quot;id&quot;:&quot;32c19e0d-8726-3224-9ca7-3e09df5e6afd&quot;,&quot;itemData&quot;:{&quot;type&quot;:&quot;article-journal&quot;,&quot;id&quot;:&quot;32c19e0d-8726-3224-9ca7-3e09df5e6afd&quot;,&quot;title&quot;:&quot;Advancing Equity in Access to Distributed Energy Resources in California&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container-title-short&quot;:&quot;&quot;},&quot;isTemporary&quot;:false},{&quot;id&quot;:&quot;38533cac-1069-3057-87c9-55a395251e35&quot;,&quot;itemData&quot;:{&quot;type&quot;:&quot;article-journal&quot;,&quot;id&quot;:&quot;38533cac-1069-3057-87c9-55a395251e35&quot;,&quot;title&quot;:&quot;BEFORE THE PUBLIC UTILITIES COMMISSION OF THE STATE OF CALIFORNIA OPENING BRIEF OF THE SOLAR ENERGY INDUSTRIES ASSOCIATION AND VOTE SOLAR VOTE SOLAR&quot;,&quot;author&quot;:[{&quot;family&quot;:&quot;Churchill&quot;,&quot;given&quot;:&quot;Susannah&quot;,&quot;parse-names&quot;:false,&quot;dropping-particle&quot;:&quot;&quot;,&quot;non-dropping-particle&quot;:&quot;&quot;},{&quot;family&quot;:&quot;Armstrong&quot;,&quot;given&quot;:&quot;Jeanne B&quot;,&quot;parse-names&quot;:false,&quot;dropping-particle&quot;:&quot;&quot;,&quot;non-dropping-particle&quot;:&quot;&quot;}],&quot;accessed&quot;:{&quot;date-parts&quot;:[[2026,5,22]]},&quot;issued&quot;:{&quot;date-parts&quot;:[[2021]]},&quot;container-title-short&quot;:&quot;&quot;},&quot;isTemporary&quot;:false}]},{&quot;citationID&quot;:&quot;MENDELEY_CITATION_3c102bc1-6462-4a1f-9da8-cc56e937f4cf&quot;,&quot;properties&quot;:{&quot;noteIndex&quot;:0},&quot;isEdited&quot;:false,&quot;manualOverride&quot;:{&quot;isManuallyOverridden&quot;:false,&quot;citeprocText&quot;:&quot;[22]&quot;,&quot;manualOverrideText&quot;:&quot;&quot;},&quot;citationTag&quot;:&quot;MENDELEY_CITATION_v3_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&quot;,&quot;citationItems&quot;:[{&quot;id&quot;:&quot;40db8bef-221e-3882-b97f-81bada88e180&quot;,&quot;itemData&quot;:{&quot;type&quot;:&quot;article-journal&quot;,&quot;id&quot;:&quot;40db8bef-221e-3882-b97f-81bada88e180&quot;,&quot;title&quot;:&quot;Exploring residential solar PV and battery energy storage adoption motivations and barriers in a mature PV market&quot;,&quot;groupId&quot;:&quot;e5ff449c-daa2-3d0a-a966-342028691f84&quot;,&quot;author&quot;:[{&quot;family&quot;:&quot;Alipour&quot;,&quot;given&quot;:&quot;M.&quot;,&quot;parse-names&quot;:false,&quot;dropping-particle&quot;:&quot;&quot;,&quot;non-dropping-particle&quot;:&quot;&quot;},{&quot;family&quot;:&quot;Irannezhad&quot;,&quot;given&quot;:&quot;Elnaz&quot;,&quot;parse-names&quot;:false,&quot;dropping-particle&quot;:&quot;&quot;,&quot;non-dropping-particle&quot;:&quot;&quot;},{&quot;family&quot;:&quot;Stewart&quot;,&quot;given&quot;:&quot;Rodney A.&quot;,&quot;parse-names&quot;:false,&quot;dropping-particle&quot;:&quot;&quot;,&quot;non-dropping-particle&quot;:&quot;&quot;},{&quot;family&quot;:&quot;Sahin&quot;,&quot;given&quot;:&quot;Oz&quot;,&quot;parse-names&quot;:false,&quot;dropping-particle&quot;:&quot;&quot;,&quot;non-dropping-particle&quot;:&quot;&quot;}],&quot;container-title&quot;:&quot;Renewable Energy&quot;,&quot;container-title-short&quot;:&quot;Renew. Energy&quot;,&quot;DOI&quot;:&quot;10.1016/j.renene.2022.03.040&quot;,&quot;ISSN&quot;:&quot;18790682&quot;,&quot;issued&quot;:{&quot;date-parts&quot;:[[2022]]},&quot;abstract&quot;:&quot;Previous studies show that in a mature solar photovoltaic (PV) market, the choice to accept or reject PV is closely related to battery adoption decision. This study presents the results of a survey (n = 604) conducted to investigate the household characteristics and relative importance of motivations and barriers in home battery and PV adoption decisions in South East Queensland (Australia). The research further compares the attitudinal similarities and differences among distinct groups of households based on the technology use and adoption timing. The findings demonstrate that earlier and later adopters of PV, as well as non-adopters, have relatively similar sociodemographic attributes, whereas battery users epitomise the traditional characteristics of innovators. Lower electricity bills and interest in the system are found to be the most critical factors in PV uptake. The main barriers to adoption are the system cost, followed by the anticipation of buying a more affordable PV system and battery at the same time. Similar to the purchase of PV, financial factors led by the initial costs drive the battery adoption decision. However, noneconomic factors matter more to those who have already adopted the storage system. This study reveals that the choice to install PV could adversely affect the uptake of batteries for at least a period. Furthermore, the influence of informal channels (peer effects) is deemed least important in the uptake of both systems.&quot;,&quot;volume&quot;:&quot;190&quot;},&quot;isTemporary&quot;:false,&quot;suppress-author&quot;:false,&quot;composite&quot;:false,&quot;author-only&quot;:false}]},{&quot;citationID&quot;:&quot;MENDELEY_CITATION_33929b77-34ab-4bca-b5e2-72f013eaec39&quot;,&quot;properties&quot;:{&quot;noteIndex&quot;:0},&quot;isEdited&quot;:false,&quot;manualOverride&quot;:{&quot;isManuallyOverridden&quot;:false,&quot;citeprocText&quot;:&quot;[23]&quot;,&quot;manualOverrideText&quot;:&quot;&quot;},&quot;citationTag&quot;:&quot;MENDELEY_CITATION_v3_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&quot;,&quot;citationItems&quot;:[{&quot;id&quot;:&quot;45a4f842-bc50-3df5-9004-7618ec82196d&quot;,&quot;itemData&quot;:{&quot;type&quot;:&quot;paper-conference&quot;,&quot;id&quot;:&quot;45a4f842-bc50-3df5-9004-7618ec82196d&quot;,&quot;title&quot;:&quot;Towards closing the data gap: A project-driven distributed energy resource dataset for the U.S. Grid&quot;,&quot;groupId&quot;:&quot;e5ff449c-daa2-3d0a-a966-342028691f84&quot;,&quot;author&quot;:[{&quot;family&quot;:&quot;Haider&quot;,&quot;given&quot;:&quot;Rabab&quot;,&quot;parse-names&quot;:false,&quot;dropping-particle&quot;:&quot;&quot;,&quot;non-dropping-particle&quot;:&quot;&quot;},{&quot;family&quot;:&quot;Xu&quot;,&quot;given&quot;:&quot;Yixing&quot;,&quot;parse-names&quot;:false,&quot;dropping-particle&quot;:&quot;&quot;,&quot;non-dropping-particle&quot;:&quot;&quot;},{&quot;family&quot;:&quot;Yang&quot;,&quot;given&quot;:&quot;Weiwei&quot;,&quot;parse-names&quot;:false,&quot;dropping-particle&quot;:&quot;&quot;,&quot;non-dropping-particle&quot;:&quot;&quot;}],&quot;container-title&quot;:&quot;e-Energy 2023 Companion - Proceedings of the 14th ACM International Conference on Future Energy Systems&quot;,&quot;DOI&quot;:&quot;10.1145/3599733.3600250&quot;,&quot;issued&quot;:{&quot;date-parts&quot;:[[2023]]},&quot;abstract&quot;:&quot;Designing future energy systems with high penetrations of variable renewable energy and third-party owned devices requires information with high spatial and temporal granularity. Existing public datasets focus on specific resource classes (ex. bulk generators, residential solar, or electric vehicles), and cannot inform holistic planning or policy decisions. Further, with the high penetration of distributed energy resources (DERs) located in the distribution grid, datasets and models which focus only on the bulk system will no longer be sufficient. To meet this modelling need, this paper presents a project-driven dataset of DERs for the contiguous U.S., generated using only publicly available data. We integrate the resources into a high-resolution test system of the U.S. grid. Our integrated U.S. grid model and DER dataset enables planners, operators, and policy makers to pose questions and conduct data-driven analysis of rapid decarbonization pathways for the electricity system. We pose a set of research questions in our Research Project Database.&quot;},&quot;isTemporary&quot;:false,&quot;suppress-author&quot;:false,&quot;composite&quot;:false,&quot;author-only&quot;:false}]},{&quot;citationID&quot;:&quot;MENDELEY_CITATION_994bfa7e-05b2-4606-9f1c-eff0123e3036&quot;,&quot;properties&quot;:{&quot;noteIndex&quot;:0},&quot;isEdited&quot;:false,&quot;manualOverride&quot;:{&quot;isManuallyOverridden&quot;:false,&quot;citeprocText&quot;:&quot;[24]&quot;,&quot;manualOverrideText&quot;:&quot;&quot;},&quot;citationTag&quot;:&quot;MENDELEY_CITATION_v3_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&quot;,&quot;citationItems&quot;:[{&quot;id&quot;:&quot;e6564d89-857a-3ea2-9937-82de4577384d&quot;,&quot;itemData&quot;:{&quot;type&quot;:&quot;article&quot;,&quot;id&quot;:&quot;e6564d89-857a-3ea2-9937-82de4577384d&quot;,&quot;title&quot;:&quot;Virtual Collection for Distributed Photovoltaic Data: Challenges, Methodologies, and Applications&quot;,&quot;groupId&quot;:&quot;e5ff449c-daa2-3d0a-a966-342028691f84&quot;,&quot;author&quot;:[{&quot;family&quot;:&quot;Ge&quot;,&quot;given&quot;:&quot;Leijiao&quot;,&quot;parse-names&quot;:false,&quot;dropping-particle&quot;:&quot;&quot;,&quot;non-dropping-particle&quot;:&quot;&quot;},{&quot;family&quot;:&quot;Du&quot;,&quot;given&quot;:&quot;Tianshuo&quot;,&quot;parse-names&quot;:false,&quot;dropping-particle&quot;:&quot;&quot;,&quot;non-dropping-particle&quot;:&quot;&quot;},{&quot;family&quot;:&quot;Li&quot;,&quot;given&quot;:&quot;Changlu&quot;,&quot;parse-names&quot;:false,&quot;dropping-particle&quot;:&quot;&quot;,&quot;non-dropping-particle&quot;:&quot;&quot;},{&quot;family&quot;:&quot;Li&quot;,&quot;given&quot;:&quot;Yuanliang&quot;,&quot;parse-names&quot;:false,&quot;dropping-particle&quot;:&quot;&quot;,&quot;non-dropping-particle&quot;:&quot;&quot;},{&quot;family&quot;:&quot;Yan&quot;,&quot;given&quot;:&quot;Jun&quot;,&quot;parse-names&quot;:false,&quot;dropping-particle&quot;:&quot;&quot;,&quot;non-dropping-particle&quot;:&quot;&quot;},{&quot;family&quot;:&quot;Rafiq&quot;,&quot;given&quot;:&quot;Muhammad Umer&quot;,&quot;parse-names&quot;:false,&quot;dropping-particle&quot;:&quot;&quot;,&quot;non-dropping-particle&quot;:&quot;&quot;}],&quot;container-title&quot;:&quot;Energies&quot;,&quot;container-title-short&quot;:&quot;Energies (Basel).&quot;,&quot;DOI&quot;:&quot;10.3390/en15238783&quot;,&quot;ISSN&quot;:&quot;19961073&quot;,&quot;issued&quot;:{&quot;date-parts&quot;:[[2022]]},&quot;abstract&quot;:&quot;In recent years, with the rapid development of distributed photovoltaic systems (DPVS), the shortage of data monitoring devices and the difficulty of comprehensive coverage of measurement equipment has become more significant, bringing great challenges to the efficient management and maintenance of DPVS. Virtual collection is a new DPVS data collection scheme with cost-effectiveness and computational efficiency that meets the needs of distributed energy management but lacks attention and research. To fill the gap in the current research field, this paper provides a comprehensive and systematic review of DPVS virtual collection. We provide a detailed introduction to the process of DPVS virtual collection and identify the challenges faced by virtual collection through problem analogy. Furthermore, in response to the above challenges, this paper summarizes the main methods applicable to virtual collection, including similarity analysis, reference station selection, and PV data inference. Finally, this paper thoroughly discusses the diversified application scenarios of virtual collection, hoping to provide helpful information for the development of the DPVS industry.&quot;,&quot;issue&quot;:&quot;23&quot;,&quot;volume&quot;:&quot;15&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CB773-9186-2844-838F-10E8742E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18</Pages>
  <Words>9228</Words>
  <Characters>52604</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Vineet Jagadeesan Nair</cp:lastModifiedBy>
  <cp:revision>21</cp:revision>
  <dcterms:created xsi:type="dcterms:W3CDTF">2026-06-27T01:50:00Z</dcterms:created>
  <dcterms:modified xsi:type="dcterms:W3CDTF">2026-10-11T18:41:00Z</dcterms:modified>
  <cp:category/>
</cp:coreProperties>
</file>